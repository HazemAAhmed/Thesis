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F33269A" w14:textId="77777777" w:rsidR="00ED6B8B" w:rsidRDefault="00ED6B8B" w:rsidP="00F672C4">
      <w:pPr>
        <w:pStyle w:val="BodyText"/>
        <w:rPr>
          <w:rFonts w:ascii="Times New Roman"/>
          <w:sz w:val="20"/>
        </w:rPr>
      </w:pPr>
    </w:p>
    <w:p w14:paraId="485CC813" w14:textId="77777777" w:rsidR="00ED6B8B" w:rsidRDefault="00ED6B8B" w:rsidP="00F672C4">
      <w:pPr>
        <w:pStyle w:val="BodyText"/>
        <w:rPr>
          <w:rFonts w:ascii="Times New Roman"/>
          <w:sz w:val="20"/>
        </w:rPr>
      </w:pPr>
    </w:p>
    <w:p w14:paraId="2A744A7C" w14:textId="77777777" w:rsidR="00ED6B8B" w:rsidRDefault="00ED6B8B" w:rsidP="00F672C4">
      <w:pPr>
        <w:pStyle w:val="BodyText"/>
        <w:rPr>
          <w:rFonts w:ascii="Times New Roman"/>
          <w:sz w:val="20"/>
        </w:rPr>
      </w:pPr>
    </w:p>
    <w:p w14:paraId="4A5A38C2" w14:textId="77777777" w:rsidR="00ED6B8B" w:rsidRDefault="00ED6B8B" w:rsidP="00F672C4">
      <w:pPr>
        <w:pStyle w:val="BodyText"/>
        <w:rPr>
          <w:rFonts w:ascii="Times New Roman"/>
          <w:sz w:val="20"/>
        </w:rPr>
      </w:pPr>
    </w:p>
    <w:p w14:paraId="02404FC9" w14:textId="77777777" w:rsidR="00ED6B8B" w:rsidRDefault="00ED6B8B" w:rsidP="00F672C4">
      <w:pPr>
        <w:pStyle w:val="BodyText"/>
        <w:rPr>
          <w:rFonts w:ascii="Times New Roman"/>
          <w:sz w:val="20"/>
        </w:rPr>
      </w:pPr>
    </w:p>
    <w:p w14:paraId="7841754F" w14:textId="77777777" w:rsidR="00ED6B8B" w:rsidRDefault="00ED6B8B" w:rsidP="00F672C4">
      <w:pPr>
        <w:pStyle w:val="BodyText"/>
        <w:rPr>
          <w:rFonts w:ascii="Times New Roman"/>
          <w:sz w:val="20"/>
        </w:rPr>
      </w:pPr>
    </w:p>
    <w:p w14:paraId="023E46C0" w14:textId="77777777" w:rsidR="00ED6B8B" w:rsidRDefault="00ED6B8B" w:rsidP="00F672C4">
      <w:pPr>
        <w:pStyle w:val="BodyText"/>
        <w:rPr>
          <w:rFonts w:ascii="Times New Roman"/>
          <w:sz w:val="20"/>
        </w:rPr>
      </w:pPr>
    </w:p>
    <w:p w14:paraId="2A2CDF49" w14:textId="77777777" w:rsidR="00ED6B8B" w:rsidRDefault="00ED6B8B" w:rsidP="00F672C4">
      <w:pPr>
        <w:pStyle w:val="BodyText"/>
        <w:rPr>
          <w:rFonts w:ascii="Times New Roman"/>
          <w:sz w:val="20"/>
        </w:rPr>
      </w:pPr>
    </w:p>
    <w:p w14:paraId="167EBB75" w14:textId="77777777" w:rsidR="00ED6B8B" w:rsidRDefault="00ED6B8B" w:rsidP="00F672C4">
      <w:pPr>
        <w:pStyle w:val="BodyText"/>
        <w:spacing w:before="7"/>
        <w:rPr>
          <w:rFonts w:ascii="Times New Roman"/>
          <w:sz w:val="17"/>
        </w:rPr>
      </w:pPr>
    </w:p>
    <w:p w14:paraId="16EA2A02" w14:textId="77777777" w:rsidR="00ED6B8B" w:rsidRDefault="00FA655D" w:rsidP="00F672C4">
      <w:pPr>
        <w:spacing w:before="214"/>
        <w:ind w:left="480"/>
        <w:rPr>
          <w:rFonts w:ascii="Georgia"/>
          <w:b/>
          <w:sz w:val="49"/>
        </w:rPr>
      </w:pPr>
      <w:r>
        <w:rPr>
          <w:rFonts w:ascii="Georgia"/>
          <w:b/>
          <w:sz w:val="49"/>
        </w:rPr>
        <w:t>Chapter 5</w:t>
      </w:r>
    </w:p>
    <w:p w14:paraId="305A528A" w14:textId="77777777" w:rsidR="00ED6B8B" w:rsidRDefault="00890932" w:rsidP="00F672C4">
      <w:pPr>
        <w:spacing w:before="606"/>
        <w:ind w:left="480"/>
        <w:rPr>
          <w:rFonts w:ascii="Georgia"/>
          <w:b/>
          <w:sz w:val="49"/>
        </w:rPr>
      </w:pPr>
      <w:r>
        <w:rPr>
          <w:rFonts w:ascii="Georgia"/>
          <w:b/>
          <w:spacing w:val="-10"/>
          <w:w w:val="95"/>
          <w:sz w:val="49"/>
        </w:rPr>
        <w:t>Frame Length</w:t>
      </w:r>
      <w:r w:rsidR="00FA655D">
        <w:rPr>
          <w:rFonts w:ascii="Georgia"/>
          <w:b/>
          <w:spacing w:val="84"/>
          <w:w w:val="95"/>
          <w:sz w:val="49"/>
        </w:rPr>
        <w:t xml:space="preserve"> </w:t>
      </w:r>
      <w:r w:rsidR="00FA655D">
        <w:rPr>
          <w:rFonts w:ascii="Georgia"/>
          <w:b/>
          <w:w w:val="95"/>
          <w:sz w:val="49"/>
        </w:rPr>
        <w:t>Optimization</w:t>
      </w:r>
    </w:p>
    <w:p w14:paraId="141D3A5F" w14:textId="77777777" w:rsidR="00ED6B8B" w:rsidRDefault="00ED6B8B" w:rsidP="00F672C4">
      <w:pPr>
        <w:pStyle w:val="BodyText"/>
        <w:rPr>
          <w:rFonts w:ascii="Georgia"/>
          <w:b/>
          <w:sz w:val="69"/>
        </w:rPr>
      </w:pPr>
    </w:p>
    <w:p w14:paraId="405517DE" w14:textId="59892CFB" w:rsidR="00ED6B8B" w:rsidRDefault="00FA655D">
      <w:pPr>
        <w:pStyle w:val="BodyText"/>
        <w:spacing w:line="358" w:lineRule="exact"/>
        <w:ind w:left="480" w:right="105" w:hanging="1"/>
        <w:pPrChange w:id="0" w:author="Raghda Wahdan" w:date="2017-11-06T13:08:00Z">
          <w:pPr>
            <w:pStyle w:val="BodyText"/>
            <w:spacing w:line="358" w:lineRule="exact"/>
            <w:ind w:left="480" w:right="105" w:hanging="1"/>
            <w:jc w:val="center"/>
          </w:pPr>
        </w:pPrChange>
      </w:pPr>
      <w:r>
        <w:t>In</w:t>
      </w:r>
      <w:r>
        <w:rPr>
          <w:spacing w:val="-33"/>
        </w:rPr>
        <w:t xml:space="preserve"> </w:t>
      </w:r>
      <w:r>
        <w:t>FSA,</w:t>
      </w:r>
      <w:r>
        <w:rPr>
          <w:spacing w:val="-33"/>
        </w:rPr>
        <w:t xml:space="preserve"> </w:t>
      </w:r>
      <w:r>
        <w:t>there</w:t>
      </w:r>
      <w:r>
        <w:rPr>
          <w:spacing w:val="-33"/>
        </w:rPr>
        <w:t xml:space="preserve"> </w:t>
      </w:r>
      <w:r>
        <w:t>are</w:t>
      </w:r>
      <w:r>
        <w:rPr>
          <w:spacing w:val="-33"/>
        </w:rPr>
        <w:t xml:space="preserve"> </w:t>
      </w:r>
      <w:r>
        <w:rPr>
          <w:spacing w:val="-5"/>
        </w:rPr>
        <w:t>two</w:t>
      </w:r>
      <w:r>
        <w:rPr>
          <w:spacing w:val="-33"/>
        </w:rPr>
        <w:t xml:space="preserve"> </w:t>
      </w:r>
      <w:r>
        <w:t>main</w:t>
      </w:r>
      <w:r>
        <w:rPr>
          <w:spacing w:val="-33"/>
        </w:rPr>
        <w:t xml:space="preserve"> </w:t>
      </w:r>
      <w:r>
        <w:t>factors</w:t>
      </w:r>
      <w:r>
        <w:rPr>
          <w:spacing w:val="-33"/>
        </w:rPr>
        <w:t xml:space="preserve"> </w:t>
      </w:r>
      <w:r>
        <w:t>controlling</w:t>
      </w:r>
      <w:r>
        <w:rPr>
          <w:spacing w:val="-33"/>
        </w:rPr>
        <w:t xml:space="preserve"> </w:t>
      </w:r>
      <w:r>
        <w:t>the</w:t>
      </w:r>
      <w:r>
        <w:rPr>
          <w:spacing w:val="-33"/>
        </w:rPr>
        <w:t xml:space="preserve"> </w:t>
      </w:r>
      <w:r>
        <w:t>reading</w:t>
      </w:r>
      <w:r>
        <w:rPr>
          <w:spacing w:val="-33"/>
        </w:rPr>
        <w:t xml:space="preserve"> </w:t>
      </w:r>
      <w:r>
        <w:t>efficiency,</w:t>
      </w:r>
      <w:r>
        <w:rPr>
          <w:spacing w:val="-32"/>
        </w:rPr>
        <w:t xml:space="preserve"> </w:t>
      </w:r>
      <w:r>
        <w:t>and</w:t>
      </w:r>
      <w:r>
        <w:rPr>
          <w:spacing w:val="-33"/>
        </w:rPr>
        <w:t xml:space="preserve"> </w:t>
      </w:r>
      <w:r>
        <w:t>hence the</w:t>
      </w:r>
      <w:r>
        <w:rPr>
          <w:spacing w:val="-29"/>
        </w:rPr>
        <w:t xml:space="preserve"> </w:t>
      </w:r>
      <w:r>
        <w:t>reading</w:t>
      </w:r>
      <w:r>
        <w:rPr>
          <w:spacing w:val="-29"/>
        </w:rPr>
        <w:t xml:space="preserve"> </w:t>
      </w:r>
      <w:r>
        <w:t>time</w:t>
      </w:r>
      <w:r>
        <w:rPr>
          <w:spacing w:val="-29"/>
        </w:rPr>
        <w:t xml:space="preserve"> </w:t>
      </w:r>
      <w:r>
        <w:t>in</w:t>
      </w:r>
      <w:r>
        <w:rPr>
          <w:spacing w:val="-29"/>
        </w:rPr>
        <w:t xml:space="preserve"> </w:t>
      </w:r>
      <w:r>
        <w:t>RFID</w:t>
      </w:r>
      <w:r>
        <w:rPr>
          <w:spacing w:val="-29"/>
        </w:rPr>
        <w:t xml:space="preserve"> </w:t>
      </w:r>
      <w:r>
        <w:t>systems.</w:t>
      </w:r>
      <w:r>
        <w:rPr>
          <w:spacing w:val="-3"/>
        </w:rPr>
        <w:t xml:space="preserve"> </w:t>
      </w:r>
      <w:r>
        <w:t>These</w:t>
      </w:r>
      <w:r>
        <w:rPr>
          <w:spacing w:val="-29"/>
        </w:rPr>
        <w:t xml:space="preserve"> </w:t>
      </w:r>
      <w:r>
        <w:rPr>
          <w:spacing w:val="-5"/>
        </w:rPr>
        <w:t>two</w:t>
      </w:r>
      <w:r>
        <w:rPr>
          <w:spacing w:val="-29"/>
        </w:rPr>
        <w:t xml:space="preserve"> </w:t>
      </w:r>
      <w:r>
        <w:t>factors</w:t>
      </w:r>
      <w:del w:id="1" w:author="Raghda Wahdan" w:date="2017-11-06T13:12:00Z">
        <w:r w:rsidDel="00F672C4">
          <w:rPr>
            <w:spacing w:val="-29"/>
          </w:rPr>
          <w:delText xml:space="preserve"> </w:delText>
        </w:r>
        <w:r w:rsidDel="00F672C4">
          <w:delText>are</w:delText>
        </w:r>
      </w:del>
      <w:del w:id="2" w:author="Raghda Wahdan" w:date="2017-11-06T13:10:00Z">
        <w:r w:rsidDel="00F672C4">
          <w:delText>:</w:delText>
        </w:r>
        <w:r w:rsidDel="00F672C4">
          <w:rPr>
            <w:spacing w:val="-6"/>
          </w:rPr>
          <w:delText xml:space="preserve"> </w:delText>
        </w:r>
      </w:del>
      <w:ins w:id="3" w:author="Raghda Wahdan" w:date="2017-11-06T13:10:00Z">
        <w:r w:rsidR="00F672C4">
          <w:t>;</w:t>
        </w:r>
        <w:r w:rsidR="00F672C4">
          <w:rPr>
            <w:spacing w:val="-6"/>
          </w:rPr>
          <w:t xml:space="preserve"> </w:t>
        </w:r>
      </w:ins>
      <w:commentRangeStart w:id="4"/>
      <w:del w:id="5" w:author="Raghda Wahdan" w:date="2017-11-06T13:10:00Z">
        <w:r w:rsidDel="00F672C4">
          <w:delText>1</w:delText>
        </w:r>
        <w:commentRangeEnd w:id="4"/>
        <w:r w:rsidR="00F672C4" w:rsidDel="00F672C4">
          <w:rPr>
            <w:rStyle w:val="CommentReference"/>
          </w:rPr>
          <w:commentReference w:id="4"/>
        </w:r>
        <w:r w:rsidDel="00F672C4">
          <w:delText>)</w:delText>
        </w:r>
        <w:r w:rsidDel="00F672C4">
          <w:rPr>
            <w:spacing w:val="-29"/>
          </w:rPr>
          <w:delText xml:space="preserve"> </w:delText>
        </w:r>
      </w:del>
      <w:r w:rsidR="00890932">
        <w:t>the</w:t>
      </w:r>
      <w:r>
        <w:rPr>
          <w:spacing w:val="-29"/>
        </w:rPr>
        <w:t xml:space="preserve"> </w:t>
      </w:r>
      <w:r>
        <w:t>number</w:t>
      </w:r>
      <w:r>
        <w:rPr>
          <w:spacing w:val="-29"/>
        </w:rPr>
        <w:t xml:space="preserve"> </w:t>
      </w:r>
      <w:r>
        <w:t>of</w:t>
      </w:r>
      <w:r>
        <w:rPr>
          <w:spacing w:val="-29"/>
        </w:rPr>
        <w:t xml:space="preserve"> </w:t>
      </w:r>
      <w:r>
        <w:t>tags estimation</w:t>
      </w:r>
      <w:r>
        <w:rPr>
          <w:spacing w:val="-27"/>
        </w:rPr>
        <w:t xml:space="preserve"> </w:t>
      </w:r>
      <w:r>
        <w:t>which</w:t>
      </w:r>
      <w:r>
        <w:rPr>
          <w:spacing w:val="-26"/>
        </w:rPr>
        <w:t xml:space="preserve"> </w:t>
      </w:r>
      <w:r>
        <w:rPr>
          <w:spacing w:val="-3"/>
        </w:rPr>
        <w:t>was</w:t>
      </w:r>
      <w:r>
        <w:rPr>
          <w:spacing w:val="-26"/>
        </w:rPr>
        <w:t xml:space="preserve"> </w:t>
      </w:r>
      <w:r>
        <w:t>discussed</w:t>
      </w:r>
      <w:r>
        <w:rPr>
          <w:spacing w:val="-26"/>
        </w:rPr>
        <w:t xml:space="preserve"> </w:t>
      </w:r>
      <w:r>
        <w:t>in</w:t>
      </w:r>
      <w:r>
        <w:rPr>
          <w:spacing w:val="-26"/>
        </w:rPr>
        <w:t xml:space="preserve"> </w:t>
      </w:r>
      <w:r>
        <w:t>chapter</w:t>
      </w:r>
      <w:r>
        <w:rPr>
          <w:spacing w:val="-26"/>
        </w:rPr>
        <w:t xml:space="preserve"> </w:t>
      </w:r>
      <w:r>
        <w:t>4</w:t>
      </w:r>
      <w:ins w:id="6" w:author="Raghda Wahdan" w:date="2017-11-06T13:10:00Z">
        <w:r w:rsidR="00F672C4">
          <w:rPr>
            <w:spacing w:val="-9"/>
          </w:rPr>
          <w:t>,</w:t>
        </w:r>
      </w:ins>
      <w:del w:id="7" w:author="Raghda Wahdan" w:date="2017-11-06T13:10:00Z">
        <w:r w:rsidDel="00F672C4">
          <w:delText>.</w:delText>
        </w:r>
        <w:r w:rsidDel="00F672C4">
          <w:rPr>
            <w:spacing w:val="-9"/>
          </w:rPr>
          <w:delText xml:space="preserve"> </w:delText>
        </w:r>
        <w:r w:rsidDel="00F672C4">
          <w:delText>2)</w:delText>
        </w:r>
        <w:r w:rsidDel="00F672C4">
          <w:rPr>
            <w:spacing w:val="-26"/>
          </w:rPr>
          <w:delText xml:space="preserve"> </w:delText>
        </w:r>
      </w:del>
      <w:ins w:id="8" w:author="Raghda Wahdan" w:date="2017-11-06T13:11:00Z">
        <w:r w:rsidR="00F672C4">
          <w:t>t</w:t>
        </w:r>
      </w:ins>
      <w:del w:id="9" w:author="Raghda Wahdan" w:date="2017-11-06T13:11:00Z">
        <w:r w:rsidDel="00F672C4">
          <w:delText>T</w:delText>
        </w:r>
      </w:del>
      <w:r>
        <w:t>he</w:t>
      </w:r>
      <w:r>
        <w:rPr>
          <w:spacing w:val="-26"/>
        </w:rPr>
        <w:t xml:space="preserve"> </w:t>
      </w:r>
      <w:r>
        <w:t>optimal</w:t>
      </w:r>
      <w:r>
        <w:rPr>
          <w:spacing w:val="-26"/>
        </w:rPr>
        <w:t xml:space="preserve"> </w:t>
      </w:r>
      <w:r>
        <w:t>FSA</w:t>
      </w:r>
      <w:r>
        <w:rPr>
          <w:spacing w:val="-26"/>
        </w:rPr>
        <w:t xml:space="preserve"> </w:t>
      </w:r>
      <w:r>
        <w:t>frame</w:t>
      </w:r>
      <w:r>
        <w:rPr>
          <w:spacing w:val="-26"/>
        </w:rPr>
        <w:t xml:space="preserve"> </w:t>
      </w:r>
      <w:r>
        <w:t>length calculation</w:t>
      </w:r>
      <w:r>
        <w:rPr>
          <w:spacing w:val="-23"/>
        </w:rPr>
        <w:t xml:space="preserve"> </w:t>
      </w:r>
      <w:r>
        <w:t>which</w:t>
      </w:r>
      <w:r>
        <w:rPr>
          <w:spacing w:val="-22"/>
        </w:rPr>
        <w:t xml:space="preserve"> </w:t>
      </w:r>
      <w:r>
        <w:t>will</w:t>
      </w:r>
      <w:r>
        <w:rPr>
          <w:spacing w:val="-22"/>
        </w:rPr>
        <w:t xml:space="preserve"> </w:t>
      </w:r>
      <w:r>
        <w:rPr>
          <w:spacing w:val="3"/>
        </w:rPr>
        <w:t>be</w:t>
      </w:r>
      <w:r>
        <w:rPr>
          <w:spacing w:val="-22"/>
        </w:rPr>
        <w:t xml:space="preserve"> </w:t>
      </w:r>
      <w:r>
        <w:t>discussed</w:t>
      </w:r>
      <w:r>
        <w:rPr>
          <w:spacing w:val="-22"/>
        </w:rPr>
        <w:t xml:space="preserve"> </w:t>
      </w:r>
      <w:r>
        <w:t>in</w:t>
      </w:r>
      <w:r>
        <w:rPr>
          <w:spacing w:val="-22"/>
        </w:rPr>
        <w:t xml:space="preserve"> </w:t>
      </w:r>
      <w:del w:id="10" w:author="Raghda Wahdan" w:date="2017-11-06T13:11:00Z">
        <w:r w:rsidDel="00F672C4">
          <w:delText>details</w:delText>
        </w:r>
      </w:del>
      <w:ins w:id="11" w:author="Raghda Wahdan" w:date="2017-11-06T13:11:00Z">
        <w:r w:rsidR="00F672C4">
          <w:t>detail</w:t>
        </w:r>
      </w:ins>
      <w:r>
        <w:rPr>
          <w:spacing w:val="-22"/>
        </w:rPr>
        <w:t xml:space="preserve"> </w:t>
      </w:r>
      <w:r>
        <w:t>in</w:t>
      </w:r>
      <w:r>
        <w:rPr>
          <w:spacing w:val="-22"/>
        </w:rPr>
        <w:t xml:space="preserve"> </w:t>
      </w:r>
      <w:r>
        <w:t>this</w:t>
      </w:r>
      <w:r>
        <w:rPr>
          <w:spacing w:val="-22"/>
        </w:rPr>
        <w:t xml:space="preserve"> </w:t>
      </w:r>
      <w:r>
        <w:t>chapter.</w:t>
      </w:r>
      <w:r>
        <w:rPr>
          <w:spacing w:val="-7"/>
        </w:rPr>
        <w:t xml:space="preserve"> </w:t>
      </w:r>
      <w:ins w:id="12" w:author="Raghda Wahdan" w:date="2017-11-06T13:09:00Z">
        <w:r w:rsidR="00F672C4">
          <w:rPr>
            <w:spacing w:val="-7"/>
          </w:rPr>
          <w:br/>
        </w:r>
      </w:ins>
      <w:r>
        <w:t>Previous</w:t>
      </w:r>
      <w:r>
        <w:rPr>
          <w:spacing w:val="-23"/>
        </w:rPr>
        <w:t xml:space="preserve"> </w:t>
      </w:r>
      <w:r>
        <w:t xml:space="preserve">studies </w:t>
      </w:r>
      <w:r>
        <w:rPr>
          <w:spacing w:val="-4"/>
        </w:rPr>
        <w:t>have</w:t>
      </w:r>
      <w:r>
        <w:rPr>
          <w:spacing w:val="-31"/>
        </w:rPr>
        <w:t xml:space="preserve"> </w:t>
      </w:r>
      <w:r>
        <w:t>focused</w:t>
      </w:r>
      <w:r>
        <w:rPr>
          <w:spacing w:val="-31"/>
        </w:rPr>
        <w:t xml:space="preserve"> </w:t>
      </w:r>
      <w:r>
        <w:t>on</w:t>
      </w:r>
      <w:r>
        <w:rPr>
          <w:spacing w:val="-31"/>
        </w:rPr>
        <w:t xml:space="preserve"> </w:t>
      </w:r>
      <w:r>
        <w:t>the</w:t>
      </w:r>
      <w:r>
        <w:rPr>
          <w:spacing w:val="-31"/>
        </w:rPr>
        <w:t xml:space="preserve"> </w:t>
      </w:r>
      <w:r>
        <w:t>frame</w:t>
      </w:r>
      <w:r>
        <w:rPr>
          <w:spacing w:val="-31"/>
        </w:rPr>
        <w:t xml:space="preserve"> </w:t>
      </w:r>
      <w:r>
        <w:t>length</w:t>
      </w:r>
      <w:r>
        <w:rPr>
          <w:spacing w:val="-31"/>
        </w:rPr>
        <w:t xml:space="preserve"> </w:t>
      </w:r>
      <w:r>
        <w:t>calculations</w:t>
      </w:r>
      <w:r>
        <w:rPr>
          <w:spacing w:val="-31"/>
        </w:rPr>
        <w:t xml:space="preserve"> </w:t>
      </w:r>
      <w:r>
        <w:t>using</w:t>
      </w:r>
      <w:r>
        <w:rPr>
          <w:spacing w:val="-31"/>
        </w:rPr>
        <w:t xml:space="preserve"> </w:t>
      </w:r>
      <w:r>
        <w:t>the</w:t>
      </w:r>
      <w:r>
        <w:rPr>
          <w:spacing w:val="-31"/>
        </w:rPr>
        <w:t xml:space="preserve"> </w:t>
      </w:r>
      <w:r>
        <w:rPr>
          <w:spacing w:val="-3"/>
        </w:rPr>
        <w:t>conventional</w:t>
      </w:r>
      <w:r>
        <w:rPr>
          <w:spacing w:val="-31"/>
        </w:rPr>
        <w:t xml:space="preserve"> </w:t>
      </w:r>
      <w:r>
        <w:t xml:space="preserve">Dynamic </w:t>
      </w:r>
      <w:r>
        <w:rPr>
          <w:spacing w:val="-4"/>
        </w:rPr>
        <w:t xml:space="preserve">Framed </w:t>
      </w:r>
      <w:r>
        <w:t>Slotted ALOHA algorithms [54]. In such systems, only the answer of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single</w:t>
      </w:r>
      <w:r>
        <w:rPr>
          <w:spacing w:val="-7"/>
        </w:rPr>
        <w:t xml:space="preserve"> </w:t>
      </w:r>
      <w:r>
        <w:t>tag</w:t>
      </w:r>
      <w:r>
        <w:rPr>
          <w:spacing w:val="-7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considered</w:t>
      </w:r>
      <w:r>
        <w:rPr>
          <w:spacing w:val="-7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successful</w:t>
      </w:r>
      <w:r>
        <w:rPr>
          <w:spacing w:val="-7"/>
        </w:rPr>
        <w:t xml:space="preserve"> </w:t>
      </w:r>
      <w:r>
        <w:t>slot,</w:t>
      </w:r>
      <w:r>
        <w:rPr>
          <w:spacing w:val="-6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if</w:t>
      </w:r>
      <w:r>
        <w:rPr>
          <w:spacing w:val="-7"/>
        </w:rPr>
        <w:t xml:space="preserve"> </w:t>
      </w:r>
      <w:r>
        <w:t>multiple</w:t>
      </w:r>
      <w:r>
        <w:rPr>
          <w:spacing w:val="-7"/>
        </w:rPr>
        <w:t xml:space="preserve"> </w:t>
      </w:r>
      <w:r>
        <w:t>tags</w:t>
      </w:r>
      <w:r>
        <w:rPr>
          <w:spacing w:val="-7"/>
        </w:rPr>
        <w:t xml:space="preserve"> </w:t>
      </w:r>
      <w:r>
        <w:t>respond simultaneously,</w:t>
      </w:r>
      <w:r>
        <w:rPr>
          <w:spacing w:val="-23"/>
        </w:rPr>
        <w:t xml:space="preserve"> </w:t>
      </w:r>
      <w:r>
        <w:t>a</w:t>
      </w:r>
      <w:r>
        <w:rPr>
          <w:spacing w:val="-24"/>
        </w:rPr>
        <w:t xml:space="preserve"> </w:t>
      </w:r>
      <w:r>
        <w:t>collision</w:t>
      </w:r>
      <w:r>
        <w:rPr>
          <w:spacing w:val="-24"/>
        </w:rPr>
        <w:t xml:space="preserve"> </w:t>
      </w:r>
      <w:r>
        <w:t>occurs.</w:t>
      </w:r>
      <w:r>
        <w:rPr>
          <w:spacing w:val="-10"/>
        </w:rPr>
        <w:t xml:space="preserve"> </w:t>
      </w:r>
      <w:r>
        <w:t>Then</w:t>
      </w:r>
      <w:r>
        <w:rPr>
          <w:spacing w:val="-24"/>
        </w:rPr>
        <w:t xml:space="preserve"> </w:t>
      </w:r>
      <w:r>
        <w:t>all</w:t>
      </w:r>
      <w:r>
        <w:rPr>
          <w:spacing w:val="-24"/>
        </w:rPr>
        <w:t xml:space="preserve"> </w:t>
      </w:r>
      <w:r>
        <w:t>the</w:t>
      </w:r>
      <w:r>
        <w:rPr>
          <w:spacing w:val="-24"/>
        </w:rPr>
        <w:t xml:space="preserve"> </w:t>
      </w:r>
      <w:r>
        <w:t>replied</w:t>
      </w:r>
      <w:r>
        <w:rPr>
          <w:spacing w:val="-24"/>
        </w:rPr>
        <w:t xml:space="preserve"> </w:t>
      </w:r>
      <w:r>
        <w:t>tags</w:t>
      </w:r>
      <w:r>
        <w:rPr>
          <w:spacing w:val="-24"/>
        </w:rPr>
        <w:t xml:space="preserve"> </w:t>
      </w:r>
      <w:r>
        <w:t>in</w:t>
      </w:r>
      <w:r>
        <w:rPr>
          <w:spacing w:val="-24"/>
        </w:rPr>
        <w:t xml:space="preserve"> </w:t>
      </w:r>
      <w:r>
        <w:t>collided</w:t>
      </w:r>
      <w:r>
        <w:rPr>
          <w:spacing w:val="-24"/>
        </w:rPr>
        <w:t xml:space="preserve"> </w:t>
      </w:r>
      <w:r>
        <w:t>slot</w:t>
      </w:r>
      <w:r>
        <w:rPr>
          <w:spacing w:val="-24"/>
        </w:rPr>
        <w:t xml:space="preserve"> </w:t>
      </w:r>
      <w:r>
        <w:t>are discarded.</w:t>
      </w:r>
      <w:r>
        <w:rPr>
          <w:spacing w:val="9"/>
        </w:rPr>
        <w:t xml:space="preserve"> </w:t>
      </w:r>
      <w:r>
        <w:t>In</w:t>
      </w:r>
      <w:r>
        <w:rPr>
          <w:spacing w:val="-14"/>
        </w:rPr>
        <w:t xml:space="preserve"> </w:t>
      </w:r>
      <w:r>
        <w:t>such</w:t>
      </w:r>
      <w:r>
        <w:rPr>
          <w:spacing w:val="-14"/>
        </w:rPr>
        <w:t xml:space="preserve"> </w:t>
      </w:r>
      <w:del w:id="13" w:author="Raghda Wahdan" w:date="2017-11-17T16:01:00Z">
        <w:r w:rsidDel="00CB3CB4">
          <w:delText>systems</w:delText>
        </w:r>
      </w:del>
      <w:ins w:id="14" w:author="Raghda Wahdan" w:date="2017-11-17T16:01:00Z">
        <w:r w:rsidR="00CB3CB4">
          <w:t>systems,</w:t>
        </w:r>
      </w:ins>
      <w:r>
        <w:rPr>
          <w:spacing w:val="-14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optimum</w:t>
      </w:r>
      <w:r>
        <w:rPr>
          <w:spacing w:val="-14"/>
        </w:rPr>
        <w:t xml:space="preserve"> </w:t>
      </w:r>
      <w:r>
        <w:t>frame</w:t>
      </w:r>
      <w:r>
        <w:rPr>
          <w:spacing w:val="-14"/>
        </w:rPr>
        <w:t xml:space="preserve"> </w:t>
      </w:r>
      <w:r>
        <w:t>length</w:t>
      </w:r>
      <w:r>
        <w:rPr>
          <w:spacing w:val="-14"/>
        </w:rPr>
        <w:t xml:space="preserve"> </w:t>
      </w:r>
      <w:r>
        <w:t>is</w:t>
      </w:r>
      <w:r>
        <w:rPr>
          <w:spacing w:val="-14"/>
        </w:rPr>
        <w:t xml:space="preserve"> </w:t>
      </w:r>
      <w:r>
        <w:t>equal</w:t>
      </w:r>
      <w:r>
        <w:rPr>
          <w:spacing w:val="-14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number of</w:t>
      </w:r>
      <w:r>
        <w:rPr>
          <w:spacing w:val="-12"/>
        </w:rPr>
        <w:t xml:space="preserve"> </w:t>
      </w:r>
      <w:r>
        <w:t>tags</w:t>
      </w:r>
      <w:r>
        <w:rPr>
          <w:spacing w:val="-12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reading</w:t>
      </w:r>
      <w:r>
        <w:rPr>
          <w:spacing w:val="-12"/>
        </w:rPr>
        <w:t xml:space="preserve"> </w:t>
      </w:r>
      <w:r>
        <w:t>area</w:t>
      </w:r>
      <w:r>
        <w:rPr>
          <w:spacing w:val="-12"/>
        </w:rPr>
        <w:t xml:space="preserve"> </w:t>
      </w:r>
      <w:r>
        <w:rPr>
          <w:rFonts w:ascii="Bookman Old Style"/>
          <w:i/>
        </w:rPr>
        <w:t>L</w:t>
      </w:r>
      <w:r>
        <w:rPr>
          <w:rFonts w:ascii="Bookman Old Style"/>
          <w:i/>
          <w:spacing w:val="-30"/>
        </w:rPr>
        <w:t xml:space="preserve"> </w:t>
      </w:r>
      <w:r>
        <w:rPr>
          <w:rFonts w:ascii="Arial Unicode MS"/>
        </w:rPr>
        <w:t>=</w:t>
      </w:r>
      <w:r>
        <w:rPr>
          <w:rFonts w:ascii="Arial Unicode MS"/>
          <w:spacing w:val="-25"/>
        </w:rPr>
        <w:t xml:space="preserve"> </w:t>
      </w:r>
      <w:r>
        <w:rPr>
          <w:rFonts w:ascii="Bookman Old Style"/>
          <w:i/>
        </w:rPr>
        <w:t>n</w:t>
      </w:r>
      <w:r>
        <w:rPr>
          <w:rFonts w:ascii="Bookman Old Style"/>
          <w:i/>
          <w:spacing w:val="-24"/>
        </w:rPr>
        <w:t xml:space="preserve"> </w:t>
      </w:r>
      <w:r>
        <w:t>[83].</w:t>
      </w:r>
      <w:r>
        <w:rPr>
          <w:spacing w:val="7"/>
        </w:rPr>
        <w:t xml:space="preserve"> </w:t>
      </w:r>
      <w:r>
        <w:rPr>
          <w:spacing w:val="-3"/>
        </w:rPr>
        <w:t>However,</w:t>
      </w:r>
      <w:r>
        <w:rPr>
          <w:spacing w:val="-12"/>
        </w:rPr>
        <w:t xml:space="preserve"> </w:t>
      </w:r>
      <w:r>
        <w:t>as</w:t>
      </w:r>
      <w:r>
        <w:rPr>
          <w:spacing w:val="-12"/>
        </w:rPr>
        <w:t xml:space="preserve"> </w:t>
      </w:r>
      <w:r>
        <w:t>mentioned</w:t>
      </w:r>
      <w:r>
        <w:rPr>
          <w:spacing w:val="-12"/>
        </w:rPr>
        <w:t xml:space="preserve"> </w:t>
      </w:r>
      <w:r>
        <w:t>before,</w:t>
      </w:r>
      <w:r>
        <w:rPr>
          <w:spacing w:val="-12"/>
        </w:rPr>
        <w:t xml:space="preserve"> </w:t>
      </w:r>
      <w:r>
        <w:t>modern systems</w:t>
      </w:r>
      <w:r>
        <w:rPr>
          <w:spacing w:val="-35"/>
        </w:rPr>
        <w:t xml:space="preserve"> </w:t>
      </w:r>
      <w:del w:id="15" w:author="Raghda Wahdan" w:date="2017-11-17T10:50:00Z">
        <w:r w:rsidDel="00931541">
          <w:delText>are</w:delText>
        </w:r>
        <w:r w:rsidDel="00931541">
          <w:rPr>
            <w:spacing w:val="-35"/>
          </w:rPr>
          <w:delText xml:space="preserve"> </w:delText>
        </w:r>
        <w:r w:rsidDel="00931541">
          <w:delText>capable</w:delText>
        </w:r>
        <w:r w:rsidDel="00931541">
          <w:rPr>
            <w:spacing w:val="-36"/>
          </w:rPr>
          <w:delText xml:space="preserve"> </w:delText>
        </w:r>
        <w:r w:rsidDel="00931541">
          <w:delText>of</w:delText>
        </w:r>
        <w:r w:rsidDel="00931541">
          <w:rPr>
            <w:spacing w:val="-35"/>
          </w:rPr>
          <w:delText xml:space="preserve"> </w:delText>
        </w:r>
        <w:r w:rsidDel="00931541">
          <w:delText>recovering</w:delText>
        </w:r>
      </w:del>
      <w:ins w:id="16" w:author="Raghda Wahdan" w:date="2017-11-17T10:50:00Z">
        <w:r w:rsidR="00931541">
          <w:t>can recover</w:t>
        </w:r>
      </w:ins>
      <w:r>
        <w:rPr>
          <w:spacing w:val="-36"/>
        </w:rPr>
        <w:t xml:space="preserve"> </w:t>
      </w:r>
      <w:r>
        <w:t>this</w:t>
      </w:r>
      <w:r>
        <w:rPr>
          <w:spacing w:val="-35"/>
        </w:rPr>
        <w:t xml:space="preserve"> </w:t>
      </w:r>
      <w:r>
        <w:t>collision</w:t>
      </w:r>
      <w:r>
        <w:rPr>
          <w:spacing w:val="-36"/>
        </w:rPr>
        <w:t xml:space="preserve"> </w:t>
      </w:r>
      <w:r>
        <w:t>and</w:t>
      </w:r>
      <w:r>
        <w:rPr>
          <w:spacing w:val="-35"/>
        </w:rPr>
        <w:t xml:space="preserve"> </w:t>
      </w:r>
      <w:r>
        <w:t>converting</w:t>
      </w:r>
      <w:r>
        <w:rPr>
          <w:spacing w:val="-35"/>
        </w:rPr>
        <w:t xml:space="preserve"> </w:t>
      </w:r>
      <w:r>
        <w:t>the</w:t>
      </w:r>
      <w:r>
        <w:rPr>
          <w:spacing w:val="-35"/>
        </w:rPr>
        <w:t xml:space="preserve"> </w:t>
      </w:r>
      <w:r>
        <w:t>collided</w:t>
      </w:r>
      <w:r>
        <w:rPr>
          <w:spacing w:val="-36"/>
        </w:rPr>
        <w:t xml:space="preserve"> </w:t>
      </w:r>
      <w:r>
        <w:t>slot into</w:t>
      </w:r>
      <w:r>
        <w:rPr>
          <w:spacing w:val="-30"/>
        </w:rPr>
        <w:t xml:space="preserve"> </w:t>
      </w:r>
      <w:r>
        <w:t>a</w:t>
      </w:r>
      <w:r>
        <w:rPr>
          <w:spacing w:val="-29"/>
        </w:rPr>
        <w:t xml:space="preserve"> </w:t>
      </w:r>
      <w:r>
        <w:t>successful</w:t>
      </w:r>
      <w:r>
        <w:rPr>
          <w:spacing w:val="-29"/>
        </w:rPr>
        <w:t xml:space="preserve"> </w:t>
      </w:r>
      <w:r>
        <w:t>one</w:t>
      </w:r>
      <w:r>
        <w:rPr>
          <w:spacing w:val="-29"/>
        </w:rPr>
        <w:t xml:space="preserve"> </w:t>
      </w:r>
      <w:r>
        <w:t>[84].</w:t>
      </w:r>
      <w:r>
        <w:rPr>
          <w:spacing w:val="-7"/>
        </w:rPr>
        <w:t xml:space="preserve"> </w:t>
      </w:r>
      <w:r>
        <w:t>In</w:t>
      </w:r>
      <w:r>
        <w:rPr>
          <w:spacing w:val="-30"/>
        </w:rPr>
        <w:t xml:space="preserve"> </w:t>
      </w:r>
      <w:r>
        <w:t>such</w:t>
      </w:r>
      <w:r>
        <w:rPr>
          <w:spacing w:val="-29"/>
        </w:rPr>
        <w:t xml:space="preserve"> </w:t>
      </w:r>
      <w:r>
        <w:t>a</w:t>
      </w:r>
      <w:r>
        <w:rPr>
          <w:spacing w:val="-29"/>
        </w:rPr>
        <w:t xml:space="preserve"> </w:t>
      </w:r>
      <w:r>
        <w:t>system,</w:t>
      </w:r>
      <w:r>
        <w:rPr>
          <w:spacing w:val="-27"/>
        </w:rPr>
        <w:t xml:space="preserve"> </w:t>
      </w:r>
      <w:r>
        <w:t>it</w:t>
      </w:r>
      <w:r>
        <w:rPr>
          <w:spacing w:val="-29"/>
        </w:rPr>
        <w:t xml:space="preserve"> </w:t>
      </w:r>
      <w:r>
        <w:t>is</w:t>
      </w:r>
      <w:r>
        <w:rPr>
          <w:spacing w:val="-30"/>
        </w:rPr>
        <w:t xml:space="preserve"> </w:t>
      </w:r>
      <w:r>
        <w:t>better</w:t>
      </w:r>
      <w:r>
        <w:rPr>
          <w:spacing w:val="-30"/>
        </w:rPr>
        <w:t xml:space="preserve"> </w:t>
      </w:r>
      <w:r>
        <w:t>to</w:t>
      </w:r>
      <w:r>
        <w:rPr>
          <w:spacing w:val="-29"/>
        </w:rPr>
        <w:t xml:space="preserve"> </w:t>
      </w:r>
      <w:r>
        <w:t>increase</w:t>
      </w:r>
      <w:r>
        <w:rPr>
          <w:spacing w:val="-30"/>
        </w:rPr>
        <w:t xml:space="preserve"> </w:t>
      </w:r>
      <w:r>
        <w:t>the</w:t>
      </w:r>
      <w:r>
        <w:rPr>
          <w:spacing w:val="-29"/>
        </w:rPr>
        <w:t xml:space="preserve"> </w:t>
      </w:r>
      <w:r>
        <w:t>number</w:t>
      </w:r>
      <w:r>
        <w:rPr>
          <w:spacing w:val="-29"/>
        </w:rPr>
        <w:t xml:space="preserve"> </w:t>
      </w:r>
      <w:r>
        <w:t xml:space="preserve">of </w:t>
      </w:r>
      <w:r>
        <w:rPr>
          <w:w w:val="95"/>
        </w:rPr>
        <w:t>collided</w:t>
      </w:r>
      <w:r>
        <w:rPr>
          <w:spacing w:val="-15"/>
          <w:w w:val="95"/>
        </w:rPr>
        <w:t xml:space="preserve"> </w:t>
      </w:r>
      <w:r>
        <w:rPr>
          <w:w w:val="95"/>
        </w:rPr>
        <w:t>slots</w:t>
      </w:r>
      <w:r>
        <w:rPr>
          <w:spacing w:val="-15"/>
          <w:w w:val="95"/>
        </w:rPr>
        <w:t xml:space="preserve"> </w:t>
      </w:r>
      <w:r>
        <w:rPr>
          <w:w w:val="95"/>
        </w:rPr>
        <w:t>compared</w:t>
      </w:r>
      <w:r>
        <w:rPr>
          <w:spacing w:val="-15"/>
          <w:w w:val="95"/>
        </w:rPr>
        <w:t xml:space="preserve"> </w:t>
      </w:r>
      <w:r>
        <w:rPr>
          <w:w w:val="95"/>
        </w:rPr>
        <w:t>to</w:t>
      </w:r>
      <w:r>
        <w:rPr>
          <w:spacing w:val="-15"/>
          <w:w w:val="95"/>
        </w:rPr>
        <w:t xml:space="preserve"> </w:t>
      </w:r>
      <w:r>
        <w:rPr>
          <w:w w:val="95"/>
        </w:rPr>
        <w:t>the</w:t>
      </w:r>
      <w:r>
        <w:rPr>
          <w:spacing w:val="-15"/>
          <w:w w:val="95"/>
        </w:rPr>
        <w:t xml:space="preserve"> </w:t>
      </w:r>
      <w:r>
        <w:rPr>
          <w:w w:val="95"/>
        </w:rPr>
        <w:t>number</w:t>
      </w:r>
      <w:r>
        <w:rPr>
          <w:spacing w:val="-15"/>
          <w:w w:val="95"/>
        </w:rPr>
        <w:t xml:space="preserve"> </w:t>
      </w:r>
      <w:r>
        <w:rPr>
          <w:w w:val="95"/>
        </w:rPr>
        <w:t>of</w:t>
      </w:r>
      <w:r>
        <w:rPr>
          <w:spacing w:val="-15"/>
          <w:w w:val="95"/>
        </w:rPr>
        <w:t xml:space="preserve"> </w:t>
      </w:r>
      <w:r>
        <w:rPr>
          <w:w w:val="95"/>
        </w:rPr>
        <w:t>empty</w:t>
      </w:r>
      <w:r>
        <w:rPr>
          <w:spacing w:val="-15"/>
          <w:w w:val="95"/>
        </w:rPr>
        <w:t xml:space="preserve"> </w:t>
      </w:r>
      <w:r>
        <w:rPr>
          <w:w w:val="95"/>
        </w:rPr>
        <w:t>slots</w:t>
      </w:r>
      <w:r>
        <w:rPr>
          <w:spacing w:val="-15"/>
          <w:w w:val="95"/>
        </w:rPr>
        <w:t xml:space="preserve"> </w:t>
      </w:r>
      <w:r>
        <w:rPr>
          <w:spacing w:val="-4"/>
          <w:w w:val="95"/>
        </w:rPr>
        <w:t>by</w:t>
      </w:r>
      <w:r>
        <w:rPr>
          <w:spacing w:val="-15"/>
          <w:w w:val="95"/>
        </w:rPr>
        <w:t xml:space="preserve"> </w:t>
      </w:r>
      <w:r>
        <w:rPr>
          <w:w w:val="95"/>
        </w:rPr>
        <w:t>decreasing</w:t>
      </w:r>
      <w:r>
        <w:rPr>
          <w:spacing w:val="-15"/>
          <w:w w:val="95"/>
        </w:rPr>
        <w:t xml:space="preserve"> </w:t>
      </w:r>
      <w:r>
        <w:rPr>
          <w:w w:val="95"/>
        </w:rPr>
        <w:t>the</w:t>
      </w:r>
      <w:r>
        <w:rPr>
          <w:spacing w:val="-15"/>
          <w:w w:val="95"/>
        </w:rPr>
        <w:t xml:space="preserve"> </w:t>
      </w:r>
      <w:r>
        <w:rPr>
          <w:w w:val="95"/>
        </w:rPr>
        <w:t xml:space="preserve">optimum </w:t>
      </w:r>
      <w:r>
        <w:t xml:space="preserve">frame length. This is because these systems </w:t>
      </w:r>
      <w:del w:id="17" w:author="Raghda Wahdan" w:date="2017-11-17T16:01:00Z">
        <w:r w:rsidDel="00CB3CB4">
          <w:delText>are able to</w:delText>
        </w:r>
      </w:del>
      <w:ins w:id="18" w:author="Raghda Wahdan" w:date="2017-11-17T16:01:00Z">
        <w:r w:rsidR="00CB3CB4">
          <w:t>can</w:t>
        </w:r>
      </w:ins>
      <w:r>
        <w:t xml:space="preserve"> gain more from the collided</w:t>
      </w:r>
      <w:r>
        <w:rPr>
          <w:spacing w:val="-9"/>
        </w:rPr>
        <w:t xml:space="preserve"> </w:t>
      </w:r>
      <w:r>
        <w:t>slots</w:t>
      </w:r>
      <w:r>
        <w:rPr>
          <w:spacing w:val="-10"/>
        </w:rPr>
        <w:t xml:space="preserve"> </w:t>
      </w:r>
      <w:r>
        <w:t>compared</w:t>
      </w:r>
      <w:r>
        <w:rPr>
          <w:spacing w:val="-10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empty</w:t>
      </w:r>
      <w:r>
        <w:rPr>
          <w:spacing w:val="-9"/>
        </w:rPr>
        <w:t xml:space="preserve"> </w:t>
      </w:r>
      <w:r>
        <w:t>slots</w:t>
      </w:r>
      <w:r>
        <w:rPr>
          <w:spacing w:val="-9"/>
        </w:rPr>
        <w:t xml:space="preserve"> </w:t>
      </w:r>
      <w:r>
        <w:rPr>
          <w:spacing w:val="-4"/>
        </w:rPr>
        <w:t>by</w:t>
      </w:r>
      <w:r>
        <w:rPr>
          <w:spacing w:val="-9"/>
        </w:rPr>
        <w:t xml:space="preserve"> </w:t>
      </w:r>
      <w:r>
        <w:t>converting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collided</w:t>
      </w:r>
      <w:r>
        <w:rPr>
          <w:spacing w:val="-9"/>
        </w:rPr>
        <w:t xml:space="preserve"> </w:t>
      </w:r>
      <w:r>
        <w:t>slots</w:t>
      </w:r>
      <w:r>
        <w:rPr>
          <w:spacing w:val="-10"/>
        </w:rPr>
        <w:t xml:space="preserve"> </w:t>
      </w:r>
      <w:r>
        <w:t xml:space="preserve">to </w:t>
      </w:r>
      <w:r>
        <w:rPr>
          <w:w w:val="95"/>
        </w:rPr>
        <w:t>successful slots. In addition, most of the previous studies assumed constant</w:t>
      </w:r>
      <w:r>
        <w:rPr>
          <w:spacing w:val="-21"/>
          <w:w w:val="95"/>
        </w:rPr>
        <w:t xml:space="preserve"> </w:t>
      </w:r>
      <w:r>
        <w:rPr>
          <w:w w:val="95"/>
        </w:rPr>
        <w:t xml:space="preserve">slot </w:t>
      </w:r>
      <w:r>
        <w:t>durations</w:t>
      </w:r>
      <w:r>
        <w:rPr>
          <w:spacing w:val="-18"/>
        </w:rPr>
        <w:t xml:space="preserve"> </w:t>
      </w:r>
      <w:r>
        <w:t>regardless</w:t>
      </w:r>
      <w:r>
        <w:rPr>
          <w:spacing w:val="-18"/>
        </w:rPr>
        <w:t xml:space="preserve"> </w:t>
      </w:r>
      <w:r>
        <w:t>the</w:t>
      </w:r>
      <w:r>
        <w:rPr>
          <w:spacing w:val="-18"/>
        </w:rPr>
        <w:t xml:space="preserve"> </w:t>
      </w:r>
      <w:r>
        <w:t>type</w:t>
      </w:r>
      <w:r>
        <w:rPr>
          <w:spacing w:val="-17"/>
        </w:rPr>
        <w:t xml:space="preserve"> </w:t>
      </w:r>
      <w:r>
        <w:t>of</w:t>
      </w:r>
      <w:r>
        <w:rPr>
          <w:spacing w:val="-17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t>slot.</w:t>
      </w:r>
      <w:r>
        <w:rPr>
          <w:spacing w:val="-3"/>
        </w:rPr>
        <w:t xml:space="preserve"> However,</w:t>
      </w:r>
      <w:r>
        <w:rPr>
          <w:spacing w:val="-18"/>
        </w:rPr>
        <w:t xml:space="preserve"> </w:t>
      </w:r>
      <w:r>
        <w:t>the</w:t>
      </w:r>
      <w:r>
        <w:rPr>
          <w:spacing w:val="-18"/>
        </w:rPr>
        <w:t xml:space="preserve"> </w:t>
      </w:r>
      <w:r>
        <w:t>duration</w:t>
      </w:r>
      <w:r>
        <w:rPr>
          <w:spacing w:val="-18"/>
        </w:rPr>
        <w:t xml:space="preserve"> </w:t>
      </w:r>
      <w:r>
        <w:t>of</w:t>
      </w:r>
      <w:r>
        <w:rPr>
          <w:spacing w:val="-18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t>slots</w:t>
      </w:r>
      <w:r>
        <w:rPr>
          <w:spacing w:val="-18"/>
        </w:rPr>
        <w:t xml:space="preserve"> </w:t>
      </w:r>
      <w:r>
        <w:t>in RFID</w:t>
      </w:r>
      <w:r>
        <w:rPr>
          <w:spacing w:val="-9"/>
        </w:rPr>
        <w:t xml:space="preserve"> </w:t>
      </w:r>
      <w:r>
        <w:t>systems</w:t>
      </w:r>
      <w:r>
        <w:rPr>
          <w:spacing w:val="-9"/>
        </w:rPr>
        <w:t xml:space="preserve"> </w:t>
      </w:r>
      <w:r>
        <w:t>depends</w:t>
      </w:r>
      <w:r>
        <w:rPr>
          <w:spacing w:val="-10"/>
        </w:rPr>
        <w:t xml:space="preserve"> </w:t>
      </w:r>
      <w:r>
        <w:t>on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slot</w:t>
      </w:r>
      <w:r>
        <w:rPr>
          <w:spacing w:val="-10"/>
        </w:rPr>
        <w:t xml:space="preserve"> </w:t>
      </w:r>
      <w:r>
        <w:t>type</w:t>
      </w:r>
      <w:r>
        <w:rPr>
          <w:spacing w:val="-9"/>
        </w:rPr>
        <w:t xml:space="preserve"> </w:t>
      </w:r>
      <w:r>
        <w:t>e.g.</w:t>
      </w:r>
      <w:r>
        <w:rPr>
          <w:spacing w:val="13"/>
        </w:rPr>
        <w:t xml:space="preserve"> </w:t>
      </w:r>
      <w:r>
        <w:rPr>
          <w:spacing w:val="-5"/>
        </w:rPr>
        <w:t>empty,</w:t>
      </w:r>
      <w:r>
        <w:rPr>
          <w:spacing w:val="-8"/>
        </w:rPr>
        <w:t xml:space="preserve"> </w:t>
      </w:r>
      <w:r>
        <w:t>successful,</w:t>
      </w:r>
      <w:r>
        <w:rPr>
          <w:spacing w:val="-8"/>
        </w:rPr>
        <w:t xml:space="preserve"> </w:t>
      </w:r>
      <w:r>
        <w:t>or</w:t>
      </w:r>
      <w:r>
        <w:rPr>
          <w:spacing w:val="-10"/>
        </w:rPr>
        <w:t xml:space="preserve"> </w:t>
      </w:r>
      <w:r>
        <w:t>collided.</w:t>
      </w:r>
      <w:r>
        <w:rPr>
          <w:spacing w:val="13"/>
        </w:rPr>
        <w:t xml:space="preserve"> </w:t>
      </w:r>
      <w:r>
        <w:t>In these</w:t>
      </w:r>
      <w:r>
        <w:rPr>
          <w:spacing w:val="-15"/>
        </w:rPr>
        <w:t xml:space="preserve"> </w:t>
      </w:r>
      <w:r>
        <w:t>systems,</w:t>
      </w:r>
      <w:r>
        <w:rPr>
          <w:spacing w:val="-15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empty</w:t>
      </w:r>
      <w:r>
        <w:rPr>
          <w:spacing w:val="-15"/>
        </w:rPr>
        <w:t xml:space="preserve"> </w:t>
      </w:r>
      <w:r>
        <w:t>slots</w:t>
      </w:r>
      <w:r>
        <w:rPr>
          <w:spacing w:val="-15"/>
        </w:rPr>
        <w:t xml:space="preserve"> </w:t>
      </w:r>
      <w:r>
        <w:t>duration</w:t>
      </w:r>
      <w:r>
        <w:rPr>
          <w:spacing w:val="-15"/>
        </w:rPr>
        <w:t xml:space="preserve"> </w:t>
      </w:r>
      <w:r>
        <w:t>is</w:t>
      </w:r>
      <w:r>
        <w:rPr>
          <w:spacing w:val="-15"/>
        </w:rPr>
        <w:t xml:space="preserve"> </w:t>
      </w:r>
      <w:r>
        <w:t>smaller</w:t>
      </w:r>
      <w:r>
        <w:rPr>
          <w:spacing w:val="-15"/>
        </w:rPr>
        <w:t xml:space="preserve"> </w:t>
      </w:r>
      <w:r>
        <w:t>than</w:t>
      </w:r>
      <w:del w:id="19" w:author="Raghda Wahdan" w:date="2017-11-17T16:00:00Z">
        <w:r w:rsidDel="00CB224B">
          <w:rPr>
            <w:spacing w:val="-15"/>
          </w:rPr>
          <w:delText xml:space="preserve"> </w:delText>
        </w:r>
        <w:r w:rsidDel="00CB224B">
          <w:delText>than</w:delText>
        </w:r>
      </w:del>
      <w:r>
        <w:rPr>
          <w:spacing w:val="-15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collided</w:t>
      </w:r>
      <w:r>
        <w:rPr>
          <w:spacing w:val="-15"/>
        </w:rPr>
        <w:t xml:space="preserve"> </w:t>
      </w:r>
      <w:r>
        <w:t>slots duration</w:t>
      </w:r>
      <w:r>
        <w:rPr>
          <w:spacing w:val="-15"/>
        </w:rPr>
        <w:t xml:space="preserve"> </w:t>
      </w:r>
      <w:r>
        <w:t>and</w:t>
      </w:r>
      <w:r>
        <w:rPr>
          <w:spacing w:val="-15"/>
        </w:rPr>
        <w:t xml:space="preserve"> </w:t>
      </w:r>
      <w:r>
        <w:t>smaller</w:t>
      </w:r>
      <w:r>
        <w:rPr>
          <w:spacing w:val="-15"/>
        </w:rPr>
        <w:t xml:space="preserve"> </w:t>
      </w:r>
      <w:r>
        <w:t>than</w:t>
      </w:r>
      <w:r>
        <w:rPr>
          <w:spacing w:val="-15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successful</w:t>
      </w:r>
      <w:r>
        <w:rPr>
          <w:spacing w:val="-15"/>
        </w:rPr>
        <w:t xml:space="preserve"> </w:t>
      </w:r>
      <w:r>
        <w:t>slots</w:t>
      </w:r>
      <w:r>
        <w:rPr>
          <w:spacing w:val="-15"/>
        </w:rPr>
        <w:t xml:space="preserve"> </w:t>
      </w:r>
      <w:r>
        <w:t>duration.</w:t>
      </w:r>
      <w:r>
        <w:rPr>
          <w:spacing w:val="1"/>
        </w:rPr>
        <w:t xml:space="preserve"> </w:t>
      </w:r>
      <w:r>
        <w:t>Therefore,</w:t>
      </w:r>
      <w:r>
        <w:rPr>
          <w:spacing w:val="-15"/>
        </w:rPr>
        <w:t xml:space="preserve"> </w:t>
      </w:r>
      <w:r>
        <w:t>it</w:t>
      </w:r>
      <w:r>
        <w:rPr>
          <w:spacing w:val="-15"/>
        </w:rPr>
        <w:t xml:space="preserve"> </w:t>
      </w:r>
      <w:r>
        <w:t>is</w:t>
      </w:r>
      <w:r>
        <w:rPr>
          <w:spacing w:val="-15"/>
        </w:rPr>
        <w:t xml:space="preserve"> </w:t>
      </w:r>
      <w:r>
        <w:t>better to increase the frame length, because the losses from the empty slots is less than</w:t>
      </w:r>
      <w:r>
        <w:rPr>
          <w:spacing w:val="-20"/>
        </w:rPr>
        <w:t xml:space="preserve"> </w:t>
      </w:r>
      <w:r>
        <w:t>the</w:t>
      </w:r>
      <w:r>
        <w:rPr>
          <w:spacing w:val="-20"/>
        </w:rPr>
        <w:t xml:space="preserve"> </w:t>
      </w:r>
      <w:r>
        <w:t>losses</w:t>
      </w:r>
      <w:r>
        <w:rPr>
          <w:spacing w:val="-20"/>
        </w:rPr>
        <w:t xml:space="preserve"> </w:t>
      </w:r>
      <w:r>
        <w:t>in</w:t>
      </w:r>
      <w:r>
        <w:rPr>
          <w:spacing w:val="-20"/>
        </w:rPr>
        <w:t xml:space="preserve"> </w:t>
      </w:r>
      <w:r>
        <w:t>the</w:t>
      </w:r>
      <w:r>
        <w:rPr>
          <w:spacing w:val="-20"/>
        </w:rPr>
        <w:t xml:space="preserve"> </w:t>
      </w:r>
      <w:r>
        <w:t>collided</w:t>
      </w:r>
      <w:r>
        <w:rPr>
          <w:spacing w:val="-20"/>
        </w:rPr>
        <w:t xml:space="preserve"> </w:t>
      </w:r>
      <w:r>
        <w:t>slots.</w:t>
      </w:r>
      <w:r>
        <w:rPr>
          <w:spacing w:val="-3"/>
        </w:rPr>
        <w:t xml:space="preserve"> </w:t>
      </w:r>
      <w:r>
        <w:t>In</w:t>
      </w:r>
      <w:r>
        <w:rPr>
          <w:spacing w:val="-20"/>
        </w:rPr>
        <w:t xml:space="preserve"> </w:t>
      </w:r>
      <w:r>
        <w:t>this</w:t>
      </w:r>
      <w:r>
        <w:rPr>
          <w:spacing w:val="-20"/>
        </w:rPr>
        <w:t xml:space="preserve"> </w:t>
      </w:r>
      <w:r>
        <w:t>chapter,</w:t>
      </w:r>
      <w:r>
        <w:rPr>
          <w:spacing w:val="-20"/>
        </w:rPr>
        <w:t xml:space="preserve"> </w:t>
      </w:r>
      <w:r>
        <w:t>the</w:t>
      </w:r>
      <w:r>
        <w:rPr>
          <w:spacing w:val="-20"/>
        </w:rPr>
        <w:t xml:space="preserve"> </w:t>
      </w:r>
      <w:r>
        <w:t>optimum</w:t>
      </w:r>
      <w:r>
        <w:rPr>
          <w:spacing w:val="-20"/>
        </w:rPr>
        <w:t xml:space="preserve"> </w:t>
      </w:r>
      <w:r>
        <w:t>frame</w:t>
      </w:r>
      <w:r>
        <w:rPr>
          <w:spacing w:val="-20"/>
        </w:rPr>
        <w:t xml:space="preserve"> </w:t>
      </w:r>
      <w:r>
        <w:t xml:space="preserve">length for DFSA will </w:t>
      </w:r>
      <w:r>
        <w:rPr>
          <w:spacing w:val="3"/>
        </w:rPr>
        <w:t xml:space="preserve">be </w:t>
      </w:r>
      <w:r>
        <w:t>calculated taking into consideration the collision</w:t>
      </w:r>
      <w:r>
        <w:rPr>
          <w:spacing w:val="28"/>
        </w:rPr>
        <w:t xml:space="preserve"> </w:t>
      </w:r>
      <w:r>
        <w:t>recovery</w:t>
      </w:r>
    </w:p>
    <w:p w14:paraId="1B8172D2" w14:textId="77777777" w:rsidR="00ED6B8B" w:rsidRDefault="00FA655D">
      <w:pPr>
        <w:pStyle w:val="BodyText"/>
        <w:spacing w:before="107"/>
        <w:ind w:left="372"/>
        <w:pPrChange w:id="20" w:author="Raghda Wahdan" w:date="2017-11-06T13:08:00Z">
          <w:pPr>
            <w:pStyle w:val="BodyText"/>
            <w:spacing w:before="107"/>
            <w:ind w:left="372"/>
            <w:jc w:val="center"/>
          </w:pPr>
        </w:pPrChange>
      </w:pPr>
      <w:r>
        <w:t>55</w:t>
      </w:r>
    </w:p>
    <w:p w14:paraId="501EAD97" w14:textId="77777777" w:rsidR="00ED6B8B" w:rsidRDefault="00ED6B8B">
      <w:pPr>
        <w:sectPr w:rsidR="00ED6B8B">
          <w:type w:val="continuous"/>
          <w:pgSz w:w="11910" w:h="16840"/>
          <w:pgMar w:top="1580" w:right="1620" w:bottom="280" w:left="1680" w:header="720" w:footer="720" w:gutter="0"/>
          <w:cols w:space="720"/>
        </w:sectPr>
        <w:pPrChange w:id="21" w:author="Raghda Wahdan" w:date="2017-11-06T13:08:00Z">
          <w:pPr>
            <w:jc w:val="center"/>
          </w:pPr>
        </w:pPrChange>
      </w:pPr>
    </w:p>
    <w:p w14:paraId="43F668C0" w14:textId="77777777" w:rsidR="00ED6B8B" w:rsidRDefault="00ED6B8B" w:rsidP="00F672C4">
      <w:pPr>
        <w:pStyle w:val="BodyText"/>
        <w:spacing w:before="5"/>
        <w:rPr>
          <w:sz w:val="17"/>
        </w:rPr>
      </w:pPr>
    </w:p>
    <w:p w14:paraId="5F1D60FE" w14:textId="77777777" w:rsidR="00ED6B8B" w:rsidRDefault="00FA655D">
      <w:pPr>
        <w:pStyle w:val="BodyText"/>
        <w:spacing w:before="118" w:line="266" w:lineRule="auto"/>
        <w:ind w:left="107" w:right="477"/>
        <w:pPrChange w:id="22" w:author="Raghda Wahdan" w:date="2017-11-06T13:08:00Z">
          <w:pPr>
            <w:pStyle w:val="BodyText"/>
            <w:spacing w:before="118" w:line="266" w:lineRule="auto"/>
            <w:ind w:left="107" w:right="477"/>
            <w:jc w:val="both"/>
          </w:pPr>
        </w:pPrChange>
      </w:pPr>
      <w:r>
        <w:rPr>
          <w:w w:val="95"/>
        </w:rPr>
        <w:t xml:space="preserve">capability and the difference effects in slots durations. These optimizations will </w:t>
      </w:r>
      <w:r>
        <w:t>be discussed in different scenarios depending on the RFID system.</w:t>
      </w:r>
    </w:p>
    <w:p w14:paraId="051EE8E9" w14:textId="77777777" w:rsidR="00ED6B8B" w:rsidRDefault="00FA655D">
      <w:pPr>
        <w:pStyle w:val="BodyText"/>
        <w:spacing w:before="8" w:line="266" w:lineRule="auto"/>
        <w:ind w:left="107" w:right="477" w:firstLine="351"/>
        <w:pPrChange w:id="23" w:author="Raghda Wahdan" w:date="2017-11-06T13:08:00Z">
          <w:pPr>
            <w:pStyle w:val="BodyText"/>
            <w:spacing w:before="8" w:line="266" w:lineRule="auto"/>
            <w:ind w:left="107" w:right="477" w:firstLine="351"/>
            <w:jc w:val="both"/>
          </w:pPr>
        </w:pPrChange>
      </w:pPr>
      <w:r w:rsidRPr="00B0570F">
        <w:rPr>
          <w:highlight w:val="yellow"/>
          <w:rPrChange w:id="24" w:author="Raghda Wahdan" w:date="2017-11-18T23:32:00Z">
            <w:rPr/>
          </w:rPrChange>
        </w:rPr>
        <w:t>This</w:t>
      </w:r>
      <w:r w:rsidRPr="00B0570F">
        <w:rPr>
          <w:spacing w:val="-31"/>
          <w:highlight w:val="yellow"/>
          <w:rPrChange w:id="25" w:author="Raghda Wahdan" w:date="2017-11-18T23:32:00Z">
            <w:rPr>
              <w:spacing w:val="-31"/>
            </w:rPr>
          </w:rPrChange>
        </w:rPr>
        <w:t xml:space="preserve"> </w:t>
      </w:r>
      <w:r w:rsidRPr="00B0570F">
        <w:rPr>
          <w:highlight w:val="yellow"/>
          <w:rPrChange w:id="26" w:author="Raghda Wahdan" w:date="2017-11-18T23:32:00Z">
            <w:rPr/>
          </w:rPrChange>
        </w:rPr>
        <w:t>chapter</w:t>
      </w:r>
      <w:r w:rsidRPr="00B0570F">
        <w:rPr>
          <w:spacing w:val="-32"/>
          <w:highlight w:val="yellow"/>
          <w:rPrChange w:id="27" w:author="Raghda Wahdan" w:date="2017-11-18T23:32:00Z">
            <w:rPr>
              <w:spacing w:val="-32"/>
            </w:rPr>
          </w:rPrChange>
        </w:rPr>
        <w:t xml:space="preserve"> </w:t>
      </w:r>
      <w:r w:rsidRPr="00B0570F">
        <w:rPr>
          <w:highlight w:val="yellow"/>
          <w:rPrChange w:id="28" w:author="Raghda Wahdan" w:date="2017-11-18T23:32:00Z">
            <w:rPr/>
          </w:rPrChange>
        </w:rPr>
        <w:t>is</w:t>
      </w:r>
      <w:r w:rsidRPr="00B0570F">
        <w:rPr>
          <w:spacing w:val="-31"/>
          <w:highlight w:val="yellow"/>
          <w:rPrChange w:id="29" w:author="Raghda Wahdan" w:date="2017-11-18T23:32:00Z">
            <w:rPr>
              <w:spacing w:val="-31"/>
            </w:rPr>
          </w:rPrChange>
        </w:rPr>
        <w:t xml:space="preserve"> </w:t>
      </w:r>
      <w:r w:rsidRPr="00B0570F">
        <w:rPr>
          <w:highlight w:val="yellow"/>
          <w:rPrChange w:id="30" w:author="Raghda Wahdan" w:date="2017-11-18T23:32:00Z">
            <w:rPr/>
          </w:rPrChange>
        </w:rPr>
        <w:t>organized</w:t>
      </w:r>
      <w:r w:rsidRPr="00B0570F">
        <w:rPr>
          <w:spacing w:val="-31"/>
          <w:highlight w:val="yellow"/>
          <w:rPrChange w:id="31" w:author="Raghda Wahdan" w:date="2017-11-18T23:32:00Z">
            <w:rPr>
              <w:spacing w:val="-31"/>
            </w:rPr>
          </w:rPrChange>
        </w:rPr>
        <w:t xml:space="preserve"> </w:t>
      </w:r>
      <w:r w:rsidRPr="00B0570F">
        <w:rPr>
          <w:highlight w:val="yellow"/>
          <w:rPrChange w:id="32" w:author="Raghda Wahdan" w:date="2017-11-18T23:32:00Z">
            <w:rPr/>
          </w:rPrChange>
        </w:rPr>
        <w:t>as</w:t>
      </w:r>
      <w:r w:rsidRPr="00B0570F">
        <w:rPr>
          <w:spacing w:val="-31"/>
          <w:highlight w:val="yellow"/>
          <w:rPrChange w:id="33" w:author="Raghda Wahdan" w:date="2017-11-18T23:32:00Z">
            <w:rPr>
              <w:spacing w:val="-31"/>
            </w:rPr>
          </w:rPrChange>
        </w:rPr>
        <w:t xml:space="preserve"> </w:t>
      </w:r>
      <w:r w:rsidRPr="00B0570F">
        <w:rPr>
          <w:highlight w:val="yellow"/>
          <w:rPrChange w:id="34" w:author="Raghda Wahdan" w:date="2017-11-18T23:32:00Z">
            <w:rPr/>
          </w:rPrChange>
        </w:rPr>
        <w:t>follows:</w:t>
      </w:r>
      <w:r w:rsidRPr="00B0570F">
        <w:rPr>
          <w:spacing w:val="-16"/>
          <w:highlight w:val="yellow"/>
          <w:rPrChange w:id="35" w:author="Raghda Wahdan" w:date="2017-11-18T23:32:00Z">
            <w:rPr>
              <w:spacing w:val="-16"/>
            </w:rPr>
          </w:rPrChange>
        </w:rPr>
        <w:t xml:space="preserve"> </w:t>
      </w:r>
      <w:r w:rsidRPr="00B0570F">
        <w:rPr>
          <w:highlight w:val="yellow"/>
          <w:rPrChange w:id="36" w:author="Raghda Wahdan" w:date="2017-11-18T23:32:00Z">
            <w:rPr/>
          </w:rPrChange>
        </w:rPr>
        <w:t>Section</w:t>
      </w:r>
      <w:r w:rsidRPr="00B0570F">
        <w:rPr>
          <w:spacing w:val="-31"/>
          <w:highlight w:val="yellow"/>
          <w:rPrChange w:id="37" w:author="Raghda Wahdan" w:date="2017-11-18T23:32:00Z">
            <w:rPr>
              <w:spacing w:val="-31"/>
            </w:rPr>
          </w:rPrChange>
        </w:rPr>
        <w:t xml:space="preserve"> </w:t>
      </w:r>
      <w:r w:rsidRPr="00B0570F">
        <w:rPr>
          <w:highlight w:val="yellow"/>
          <w:rPrChange w:id="38" w:author="Raghda Wahdan" w:date="2017-11-18T23:32:00Z">
            <w:rPr/>
          </w:rPrChange>
        </w:rPr>
        <w:t>1</w:t>
      </w:r>
      <w:r w:rsidRPr="00B0570F">
        <w:rPr>
          <w:spacing w:val="-31"/>
          <w:highlight w:val="yellow"/>
          <w:rPrChange w:id="39" w:author="Raghda Wahdan" w:date="2017-11-18T23:32:00Z">
            <w:rPr>
              <w:spacing w:val="-31"/>
            </w:rPr>
          </w:rPrChange>
        </w:rPr>
        <w:t xml:space="preserve"> </w:t>
      </w:r>
      <w:r w:rsidRPr="00B0570F">
        <w:rPr>
          <w:highlight w:val="yellow"/>
          <w:rPrChange w:id="40" w:author="Raghda Wahdan" w:date="2017-11-18T23:32:00Z">
            <w:rPr/>
          </w:rPrChange>
        </w:rPr>
        <w:t>discusses</w:t>
      </w:r>
      <w:r w:rsidRPr="00B0570F">
        <w:rPr>
          <w:spacing w:val="-31"/>
          <w:highlight w:val="yellow"/>
          <w:rPrChange w:id="41" w:author="Raghda Wahdan" w:date="2017-11-18T23:32:00Z">
            <w:rPr>
              <w:spacing w:val="-31"/>
            </w:rPr>
          </w:rPrChange>
        </w:rPr>
        <w:t xml:space="preserve"> </w:t>
      </w:r>
      <w:r w:rsidRPr="00B0570F">
        <w:rPr>
          <w:highlight w:val="yellow"/>
          <w:rPrChange w:id="42" w:author="Raghda Wahdan" w:date="2017-11-18T23:32:00Z">
            <w:rPr/>
          </w:rPrChange>
        </w:rPr>
        <w:t>the</w:t>
      </w:r>
      <w:r w:rsidRPr="00B0570F">
        <w:rPr>
          <w:spacing w:val="-31"/>
          <w:highlight w:val="yellow"/>
          <w:rPrChange w:id="43" w:author="Raghda Wahdan" w:date="2017-11-18T23:32:00Z">
            <w:rPr>
              <w:spacing w:val="-31"/>
            </w:rPr>
          </w:rPrChange>
        </w:rPr>
        <w:t xml:space="preserve"> </w:t>
      </w:r>
      <w:r w:rsidRPr="00B0570F">
        <w:rPr>
          <w:highlight w:val="yellow"/>
          <w:rPrChange w:id="44" w:author="Raghda Wahdan" w:date="2017-11-18T23:32:00Z">
            <w:rPr/>
          </w:rPrChange>
        </w:rPr>
        <w:t>effect</w:t>
      </w:r>
      <w:r w:rsidRPr="00B0570F">
        <w:rPr>
          <w:spacing w:val="-31"/>
          <w:highlight w:val="yellow"/>
          <w:rPrChange w:id="45" w:author="Raghda Wahdan" w:date="2017-11-18T23:32:00Z">
            <w:rPr>
              <w:spacing w:val="-31"/>
            </w:rPr>
          </w:rPrChange>
        </w:rPr>
        <w:t xml:space="preserve"> </w:t>
      </w:r>
      <w:r w:rsidRPr="00B0570F">
        <w:rPr>
          <w:highlight w:val="yellow"/>
          <w:rPrChange w:id="46" w:author="Raghda Wahdan" w:date="2017-11-18T23:32:00Z">
            <w:rPr/>
          </w:rPrChange>
        </w:rPr>
        <w:t>of</w:t>
      </w:r>
      <w:r w:rsidRPr="00B0570F">
        <w:rPr>
          <w:spacing w:val="-31"/>
          <w:highlight w:val="yellow"/>
          <w:rPrChange w:id="47" w:author="Raghda Wahdan" w:date="2017-11-18T23:32:00Z">
            <w:rPr>
              <w:spacing w:val="-31"/>
            </w:rPr>
          </w:rPrChange>
        </w:rPr>
        <w:t xml:space="preserve"> </w:t>
      </w:r>
      <w:r w:rsidRPr="00B0570F">
        <w:rPr>
          <w:highlight w:val="yellow"/>
          <w:rPrChange w:id="48" w:author="Raghda Wahdan" w:date="2017-11-18T23:32:00Z">
            <w:rPr/>
          </w:rPrChange>
        </w:rPr>
        <w:t>the</w:t>
      </w:r>
      <w:r w:rsidRPr="00B0570F">
        <w:rPr>
          <w:spacing w:val="-31"/>
          <w:highlight w:val="yellow"/>
          <w:rPrChange w:id="49" w:author="Raghda Wahdan" w:date="2017-11-18T23:32:00Z">
            <w:rPr>
              <w:spacing w:val="-31"/>
            </w:rPr>
          </w:rPrChange>
        </w:rPr>
        <w:t xml:space="preserve"> </w:t>
      </w:r>
      <w:r w:rsidRPr="00B0570F">
        <w:rPr>
          <w:highlight w:val="yellow"/>
          <w:rPrChange w:id="50" w:author="Raghda Wahdan" w:date="2017-11-18T23:32:00Z">
            <w:rPr/>
          </w:rPrChange>
        </w:rPr>
        <w:t>dif</w:t>
      </w:r>
      <w:del w:id="51" w:author="Raghda Wahdan" w:date="2017-11-17T16:05:00Z">
        <w:r w:rsidRPr="00B0570F" w:rsidDel="00C63BB8">
          <w:rPr>
            <w:highlight w:val="yellow"/>
            <w:rPrChange w:id="52" w:author="Raghda Wahdan" w:date="2017-11-18T23:32:00Z">
              <w:rPr/>
            </w:rPrChange>
          </w:rPr>
          <w:delText xml:space="preserve">- </w:delText>
        </w:r>
      </w:del>
      <w:r w:rsidRPr="00B0570F">
        <w:rPr>
          <w:highlight w:val="yellow"/>
          <w:rPrChange w:id="53" w:author="Raghda Wahdan" w:date="2017-11-18T23:32:00Z">
            <w:rPr/>
          </w:rPrChange>
        </w:rPr>
        <w:t>ferent</w:t>
      </w:r>
      <w:r w:rsidRPr="00B0570F">
        <w:rPr>
          <w:spacing w:val="-19"/>
          <w:highlight w:val="yellow"/>
          <w:rPrChange w:id="54" w:author="Raghda Wahdan" w:date="2017-11-18T23:32:00Z">
            <w:rPr>
              <w:spacing w:val="-19"/>
            </w:rPr>
          </w:rPrChange>
        </w:rPr>
        <w:t xml:space="preserve"> </w:t>
      </w:r>
      <w:r w:rsidRPr="00B0570F">
        <w:rPr>
          <w:highlight w:val="yellow"/>
          <w:rPrChange w:id="55" w:author="Raghda Wahdan" w:date="2017-11-18T23:32:00Z">
            <w:rPr/>
          </w:rPrChange>
        </w:rPr>
        <w:t>slot</w:t>
      </w:r>
      <w:r w:rsidRPr="00B0570F">
        <w:rPr>
          <w:spacing w:val="-19"/>
          <w:highlight w:val="yellow"/>
          <w:rPrChange w:id="56" w:author="Raghda Wahdan" w:date="2017-11-18T23:32:00Z">
            <w:rPr>
              <w:spacing w:val="-19"/>
            </w:rPr>
          </w:rPrChange>
        </w:rPr>
        <w:t xml:space="preserve"> </w:t>
      </w:r>
      <w:r w:rsidRPr="00B0570F">
        <w:rPr>
          <w:highlight w:val="yellow"/>
          <w:rPrChange w:id="57" w:author="Raghda Wahdan" w:date="2017-11-18T23:32:00Z">
            <w:rPr/>
          </w:rPrChange>
        </w:rPr>
        <w:t>durations.</w:t>
      </w:r>
      <w:r w:rsidRPr="00B0570F">
        <w:rPr>
          <w:spacing w:val="-4"/>
          <w:highlight w:val="yellow"/>
          <w:rPrChange w:id="58" w:author="Raghda Wahdan" w:date="2017-11-18T23:32:00Z">
            <w:rPr>
              <w:spacing w:val="-4"/>
            </w:rPr>
          </w:rPrChange>
        </w:rPr>
        <w:t xml:space="preserve"> </w:t>
      </w:r>
      <w:r w:rsidRPr="00B0570F">
        <w:rPr>
          <w:spacing w:val="-7"/>
          <w:highlight w:val="yellow"/>
          <w:rPrChange w:id="59" w:author="Raghda Wahdan" w:date="2017-11-18T23:32:00Z">
            <w:rPr>
              <w:spacing w:val="-7"/>
            </w:rPr>
          </w:rPrChange>
        </w:rPr>
        <w:t>For</w:t>
      </w:r>
      <w:r w:rsidRPr="00B0570F">
        <w:rPr>
          <w:spacing w:val="-19"/>
          <w:highlight w:val="yellow"/>
          <w:rPrChange w:id="60" w:author="Raghda Wahdan" w:date="2017-11-18T23:32:00Z">
            <w:rPr>
              <w:spacing w:val="-19"/>
            </w:rPr>
          </w:rPrChange>
        </w:rPr>
        <w:t xml:space="preserve"> </w:t>
      </w:r>
      <w:r w:rsidRPr="00B0570F">
        <w:rPr>
          <w:highlight w:val="yellow"/>
          <w:rPrChange w:id="61" w:author="Raghda Wahdan" w:date="2017-11-18T23:32:00Z">
            <w:rPr/>
          </w:rPrChange>
        </w:rPr>
        <w:t>this,</w:t>
      </w:r>
      <w:r w:rsidRPr="00B0570F">
        <w:rPr>
          <w:spacing w:val="-19"/>
          <w:highlight w:val="yellow"/>
          <w:rPrChange w:id="62" w:author="Raghda Wahdan" w:date="2017-11-18T23:32:00Z">
            <w:rPr>
              <w:spacing w:val="-19"/>
            </w:rPr>
          </w:rPrChange>
        </w:rPr>
        <w:t xml:space="preserve"> </w:t>
      </w:r>
      <w:r w:rsidRPr="00B0570F">
        <w:rPr>
          <w:spacing w:val="-4"/>
          <w:highlight w:val="yellow"/>
          <w:rPrChange w:id="63" w:author="Raghda Wahdan" w:date="2017-11-18T23:32:00Z">
            <w:rPr>
              <w:spacing w:val="-4"/>
            </w:rPr>
          </w:rPrChange>
        </w:rPr>
        <w:t>we</w:t>
      </w:r>
      <w:r w:rsidRPr="00B0570F">
        <w:rPr>
          <w:spacing w:val="-19"/>
          <w:highlight w:val="yellow"/>
          <w:rPrChange w:id="64" w:author="Raghda Wahdan" w:date="2017-11-18T23:32:00Z">
            <w:rPr>
              <w:spacing w:val="-19"/>
            </w:rPr>
          </w:rPrChange>
        </w:rPr>
        <w:t xml:space="preserve"> </w:t>
      </w:r>
      <w:r w:rsidRPr="00B0570F">
        <w:rPr>
          <w:highlight w:val="yellow"/>
          <w:rPrChange w:id="65" w:author="Raghda Wahdan" w:date="2017-11-18T23:32:00Z">
            <w:rPr/>
          </w:rPrChange>
        </w:rPr>
        <w:t>will</w:t>
      </w:r>
      <w:r w:rsidRPr="00B0570F">
        <w:rPr>
          <w:spacing w:val="-19"/>
          <w:highlight w:val="yellow"/>
          <w:rPrChange w:id="66" w:author="Raghda Wahdan" w:date="2017-11-18T23:32:00Z">
            <w:rPr>
              <w:spacing w:val="-19"/>
            </w:rPr>
          </w:rPrChange>
        </w:rPr>
        <w:t xml:space="preserve"> </w:t>
      </w:r>
      <w:r w:rsidRPr="00B0570F">
        <w:rPr>
          <w:highlight w:val="yellow"/>
          <w:rPrChange w:id="67" w:author="Raghda Wahdan" w:date="2017-11-18T23:32:00Z">
            <w:rPr/>
          </w:rPrChange>
        </w:rPr>
        <w:t>introduce</w:t>
      </w:r>
      <w:r w:rsidRPr="00B0570F">
        <w:rPr>
          <w:spacing w:val="-19"/>
          <w:highlight w:val="yellow"/>
          <w:rPrChange w:id="68" w:author="Raghda Wahdan" w:date="2017-11-18T23:32:00Z">
            <w:rPr>
              <w:spacing w:val="-19"/>
            </w:rPr>
          </w:rPrChange>
        </w:rPr>
        <w:t xml:space="preserve"> </w:t>
      </w:r>
      <w:r w:rsidRPr="00B0570F">
        <w:rPr>
          <w:highlight w:val="yellow"/>
          <w:rPrChange w:id="69" w:author="Raghda Wahdan" w:date="2017-11-18T23:32:00Z">
            <w:rPr/>
          </w:rPrChange>
        </w:rPr>
        <w:t>the</w:t>
      </w:r>
      <w:r w:rsidRPr="00B0570F">
        <w:rPr>
          <w:spacing w:val="-19"/>
          <w:highlight w:val="yellow"/>
          <w:rPrChange w:id="70" w:author="Raghda Wahdan" w:date="2017-11-18T23:32:00Z">
            <w:rPr>
              <w:spacing w:val="-19"/>
            </w:rPr>
          </w:rPrChange>
        </w:rPr>
        <w:t xml:space="preserve"> </w:t>
      </w:r>
      <w:r w:rsidRPr="00B0570F">
        <w:rPr>
          <w:highlight w:val="yellow"/>
          <w:rPrChange w:id="71" w:author="Raghda Wahdan" w:date="2017-11-18T23:32:00Z">
            <w:rPr/>
          </w:rPrChange>
        </w:rPr>
        <w:t>reading</w:t>
      </w:r>
      <w:r w:rsidRPr="00B0570F">
        <w:rPr>
          <w:spacing w:val="-19"/>
          <w:highlight w:val="yellow"/>
          <w:rPrChange w:id="72" w:author="Raghda Wahdan" w:date="2017-11-18T23:32:00Z">
            <w:rPr>
              <w:spacing w:val="-19"/>
            </w:rPr>
          </w:rPrChange>
        </w:rPr>
        <w:t xml:space="preserve"> </w:t>
      </w:r>
      <w:r w:rsidRPr="00B0570F">
        <w:rPr>
          <w:highlight w:val="yellow"/>
          <w:rPrChange w:id="73" w:author="Raghda Wahdan" w:date="2017-11-18T23:32:00Z">
            <w:rPr/>
          </w:rPrChange>
        </w:rPr>
        <w:t>efficiency</w:t>
      </w:r>
      <w:r w:rsidRPr="00B0570F">
        <w:rPr>
          <w:spacing w:val="-19"/>
          <w:highlight w:val="yellow"/>
          <w:rPrChange w:id="74" w:author="Raghda Wahdan" w:date="2017-11-18T23:32:00Z">
            <w:rPr>
              <w:spacing w:val="-19"/>
            </w:rPr>
          </w:rPrChange>
        </w:rPr>
        <w:t xml:space="preserve"> </w:t>
      </w:r>
      <w:r w:rsidRPr="00B0570F">
        <w:rPr>
          <w:highlight w:val="yellow"/>
          <w:rPrChange w:id="75" w:author="Raghda Wahdan" w:date="2017-11-18T23:32:00Z">
            <w:rPr/>
          </w:rPrChange>
        </w:rPr>
        <w:t>to</w:t>
      </w:r>
      <w:r w:rsidRPr="00B0570F">
        <w:rPr>
          <w:spacing w:val="-19"/>
          <w:highlight w:val="yellow"/>
          <w:rPrChange w:id="76" w:author="Raghda Wahdan" w:date="2017-11-18T23:32:00Z">
            <w:rPr>
              <w:spacing w:val="-19"/>
            </w:rPr>
          </w:rPrChange>
        </w:rPr>
        <w:t xml:space="preserve"> </w:t>
      </w:r>
      <w:r w:rsidRPr="00B0570F">
        <w:rPr>
          <w:spacing w:val="-4"/>
          <w:highlight w:val="yellow"/>
          <w:rPrChange w:id="77" w:author="Raghda Wahdan" w:date="2017-11-18T23:32:00Z">
            <w:rPr>
              <w:spacing w:val="-4"/>
            </w:rPr>
          </w:rPrChange>
        </w:rPr>
        <w:t xml:space="preserve">have </w:t>
      </w:r>
      <w:r w:rsidRPr="00B0570F">
        <w:rPr>
          <w:highlight w:val="yellow"/>
          <w:rPrChange w:id="78" w:author="Raghda Wahdan" w:date="2017-11-18T23:32:00Z">
            <w:rPr/>
          </w:rPrChange>
        </w:rPr>
        <w:t>a</w:t>
      </w:r>
      <w:r w:rsidRPr="00B0570F">
        <w:rPr>
          <w:spacing w:val="-24"/>
          <w:highlight w:val="yellow"/>
          <w:rPrChange w:id="79" w:author="Raghda Wahdan" w:date="2017-11-18T23:32:00Z">
            <w:rPr>
              <w:spacing w:val="-24"/>
            </w:rPr>
          </w:rPrChange>
        </w:rPr>
        <w:t xml:space="preserve"> </w:t>
      </w:r>
      <w:r w:rsidRPr="00B0570F">
        <w:rPr>
          <w:highlight w:val="yellow"/>
          <w:rPrChange w:id="80" w:author="Raghda Wahdan" w:date="2017-11-18T23:32:00Z">
            <w:rPr/>
          </w:rPrChange>
        </w:rPr>
        <w:t>new</w:t>
      </w:r>
      <w:r w:rsidRPr="00B0570F">
        <w:rPr>
          <w:spacing w:val="-24"/>
          <w:highlight w:val="yellow"/>
          <w:rPrChange w:id="81" w:author="Raghda Wahdan" w:date="2017-11-18T23:32:00Z">
            <w:rPr>
              <w:spacing w:val="-24"/>
            </w:rPr>
          </w:rPrChange>
        </w:rPr>
        <w:t xml:space="preserve"> </w:t>
      </w:r>
      <w:r w:rsidRPr="00B0570F">
        <w:rPr>
          <w:highlight w:val="yellow"/>
          <w:rPrChange w:id="82" w:author="Raghda Wahdan" w:date="2017-11-18T23:32:00Z">
            <w:rPr/>
          </w:rPrChange>
        </w:rPr>
        <w:t>performance</w:t>
      </w:r>
      <w:r w:rsidRPr="00B0570F">
        <w:rPr>
          <w:spacing w:val="-24"/>
          <w:highlight w:val="yellow"/>
          <w:rPrChange w:id="83" w:author="Raghda Wahdan" w:date="2017-11-18T23:32:00Z">
            <w:rPr>
              <w:spacing w:val="-24"/>
            </w:rPr>
          </w:rPrChange>
        </w:rPr>
        <w:t xml:space="preserve"> </w:t>
      </w:r>
      <w:r w:rsidRPr="00B0570F">
        <w:rPr>
          <w:highlight w:val="yellow"/>
          <w:rPrChange w:id="84" w:author="Raghda Wahdan" w:date="2017-11-18T23:32:00Z">
            <w:rPr/>
          </w:rPrChange>
        </w:rPr>
        <w:t>metric</w:t>
      </w:r>
      <w:r w:rsidRPr="00B0570F">
        <w:rPr>
          <w:spacing w:val="-24"/>
          <w:highlight w:val="yellow"/>
          <w:rPrChange w:id="85" w:author="Raghda Wahdan" w:date="2017-11-18T23:32:00Z">
            <w:rPr>
              <w:spacing w:val="-24"/>
            </w:rPr>
          </w:rPrChange>
        </w:rPr>
        <w:t xml:space="preserve"> </w:t>
      </w:r>
      <w:r w:rsidRPr="00B0570F">
        <w:rPr>
          <w:highlight w:val="yellow"/>
          <w:rPrChange w:id="86" w:author="Raghda Wahdan" w:date="2017-11-18T23:32:00Z">
            <w:rPr/>
          </w:rPrChange>
        </w:rPr>
        <w:t>called</w:t>
      </w:r>
      <w:r w:rsidRPr="00B0570F">
        <w:rPr>
          <w:spacing w:val="-24"/>
          <w:highlight w:val="yellow"/>
          <w:rPrChange w:id="87" w:author="Raghda Wahdan" w:date="2017-11-18T23:32:00Z">
            <w:rPr>
              <w:spacing w:val="-24"/>
            </w:rPr>
          </w:rPrChange>
        </w:rPr>
        <w:t xml:space="preserve"> </w:t>
      </w:r>
      <w:r w:rsidRPr="00B0570F">
        <w:rPr>
          <w:highlight w:val="yellow"/>
          <w:rPrChange w:id="88" w:author="Raghda Wahdan" w:date="2017-11-18T23:32:00Z">
            <w:rPr/>
          </w:rPrChange>
        </w:rPr>
        <w:t>time</w:t>
      </w:r>
      <w:r w:rsidRPr="00B0570F">
        <w:rPr>
          <w:spacing w:val="-24"/>
          <w:highlight w:val="yellow"/>
          <w:rPrChange w:id="89" w:author="Raghda Wahdan" w:date="2017-11-18T23:32:00Z">
            <w:rPr>
              <w:spacing w:val="-24"/>
            </w:rPr>
          </w:rPrChange>
        </w:rPr>
        <w:t xml:space="preserve"> </w:t>
      </w:r>
      <w:r w:rsidRPr="00B0570F">
        <w:rPr>
          <w:spacing w:val="-4"/>
          <w:highlight w:val="yellow"/>
          <w:rPrChange w:id="90" w:author="Raghda Wahdan" w:date="2017-11-18T23:32:00Z">
            <w:rPr>
              <w:spacing w:val="-4"/>
            </w:rPr>
          </w:rPrChange>
        </w:rPr>
        <w:t>aware</w:t>
      </w:r>
      <w:r w:rsidRPr="00B0570F">
        <w:rPr>
          <w:spacing w:val="-24"/>
          <w:highlight w:val="yellow"/>
          <w:rPrChange w:id="91" w:author="Raghda Wahdan" w:date="2017-11-18T23:32:00Z">
            <w:rPr>
              <w:spacing w:val="-24"/>
            </w:rPr>
          </w:rPrChange>
        </w:rPr>
        <w:t xml:space="preserve"> </w:t>
      </w:r>
      <w:r w:rsidRPr="00B0570F">
        <w:rPr>
          <w:highlight w:val="yellow"/>
          <w:rPrChange w:id="92" w:author="Raghda Wahdan" w:date="2017-11-18T23:32:00Z">
            <w:rPr/>
          </w:rPrChange>
        </w:rPr>
        <w:t>reading</w:t>
      </w:r>
      <w:r w:rsidRPr="00B0570F">
        <w:rPr>
          <w:spacing w:val="-24"/>
          <w:highlight w:val="yellow"/>
          <w:rPrChange w:id="93" w:author="Raghda Wahdan" w:date="2017-11-18T23:32:00Z">
            <w:rPr>
              <w:spacing w:val="-24"/>
            </w:rPr>
          </w:rPrChange>
        </w:rPr>
        <w:t xml:space="preserve"> </w:t>
      </w:r>
      <w:r w:rsidRPr="00B0570F">
        <w:rPr>
          <w:highlight w:val="yellow"/>
          <w:rPrChange w:id="94" w:author="Raghda Wahdan" w:date="2017-11-18T23:32:00Z">
            <w:rPr/>
          </w:rPrChange>
        </w:rPr>
        <w:t>efficiency.</w:t>
      </w:r>
      <w:r w:rsidRPr="00B0570F">
        <w:rPr>
          <w:spacing w:val="-5"/>
          <w:highlight w:val="yellow"/>
          <w:rPrChange w:id="95" w:author="Raghda Wahdan" w:date="2017-11-18T23:32:00Z">
            <w:rPr>
              <w:spacing w:val="-5"/>
            </w:rPr>
          </w:rPrChange>
        </w:rPr>
        <w:t xml:space="preserve"> </w:t>
      </w:r>
      <w:r w:rsidRPr="00B0570F">
        <w:rPr>
          <w:highlight w:val="yellow"/>
          <w:rPrChange w:id="96" w:author="Raghda Wahdan" w:date="2017-11-18T23:32:00Z">
            <w:rPr/>
          </w:rPrChange>
        </w:rPr>
        <w:t>Afterwards,</w:t>
      </w:r>
      <w:r w:rsidRPr="00B0570F">
        <w:rPr>
          <w:spacing w:val="-23"/>
          <w:highlight w:val="yellow"/>
          <w:rPrChange w:id="97" w:author="Raghda Wahdan" w:date="2017-11-18T23:32:00Z">
            <w:rPr>
              <w:spacing w:val="-23"/>
            </w:rPr>
          </w:rPrChange>
        </w:rPr>
        <w:t xml:space="preserve"> </w:t>
      </w:r>
      <w:r w:rsidRPr="00B0570F">
        <w:rPr>
          <w:highlight w:val="yellow"/>
          <w:rPrChange w:id="98" w:author="Raghda Wahdan" w:date="2017-11-18T23:32:00Z">
            <w:rPr/>
          </w:rPrChange>
        </w:rPr>
        <w:t>a new</w:t>
      </w:r>
      <w:r w:rsidRPr="00B0570F">
        <w:rPr>
          <w:spacing w:val="-26"/>
          <w:highlight w:val="yellow"/>
          <w:rPrChange w:id="99" w:author="Raghda Wahdan" w:date="2017-11-18T23:32:00Z">
            <w:rPr>
              <w:spacing w:val="-26"/>
            </w:rPr>
          </w:rPrChange>
        </w:rPr>
        <w:t xml:space="preserve"> </w:t>
      </w:r>
      <w:r w:rsidRPr="00B0570F">
        <w:rPr>
          <w:highlight w:val="yellow"/>
          <w:rPrChange w:id="100" w:author="Raghda Wahdan" w:date="2017-11-18T23:32:00Z">
            <w:rPr/>
          </w:rPrChange>
        </w:rPr>
        <w:t>closed</w:t>
      </w:r>
      <w:r w:rsidRPr="00B0570F">
        <w:rPr>
          <w:spacing w:val="-26"/>
          <w:highlight w:val="yellow"/>
          <w:rPrChange w:id="101" w:author="Raghda Wahdan" w:date="2017-11-18T23:32:00Z">
            <w:rPr>
              <w:spacing w:val="-26"/>
            </w:rPr>
          </w:rPrChange>
        </w:rPr>
        <w:t xml:space="preserve"> </w:t>
      </w:r>
      <w:r w:rsidRPr="00B0570F">
        <w:rPr>
          <w:highlight w:val="yellow"/>
          <w:rPrChange w:id="102" w:author="Raghda Wahdan" w:date="2017-11-18T23:32:00Z">
            <w:rPr/>
          </w:rPrChange>
        </w:rPr>
        <w:t>form</w:t>
      </w:r>
      <w:r w:rsidRPr="00B0570F">
        <w:rPr>
          <w:spacing w:val="-26"/>
          <w:highlight w:val="yellow"/>
          <w:rPrChange w:id="103" w:author="Raghda Wahdan" w:date="2017-11-18T23:32:00Z">
            <w:rPr>
              <w:spacing w:val="-26"/>
            </w:rPr>
          </w:rPrChange>
        </w:rPr>
        <w:t xml:space="preserve"> </w:t>
      </w:r>
      <w:r w:rsidRPr="00B0570F">
        <w:rPr>
          <w:highlight w:val="yellow"/>
          <w:rPrChange w:id="104" w:author="Raghda Wahdan" w:date="2017-11-18T23:32:00Z">
            <w:rPr/>
          </w:rPrChange>
        </w:rPr>
        <w:t>solution</w:t>
      </w:r>
      <w:r w:rsidRPr="00B0570F">
        <w:rPr>
          <w:spacing w:val="-26"/>
          <w:highlight w:val="yellow"/>
          <w:rPrChange w:id="105" w:author="Raghda Wahdan" w:date="2017-11-18T23:32:00Z">
            <w:rPr>
              <w:spacing w:val="-26"/>
            </w:rPr>
          </w:rPrChange>
        </w:rPr>
        <w:t xml:space="preserve"> </w:t>
      </w:r>
      <w:r w:rsidRPr="00B0570F">
        <w:rPr>
          <w:highlight w:val="yellow"/>
          <w:rPrChange w:id="106" w:author="Raghda Wahdan" w:date="2017-11-18T23:32:00Z">
            <w:rPr/>
          </w:rPrChange>
        </w:rPr>
        <w:t>for</w:t>
      </w:r>
      <w:r w:rsidRPr="00B0570F">
        <w:rPr>
          <w:spacing w:val="-26"/>
          <w:highlight w:val="yellow"/>
          <w:rPrChange w:id="107" w:author="Raghda Wahdan" w:date="2017-11-18T23:32:00Z">
            <w:rPr>
              <w:spacing w:val="-26"/>
            </w:rPr>
          </w:rPrChange>
        </w:rPr>
        <w:t xml:space="preserve"> </w:t>
      </w:r>
      <w:r w:rsidRPr="00B0570F">
        <w:rPr>
          <w:highlight w:val="yellow"/>
          <w:rPrChange w:id="108" w:author="Raghda Wahdan" w:date="2017-11-18T23:32:00Z">
            <w:rPr/>
          </w:rPrChange>
        </w:rPr>
        <w:t>the</w:t>
      </w:r>
      <w:r w:rsidRPr="00B0570F">
        <w:rPr>
          <w:spacing w:val="-26"/>
          <w:highlight w:val="yellow"/>
          <w:rPrChange w:id="109" w:author="Raghda Wahdan" w:date="2017-11-18T23:32:00Z">
            <w:rPr>
              <w:spacing w:val="-26"/>
            </w:rPr>
          </w:rPrChange>
        </w:rPr>
        <w:t xml:space="preserve"> </w:t>
      </w:r>
      <w:r w:rsidRPr="00B0570F">
        <w:rPr>
          <w:highlight w:val="yellow"/>
          <w:rPrChange w:id="110" w:author="Raghda Wahdan" w:date="2017-11-18T23:32:00Z">
            <w:rPr/>
          </w:rPrChange>
        </w:rPr>
        <w:t>optimum</w:t>
      </w:r>
      <w:r w:rsidRPr="00B0570F">
        <w:rPr>
          <w:spacing w:val="-26"/>
          <w:highlight w:val="yellow"/>
          <w:rPrChange w:id="111" w:author="Raghda Wahdan" w:date="2017-11-18T23:32:00Z">
            <w:rPr>
              <w:spacing w:val="-26"/>
            </w:rPr>
          </w:rPrChange>
        </w:rPr>
        <w:t xml:space="preserve"> </w:t>
      </w:r>
      <w:r w:rsidRPr="00B0570F">
        <w:rPr>
          <w:highlight w:val="yellow"/>
          <w:rPrChange w:id="112" w:author="Raghda Wahdan" w:date="2017-11-18T23:32:00Z">
            <w:rPr/>
          </w:rPrChange>
        </w:rPr>
        <w:t>frame</w:t>
      </w:r>
      <w:r w:rsidRPr="00B0570F">
        <w:rPr>
          <w:spacing w:val="-26"/>
          <w:highlight w:val="yellow"/>
          <w:rPrChange w:id="113" w:author="Raghda Wahdan" w:date="2017-11-18T23:32:00Z">
            <w:rPr>
              <w:spacing w:val="-26"/>
            </w:rPr>
          </w:rPrChange>
        </w:rPr>
        <w:t xml:space="preserve"> </w:t>
      </w:r>
      <w:r w:rsidRPr="00B0570F">
        <w:rPr>
          <w:highlight w:val="yellow"/>
          <w:rPrChange w:id="114" w:author="Raghda Wahdan" w:date="2017-11-18T23:32:00Z">
            <w:rPr/>
          </w:rPrChange>
        </w:rPr>
        <w:t>length,</w:t>
      </w:r>
      <w:r w:rsidRPr="00B0570F">
        <w:rPr>
          <w:spacing w:val="-25"/>
          <w:highlight w:val="yellow"/>
          <w:rPrChange w:id="115" w:author="Raghda Wahdan" w:date="2017-11-18T23:32:00Z">
            <w:rPr>
              <w:spacing w:val="-25"/>
            </w:rPr>
          </w:rPrChange>
        </w:rPr>
        <w:t xml:space="preserve"> </w:t>
      </w:r>
      <w:r w:rsidRPr="00B0570F">
        <w:rPr>
          <w:highlight w:val="yellow"/>
          <w:rPrChange w:id="116" w:author="Raghda Wahdan" w:date="2017-11-18T23:32:00Z">
            <w:rPr/>
          </w:rPrChange>
        </w:rPr>
        <w:t>which</w:t>
      </w:r>
      <w:r w:rsidRPr="00B0570F">
        <w:rPr>
          <w:spacing w:val="-26"/>
          <w:highlight w:val="yellow"/>
          <w:rPrChange w:id="117" w:author="Raghda Wahdan" w:date="2017-11-18T23:32:00Z">
            <w:rPr>
              <w:spacing w:val="-26"/>
            </w:rPr>
          </w:rPrChange>
        </w:rPr>
        <w:t xml:space="preserve"> </w:t>
      </w:r>
      <w:r w:rsidRPr="00B0570F">
        <w:rPr>
          <w:highlight w:val="yellow"/>
          <w:rPrChange w:id="118" w:author="Raghda Wahdan" w:date="2017-11-18T23:32:00Z">
            <w:rPr/>
          </w:rPrChange>
        </w:rPr>
        <w:t>maximizes</w:t>
      </w:r>
      <w:r w:rsidRPr="00B0570F">
        <w:rPr>
          <w:spacing w:val="-26"/>
          <w:highlight w:val="yellow"/>
          <w:rPrChange w:id="119" w:author="Raghda Wahdan" w:date="2017-11-18T23:32:00Z">
            <w:rPr>
              <w:spacing w:val="-26"/>
            </w:rPr>
          </w:rPrChange>
        </w:rPr>
        <w:t xml:space="preserve"> </w:t>
      </w:r>
      <w:r w:rsidRPr="00B0570F">
        <w:rPr>
          <w:highlight w:val="yellow"/>
          <w:rPrChange w:id="120" w:author="Raghda Wahdan" w:date="2017-11-18T23:32:00Z">
            <w:rPr/>
          </w:rPrChange>
        </w:rPr>
        <w:t>the reading</w:t>
      </w:r>
      <w:r w:rsidRPr="00B0570F">
        <w:rPr>
          <w:spacing w:val="-21"/>
          <w:highlight w:val="yellow"/>
          <w:rPrChange w:id="121" w:author="Raghda Wahdan" w:date="2017-11-18T23:32:00Z">
            <w:rPr>
              <w:spacing w:val="-21"/>
            </w:rPr>
          </w:rPrChange>
        </w:rPr>
        <w:t xml:space="preserve"> </w:t>
      </w:r>
      <w:r w:rsidRPr="00B0570F">
        <w:rPr>
          <w:highlight w:val="yellow"/>
          <w:rPrChange w:id="122" w:author="Raghda Wahdan" w:date="2017-11-18T23:32:00Z">
            <w:rPr/>
          </w:rPrChange>
        </w:rPr>
        <w:t>efficiency,</w:t>
      </w:r>
      <w:r w:rsidRPr="00B0570F">
        <w:rPr>
          <w:spacing w:val="-21"/>
          <w:highlight w:val="yellow"/>
          <w:rPrChange w:id="123" w:author="Raghda Wahdan" w:date="2017-11-18T23:32:00Z">
            <w:rPr>
              <w:spacing w:val="-21"/>
            </w:rPr>
          </w:rPrChange>
        </w:rPr>
        <w:t xml:space="preserve"> </w:t>
      </w:r>
      <w:r w:rsidRPr="00B0570F">
        <w:rPr>
          <w:highlight w:val="yellow"/>
          <w:rPrChange w:id="124" w:author="Raghda Wahdan" w:date="2017-11-18T23:32:00Z">
            <w:rPr/>
          </w:rPrChange>
        </w:rPr>
        <w:t>is</w:t>
      </w:r>
      <w:r w:rsidRPr="00B0570F">
        <w:rPr>
          <w:spacing w:val="-21"/>
          <w:highlight w:val="yellow"/>
          <w:rPrChange w:id="125" w:author="Raghda Wahdan" w:date="2017-11-18T23:32:00Z">
            <w:rPr>
              <w:spacing w:val="-21"/>
            </w:rPr>
          </w:rPrChange>
        </w:rPr>
        <w:t xml:space="preserve"> </w:t>
      </w:r>
      <w:r w:rsidRPr="00B0570F">
        <w:rPr>
          <w:highlight w:val="yellow"/>
          <w:rPrChange w:id="126" w:author="Raghda Wahdan" w:date="2017-11-18T23:32:00Z">
            <w:rPr/>
          </w:rPrChange>
        </w:rPr>
        <w:t>proposed.</w:t>
      </w:r>
      <w:r w:rsidRPr="00B0570F">
        <w:rPr>
          <w:spacing w:val="-6"/>
          <w:highlight w:val="yellow"/>
          <w:rPrChange w:id="127" w:author="Raghda Wahdan" w:date="2017-11-18T23:32:00Z">
            <w:rPr>
              <w:spacing w:val="-6"/>
            </w:rPr>
          </w:rPrChange>
        </w:rPr>
        <w:t xml:space="preserve"> </w:t>
      </w:r>
      <w:r w:rsidRPr="00B0570F">
        <w:rPr>
          <w:highlight w:val="yellow"/>
          <w:rPrChange w:id="128" w:author="Raghda Wahdan" w:date="2017-11-18T23:32:00Z">
            <w:rPr/>
          </w:rPrChange>
        </w:rPr>
        <w:t>In</w:t>
      </w:r>
      <w:r w:rsidRPr="00B0570F">
        <w:rPr>
          <w:spacing w:val="-21"/>
          <w:highlight w:val="yellow"/>
          <w:rPrChange w:id="129" w:author="Raghda Wahdan" w:date="2017-11-18T23:32:00Z">
            <w:rPr>
              <w:spacing w:val="-21"/>
            </w:rPr>
          </w:rPrChange>
        </w:rPr>
        <w:t xml:space="preserve"> </w:t>
      </w:r>
      <w:r w:rsidRPr="00B0570F">
        <w:rPr>
          <w:highlight w:val="yellow"/>
          <w:rPrChange w:id="130" w:author="Raghda Wahdan" w:date="2017-11-18T23:32:00Z">
            <w:rPr/>
          </w:rPrChange>
        </w:rPr>
        <w:t>section</w:t>
      </w:r>
      <w:r w:rsidRPr="00B0570F">
        <w:rPr>
          <w:spacing w:val="-21"/>
          <w:highlight w:val="yellow"/>
          <w:rPrChange w:id="131" w:author="Raghda Wahdan" w:date="2017-11-18T23:32:00Z">
            <w:rPr>
              <w:spacing w:val="-21"/>
            </w:rPr>
          </w:rPrChange>
        </w:rPr>
        <w:t xml:space="preserve"> </w:t>
      </w:r>
      <w:r w:rsidRPr="00B0570F">
        <w:rPr>
          <w:highlight w:val="yellow"/>
          <w:rPrChange w:id="132" w:author="Raghda Wahdan" w:date="2017-11-18T23:32:00Z">
            <w:rPr/>
          </w:rPrChange>
        </w:rPr>
        <w:t>2,</w:t>
      </w:r>
      <w:r w:rsidRPr="00B0570F">
        <w:rPr>
          <w:spacing w:val="-21"/>
          <w:highlight w:val="yellow"/>
          <w:rPrChange w:id="133" w:author="Raghda Wahdan" w:date="2017-11-18T23:32:00Z">
            <w:rPr>
              <w:spacing w:val="-21"/>
            </w:rPr>
          </w:rPrChange>
        </w:rPr>
        <w:t xml:space="preserve"> </w:t>
      </w:r>
      <w:r w:rsidRPr="00B0570F">
        <w:rPr>
          <w:highlight w:val="yellow"/>
          <w:rPrChange w:id="134" w:author="Raghda Wahdan" w:date="2017-11-18T23:32:00Z">
            <w:rPr/>
          </w:rPrChange>
        </w:rPr>
        <w:t>the</w:t>
      </w:r>
      <w:r w:rsidRPr="00B0570F">
        <w:rPr>
          <w:spacing w:val="-21"/>
          <w:highlight w:val="yellow"/>
          <w:rPrChange w:id="135" w:author="Raghda Wahdan" w:date="2017-11-18T23:32:00Z">
            <w:rPr>
              <w:spacing w:val="-21"/>
            </w:rPr>
          </w:rPrChange>
        </w:rPr>
        <w:t xml:space="preserve"> </w:t>
      </w:r>
      <w:r w:rsidRPr="00B0570F">
        <w:rPr>
          <w:highlight w:val="yellow"/>
          <w:rPrChange w:id="136" w:author="Raghda Wahdan" w:date="2017-11-18T23:32:00Z">
            <w:rPr/>
          </w:rPrChange>
        </w:rPr>
        <w:t>effect</w:t>
      </w:r>
      <w:r w:rsidRPr="00B0570F">
        <w:rPr>
          <w:spacing w:val="-21"/>
          <w:highlight w:val="yellow"/>
          <w:rPrChange w:id="137" w:author="Raghda Wahdan" w:date="2017-11-18T23:32:00Z">
            <w:rPr>
              <w:spacing w:val="-21"/>
            </w:rPr>
          </w:rPrChange>
        </w:rPr>
        <w:t xml:space="preserve"> </w:t>
      </w:r>
      <w:r w:rsidRPr="00B0570F">
        <w:rPr>
          <w:highlight w:val="yellow"/>
          <w:rPrChange w:id="138" w:author="Raghda Wahdan" w:date="2017-11-18T23:32:00Z">
            <w:rPr/>
          </w:rPrChange>
        </w:rPr>
        <w:t>of</w:t>
      </w:r>
      <w:r w:rsidRPr="00B0570F">
        <w:rPr>
          <w:spacing w:val="-21"/>
          <w:highlight w:val="yellow"/>
          <w:rPrChange w:id="139" w:author="Raghda Wahdan" w:date="2017-11-18T23:32:00Z">
            <w:rPr>
              <w:spacing w:val="-21"/>
            </w:rPr>
          </w:rPrChange>
        </w:rPr>
        <w:t xml:space="preserve"> </w:t>
      </w:r>
      <w:r w:rsidRPr="00B0570F">
        <w:rPr>
          <w:highlight w:val="yellow"/>
          <w:rPrChange w:id="140" w:author="Raghda Wahdan" w:date="2017-11-18T23:32:00Z">
            <w:rPr/>
          </w:rPrChange>
        </w:rPr>
        <w:t>the</w:t>
      </w:r>
      <w:r w:rsidRPr="00B0570F">
        <w:rPr>
          <w:spacing w:val="-21"/>
          <w:highlight w:val="yellow"/>
          <w:rPrChange w:id="141" w:author="Raghda Wahdan" w:date="2017-11-18T23:32:00Z">
            <w:rPr>
              <w:spacing w:val="-21"/>
            </w:rPr>
          </w:rPrChange>
        </w:rPr>
        <w:t xml:space="preserve"> </w:t>
      </w:r>
      <w:r w:rsidRPr="00B0570F">
        <w:rPr>
          <w:highlight w:val="yellow"/>
          <w:rPrChange w:id="142" w:author="Raghda Wahdan" w:date="2017-11-18T23:32:00Z">
            <w:rPr/>
          </w:rPrChange>
        </w:rPr>
        <w:t>collision</w:t>
      </w:r>
      <w:r w:rsidRPr="00B0570F">
        <w:rPr>
          <w:spacing w:val="-21"/>
          <w:highlight w:val="yellow"/>
          <w:rPrChange w:id="143" w:author="Raghda Wahdan" w:date="2017-11-18T23:32:00Z">
            <w:rPr>
              <w:spacing w:val="-21"/>
            </w:rPr>
          </w:rPrChange>
        </w:rPr>
        <w:t xml:space="preserve"> </w:t>
      </w:r>
      <w:r w:rsidRPr="00B0570F">
        <w:rPr>
          <w:spacing w:val="-3"/>
          <w:highlight w:val="yellow"/>
          <w:rPrChange w:id="144" w:author="Raghda Wahdan" w:date="2017-11-18T23:32:00Z">
            <w:rPr>
              <w:spacing w:val="-3"/>
            </w:rPr>
          </w:rPrChange>
        </w:rPr>
        <w:t xml:space="preserve">recovery </w:t>
      </w:r>
      <w:r w:rsidRPr="00B0570F">
        <w:rPr>
          <w:highlight w:val="yellow"/>
          <w:rPrChange w:id="145" w:author="Raghda Wahdan" w:date="2017-11-18T23:32:00Z">
            <w:rPr/>
          </w:rPrChange>
        </w:rPr>
        <w:t>probability</w:t>
      </w:r>
      <w:r w:rsidRPr="00B0570F">
        <w:rPr>
          <w:spacing w:val="-26"/>
          <w:highlight w:val="yellow"/>
          <w:rPrChange w:id="146" w:author="Raghda Wahdan" w:date="2017-11-18T23:32:00Z">
            <w:rPr>
              <w:spacing w:val="-26"/>
            </w:rPr>
          </w:rPrChange>
        </w:rPr>
        <w:t xml:space="preserve"> </w:t>
      </w:r>
      <w:r w:rsidRPr="00B0570F">
        <w:rPr>
          <w:highlight w:val="yellow"/>
          <w:rPrChange w:id="147" w:author="Raghda Wahdan" w:date="2017-11-18T23:32:00Z">
            <w:rPr/>
          </w:rPrChange>
        </w:rPr>
        <w:t>with</w:t>
      </w:r>
      <w:r w:rsidRPr="00B0570F">
        <w:rPr>
          <w:spacing w:val="-26"/>
          <w:highlight w:val="yellow"/>
          <w:rPrChange w:id="148" w:author="Raghda Wahdan" w:date="2017-11-18T23:32:00Z">
            <w:rPr>
              <w:spacing w:val="-26"/>
            </w:rPr>
          </w:rPrChange>
        </w:rPr>
        <w:t xml:space="preserve"> </w:t>
      </w:r>
      <w:r w:rsidRPr="00B0570F">
        <w:rPr>
          <w:highlight w:val="yellow"/>
          <w:rPrChange w:id="149" w:author="Raghda Wahdan" w:date="2017-11-18T23:32:00Z">
            <w:rPr/>
          </w:rPrChange>
        </w:rPr>
        <w:t>constant</w:t>
      </w:r>
      <w:r w:rsidRPr="00B0570F">
        <w:rPr>
          <w:spacing w:val="-26"/>
          <w:highlight w:val="yellow"/>
          <w:rPrChange w:id="150" w:author="Raghda Wahdan" w:date="2017-11-18T23:32:00Z">
            <w:rPr>
              <w:spacing w:val="-26"/>
            </w:rPr>
          </w:rPrChange>
        </w:rPr>
        <w:t xml:space="preserve"> </w:t>
      </w:r>
      <w:r w:rsidRPr="00B0570F">
        <w:rPr>
          <w:highlight w:val="yellow"/>
          <w:rPrChange w:id="151" w:author="Raghda Wahdan" w:date="2017-11-18T23:32:00Z">
            <w:rPr/>
          </w:rPrChange>
        </w:rPr>
        <w:t>coefficients</w:t>
      </w:r>
      <w:r w:rsidRPr="00B0570F">
        <w:rPr>
          <w:spacing w:val="-26"/>
          <w:highlight w:val="yellow"/>
          <w:rPrChange w:id="152" w:author="Raghda Wahdan" w:date="2017-11-18T23:32:00Z">
            <w:rPr>
              <w:spacing w:val="-26"/>
            </w:rPr>
          </w:rPrChange>
        </w:rPr>
        <w:t xml:space="preserve"> </w:t>
      </w:r>
      <w:r w:rsidRPr="00B0570F">
        <w:rPr>
          <w:highlight w:val="yellow"/>
          <w:rPrChange w:id="153" w:author="Raghda Wahdan" w:date="2017-11-18T23:32:00Z">
            <w:rPr/>
          </w:rPrChange>
        </w:rPr>
        <w:t>in</w:t>
      </w:r>
      <w:r w:rsidRPr="00B0570F">
        <w:rPr>
          <w:spacing w:val="-26"/>
          <w:highlight w:val="yellow"/>
          <w:rPrChange w:id="154" w:author="Raghda Wahdan" w:date="2017-11-18T23:32:00Z">
            <w:rPr>
              <w:spacing w:val="-26"/>
            </w:rPr>
          </w:rPrChange>
        </w:rPr>
        <w:t xml:space="preserve"> </w:t>
      </w:r>
      <w:r w:rsidRPr="00B0570F">
        <w:rPr>
          <w:highlight w:val="yellow"/>
          <w:rPrChange w:id="155" w:author="Raghda Wahdan" w:date="2017-11-18T23:32:00Z">
            <w:rPr/>
          </w:rPrChange>
        </w:rPr>
        <w:t>addition</w:t>
      </w:r>
      <w:r w:rsidRPr="00B0570F">
        <w:rPr>
          <w:spacing w:val="-26"/>
          <w:highlight w:val="yellow"/>
          <w:rPrChange w:id="156" w:author="Raghda Wahdan" w:date="2017-11-18T23:32:00Z">
            <w:rPr>
              <w:spacing w:val="-26"/>
            </w:rPr>
          </w:rPrChange>
        </w:rPr>
        <w:t xml:space="preserve"> </w:t>
      </w:r>
      <w:r w:rsidRPr="00B0570F">
        <w:rPr>
          <w:highlight w:val="yellow"/>
          <w:rPrChange w:id="157" w:author="Raghda Wahdan" w:date="2017-11-18T23:32:00Z">
            <w:rPr/>
          </w:rPrChange>
        </w:rPr>
        <w:t>to</w:t>
      </w:r>
      <w:r w:rsidRPr="00B0570F">
        <w:rPr>
          <w:spacing w:val="-26"/>
          <w:highlight w:val="yellow"/>
          <w:rPrChange w:id="158" w:author="Raghda Wahdan" w:date="2017-11-18T23:32:00Z">
            <w:rPr>
              <w:spacing w:val="-26"/>
            </w:rPr>
          </w:rPrChange>
        </w:rPr>
        <w:t xml:space="preserve"> </w:t>
      </w:r>
      <w:r w:rsidRPr="00B0570F">
        <w:rPr>
          <w:highlight w:val="yellow"/>
          <w:rPrChange w:id="159" w:author="Raghda Wahdan" w:date="2017-11-18T23:32:00Z">
            <w:rPr/>
          </w:rPrChange>
        </w:rPr>
        <w:t>the</w:t>
      </w:r>
      <w:r w:rsidRPr="00B0570F">
        <w:rPr>
          <w:spacing w:val="-26"/>
          <w:highlight w:val="yellow"/>
          <w:rPrChange w:id="160" w:author="Raghda Wahdan" w:date="2017-11-18T23:32:00Z">
            <w:rPr>
              <w:spacing w:val="-26"/>
            </w:rPr>
          </w:rPrChange>
        </w:rPr>
        <w:t xml:space="preserve"> </w:t>
      </w:r>
      <w:r w:rsidRPr="00B0570F">
        <w:rPr>
          <w:highlight w:val="yellow"/>
          <w:rPrChange w:id="161" w:author="Raghda Wahdan" w:date="2017-11-18T23:32:00Z">
            <w:rPr/>
          </w:rPrChange>
        </w:rPr>
        <w:t>time</w:t>
      </w:r>
      <w:r w:rsidRPr="00B0570F">
        <w:rPr>
          <w:spacing w:val="-26"/>
          <w:highlight w:val="yellow"/>
          <w:rPrChange w:id="162" w:author="Raghda Wahdan" w:date="2017-11-18T23:32:00Z">
            <w:rPr>
              <w:spacing w:val="-26"/>
            </w:rPr>
          </w:rPrChange>
        </w:rPr>
        <w:t xml:space="preserve"> </w:t>
      </w:r>
      <w:r w:rsidRPr="00B0570F">
        <w:rPr>
          <w:highlight w:val="yellow"/>
          <w:rPrChange w:id="163" w:author="Raghda Wahdan" w:date="2017-11-18T23:32:00Z">
            <w:rPr/>
          </w:rPrChange>
        </w:rPr>
        <w:t>differences</w:t>
      </w:r>
      <w:r w:rsidRPr="00B0570F">
        <w:rPr>
          <w:spacing w:val="-26"/>
          <w:highlight w:val="yellow"/>
          <w:rPrChange w:id="164" w:author="Raghda Wahdan" w:date="2017-11-18T23:32:00Z">
            <w:rPr>
              <w:spacing w:val="-26"/>
            </w:rPr>
          </w:rPrChange>
        </w:rPr>
        <w:t xml:space="preserve"> </w:t>
      </w:r>
      <w:r w:rsidRPr="00B0570F">
        <w:rPr>
          <w:highlight w:val="yellow"/>
          <w:rPrChange w:id="165" w:author="Raghda Wahdan" w:date="2017-11-18T23:32:00Z">
            <w:rPr/>
          </w:rPrChange>
        </w:rPr>
        <w:t>in</w:t>
      </w:r>
      <w:r w:rsidRPr="00B0570F">
        <w:rPr>
          <w:spacing w:val="-26"/>
          <w:highlight w:val="yellow"/>
          <w:rPrChange w:id="166" w:author="Raghda Wahdan" w:date="2017-11-18T23:32:00Z">
            <w:rPr>
              <w:spacing w:val="-26"/>
            </w:rPr>
          </w:rPrChange>
        </w:rPr>
        <w:t xml:space="preserve"> </w:t>
      </w:r>
      <w:r w:rsidRPr="00B0570F">
        <w:rPr>
          <w:highlight w:val="yellow"/>
          <w:rPrChange w:id="167" w:author="Raghda Wahdan" w:date="2017-11-18T23:32:00Z">
            <w:rPr/>
          </w:rPrChange>
        </w:rPr>
        <w:t xml:space="preserve">slot </w:t>
      </w:r>
      <w:r w:rsidRPr="00B0570F">
        <w:rPr>
          <w:w w:val="95"/>
          <w:highlight w:val="yellow"/>
          <w:rPrChange w:id="168" w:author="Raghda Wahdan" w:date="2017-11-18T23:32:00Z">
            <w:rPr>
              <w:w w:val="95"/>
            </w:rPr>
          </w:rPrChange>
        </w:rPr>
        <w:t>duration</w:t>
      </w:r>
      <w:r w:rsidRPr="00B0570F">
        <w:rPr>
          <w:spacing w:val="-10"/>
          <w:w w:val="95"/>
          <w:highlight w:val="yellow"/>
          <w:rPrChange w:id="169" w:author="Raghda Wahdan" w:date="2017-11-18T23:32:00Z">
            <w:rPr>
              <w:spacing w:val="-10"/>
              <w:w w:val="95"/>
            </w:rPr>
          </w:rPrChange>
        </w:rPr>
        <w:t xml:space="preserve"> </w:t>
      </w:r>
      <w:r w:rsidRPr="00B0570F">
        <w:rPr>
          <w:w w:val="95"/>
          <w:highlight w:val="yellow"/>
          <w:rPrChange w:id="170" w:author="Raghda Wahdan" w:date="2017-11-18T23:32:00Z">
            <w:rPr>
              <w:w w:val="95"/>
            </w:rPr>
          </w:rPrChange>
        </w:rPr>
        <w:t>will</w:t>
      </w:r>
      <w:r w:rsidRPr="00B0570F">
        <w:rPr>
          <w:spacing w:val="-10"/>
          <w:w w:val="95"/>
          <w:highlight w:val="yellow"/>
          <w:rPrChange w:id="171" w:author="Raghda Wahdan" w:date="2017-11-18T23:32:00Z">
            <w:rPr>
              <w:spacing w:val="-10"/>
              <w:w w:val="95"/>
            </w:rPr>
          </w:rPrChange>
        </w:rPr>
        <w:t xml:space="preserve"> </w:t>
      </w:r>
      <w:r w:rsidRPr="00B0570F">
        <w:rPr>
          <w:spacing w:val="3"/>
          <w:w w:val="95"/>
          <w:highlight w:val="yellow"/>
          <w:rPrChange w:id="172" w:author="Raghda Wahdan" w:date="2017-11-18T23:32:00Z">
            <w:rPr>
              <w:spacing w:val="3"/>
              <w:w w:val="95"/>
            </w:rPr>
          </w:rPrChange>
        </w:rPr>
        <w:t>be</w:t>
      </w:r>
      <w:r w:rsidRPr="00B0570F">
        <w:rPr>
          <w:spacing w:val="-10"/>
          <w:w w:val="95"/>
          <w:highlight w:val="yellow"/>
          <w:rPrChange w:id="173" w:author="Raghda Wahdan" w:date="2017-11-18T23:32:00Z">
            <w:rPr>
              <w:spacing w:val="-10"/>
              <w:w w:val="95"/>
            </w:rPr>
          </w:rPrChange>
        </w:rPr>
        <w:t xml:space="preserve"> </w:t>
      </w:r>
      <w:r w:rsidRPr="00B0570F">
        <w:rPr>
          <w:w w:val="95"/>
          <w:highlight w:val="yellow"/>
          <w:rPrChange w:id="174" w:author="Raghda Wahdan" w:date="2017-11-18T23:32:00Z">
            <w:rPr>
              <w:w w:val="95"/>
            </w:rPr>
          </w:rPrChange>
        </w:rPr>
        <w:t>considered.</w:t>
      </w:r>
      <w:r w:rsidRPr="00B0570F">
        <w:rPr>
          <w:spacing w:val="21"/>
          <w:w w:val="95"/>
          <w:highlight w:val="yellow"/>
          <w:rPrChange w:id="175" w:author="Raghda Wahdan" w:date="2017-11-18T23:32:00Z">
            <w:rPr>
              <w:spacing w:val="21"/>
              <w:w w:val="95"/>
            </w:rPr>
          </w:rPrChange>
        </w:rPr>
        <w:t xml:space="preserve"> </w:t>
      </w:r>
      <w:r w:rsidRPr="00B0570F">
        <w:rPr>
          <w:w w:val="95"/>
          <w:highlight w:val="yellow"/>
          <w:rPrChange w:id="176" w:author="Raghda Wahdan" w:date="2017-11-18T23:32:00Z">
            <w:rPr>
              <w:w w:val="95"/>
            </w:rPr>
          </w:rPrChange>
        </w:rPr>
        <w:t>Then,</w:t>
      </w:r>
      <w:r w:rsidRPr="00B0570F">
        <w:rPr>
          <w:spacing w:val="-7"/>
          <w:w w:val="95"/>
          <w:highlight w:val="yellow"/>
          <w:rPrChange w:id="177" w:author="Raghda Wahdan" w:date="2017-11-18T23:32:00Z">
            <w:rPr>
              <w:spacing w:val="-7"/>
              <w:w w:val="95"/>
            </w:rPr>
          </w:rPrChange>
        </w:rPr>
        <w:t xml:space="preserve"> </w:t>
      </w:r>
      <w:r w:rsidRPr="00B0570F">
        <w:rPr>
          <w:w w:val="95"/>
          <w:highlight w:val="yellow"/>
          <w:rPrChange w:id="178" w:author="Raghda Wahdan" w:date="2017-11-18T23:32:00Z">
            <w:rPr>
              <w:w w:val="95"/>
            </w:rPr>
          </w:rPrChange>
        </w:rPr>
        <w:t>a</w:t>
      </w:r>
      <w:r w:rsidRPr="00B0570F">
        <w:rPr>
          <w:spacing w:val="-10"/>
          <w:w w:val="95"/>
          <w:highlight w:val="yellow"/>
          <w:rPrChange w:id="179" w:author="Raghda Wahdan" w:date="2017-11-18T23:32:00Z">
            <w:rPr>
              <w:spacing w:val="-10"/>
              <w:w w:val="95"/>
            </w:rPr>
          </w:rPrChange>
        </w:rPr>
        <w:t xml:space="preserve"> </w:t>
      </w:r>
      <w:r w:rsidRPr="00B0570F">
        <w:rPr>
          <w:spacing w:val="-3"/>
          <w:w w:val="95"/>
          <w:highlight w:val="yellow"/>
          <w:rPrChange w:id="180" w:author="Raghda Wahdan" w:date="2017-11-18T23:32:00Z">
            <w:rPr>
              <w:spacing w:val="-3"/>
              <w:w w:val="95"/>
            </w:rPr>
          </w:rPrChange>
        </w:rPr>
        <w:t>novel</w:t>
      </w:r>
      <w:r w:rsidRPr="00B0570F">
        <w:rPr>
          <w:spacing w:val="-10"/>
          <w:w w:val="95"/>
          <w:highlight w:val="yellow"/>
          <w:rPrChange w:id="181" w:author="Raghda Wahdan" w:date="2017-11-18T23:32:00Z">
            <w:rPr>
              <w:spacing w:val="-10"/>
              <w:w w:val="95"/>
            </w:rPr>
          </w:rPrChange>
        </w:rPr>
        <w:t xml:space="preserve"> </w:t>
      </w:r>
      <w:r w:rsidRPr="00B0570F">
        <w:rPr>
          <w:w w:val="95"/>
          <w:highlight w:val="yellow"/>
          <w:rPrChange w:id="182" w:author="Raghda Wahdan" w:date="2017-11-18T23:32:00Z">
            <w:rPr>
              <w:w w:val="95"/>
            </w:rPr>
          </w:rPrChange>
        </w:rPr>
        <w:t>closed</w:t>
      </w:r>
      <w:r w:rsidRPr="00B0570F">
        <w:rPr>
          <w:spacing w:val="-10"/>
          <w:w w:val="95"/>
          <w:highlight w:val="yellow"/>
          <w:rPrChange w:id="183" w:author="Raghda Wahdan" w:date="2017-11-18T23:32:00Z">
            <w:rPr>
              <w:spacing w:val="-10"/>
              <w:w w:val="95"/>
            </w:rPr>
          </w:rPrChange>
        </w:rPr>
        <w:t xml:space="preserve"> </w:t>
      </w:r>
      <w:r w:rsidRPr="00B0570F">
        <w:rPr>
          <w:w w:val="95"/>
          <w:highlight w:val="yellow"/>
          <w:rPrChange w:id="184" w:author="Raghda Wahdan" w:date="2017-11-18T23:32:00Z">
            <w:rPr>
              <w:w w:val="95"/>
            </w:rPr>
          </w:rPrChange>
        </w:rPr>
        <w:t>form</w:t>
      </w:r>
      <w:r w:rsidRPr="00B0570F">
        <w:rPr>
          <w:spacing w:val="-10"/>
          <w:w w:val="95"/>
          <w:highlight w:val="yellow"/>
          <w:rPrChange w:id="185" w:author="Raghda Wahdan" w:date="2017-11-18T23:32:00Z">
            <w:rPr>
              <w:spacing w:val="-10"/>
              <w:w w:val="95"/>
            </w:rPr>
          </w:rPrChange>
        </w:rPr>
        <w:t xml:space="preserve"> </w:t>
      </w:r>
      <w:r w:rsidRPr="00B0570F">
        <w:rPr>
          <w:w w:val="95"/>
          <w:highlight w:val="yellow"/>
          <w:rPrChange w:id="186" w:author="Raghda Wahdan" w:date="2017-11-18T23:32:00Z">
            <w:rPr>
              <w:w w:val="95"/>
            </w:rPr>
          </w:rPrChange>
        </w:rPr>
        <w:t>solution</w:t>
      </w:r>
      <w:r w:rsidRPr="00B0570F">
        <w:rPr>
          <w:spacing w:val="-10"/>
          <w:w w:val="95"/>
          <w:highlight w:val="yellow"/>
          <w:rPrChange w:id="187" w:author="Raghda Wahdan" w:date="2017-11-18T23:32:00Z">
            <w:rPr>
              <w:spacing w:val="-10"/>
              <w:w w:val="95"/>
            </w:rPr>
          </w:rPrChange>
        </w:rPr>
        <w:t xml:space="preserve"> </w:t>
      </w:r>
      <w:r w:rsidRPr="00B0570F">
        <w:rPr>
          <w:w w:val="95"/>
          <w:highlight w:val="yellow"/>
          <w:rPrChange w:id="188" w:author="Raghda Wahdan" w:date="2017-11-18T23:32:00Z">
            <w:rPr>
              <w:w w:val="95"/>
            </w:rPr>
          </w:rPrChange>
        </w:rPr>
        <w:t>for</w:t>
      </w:r>
      <w:r w:rsidRPr="00B0570F">
        <w:rPr>
          <w:spacing w:val="-10"/>
          <w:w w:val="95"/>
          <w:highlight w:val="yellow"/>
          <w:rPrChange w:id="189" w:author="Raghda Wahdan" w:date="2017-11-18T23:32:00Z">
            <w:rPr>
              <w:spacing w:val="-10"/>
              <w:w w:val="95"/>
            </w:rPr>
          </w:rPrChange>
        </w:rPr>
        <w:t xml:space="preserve"> </w:t>
      </w:r>
      <w:r w:rsidRPr="00B0570F">
        <w:rPr>
          <w:w w:val="95"/>
          <w:highlight w:val="yellow"/>
          <w:rPrChange w:id="190" w:author="Raghda Wahdan" w:date="2017-11-18T23:32:00Z">
            <w:rPr>
              <w:w w:val="95"/>
            </w:rPr>
          </w:rPrChange>
        </w:rPr>
        <w:t>the</w:t>
      </w:r>
      <w:r w:rsidRPr="00B0570F">
        <w:rPr>
          <w:spacing w:val="-10"/>
          <w:w w:val="95"/>
          <w:highlight w:val="yellow"/>
          <w:rPrChange w:id="191" w:author="Raghda Wahdan" w:date="2017-11-18T23:32:00Z">
            <w:rPr>
              <w:spacing w:val="-10"/>
              <w:w w:val="95"/>
            </w:rPr>
          </w:rPrChange>
        </w:rPr>
        <w:t xml:space="preserve"> </w:t>
      </w:r>
      <w:r w:rsidRPr="00B0570F">
        <w:rPr>
          <w:w w:val="95"/>
          <w:highlight w:val="yellow"/>
          <w:rPrChange w:id="192" w:author="Raghda Wahdan" w:date="2017-11-18T23:32:00Z">
            <w:rPr>
              <w:w w:val="95"/>
            </w:rPr>
          </w:rPrChange>
        </w:rPr>
        <w:t xml:space="preserve">optimum frame length, which maximizes the system performance, will </w:t>
      </w:r>
      <w:r w:rsidRPr="00B0570F">
        <w:rPr>
          <w:spacing w:val="3"/>
          <w:w w:val="95"/>
          <w:highlight w:val="yellow"/>
          <w:rPrChange w:id="193" w:author="Raghda Wahdan" w:date="2017-11-18T23:32:00Z">
            <w:rPr>
              <w:spacing w:val="3"/>
              <w:w w:val="95"/>
            </w:rPr>
          </w:rPrChange>
        </w:rPr>
        <w:t xml:space="preserve">be </w:t>
      </w:r>
      <w:r w:rsidRPr="00B0570F">
        <w:rPr>
          <w:w w:val="95"/>
          <w:highlight w:val="yellow"/>
          <w:rPrChange w:id="194" w:author="Raghda Wahdan" w:date="2017-11-18T23:32:00Z">
            <w:rPr>
              <w:w w:val="95"/>
            </w:rPr>
          </w:rPrChange>
        </w:rPr>
        <w:t>presented.</w:t>
      </w:r>
      <w:r w:rsidRPr="00B0570F">
        <w:rPr>
          <w:spacing w:val="-18"/>
          <w:w w:val="95"/>
          <w:highlight w:val="yellow"/>
          <w:rPrChange w:id="195" w:author="Raghda Wahdan" w:date="2017-11-18T23:32:00Z">
            <w:rPr>
              <w:spacing w:val="-18"/>
              <w:w w:val="95"/>
            </w:rPr>
          </w:rPrChange>
        </w:rPr>
        <w:t xml:space="preserve"> </w:t>
      </w:r>
      <w:r w:rsidRPr="00B0570F">
        <w:rPr>
          <w:w w:val="95"/>
          <w:highlight w:val="yellow"/>
          <w:rPrChange w:id="196" w:author="Raghda Wahdan" w:date="2017-11-18T23:32:00Z">
            <w:rPr>
              <w:w w:val="95"/>
            </w:rPr>
          </w:rPrChange>
        </w:rPr>
        <w:t xml:space="preserve">Sec- </w:t>
      </w:r>
      <w:r w:rsidRPr="00B0570F">
        <w:rPr>
          <w:highlight w:val="yellow"/>
          <w:rPrChange w:id="197" w:author="Raghda Wahdan" w:date="2017-11-18T23:32:00Z">
            <w:rPr/>
          </w:rPrChange>
        </w:rPr>
        <w:t>tion</w:t>
      </w:r>
      <w:r w:rsidRPr="00B0570F">
        <w:rPr>
          <w:spacing w:val="-18"/>
          <w:highlight w:val="yellow"/>
          <w:rPrChange w:id="198" w:author="Raghda Wahdan" w:date="2017-11-18T23:32:00Z">
            <w:rPr>
              <w:spacing w:val="-18"/>
            </w:rPr>
          </w:rPrChange>
        </w:rPr>
        <w:t xml:space="preserve"> </w:t>
      </w:r>
      <w:r w:rsidRPr="00B0570F">
        <w:rPr>
          <w:highlight w:val="yellow"/>
          <w:rPrChange w:id="199" w:author="Raghda Wahdan" w:date="2017-11-18T23:32:00Z">
            <w:rPr/>
          </w:rPrChange>
        </w:rPr>
        <w:t>3</w:t>
      </w:r>
      <w:r w:rsidRPr="00B0570F">
        <w:rPr>
          <w:spacing w:val="-18"/>
          <w:highlight w:val="yellow"/>
          <w:rPrChange w:id="200" w:author="Raghda Wahdan" w:date="2017-11-18T23:32:00Z">
            <w:rPr>
              <w:spacing w:val="-18"/>
            </w:rPr>
          </w:rPrChange>
        </w:rPr>
        <w:t xml:space="preserve"> </w:t>
      </w:r>
      <w:r w:rsidRPr="00B0570F">
        <w:rPr>
          <w:highlight w:val="yellow"/>
          <w:rPrChange w:id="201" w:author="Raghda Wahdan" w:date="2017-11-18T23:32:00Z">
            <w:rPr/>
          </w:rPrChange>
        </w:rPr>
        <w:t>illustrates</w:t>
      </w:r>
      <w:r w:rsidRPr="00B0570F">
        <w:rPr>
          <w:spacing w:val="-18"/>
          <w:highlight w:val="yellow"/>
          <w:rPrChange w:id="202" w:author="Raghda Wahdan" w:date="2017-11-18T23:32:00Z">
            <w:rPr>
              <w:spacing w:val="-18"/>
            </w:rPr>
          </w:rPrChange>
        </w:rPr>
        <w:t xml:space="preserve"> </w:t>
      </w:r>
      <w:r w:rsidRPr="00B0570F">
        <w:rPr>
          <w:highlight w:val="yellow"/>
          <w:rPrChange w:id="203" w:author="Raghda Wahdan" w:date="2017-11-18T23:32:00Z">
            <w:rPr/>
          </w:rPrChange>
        </w:rPr>
        <w:t>the</w:t>
      </w:r>
      <w:r w:rsidRPr="00B0570F">
        <w:rPr>
          <w:spacing w:val="-18"/>
          <w:highlight w:val="yellow"/>
          <w:rPrChange w:id="204" w:author="Raghda Wahdan" w:date="2017-11-18T23:32:00Z">
            <w:rPr>
              <w:spacing w:val="-18"/>
            </w:rPr>
          </w:rPrChange>
        </w:rPr>
        <w:t xml:space="preserve"> </w:t>
      </w:r>
      <w:r w:rsidRPr="00B0570F">
        <w:rPr>
          <w:highlight w:val="yellow"/>
          <w:rPrChange w:id="205" w:author="Raghda Wahdan" w:date="2017-11-18T23:32:00Z">
            <w:rPr/>
          </w:rPrChange>
        </w:rPr>
        <w:t>influence</w:t>
      </w:r>
      <w:r w:rsidRPr="00B0570F">
        <w:rPr>
          <w:spacing w:val="-18"/>
          <w:highlight w:val="yellow"/>
          <w:rPrChange w:id="206" w:author="Raghda Wahdan" w:date="2017-11-18T23:32:00Z">
            <w:rPr>
              <w:spacing w:val="-18"/>
            </w:rPr>
          </w:rPrChange>
        </w:rPr>
        <w:t xml:space="preserve"> </w:t>
      </w:r>
      <w:r w:rsidRPr="00B0570F">
        <w:rPr>
          <w:highlight w:val="yellow"/>
          <w:rPrChange w:id="207" w:author="Raghda Wahdan" w:date="2017-11-18T23:32:00Z">
            <w:rPr/>
          </w:rPrChange>
        </w:rPr>
        <w:t>of</w:t>
      </w:r>
      <w:r w:rsidRPr="00B0570F">
        <w:rPr>
          <w:spacing w:val="-18"/>
          <w:highlight w:val="yellow"/>
          <w:rPrChange w:id="208" w:author="Raghda Wahdan" w:date="2017-11-18T23:32:00Z">
            <w:rPr>
              <w:spacing w:val="-18"/>
            </w:rPr>
          </w:rPrChange>
        </w:rPr>
        <w:t xml:space="preserve"> </w:t>
      </w:r>
      <w:r w:rsidRPr="00B0570F">
        <w:rPr>
          <w:highlight w:val="yellow"/>
          <w:rPrChange w:id="209" w:author="Raghda Wahdan" w:date="2017-11-18T23:32:00Z">
            <w:rPr/>
          </w:rPrChange>
        </w:rPr>
        <w:t>using</w:t>
      </w:r>
      <w:r w:rsidRPr="00B0570F">
        <w:rPr>
          <w:spacing w:val="-18"/>
          <w:highlight w:val="yellow"/>
          <w:rPrChange w:id="210" w:author="Raghda Wahdan" w:date="2017-11-18T23:32:00Z">
            <w:rPr>
              <w:spacing w:val="-18"/>
            </w:rPr>
          </w:rPrChange>
        </w:rPr>
        <w:t xml:space="preserve"> </w:t>
      </w:r>
      <w:r w:rsidRPr="00B0570F">
        <w:rPr>
          <w:highlight w:val="yellow"/>
          <w:rPrChange w:id="211" w:author="Raghda Wahdan" w:date="2017-11-18T23:32:00Z">
            <w:rPr/>
          </w:rPrChange>
        </w:rPr>
        <w:t>multiple</w:t>
      </w:r>
      <w:r w:rsidRPr="00B0570F">
        <w:rPr>
          <w:spacing w:val="-18"/>
          <w:highlight w:val="yellow"/>
          <w:rPrChange w:id="212" w:author="Raghda Wahdan" w:date="2017-11-18T23:32:00Z">
            <w:rPr>
              <w:spacing w:val="-18"/>
            </w:rPr>
          </w:rPrChange>
        </w:rPr>
        <w:t xml:space="preserve"> </w:t>
      </w:r>
      <w:r w:rsidRPr="00B0570F">
        <w:rPr>
          <w:highlight w:val="yellow"/>
          <w:rPrChange w:id="213" w:author="Raghda Wahdan" w:date="2017-11-18T23:32:00Z">
            <w:rPr/>
          </w:rPrChange>
        </w:rPr>
        <w:t>collision</w:t>
      </w:r>
      <w:r w:rsidRPr="00B0570F">
        <w:rPr>
          <w:spacing w:val="-18"/>
          <w:highlight w:val="yellow"/>
          <w:rPrChange w:id="214" w:author="Raghda Wahdan" w:date="2017-11-18T23:32:00Z">
            <w:rPr>
              <w:spacing w:val="-18"/>
            </w:rPr>
          </w:rPrChange>
        </w:rPr>
        <w:t xml:space="preserve"> </w:t>
      </w:r>
      <w:r w:rsidRPr="00B0570F">
        <w:rPr>
          <w:spacing w:val="-3"/>
          <w:highlight w:val="yellow"/>
          <w:rPrChange w:id="215" w:author="Raghda Wahdan" w:date="2017-11-18T23:32:00Z">
            <w:rPr>
              <w:spacing w:val="-3"/>
            </w:rPr>
          </w:rPrChange>
        </w:rPr>
        <w:t>recovery</w:t>
      </w:r>
      <w:r w:rsidRPr="00B0570F">
        <w:rPr>
          <w:spacing w:val="-18"/>
          <w:highlight w:val="yellow"/>
          <w:rPrChange w:id="216" w:author="Raghda Wahdan" w:date="2017-11-18T23:32:00Z">
            <w:rPr>
              <w:spacing w:val="-18"/>
            </w:rPr>
          </w:rPrChange>
        </w:rPr>
        <w:t xml:space="preserve"> </w:t>
      </w:r>
      <w:r w:rsidRPr="00B0570F">
        <w:rPr>
          <w:highlight w:val="yellow"/>
          <w:rPrChange w:id="217" w:author="Raghda Wahdan" w:date="2017-11-18T23:32:00Z">
            <w:rPr/>
          </w:rPrChange>
        </w:rPr>
        <w:t xml:space="preserve">coefficients </w:t>
      </w:r>
      <w:r w:rsidRPr="00B0570F">
        <w:rPr>
          <w:w w:val="95"/>
          <w:highlight w:val="yellow"/>
          <w:rPrChange w:id="218" w:author="Raghda Wahdan" w:date="2017-11-18T23:32:00Z">
            <w:rPr>
              <w:w w:val="95"/>
            </w:rPr>
          </w:rPrChange>
        </w:rPr>
        <w:t xml:space="preserve">assuming constant slots duration, thus, eliciting a new reading efficiency called multiple collision </w:t>
      </w:r>
      <w:r w:rsidRPr="00B0570F">
        <w:rPr>
          <w:spacing w:val="-3"/>
          <w:w w:val="95"/>
          <w:highlight w:val="yellow"/>
          <w:rPrChange w:id="219" w:author="Raghda Wahdan" w:date="2017-11-18T23:32:00Z">
            <w:rPr>
              <w:spacing w:val="-3"/>
              <w:w w:val="95"/>
            </w:rPr>
          </w:rPrChange>
        </w:rPr>
        <w:t xml:space="preserve">recovery </w:t>
      </w:r>
      <w:r w:rsidRPr="00B0570F">
        <w:rPr>
          <w:w w:val="95"/>
          <w:highlight w:val="yellow"/>
          <w:rPrChange w:id="220" w:author="Raghda Wahdan" w:date="2017-11-18T23:32:00Z">
            <w:rPr>
              <w:w w:val="95"/>
            </w:rPr>
          </w:rPrChange>
        </w:rPr>
        <w:t xml:space="preserve">coefficients reading efficiency. Then, a </w:t>
      </w:r>
      <w:r w:rsidRPr="00B0570F">
        <w:rPr>
          <w:spacing w:val="-3"/>
          <w:w w:val="95"/>
          <w:highlight w:val="yellow"/>
          <w:rPrChange w:id="221" w:author="Raghda Wahdan" w:date="2017-11-18T23:32:00Z">
            <w:rPr>
              <w:spacing w:val="-3"/>
              <w:w w:val="95"/>
            </w:rPr>
          </w:rPrChange>
        </w:rPr>
        <w:t xml:space="preserve">novel </w:t>
      </w:r>
      <w:r w:rsidRPr="00B0570F">
        <w:rPr>
          <w:w w:val="95"/>
          <w:highlight w:val="yellow"/>
          <w:rPrChange w:id="222" w:author="Raghda Wahdan" w:date="2017-11-18T23:32:00Z">
            <w:rPr>
              <w:w w:val="95"/>
            </w:rPr>
          </w:rPrChange>
        </w:rPr>
        <w:t xml:space="preserve">closed </w:t>
      </w:r>
      <w:r w:rsidRPr="00B0570F">
        <w:rPr>
          <w:highlight w:val="yellow"/>
          <w:rPrChange w:id="223" w:author="Raghda Wahdan" w:date="2017-11-18T23:32:00Z">
            <w:rPr/>
          </w:rPrChange>
        </w:rPr>
        <w:t>form</w:t>
      </w:r>
      <w:r w:rsidRPr="00B0570F">
        <w:rPr>
          <w:spacing w:val="-23"/>
          <w:highlight w:val="yellow"/>
          <w:rPrChange w:id="224" w:author="Raghda Wahdan" w:date="2017-11-18T23:32:00Z">
            <w:rPr>
              <w:spacing w:val="-23"/>
            </w:rPr>
          </w:rPrChange>
        </w:rPr>
        <w:t xml:space="preserve"> </w:t>
      </w:r>
      <w:r w:rsidRPr="00B0570F">
        <w:rPr>
          <w:highlight w:val="yellow"/>
          <w:rPrChange w:id="225" w:author="Raghda Wahdan" w:date="2017-11-18T23:32:00Z">
            <w:rPr/>
          </w:rPrChange>
        </w:rPr>
        <w:t>solution</w:t>
      </w:r>
      <w:r w:rsidRPr="00B0570F">
        <w:rPr>
          <w:spacing w:val="-23"/>
          <w:highlight w:val="yellow"/>
          <w:rPrChange w:id="226" w:author="Raghda Wahdan" w:date="2017-11-18T23:32:00Z">
            <w:rPr>
              <w:spacing w:val="-23"/>
            </w:rPr>
          </w:rPrChange>
        </w:rPr>
        <w:t xml:space="preserve"> </w:t>
      </w:r>
      <w:r w:rsidRPr="00B0570F">
        <w:rPr>
          <w:highlight w:val="yellow"/>
          <w:rPrChange w:id="227" w:author="Raghda Wahdan" w:date="2017-11-18T23:32:00Z">
            <w:rPr/>
          </w:rPrChange>
        </w:rPr>
        <w:t>for</w:t>
      </w:r>
      <w:r w:rsidRPr="00B0570F">
        <w:rPr>
          <w:spacing w:val="-23"/>
          <w:highlight w:val="yellow"/>
          <w:rPrChange w:id="228" w:author="Raghda Wahdan" w:date="2017-11-18T23:32:00Z">
            <w:rPr>
              <w:spacing w:val="-23"/>
            </w:rPr>
          </w:rPrChange>
        </w:rPr>
        <w:t xml:space="preserve"> </w:t>
      </w:r>
      <w:r w:rsidRPr="00B0570F">
        <w:rPr>
          <w:highlight w:val="yellow"/>
          <w:rPrChange w:id="229" w:author="Raghda Wahdan" w:date="2017-11-18T23:32:00Z">
            <w:rPr/>
          </w:rPrChange>
        </w:rPr>
        <w:t>the</w:t>
      </w:r>
      <w:r w:rsidRPr="00B0570F">
        <w:rPr>
          <w:spacing w:val="-23"/>
          <w:highlight w:val="yellow"/>
          <w:rPrChange w:id="230" w:author="Raghda Wahdan" w:date="2017-11-18T23:32:00Z">
            <w:rPr>
              <w:spacing w:val="-23"/>
            </w:rPr>
          </w:rPrChange>
        </w:rPr>
        <w:t xml:space="preserve"> </w:t>
      </w:r>
      <w:r w:rsidRPr="00B0570F">
        <w:rPr>
          <w:highlight w:val="yellow"/>
          <w:rPrChange w:id="231" w:author="Raghda Wahdan" w:date="2017-11-18T23:32:00Z">
            <w:rPr/>
          </w:rPrChange>
        </w:rPr>
        <w:t>optimum</w:t>
      </w:r>
      <w:r w:rsidRPr="00B0570F">
        <w:rPr>
          <w:spacing w:val="-23"/>
          <w:highlight w:val="yellow"/>
          <w:rPrChange w:id="232" w:author="Raghda Wahdan" w:date="2017-11-18T23:32:00Z">
            <w:rPr>
              <w:spacing w:val="-23"/>
            </w:rPr>
          </w:rPrChange>
        </w:rPr>
        <w:t xml:space="preserve"> </w:t>
      </w:r>
      <w:r w:rsidRPr="00B0570F">
        <w:rPr>
          <w:highlight w:val="yellow"/>
          <w:rPrChange w:id="233" w:author="Raghda Wahdan" w:date="2017-11-18T23:32:00Z">
            <w:rPr/>
          </w:rPrChange>
        </w:rPr>
        <w:t>frame</w:t>
      </w:r>
      <w:r w:rsidRPr="00B0570F">
        <w:rPr>
          <w:spacing w:val="-23"/>
          <w:highlight w:val="yellow"/>
          <w:rPrChange w:id="234" w:author="Raghda Wahdan" w:date="2017-11-18T23:32:00Z">
            <w:rPr>
              <w:spacing w:val="-23"/>
            </w:rPr>
          </w:rPrChange>
        </w:rPr>
        <w:t xml:space="preserve"> </w:t>
      </w:r>
      <w:r w:rsidRPr="00B0570F">
        <w:rPr>
          <w:highlight w:val="yellow"/>
          <w:rPrChange w:id="235" w:author="Raghda Wahdan" w:date="2017-11-18T23:32:00Z">
            <w:rPr/>
          </w:rPrChange>
        </w:rPr>
        <w:t>length</w:t>
      </w:r>
      <w:r w:rsidRPr="00B0570F">
        <w:rPr>
          <w:spacing w:val="-23"/>
          <w:highlight w:val="yellow"/>
          <w:rPrChange w:id="236" w:author="Raghda Wahdan" w:date="2017-11-18T23:32:00Z">
            <w:rPr>
              <w:spacing w:val="-23"/>
            </w:rPr>
          </w:rPrChange>
        </w:rPr>
        <w:t xml:space="preserve"> </w:t>
      </w:r>
      <w:r w:rsidRPr="00B0570F">
        <w:rPr>
          <w:highlight w:val="yellow"/>
          <w:rPrChange w:id="237" w:author="Raghda Wahdan" w:date="2017-11-18T23:32:00Z">
            <w:rPr/>
          </w:rPrChange>
        </w:rPr>
        <w:t>is</w:t>
      </w:r>
      <w:r w:rsidRPr="00B0570F">
        <w:rPr>
          <w:spacing w:val="-23"/>
          <w:highlight w:val="yellow"/>
          <w:rPrChange w:id="238" w:author="Raghda Wahdan" w:date="2017-11-18T23:32:00Z">
            <w:rPr>
              <w:spacing w:val="-23"/>
            </w:rPr>
          </w:rPrChange>
        </w:rPr>
        <w:t xml:space="preserve"> </w:t>
      </w:r>
      <w:r w:rsidRPr="00B0570F">
        <w:rPr>
          <w:highlight w:val="yellow"/>
          <w:rPrChange w:id="239" w:author="Raghda Wahdan" w:date="2017-11-18T23:32:00Z">
            <w:rPr/>
          </w:rPrChange>
        </w:rPr>
        <w:t>also</w:t>
      </w:r>
      <w:r w:rsidRPr="00B0570F">
        <w:rPr>
          <w:spacing w:val="-23"/>
          <w:highlight w:val="yellow"/>
          <w:rPrChange w:id="240" w:author="Raghda Wahdan" w:date="2017-11-18T23:32:00Z">
            <w:rPr>
              <w:spacing w:val="-23"/>
            </w:rPr>
          </w:rPrChange>
        </w:rPr>
        <w:t xml:space="preserve"> </w:t>
      </w:r>
      <w:r w:rsidRPr="00B0570F">
        <w:rPr>
          <w:highlight w:val="yellow"/>
          <w:rPrChange w:id="241" w:author="Raghda Wahdan" w:date="2017-11-18T23:32:00Z">
            <w:rPr/>
          </w:rPrChange>
        </w:rPr>
        <w:t>derived</w:t>
      </w:r>
      <w:r w:rsidRPr="00B0570F">
        <w:rPr>
          <w:spacing w:val="-23"/>
          <w:highlight w:val="yellow"/>
          <w:rPrChange w:id="242" w:author="Raghda Wahdan" w:date="2017-11-18T23:32:00Z">
            <w:rPr>
              <w:spacing w:val="-23"/>
            </w:rPr>
          </w:rPrChange>
        </w:rPr>
        <w:t xml:space="preserve"> </w:t>
      </w:r>
      <w:r w:rsidRPr="00B0570F">
        <w:rPr>
          <w:highlight w:val="yellow"/>
          <w:rPrChange w:id="243" w:author="Raghda Wahdan" w:date="2017-11-18T23:32:00Z">
            <w:rPr/>
          </w:rPrChange>
        </w:rPr>
        <w:t>for</w:t>
      </w:r>
      <w:r w:rsidRPr="00B0570F">
        <w:rPr>
          <w:spacing w:val="-23"/>
          <w:highlight w:val="yellow"/>
          <w:rPrChange w:id="244" w:author="Raghda Wahdan" w:date="2017-11-18T23:32:00Z">
            <w:rPr>
              <w:spacing w:val="-23"/>
            </w:rPr>
          </w:rPrChange>
        </w:rPr>
        <w:t xml:space="preserve"> </w:t>
      </w:r>
      <w:r w:rsidRPr="00B0570F">
        <w:rPr>
          <w:highlight w:val="yellow"/>
          <w:rPrChange w:id="245" w:author="Raghda Wahdan" w:date="2017-11-18T23:32:00Z">
            <w:rPr/>
          </w:rPrChange>
        </w:rPr>
        <w:t>this</w:t>
      </w:r>
      <w:r w:rsidRPr="00B0570F">
        <w:rPr>
          <w:spacing w:val="-23"/>
          <w:highlight w:val="yellow"/>
          <w:rPrChange w:id="246" w:author="Raghda Wahdan" w:date="2017-11-18T23:32:00Z">
            <w:rPr>
              <w:spacing w:val="-23"/>
            </w:rPr>
          </w:rPrChange>
        </w:rPr>
        <w:t xml:space="preserve"> </w:t>
      </w:r>
      <w:r w:rsidRPr="00B0570F">
        <w:rPr>
          <w:highlight w:val="yellow"/>
          <w:rPrChange w:id="247" w:author="Raghda Wahdan" w:date="2017-11-18T23:32:00Z">
            <w:rPr/>
          </w:rPrChange>
        </w:rPr>
        <w:t>system.</w:t>
      </w:r>
      <w:r w:rsidRPr="00B0570F">
        <w:rPr>
          <w:spacing w:val="-8"/>
          <w:highlight w:val="yellow"/>
          <w:rPrChange w:id="248" w:author="Raghda Wahdan" w:date="2017-11-18T23:32:00Z">
            <w:rPr>
              <w:spacing w:val="-8"/>
            </w:rPr>
          </w:rPrChange>
        </w:rPr>
        <w:t xml:space="preserve"> </w:t>
      </w:r>
      <w:r w:rsidRPr="00B0570F">
        <w:rPr>
          <w:highlight w:val="yellow"/>
          <w:rPrChange w:id="249" w:author="Raghda Wahdan" w:date="2017-11-18T23:32:00Z">
            <w:rPr/>
          </w:rPrChange>
        </w:rPr>
        <w:t xml:space="preserve">Fi- </w:t>
      </w:r>
      <w:r w:rsidRPr="00B0570F">
        <w:rPr>
          <w:spacing w:val="-4"/>
          <w:highlight w:val="yellow"/>
          <w:rPrChange w:id="250" w:author="Raghda Wahdan" w:date="2017-11-18T23:32:00Z">
            <w:rPr>
              <w:spacing w:val="-4"/>
            </w:rPr>
          </w:rPrChange>
        </w:rPr>
        <w:t>nally,</w:t>
      </w:r>
      <w:r w:rsidRPr="00B0570F">
        <w:rPr>
          <w:spacing w:val="-32"/>
          <w:highlight w:val="yellow"/>
          <w:rPrChange w:id="251" w:author="Raghda Wahdan" w:date="2017-11-18T23:32:00Z">
            <w:rPr>
              <w:spacing w:val="-32"/>
            </w:rPr>
          </w:rPrChange>
        </w:rPr>
        <w:t xml:space="preserve"> </w:t>
      </w:r>
      <w:r w:rsidRPr="00B0570F">
        <w:rPr>
          <w:highlight w:val="yellow"/>
          <w:rPrChange w:id="252" w:author="Raghda Wahdan" w:date="2017-11-18T23:32:00Z">
            <w:rPr/>
          </w:rPrChange>
        </w:rPr>
        <w:t>section</w:t>
      </w:r>
      <w:r w:rsidRPr="00B0570F">
        <w:rPr>
          <w:spacing w:val="-33"/>
          <w:highlight w:val="yellow"/>
          <w:rPrChange w:id="253" w:author="Raghda Wahdan" w:date="2017-11-18T23:32:00Z">
            <w:rPr>
              <w:spacing w:val="-33"/>
            </w:rPr>
          </w:rPrChange>
        </w:rPr>
        <w:t xml:space="preserve"> </w:t>
      </w:r>
      <w:r w:rsidRPr="00B0570F">
        <w:rPr>
          <w:highlight w:val="yellow"/>
          <w:rPrChange w:id="254" w:author="Raghda Wahdan" w:date="2017-11-18T23:32:00Z">
            <w:rPr/>
          </w:rPrChange>
        </w:rPr>
        <w:t>4</w:t>
      </w:r>
      <w:r w:rsidRPr="00B0570F">
        <w:rPr>
          <w:spacing w:val="-33"/>
          <w:highlight w:val="yellow"/>
          <w:rPrChange w:id="255" w:author="Raghda Wahdan" w:date="2017-11-18T23:32:00Z">
            <w:rPr>
              <w:spacing w:val="-33"/>
            </w:rPr>
          </w:rPrChange>
        </w:rPr>
        <w:t xml:space="preserve"> </w:t>
      </w:r>
      <w:r w:rsidRPr="00B0570F">
        <w:rPr>
          <w:highlight w:val="yellow"/>
          <w:rPrChange w:id="256" w:author="Raghda Wahdan" w:date="2017-11-18T23:32:00Z">
            <w:rPr/>
          </w:rPrChange>
        </w:rPr>
        <w:t>shows</w:t>
      </w:r>
      <w:r w:rsidRPr="00B0570F">
        <w:rPr>
          <w:spacing w:val="-33"/>
          <w:highlight w:val="yellow"/>
          <w:rPrChange w:id="257" w:author="Raghda Wahdan" w:date="2017-11-18T23:32:00Z">
            <w:rPr>
              <w:spacing w:val="-33"/>
            </w:rPr>
          </w:rPrChange>
        </w:rPr>
        <w:t xml:space="preserve"> </w:t>
      </w:r>
      <w:r w:rsidRPr="00B0570F">
        <w:rPr>
          <w:highlight w:val="yellow"/>
          <w:rPrChange w:id="258" w:author="Raghda Wahdan" w:date="2017-11-18T23:32:00Z">
            <w:rPr/>
          </w:rPrChange>
        </w:rPr>
        <w:t>a</w:t>
      </w:r>
      <w:r w:rsidRPr="00B0570F">
        <w:rPr>
          <w:spacing w:val="-33"/>
          <w:highlight w:val="yellow"/>
          <w:rPrChange w:id="259" w:author="Raghda Wahdan" w:date="2017-11-18T23:32:00Z">
            <w:rPr>
              <w:spacing w:val="-33"/>
            </w:rPr>
          </w:rPrChange>
        </w:rPr>
        <w:t xml:space="preserve"> </w:t>
      </w:r>
      <w:r w:rsidRPr="00B0570F">
        <w:rPr>
          <w:highlight w:val="yellow"/>
          <w:rPrChange w:id="260" w:author="Raghda Wahdan" w:date="2017-11-18T23:32:00Z">
            <w:rPr/>
          </w:rPrChange>
        </w:rPr>
        <w:t>new</w:t>
      </w:r>
      <w:r w:rsidRPr="00B0570F">
        <w:rPr>
          <w:spacing w:val="-33"/>
          <w:highlight w:val="yellow"/>
          <w:rPrChange w:id="261" w:author="Raghda Wahdan" w:date="2017-11-18T23:32:00Z">
            <w:rPr>
              <w:spacing w:val="-33"/>
            </w:rPr>
          </w:rPrChange>
        </w:rPr>
        <w:t xml:space="preserve"> </w:t>
      </w:r>
      <w:r w:rsidRPr="00B0570F">
        <w:rPr>
          <w:highlight w:val="yellow"/>
          <w:rPrChange w:id="262" w:author="Raghda Wahdan" w:date="2017-11-18T23:32:00Z">
            <w:rPr/>
          </w:rPrChange>
        </w:rPr>
        <w:t>closed</w:t>
      </w:r>
      <w:r w:rsidRPr="00B0570F">
        <w:rPr>
          <w:spacing w:val="-33"/>
          <w:highlight w:val="yellow"/>
          <w:rPrChange w:id="263" w:author="Raghda Wahdan" w:date="2017-11-18T23:32:00Z">
            <w:rPr>
              <w:spacing w:val="-33"/>
            </w:rPr>
          </w:rPrChange>
        </w:rPr>
        <w:t xml:space="preserve"> </w:t>
      </w:r>
      <w:r w:rsidRPr="00B0570F">
        <w:rPr>
          <w:highlight w:val="yellow"/>
          <w:rPrChange w:id="264" w:author="Raghda Wahdan" w:date="2017-11-18T23:32:00Z">
            <w:rPr/>
          </w:rPrChange>
        </w:rPr>
        <w:t>form</w:t>
      </w:r>
      <w:r w:rsidRPr="00B0570F">
        <w:rPr>
          <w:spacing w:val="-33"/>
          <w:highlight w:val="yellow"/>
          <w:rPrChange w:id="265" w:author="Raghda Wahdan" w:date="2017-11-18T23:32:00Z">
            <w:rPr>
              <w:spacing w:val="-33"/>
            </w:rPr>
          </w:rPrChange>
        </w:rPr>
        <w:t xml:space="preserve"> </w:t>
      </w:r>
      <w:r w:rsidRPr="00B0570F">
        <w:rPr>
          <w:highlight w:val="yellow"/>
          <w:rPrChange w:id="266" w:author="Raghda Wahdan" w:date="2017-11-18T23:32:00Z">
            <w:rPr/>
          </w:rPrChange>
        </w:rPr>
        <w:t>solution</w:t>
      </w:r>
      <w:r w:rsidRPr="00B0570F">
        <w:rPr>
          <w:spacing w:val="-34"/>
          <w:highlight w:val="yellow"/>
          <w:rPrChange w:id="267" w:author="Raghda Wahdan" w:date="2017-11-18T23:32:00Z">
            <w:rPr>
              <w:spacing w:val="-34"/>
            </w:rPr>
          </w:rPrChange>
        </w:rPr>
        <w:t xml:space="preserve"> </w:t>
      </w:r>
      <w:r w:rsidRPr="00B0570F">
        <w:rPr>
          <w:highlight w:val="yellow"/>
          <w:rPrChange w:id="268" w:author="Raghda Wahdan" w:date="2017-11-18T23:32:00Z">
            <w:rPr/>
          </w:rPrChange>
        </w:rPr>
        <w:t>for</w:t>
      </w:r>
      <w:r w:rsidRPr="00B0570F">
        <w:rPr>
          <w:spacing w:val="-33"/>
          <w:highlight w:val="yellow"/>
          <w:rPrChange w:id="269" w:author="Raghda Wahdan" w:date="2017-11-18T23:32:00Z">
            <w:rPr>
              <w:spacing w:val="-33"/>
            </w:rPr>
          </w:rPrChange>
        </w:rPr>
        <w:t xml:space="preserve"> </w:t>
      </w:r>
      <w:r w:rsidRPr="00B0570F">
        <w:rPr>
          <w:highlight w:val="yellow"/>
          <w:rPrChange w:id="270" w:author="Raghda Wahdan" w:date="2017-11-18T23:32:00Z">
            <w:rPr/>
          </w:rPrChange>
        </w:rPr>
        <w:t>the</w:t>
      </w:r>
      <w:r w:rsidRPr="00B0570F">
        <w:rPr>
          <w:spacing w:val="-33"/>
          <w:highlight w:val="yellow"/>
          <w:rPrChange w:id="271" w:author="Raghda Wahdan" w:date="2017-11-18T23:32:00Z">
            <w:rPr>
              <w:spacing w:val="-33"/>
            </w:rPr>
          </w:rPrChange>
        </w:rPr>
        <w:t xml:space="preserve"> </w:t>
      </w:r>
      <w:r w:rsidRPr="00B0570F">
        <w:rPr>
          <w:highlight w:val="yellow"/>
          <w:rPrChange w:id="272" w:author="Raghda Wahdan" w:date="2017-11-18T23:32:00Z">
            <w:rPr/>
          </w:rPrChange>
        </w:rPr>
        <w:t>optimum</w:t>
      </w:r>
      <w:r w:rsidRPr="00B0570F">
        <w:rPr>
          <w:spacing w:val="-33"/>
          <w:highlight w:val="yellow"/>
          <w:rPrChange w:id="273" w:author="Raghda Wahdan" w:date="2017-11-18T23:32:00Z">
            <w:rPr>
              <w:spacing w:val="-33"/>
            </w:rPr>
          </w:rPrChange>
        </w:rPr>
        <w:t xml:space="preserve"> </w:t>
      </w:r>
      <w:r w:rsidRPr="00B0570F">
        <w:rPr>
          <w:highlight w:val="yellow"/>
          <w:rPrChange w:id="274" w:author="Raghda Wahdan" w:date="2017-11-18T23:32:00Z">
            <w:rPr/>
          </w:rPrChange>
        </w:rPr>
        <w:t>frame</w:t>
      </w:r>
      <w:r w:rsidRPr="00B0570F">
        <w:rPr>
          <w:spacing w:val="-33"/>
          <w:highlight w:val="yellow"/>
          <w:rPrChange w:id="275" w:author="Raghda Wahdan" w:date="2017-11-18T23:32:00Z">
            <w:rPr>
              <w:spacing w:val="-33"/>
            </w:rPr>
          </w:rPrChange>
        </w:rPr>
        <w:t xml:space="preserve"> </w:t>
      </w:r>
      <w:r w:rsidRPr="00B0570F">
        <w:rPr>
          <w:highlight w:val="yellow"/>
          <w:rPrChange w:id="276" w:author="Raghda Wahdan" w:date="2017-11-18T23:32:00Z">
            <w:rPr/>
          </w:rPrChange>
        </w:rPr>
        <w:t>length for</w:t>
      </w:r>
      <w:r w:rsidRPr="00B0570F">
        <w:rPr>
          <w:spacing w:val="-20"/>
          <w:highlight w:val="yellow"/>
          <w:rPrChange w:id="277" w:author="Raghda Wahdan" w:date="2017-11-18T23:32:00Z">
            <w:rPr>
              <w:spacing w:val="-20"/>
            </w:rPr>
          </w:rPrChange>
        </w:rPr>
        <w:t xml:space="preserve"> </w:t>
      </w:r>
      <w:r w:rsidRPr="00B0570F">
        <w:rPr>
          <w:highlight w:val="yellow"/>
          <w:rPrChange w:id="278" w:author="Raghda Wahdan" w:date="2017-11-18T23:32:00Z">
            <w:rPr/>
          </w:rPrChange>
        </w:rPr>
        <w:t>a</w:t>
      </w:r>
      <w:r w:rsidRPr="00B0570F">
        <w:rPr>
          <w:spacing w:val="-20"/>
          <w:highlight w:val="yellow"/>
          <w:rPrChange w:id="279" w:author="Raghda Wahdan" w:date="2017-11-18T23:32:00Z">
            <w:rPr>
              <w:spacing w:val="-20"/>
            </w:rPr>
          </w:rPrChange>
        </w:rPr>
        <w:t xml:space="preserve"> </w:t>
      </w:r>
      <w:r w:rsidRPr="00B0570F">
        <w:rPr>
          <w:highlight w:val="yellow"/>
          <w:rPrChange w:id="280" w:author="Raghda Wahdan" w:date="2017-11-18T23:32:00Z">
            <w:rPr/>
          </w:rPrChange>
        </w:rPr>
        <w:t>system,</w:t>
      </w:r>
      <w:r w:rsidRPr="00B0570F">
        <w:rPr>
          <w:spacing w:val="-20"/>
          <w:highlight w:val="yellow"/>
          <w:rPrChange w:id="281" w:author="Raghda Wahdan" w:date="2017-11-18T23:32:00Z">
            <w:rPr>
              <w:spacing w:val="-20"/>
            </w:rPr>
          </w:rPrChange>
        </w:rPr>
        <w:t xml:space="preserve"> </w:t>
      </w:r>
      <w:r w:rsidRPr="00B0570F">
        <w:rPr>
          <w:highlight w:val="yellow"/>
          <w:rPrChange w:id="282" w:author="Raghda Wahdan" w:date="2017-11-18T23:32:00Z">
            <w:rPr/>
          </w:rPrChange>
        </w:rPr>
        <w:t>taking</w:t>
      </w:r>
      <w:r w:rsidRPr="00B0570F">
        <w:rPr>
          <w:spacing w:val="-20"/>
          <w:highlight w:val="yellow"/>
          <w:rPrChange w:id="283" w:author="Raghda Wahdan" w:date="2017-11-18T23:32:00Z">
            <w:rPr>
              <w:spacing w:val="-20"/>
            </w:rPr>
          </w:rPrChange>
        </w:rPr>
        <w:t xml:space="preserve"> </w:t>
      </w:r>
      <w:r w:rsidRPr="00B0570F">
        <w:rPr>
          <w:highlight w:val="yellow"/>
          <w:rPrChange w:id="284" w:author="Raghda Wahdan" w:date="2017-11-18T23:32:00Z">
            <w:rPr/>
          </w:rPrChange>
        </w:rPr>
        <w:t>into</w:t>
      </w:r>
      <w:r w:rsidRPr="00B0570F">
        <w:rPr>
          <w:spacing w:val="-20"/>
          <w:highlight w:val="yellow"/>
          <w:rPrChange w:id="285" w:author="Raghda Wahdan" w:date="2017-11-18T23:32:00Z">
            <w:rPr>
              <w:spacing w:val="-20"/>
            </w:rPr>
          </w:rPrChange>
        </w:rPr>
        <w:t xml:space="preserve"> </w:t>
      </w:r>
      <w:r w:rsidRPr="00B0570F">
        <w:rPr>
          <w:highlight w:val="yellow"/>
          <w:rPrChange w:id="286" w:author="Raghda Wahdan" w:date="2017-11-18T23:32:00Z">
            <w:rPr/>
          </w:rPrChange>
        </w:rPr>
        <w:t>consideration</w:t>
      </w:r>
      <w:r w:rsidRPr="00B0570F">
        <w:rPr>
          <w:spacing w:val="-20"/>
          <w:highlight w:val="yellow"/>
          <w:rPrChange w:id="287" w:author="Raghda Wahdan" w:date="2017-11-18T23:32:00Z">
            <w:rPr>
              <w:spacing w:val="-20"/>
            </w:rPr>
          </w:rPrChange>
        </w:rPr>
        <w:t xml:space="preserve"> </w:t>
      </w:r>
      <w:r w:rsidRPr="00B0570F">
        <w:rPr>
          <w:highlight w:val="yellow"/>
          <w:rPrChange w:id="288" w:author="Raghda Wahdan" w:date="2017-11-18T23:32:00Z">
            <w:rPr/>
          </w:rPrChange>
        </w:rPr>
        <w:t>the</w:t>
      </w:r>
      <w:r w:rsidRPr="00B0570F">
        <w:rPr>
          <w:spacing w:val="-20"/>
          <w:highlight w:val="yellow"/>
          <w:rPrChange w:id="289" w:author="Raghda Wahdan" w:date="2017-11-18T23:32:00Z">
            <w:rPr>
              <w:spacing w:val="-20"/>
            </w:rPr>
          </w:rPrChange>
        </w:rPr>
        <w:t xml:space="preserve"> </w:t>
      </w:r>
      <w:r w:rsidRPr="00B0570F">
        <w:rPr>
          <w:highlight w:val="yellow"/>
          <w:rPrChange w:id="290" w:author="Raghda Wahdan" w:date="2017-11-18T23:32:00Z">
            <w:rPr/>
          </w:rPrChange>
        </w:rPr>
        <w:t>time</w:t>
      </w:r>
      <w:r w:rsidRPr="00B0570F">
        <w:rPr>
          <w:spacing w:val="-20"/>
          <w:highlight w:val="yellow"/>
          <w:rPrChange w:id="291" w:author="Raghda Wahdan" w:date="2017-11-18T23:32:00Z">
            <w:rPr>
              <w:spacing w:val="-20"/>
            </w:rPr>
          </w:rPrChange>
        </w:rPr>
        <w:t xml:space="preserve"> </w:t>
      </w:r>
      <w:r w:rsidRPr="00B0570F">
        <w:rPr>
          <w:highlight w:val="yellow"/>
          <w:rPrChange w:id="292" w:author="Raghda Wahdan" w:date="2017-11-18T23:32:00Z">
            <w:rPr/>
          </w:rPrChange>
        </w:rPr>
        <w:t>difference</w:t>
      </w:r>
      <w:r w:rsidRPr="00B0570F">
        <w:rPr>
          <w:spacing w:val="-20"/>
          <w:highlight w:val="yellow"/>
          <w:rPrChange w:id="293" w:author="Raghda Wahdan" w:date="2017-11-18T23:32:00Z">
            <w:rPr>
              <w:spacing w:val="-20"/>
            </w:rPr>
          </w:rPrChange>
        </w:rPr>
        <w:t xml:space="preserve"> </w:t>
      </w:r>
      <w:r w:rsidRPr="00B0570F">
        <w:rPr>
          <w:highlight w:val="yellow"/>
          <w:rPrChange w:id="294" w:author="Raghda Wahdan" w:date="2017-11-18T23:32:00Z">
            <w:rPr/>
          </w:rPrChange>
        </w:rPr>
        <w:t>in</w:t>
      </w:r>
      <w:r w:rsidRPr="00B0570F">
        <w:rPr>
          <w:spacing w:val="-20"/>
          <w:highlight w:val="yellow"/>
          <w:rPrChange w:id="295" w:author="Raghda Wahdan" w:date="2017-11-18T23:32:00Z">
            <w:rPr>
              <w:spacing w:val="-20"/>
            </w:rPr>
          </w:rPrChange>
        </w:rPr>
        <w:t xml:space="preserve"> </w:t>
      </w:r>
      <w:r w:rsidRPr="00B0570F">
        <w:rPr>
          <w:highlight w:val="yellow"/>
          <w:rPrChange w:id="296" w:author="Raghda Wahdan" w:date="2017-11-18T23:32:00Z">
            <w:rPr/>
          </w:rPrChange>
        </w:rPr>
        <w:t>slot</w:t>
      </w:r>
      <w:r w:rsidRPr="00B0570F">
        <w:rPr>
          <w:spacing w:val="-20"/>
          <w:highlight w:val="yellow"/>
          <w:rPrChange w:id="297" w:author="Raghda Wahdan" w:date="2017-11-18T23:32:00Z">
            <w:rPr>
              <w:spacing w:val="-20"/>
            </w:rPr>
          </w:rPrChange>
        </w:rPr>
        <w:t xml:space="preserve"> </w:t>
      </w:r>
      <w:r w:rsidRPr="00B0570F">
        <w:rPr>
          <w:highlight w:val="yellow"/>
          <w:rPrChange w:id="298" w:author="Raghda Wahdan" w:date="2017-11-18T23:32:00Z">
            <w:rPr/>
          </w:rPrChange>
        </w:rPr>
        <w:t>durations,</w:t>
      </w:r>
      <w:r w:rsidRPr="00B0570F">
        <w:rPr>
          <w:spacing w:val="-20"/>
          <w:highlight w:val="yellow"/>
          <w:rPrChange w:id="299" w:author="Raghda Wahdan" w:date="2017-11-18T23:32:00Z">
            <w:rPr>
              <w:spacing w:val="-20"/>
            </w:rPr>
          </w:rPrChange>
        </w:rPr>
        <w:t xml:space="preserve"> </w:t>
      </w:r>
      <w:r w:rsidRPr="00B0570F">
        <w:rPr>
          <w:highlight w:val="yellow"/>
          <w:rPrChange w:id="300" w:author="Raghda Wahdan" w:date="2017-11-18T23:32:00Z">
            <w:rPr/>
          </w:rPrChange>
        </w:rPr>
        <w:t xml:space="preserve">in </w:t>
      </w:r>
      <w:r w:rsidRPr="00B0570F">
        <w:rPr>
          <w:w w:val="95"/>
          <w:highlight w:val="yellow"/>
          <w:rPrChange w:id="301" w:author="Raghda Wahdan" w:date="2017-11-18T23:32:00Z">
            <w:rPr>
              <w:w w:val="95"/>
            </w:rPr>
          </w:rPrChange>
        </w:rPr>
        <w:t xml:space="preserve">addition to the multiple collision </w:t>
      </w:r>
      <w:r w:rsidRPr="00B0570F">
        <w:rPr>
          <w:spacing w:val="-3"/>
          <w:w w:val="95"/>
          <w:highlight w:val="yellow"/>
          <w:rPrChange w:id="302" w:author="Raghda Wahdan" w:date="2017-11-18T23:32:00Z">
            <w:rPr>
              <w:spacing w:val="-3"/>
              <w:w w:val="95"/>
            </w:rPr>
          </w:rPrChange>
        </w:rPr>
        <w:t>recovery</w:t>
      </w:r>
      <w:r w:rsidRPr="00B0570F">
        <w:rPr>
          <w:spacing w:val="39"/>
          <w:w w:val="95"/>
          <w:highlight w:val="yellow"/>
          <w:rPrChange w:id="303" w:author="Raghda Wahdan" w:date="2017-11-18T23:32:00Z">
            <w:rPr>
              <w:spacing w:val="39"/>
              <w:w w:val="95"/>
            </w:rPr>
          </w:rPrChange>
        </w:rPr>
        <w:t xml:space="preserve"> </w:t>
      </w:r>
      <w:r w:rsidRPr="00B0570F">
        <w:rPr>
          <w:w w:val="95"/>
          <w:highlight w:val="yellow"/>
          <w:rPrChange w:id="304" w:author="Raghda Wahdan" w:date="2017-11-18T23:32:00Z">
            <w:rPr>
              <w:w w:val="95"/>
            </w:rPr>
          </w:rPrChange>
        </w:rPr>
        <w:t>coefficients.</w:t>
      </w:r>
    </w:p>
    <w:p w14:paraId="0DD9F70F" w14:textId="77777777" w:rsidR="00ED6B8B" w:rsidRDefault="00ED6B8B" w:rsidP="00F672C4">
      <w:pPr>
        <w:pStyle w:val="BodyText"/>
        <w:spacing w:before="1"/>
        <w:rPr>
          <w:sz w:val="40"/>
        </w:rPr>
      </w:pPr>
    </w:p>
    <w:p w14:paraId="7DE7A7B4" w14:textId="77777777" w:rsidR="00ED6B8B" w:rsidRDefault="00FA655D">
      <w:pPr>
        <w:pStyle w:val="Heading1"/>
        <w:numPr>
          <w:ilvl w:val="1"/>
          <w:numId w:val="9"/>
        </w:numPr>
        <w:tabs>
          <w:tab w:val="left" w:pos="991"/>
        </w:tabs>
        <w:ind w:hanging="882"/>
        <w:pPrChange w:id="305" w:author="Raghda Wahdan" w:date="2017-11-06T13:08:00Z">
          <w:pPr>
            <w:pStyle w:val="Heading1"/>
            <w:numPr>
              <w:ilvl w:val="1"/>
              <w:numId w:val="9"/>
            </w:numPr>
            <w:tabs>
              <w:tab w:val="left" w:pos="991"/>
            </w:tabs>
            <w:ind w:hanging="883"/>
            <w:jc w:val="left"/>
          </w:pPr>
        </w:pPrChange>
      </w:pPr>
      <w:r>
        <w:t xml:space="preserve">Time </w:t>
      </w:r>
      <w:r>
        <w:rPr>
          <w:spacing w:val="-10"/>
        </w:rPr>
        <w:t>Aware</w:t>
      </w:r>
      <w:r>
        <w:rPr>
          <w:spacing w:val="5"/>
        </w:rPr>
        <w:t xml:space="preserve"> </w:t>
      </w:r>
      <w:r>
        <w:t>System</w:t>
      </w:r>
    </w:p>
    <w:p w14:paraId="3B199981" w14:textId="1E9ACD3A" w:rsidR="00ED6B8B" w:rsidRDefault="00FA655D">
      <w:pPr>
        <w:pStyle w:val="BodyText"/>
        <w:spacing w:before="287" w:line="266" w:lineRule="auto"/>
        <w:ind w:left="107" w:right="477"/>
        <w:pPrChange w:id="306" w:author="Raghda Wahdan" w:date="2017-11-06T13:08:00Z">
          <w:pPr>
            <w:pStyle w:val="BodyText"/>
            <w:spacing w:before="287" w:line="266" w:lineRule="auto"/>
            <w:ind w:left="107" w:right="477"/>
            <w:jc w:val="both"/>
          </w:pPr>
        </w:pPrChange>
      </w:pPr>
      <w:del w:id="307" w:author="Raghda Wahdan" w:date="2017-11-18T23:32:00Z">
        <w:r w:rsidDel="003627DF">
          <w:delText>In</w:delText>
        </w:r>
        <w:r w:rsidDel="003627DF">
          <w:rPr>
            <w:spacing w:val="-38"/>
          </w:rPr>
          <w:delText xml:space="preserve"> </w:delText>
        </w:r>
        <w:r w:rsidDel="003627DF">
          <w:delText>the</w:delText>
        </w:r>
        <w:r w:rsidDel="003627DF">
          <w:rPr>
            <w:spacing w:val="-38"/>
          </w:rPr>
          <w:delText xml:space="preserve"> </w:delText>
        </w:r>
        <w:r w:rsidDel="003627DF">
          <w:delText>recent</w:delText>
        </w:r>
        <w:r w:rsidDel="003627DF">
          <w:rPr>
            <w:spacing w:val="-38"/>
          </w:rPr>
          <w:delText xml:space="preserve"> </w:delText>
        </w:r>
        <w:r w:rsidDel="003627DF">
          <w:delText>years</w:delText>
        </w:r>
      </w:del>
      <w:ins w:id="308" w:author="Raghda Wahdan" w:date="2017-11-18T23:32:00Z">
        <w:r w:rsidR="003627DF">
          <w:t>R</w:t>
        </w:r>
      </w:ins>
      <w:ins w:id="309" w:author="Raghda Wahdan" w:date="2017-11-18T23:33:00Z">
        <w:r w:rsidR="003627DF">
          <w:t>e</w:t>
        </w:r>
      </w:ins>
      <w:ins w:id="310" w:author="Raghda Wahdan" w:date="2017-11-18T23:32:00Z">
        <w:r w:rsidR="003627DF">
          <w:t>cently</w:t>
        </w:r>
      </w:ins>
      <w:r>
        <w:t>,</w:t>
      </w:r>
      <w:r>
        <w:rPr>
          <w:spacing w:val="-37"/>
        </w:rPr>
        <w:t xml:space="preserve"> </w:t>
      </w:r>
      <w:r>
        <w:t>some</w:t>
      </w:r>
      <w:r>
        <w:rPr>
          <w:spacing w:val="-38"/>
        </w:rPr>
        <w:t xml:space="preserve"> </w:t>
      </w:r>
      <w:r>
        <w:t>research</w:t>
      </w:r>
      <w:r>
        <w:rPr>
          <w:spacing w:val="-38"/>
        </w:rPr>
        <w:t xml:space="preserve"> </w:t>
      </w:r>
      <w:r>
        <w:t>groups</w:t>
      </w:r>
      <w:r>
        <w:rPr>
          <w:spacing w:val="-38"/>
        </w:rPr>
        <w:t xml:space="preserve"> </w:t>
      </w:r>
      <w:r>
        <w:rPr>
          <w:spacing w:val="-4"/>
        </w:rPr>
        <w:t>have</w:t>
      </w:r>
      <w:r>
        <w:rPr>
          <w:spacing w:val="-38"/>
        </w:rPr>
        <w:t xml:space="preserve"> </w:t>
      </w:r>
      <w:r>
        <w:t>focused</w:t>
      </w:r>
      <w:r>
        <w:rPr>
          <w:spacing w:val="-38"/>
        </w:rPr>
        <w:t xml:space="preserve"> </w:t>
      </w:r>
      <w:r>
        <w:t>on</w:t>
      </w:r>
      <w:r>
        <w:rPr>
          <w:spacing w:val="-38"/>
        </w:rPr>
        <w:t xml:space="preserve"> </w:t>
      </w:r>
      <w:r>
        <w:t>optimizing</w:t>
      </w:r>
      <w:r>
        <w:rPr>
          <w:spacing w:val="-38"/>
        </w:rPr>
        <w:t xml:space="preserve"> </w:t>
      </w:r>
      <w:r>
        <w:t>the</w:t>
      </w:r>
      <w:r>
        <w:rPr>
          <w:spacing w:val="-38"/>
        </w:rPr>
        <w:t xml:space="preserve"> </w:t>
      </w:r>
      <w:r>
        <w:t>frame length</w:t>
      </w:r>
      <w:r>
        <w:rPr>
          <w:spacing w:val="-8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case</w:t>
      </w:r>
      <w:r>
        <w:rPr>
          <w:spacing w:val="-8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non-equal</w:t>
      </w:r>
      <w:r>
        <w:rPr>
          <w:spacing w:val="-8"/>
        </w:rPr>
        <w:t xml:space="preserve"> </w:t>
      </w:r>
      <w:r>
        <w:t>slot</w:t>
      </w:r>
      <w:r>
        <w:rPr>
          <w:spacing w:val="-8"/>
        </w:rPr>
        <w:t xml:space="preserve"> </w:t>
      </w:r>
      <w:r>
        <w:t>durations:</w:t>
      </w:r>
      <w:r>
        <w:rPr>
          <w:spacing w:val="13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[85,</w:t>
      </w:r>
      <w:r>
        <w:rPr>
          <w:spacing w:val="-39"/>
        </w:rPr>
        <w:t xml:space="preserve"> </w:t>
      </w:r>
      <w:r>
        <w:t>86],</w:t>
      </w:r>
      <w:r>
        <w:rPr>
          <w:spacing w:val="-6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authors</w:t>
      </w:r>
      <w:r>
        <w:rPr>
          <w:spacing w:val="-8"/>
        </w:rPr>
        <w:t xml:space="preserve"> </w:t>
      </w:r>
      <w:r>
        <w:t>proposed</w:t>
      </w:r>
      <w:r>
        <w:rPr>
          <w:spacing w:val="-8"/>
        </w:rPr>
        <w:t xml:space="preserve"> </w:t>
      </w:r>
      <w:r>
        <w:t xml:space="preserve">a numerical solution for the optimal frame length. These methods depend on </w:t>
      </w:r>
      <w:r>
        <w:rPr>
          <w:w w:val="95"/>
        </w:rPr>
        <w:t xml:space="preserve">searching for the optimal frame length which maximizes the reading efficiency. </w:t>
      </w:r>
      <w:r>
        <w:t xml:space="preserve">Moreover, they also depend on the tag-to-reader data rate, which make the searching process more complicated. In [87], the mean number of resolved tags in unit time is optimized. This is done </w:t>
      </w:r>
      <w:r>
        <w:rPr>
          <w:spacing w:val="-4"/>
        </w:rPr>
        <w:t xml:space="preserve">by </w:t>
      </w:r>
      <w:r>
        <w:t xml:space="preserve">considering the different slot durations. </w:t>
      </w:r>
      <w:r>
        <w:rPr>
          <w:spacing w:val="-3"/>
        </w:rPr>
        <w:t xml:space="preserve">However, </w:t>
      </w:r>
      <w:r>
        <w:t>this approach is based on a complex multidimensional table</w:t>
      </w:r>
      <w:r>
        <w:rPr>
          <w:spacing w:val="-17"/>
        </w:rPr>
        <w:t xml:space="preserve"> </w:t>
      </w:r>
      <w:r>
        <w:t>look-up,</w:t>
      </w:r>
      <w:r>
        <w:rPr>
          <w:spacing w:val="-16"/>
        </w:rPr>
        <w:t xml:space="preserve"> </w:t>
      </w:r>
      <w:r>
        <w:t>which</w:t>
      </w:r>
      <w:r>
        <w:rPr>
          <w:spacing w:val="-17"/>
        </w:rPr>
        <w:t xml:space="preserve"> </w:t>
      </w:r>
      <w:r>
        <w:rPr>
          <w:spacing w:val="-3"/>
        </w:rPr>
        <w:t>may</w:t>
      </w:r>
      <w:r>
        <w:rPr>
          <w:spacing w:val="-17"/>
        </w:rPr>
        <w:t xml:space="preserve"> </w:t>
      </w:r>
      <w:r>
        <w:rPr>
          <w:spacing w:val="3"/>
        </w:rPr>
        <w:t>be</w:t>
      </w:r>
      <w:r>
        <w:rPr>
          <w:spacing w:val="-17"/>
        </w:rPr>
        <w:t xml:space="preserve"> </w:t>
      </w:r>
      <w:r>
        <w:t>time</w:t>
      </w:r>
      <w:r>
        <w:rPr>
          <w:spacing w:val="-17"/>
        </w:rPr>
        <w:t xml:space="preserve"> </w:t>
      </w:r>
      <w:r>
        <w:t>consuming.</w:t>
      </w:r>
      <w:r>
        <w:rPr>
          <w:spacing w:val="-17"/>
        </w:rPr>
        <w:t xml:space="preserve"> </w:t>
      </w:r>
      <w:r>
        <w:t>[88]</w:t>
      </w:r>
      <w:r>
        <w:rPr>
          <w:spacing w:val="-17"/>
        </w:rPr>
        <w:t xml:space="preserve"> </w:t>
      </w:r>
      <w:r>
        <w:t>suggested</w:t>
      </w:r>
      <w:r>
        <w:rPr>
          <w:spacing w:val="-17"/>
        </w:rPr>
        <w:t xml:space="preserve"> </w:t>
      </w:r>
      <w:r>
        <w:t>to</w:t>
      </w:r>
      <w:r>
        <w:rPr>
          <w:spacing w:val="-17"/>
        </w:rPr>
        <w:t xml:space="preserve"> </w:t>
      </w:r>
      <w:r>
        <w:t>search</w:t>
      </w:r>
      <w:r>
        <w:rPr>
          <w:spacing w:val="-17"/>
        </w:rPr>
        <w:t xml:space="preserve"> </w:t>
      </w:r>
      <w:r>
        <w:t>for</w:t>
      </w:r>
      <w:r>
        <w:rPr>
          <w:spacing w:val="-17"/>
        </w:rPr>
        <w:t xml:space="preserve"> </w:t>
      </w:r>
      <w:r>
        <w:t>the optimum</w:t>
      </w:r>
      <w:r>
        <w:rPr>
          <w:spacing w:val="-38"/>
        </w:rPr>
        <w:t xml:space="preserve"> </w:t>
      </w:r>
      <w:r>
        <w:t>frame</w:t>
      </w:r>
      <w:r>
        <w:rPr>
          <w:spacing w:val="-38"/>
        </w:rPr>
        <w:t xml:space="preserve"> </w:t>
      </w:r>
      <w:r>
        <w:t>length</w:t>
      </w:r>
      <w:r>
        <w:rPr>
          <w:spacing w:val="-38"/>
        </w:rPr>
        <w:t xml:space="preserve"> </w:t>
      </w:r>
      <w:r>
        <w:t>that</w:t>
      </w:r>
      <w:r>
        <w:rPr>
          <w:spacing w:val="-38"/>
        </w:rPr>
        <w:t xml:space="preserve"> </w:t>
      </w:r>
      <w:r>
        <w:t>minimizes</w:t>
      </w:r>
      <w:r>
        <w:rPr>
          <w:spacing w:val="-38"/>
        </w:rPr>
        <w:t xml:space="preserve"> </w:t>
      </w:r>
      <w:r>
        <w:t>the</w:t>
      </w:r>
      <w:r>
        <w:rPr>
          <w:spacing w:val="-38"/>
        </w:rPr>
        <w:t xml:space="preserve"> </w:t>
      </w:r>
      <w:r>
        <w:t>mean</w:t>
      </w:r>
      <w:r>
        <w:rPr>
          <w:spacing w:val="-38"/>
        </w:rPr>
        <w:t xml:space="preserve"> </w:t>
      </w:r>
      <w:r>
        <w:t>time</w:t>
      </w:r>
      <w:r>
        <w:rPr>
          <w:spacing w:val="-38"/>
        </w:rPr>
        <w:t xml:space="preserve"> </w:t>
      </w:r>
      <w:r>
        <w:t>needed</w:t>
      </w:r>
      <w:r>
        <w:rPr>
          <w:spacing w:val="-38"/>
        </w:rPr>
        <w:t xml:space="preserve"> </w:t>
      </w:r>
      <w:r>
        <w:t>to</w:t>
      </w:r>
      <w:r>
        <w:rPr>
          <w:spacing w:val="-38"/>
        </w:rPr>
        <w:t xml:space="preserve"> </w:t>
      </w:r>
      <w:r>
        <w:t>resolve</w:t>
      </w:r>
      <w:r>
        <w:rPr>
          <w:spacing w:val="-38"/>
        </w:rPr>
        <w:t xml:space="preserve"> </w:t>
      </w:r>
      <w:r>
        <w:t>a</w:t>
      </w:r>
      <w:r>
        <w:rPr>
          <w:spacing w:val="-38"/>
        </w:rPr>
        <w:t xml:space="preserve"> </w:t>
      </w:r>
      <w:r>
        <w:t>bunch of</w:t>
      </w:r>
      <w:r>
        <w:rPr>
          <w:spacing w:val="-12"/>
        </w:rPr>
        <w:t xml:space="preserve"> </w:t>
      </w:r>
      <w:r>
        <w:t>tags.</w:t>
      </w:r>
      <w:r>
        <w:rPr>
          <w:spacing w:val="19"/>
        </w:rPr>
        <w:t xml:space="preserve"> </w:t>
      </w:r>
      <w:r>
        <w:rPr>
          <w:spacing w:val="-3"/>
        </w:rPr>
        <w:t>However,</w:t>
      </w:r>
      <w:r>
        <w:rPr>
          <w:spacing w:val="-9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author</w:t>
      </w:r>
      <w:r>
        <w:rPr>
          <w:spacing w:val="-12"/>
        </w:rPr>
        <w:t xml:space="preserve"> </w:t>
      </w:r>
      <w:r>
        <w:t>reached</w:t>
      </w:r>
      <w:r>
        <w:rPr>
          <w:spacing w:val="-12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recursive</w:t>
      </w:r>
      <w:r>
        <w:rPr>
          <w:spacing w:val="-12"/>
        </w:rPr>
        <w:t xml:space="preserve"> </w:t>
      </w:r>
      <w:r>
        <w:t>Bellman-equation,</w:t>
      </w:r>
      <w:r>
        <w:rPr>
          <w:spacing w:val="-10"/>
        </w:rPr>
        <w:t xml:space="preserve"> </w:t>
      </w:r>
      <w:r>
        <w:t>which</w:t>
      </w:r>
      <w:r>
        <w:rPr>
          <w:spacing w:val="-12"/>
        </w:rPr>
        <w:t xml:space="preserve"> </w:t>
      </w:r>
      <w:r>
        <w:t>is difficult</w:t>
      </w:r>
      <w:r>
        <w:rPr>
          <w:spacing w:val="-28"/>
        </w:rPr>
        <w:t xml:space="preserve"> </w:t>
      </w:r>
      <w:r>
        <w:t>to</w:t>
      </w:r>
      <w:r>
        <w:rPr>
          <w:spacing w:val="-28"/>
        </w:rPr>
        <w:t xml:space="preserve"> </w:t>
      </w:r>
      <w:r>
        <w:rPr>
          <w:spacing w:val="3"/>
        </w:rPr>
        <w:t>be</w:t>
      </w:r>
      <w:r>
        <w:rPr>
          <w:spacing w:val="-28"/>
        </w:rPr>
        <w:t xml:space="preserve"> </w:t>
      </w:r>
      <w:r>
        <w:t>applied</w:t>
      </w:r>
      <w:r>
        <w:rPr>
          <w:spacing w:val="-28"/>
        </w:rPr>
        <w:t xml:space="preserve"> </w:t>
      </w:r>
      <w:r>
        <w:t>in</w:t>
      </w:r>
      <w:r>
        <w:rPr>
          <w:spacing w:val="-28"/>
        </w:rPr>
        <w:t xml:space="preserve"> </w:t>
      </w:r>
      <w:r>
        <w:t>systems</w:t>
      </w:r>
      <w:r>
        <w:rPr>
          <w:spacing w:val="-28"/>
        </w:rPr>
        <w:t xml:space="preserve"> </w:t>
      </w:r>
      <w:r>
        <w:t>with</w:t>
      </w:r>
      <w:r>
        <w:rPr>
          <w:spacing w:val="-28"/>
        </w:rPr>
        <w:t xml:space="preserve"> </w:t>
      </w:r>
      <w:r>
        <w:t>real-time</w:t>
      </w:r>
      <w:r>
        <w:rPr>
          <w:spacing w:val="-28"/>
        </w:rPr>
        <w:t xml:space="preserve"> </w:t>
      </w:r>
      <w:r>
        <w:t>restrictions.</w:t>
      </w:r>
    </w:p>
    <w:p w14:paraId="6022C01B" w14:textId="77777777" w:rsidR="00ED6B8B" w:rsidRDefault="00FA655D">
      <w:pPr>
        <w:pStyle w:val="BodyText"/>
        <w:spacing w:before="8" w:line="266" w:lineRule="auto"/>
        <w:ind w:left="107" w:right="477" w:firstLine="351"/>
        <w:pPrChange w:id="311" w:author="Raghda Wahdan" w:date="2017-11-06T13:08:00Z">
          <w:pPr>
            <w:pStyle w:val="BodyText"/>
            <w:spacing w:before="8" w:line="266" w:lineRule="auto"/>
            <w:ind w:left="107" w:right="477" w:firstLine="351"/>
            <w:jc w:val="both"/>
          </w:pPr>
        </w:pPrChange>
      </w:pPr>
      <w:r>
        <w:t xml:space="preserve">In this section, </w:t>
      </w:r>
      <w:r>
        <w:rPr>
          <w:spacing w:val="-4"/>
        </w:rPr>
        <w:t xml:space="preserve">we </w:t>
      </w:r>
      <w:r>
        <w:t xml:space="preserve">propose a </w:t>
      </w:r>
      <w:r>
        <w:rPr>
          <w:spacing w:val="-3"/>
        </w:rPr>
        <w:t xml:space="preserve">novel </w:t>
      </w:r>
      <w:r>
        <w:t>closed form solution for the</w:t>
      </w:r>
      <w:r>
        <w:rPr>
          <w:spacing w:val="-19"/>
        </w:rPr>
        <w:t xml:space="preserve"> </w:t>
      </w:r>
      <w:r>
        <w:t>optimum frame length in FSA for RFID systems. The proposed solution gives a</w:t>
      </w:r>
      <w:r>
        <w:rPr>
          <w:spacing w:val="-4"/>
        </w:rPr>
        <w:t xml:space="preserve"> </w:t>
      </w:r>
      <w:r>
        <w:t>direct</w:t>
      </w:r>
    </w:p>
    <w:p w14:paraId="3030A845" w14:textId="77777777" w:rsidR="00ED6B8B" w:rsidRDefault="00ED6B8B">
      <w:pPr>
        <w:spacing w:line="266" w:lineRule="auto"/>
        <w:sectPr w:rsidR="00ED6B8B">
          <w:headerReference w:type="even" r:id="rId9"/>
          <w:headerReference w:type="default" r:id="rId10"/>
          <w:pgSz w:w="11910" w:h="16840"/>
          <w:pgMar w:top="1920" w:right="1680" w:bottom="280" w:left="1620" w:header="1603" w:footer="0" w:gutter="0"/>
          <w:pgNumType w:start="56"/>
          <w:cols w:space="720"/>
        </w:sectPr>
        <w:pPrChange w:id="312" w:author="Raghda Wahdan" w:date="2017-11-06T13:08:00Z">
          <w:pPr>
            <w:spacing w:line="266" w:lineRule="auto"/>
            <w:jc w:val="both"/>
          </w:pPr>
        </w:pPrChange>
      </w:pPr>
    </w:p>
    <w:p w14:paraId="55B43E73" w14:textId="77777777" w:rsidR="00ED6B8B" w:rsidRDefault="00ED6B8B" w:rsidP="00F672C4">
      <w:pPr>
        <w:pStyle w:val="BodyText"/>
        <w:spacing w:before="5"/>
        <w:rPr>
          <w:sz w:val="17"/>
        </w:rPr>
      </w:pPr>
    </w:p>
    <w:p w14:paraId="7ECCA461" w14:textId="77777777" w:rsidR="00ED6B8B" w:rsidRDefault="00FA655D">
      <w:pPr>
        <w:pStyle w:val="BodyText"/>
        <w:spacing w:before="118" w:line="266" w:lineRule="auto"/>
        <w:ind w:left="480" w:right="105"/>
        <w:pPrChange w:id="313" w:author="Raghda Wahdan" w:date="2017-11-06T13:08:00Z">
          <w:pPr>
            <w:pStyle w:val="BodyText"/>
            <w:spacing w:before="118" w:line="266" w:lineRule="auto"/>
            <w:ind w:left="480" w:right="105"/>
            <w:jc w:val="both"/>
          </w:pPr>
        </w:pPrChange>
      </w:pPr>
      <w:r>
        <w:t xml:space="preserve">and linear relation between the frame length </w:t>
      </w:r>
      <w:r>
        <w:rPr>
          <w:rFonts w:ascii="Bookman Old Style"/>
          <w:i/>
        </w:rPr>
        <w:t>L</w:t>
      </w:r>
      <w:r>
        <w:t xml:space="preserve">, and the number of tags </w:t>
      </w:r>
      <w:r>
        <w:rPr>
          <w:rFonts w:ascii="Bookman Old Style"/>
          <w:i/>
        </w:rPr>
        <w:t xml:space="preserve">n </w:t>
      </w:r>
      <w:r>
        <w:t>in the reading area. Furthermore, it includes a factor representing the</w:t>
      </w:r>
      <w:r>
        <w:rPr>
          <w:spacing w:val="-37"/>
        </w:rPr>
        <w:t xml:space="preserve"> </w:t>
      </w:r>
      <w:r>
        <w:t xml:space="preserve">different </w:t>
      </w:r>
      <w:r>
        <w:rPr>
          <w:w w:val="95"/>
        </w:rPr>
        <w:t>slot</w:t>
      </w:r>
      <w:r>
        <w:rPr>
          <w:spacing w:val="20"/>
          <w:w w:val="95"/>
        </w:rPr>
        <w:t xml:space="preserve"> </w:t>
      </w:r>
      <w:r>
        <w:rPr>
          <w:w w:val="95"/>
        </w:rPr>
        <w:t>durations.</w:t>
      </w:r>
    </w:p>
    <w:p w14:paraId="0BCB1EF1" w14:textId="77777777" w:rsidR="00ED6B8B" w:rsidRDefault="00ED6B8B" w:rsidP="00F672C4">
      <w:pPr>
        <w:pStyle w:val="BodyText"/>
        <w:spacing w:before="1"/>
        <w:rPr>
          <w:sz w:val="34"/>
        </w:rPr>
      </w:pPr>
    </w:p>
    <w:p w14:paraId="0A6EC737" w14:textId="77777777" w:rsidR="00ED6B8B" w:rsidRDefault="00FA655D">
      <w:pPr>
        <w:pStyle w:val="Heading2"/>
        <w:numPr>
          <w:ilvl w:val="2"/>
          <w:numId w:val="9"/>
        </w:numPr>
        <w:tabs>
          <w:tab w:val="left" w:pos="1467"/>
        </w:tabs>
        <w:spacing w:before="1"/>
        <w:ind w:hanging="614"/>
        <w:jc w:val="left"/>
        <w:pPrChange w:id="314" w:author="Raghda Wahdan" w:date="2017-11-06T13:08:00Z">
          <w:pPr>
            <w:pStyle w:val="Heading2"/>
            <w:numPr>
              <w:ilvl w:val="2"/>
              <w:numId w:val="9"/>
            </w:numPr>
            <w:tabs>
              <w:tab w:val="left" w:pos="1467"/>
            </w:tabs>
            <w:spacing w:before="1"/>
            <w:ind w:hanging="614"/>
            <w:jc w:val="right"/>
          </w:pPr>
        </w:pPrChange>
      </w:pPr>
      <w:r>
        <w:t xml:space="preserve">Closed </w:t>
      </w:r>
      <w:r>
        <w:rPr>
          <w:spacing w:val="-8"/>
        </w:rPr>
        <w:t xml:space="preserve">Form </w:t>
      </w:r>
      <w:r>
        <w:t xml:space="preserve">Solution for Time </w:t>
      </w:r>
      <w:r>
        <w:rPr>
          <w:spacing w:val="-8"/>
        </w:rPr>
        <w:t>Aware</w:t>
      </w:r>
      <w:r>
        <w:rPr>
          <w:spacing w:val="24"/>
        </w:rPr>
        <w:t xml:space="preserve"> </w:t>
      </w:r>
      <w:r>
        <w:t>System</w:t>
      </w:r>
    </w:p>
    <w:p w14:paraId="56DD3D48" w14:textId="77777777" w:rsidR="00ED6B8B" w:rsidRDefault="00890932">
      <w:pPr>
        <w:pStyle w:val="BodyText"/>
        <w:spacing w:before="214" w:line="266" w:lineRule="auto"/>
        <w:ind w:left="479" w:right="105"/>
        <w:pPrChange w:id="315" w:author="Raghda Wahdan" w:date="2017-11-06T13:08:00Z">
          <w:pPr>
            <w:pStyle w:val="BodyText"/>
            <w:spacing w:before="214" w:line="266" w:lineRule="auto"/>
            <w:ind w:left="479" w:right="105"/>
            <w:jc w:val="both"/>
          </w:pPr>
        </w:pPrChange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579392" behindDoc="1" locked="0" layoutInCell="1" allowOverlap="1" wp14:anchorId="2E4D6B0C" wp14:editId="6B1067D3">
                <wp:simplePos x="0" y="0"/>
                <wp:positionH relativeFrom="page">
                  <wp:posOffset>5348605</wp:posOffset>
                </wp:positionH>
                <wp:positionV relativeFrom="paragraph">
                  <wp:posOffset>278765</wp:posOffset>
                </wp:positionV>
                <wp:extent cx="138430" cy="76200"/>
                <wp:effectExtent l="0" t="2540" r="0" b="0"/>
                <wp:wrapNone/>
                <wp:docPr id="1525" name="Text Box 15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8430" cy="76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553D6C1" w14:textId="77777777" w:rsidR="00B0570F" w:rsidRDefault="00B0570F">
                            <w:pPr>
                              <w:spacing w:line="115" w:lineRule="exact"/>
                              <w:rPr>
                                <w:rFonts w:ascii="Arial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Arial"/>
                                <w:i/>
                                <w:w w:val="130"/>
                                <w:sz w:val="12"/>
                              </w:rPr>
                              <w:t>TA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E4D6B0C" id="_x0000_t202" coordsize="21600,21600" o:spt="202" path="m,l,21600r21600,l21600,xe">
                <v:stroke joinstyle="miter"/>
                <v:path gradientshapeok="t" o:connecttype="rect"/>
              </v:shapetype>
              <v:shape id="Text Box 1501" o:spid="_x0000_s1026" type="#_x0000_t202" style="position:absolute;left:0;text-align:left;margin-left:421.15pt;margin-top:21.95pt;width:10.9pt;height:6pt;z-index:-2517370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" filled="f" stroked="f">
                <v:textbox inset="0,0,0,0">
                  <w:txbxContent>
                    <w:p w14:paraId="5553D6C1" w14:textId="77777777" w:rsidR="00B0570F" w:rsidRDefault="00B0570F">
                      <w:pPr>
                        <w:spacing w:line="115" w:lineRule="exact"/>
                        <w:rPr>
                          <w:rFonts w:ascii="Arial"/>
                          <w:i/>
                          <w:sz w:val="12"/>
                        </w:rPr>
                      </w:pPr>
                      <w:r>
                        <w:rPr>
                          <w:rFonts w:ascii="Arial"/>
                          <w:i/>
                          <w:w w:val="130"/>
                          <w:sz w:val="12"/>
                        </w:rPr>
                        <w:t>TA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580416" behindDoc="1" locked="0" layoutInCell="1" allowOverlap="1" wp14:anchorId="6F6BF9E4" wp14:editId="1C5EA3EE">
                <wp:simplePos x="0" y="0"/>
                <wp:positionH relativeFrom="page">
                  <wp:posOffset>2091055</wp:posOffset>
                </wp:positionH>
                <wp:positionV relativeFrom="paragraph">
                  <wp:posOffset>734060</wp:posOffset>
                </wp:positionV>
                <wp:extent cx="138430" cy="76200"/>
                <wp:effectExtent l="0" t="635" r="0" b="0"/>
                <wp:wrapNone/>
                <wp:docPr id="1524" name="Text Box 15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8430" cy="76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D9D5496" w14:textId="77777777" w:rsidR="00B0570F" w:rsidRDefault="00B0570F">
                            <w:pPr>
                              <w:spacing w:line="115" w:lineRule="exact"/>
                              <w:rPr>
                                <w:rFonts w:ascii="Arial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Arial"/>
                                <w:i/>
                                <w:w w:val="130"/>
                                <w:sz w:val="12"/>
                              </w:rPr>
                              <w:t>TA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F6BF9E4" id="Text Box 1500" o:spid="_x0000_s1027" type="#_x0000_t202" style="position:absolute;left:0;text-align:left;margin-left:164.65pt;margin-top:57.8pt;width:10.9pt;height:6pt;z-index:-2517360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" filled="f" stroked="f">
                <v:textbox inset="0,0,0,0">
                  <w:txbxContent>
                    <w:p w14:paraId="3D9D5496" w14:textId="77777777" w:rsidR="00B0570F" w:rsidRDefault="00B0570F">
                      <w:pPr>
                        <w:spacing w:line="115" w:lineRule="exact"/>
                        <w:rPr>
                          <w:rFonts w:ascii="Arial"/>
                          <w:i/>
                          <w:sz w:val="12"/>
                        </w:rPr>
                      </w:pPr>
                      <w:r>
                        <w:rPr>
                          <w:rFonts w:ascii="Arial"/>
                          <w:i/>
                          <w:w w:val="130"/>
                          <w:sz w:val="12"/>
                        </w:rPr>
                        <w:t>TA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FA655D">
        <w:rPr>
          <w:spacing w:val="-7"/>
        </w:rPr>
        <w:t>For</w:t>
      </w:r>
      <w:r w:rsidR="00FA655D">
        <w:rPr>
          <w:spacing w:val="-22"/>
        </w:rPr>
        <w:t xml:space="preserve"> </w:t>
      </w:r>
      <w:r w:rsidR="00FA655D">
        <w:t>calculating</w:t>
      </w:r>
      <w:r w:rsidR="00FA655D">
        <w:rPr>
          <w:spacing w:val="-23"/>
        </w:rPr>
        <w:t xml:space="preserve"> </w:t>
      </w:r>
      <w:r w:rsidR="00FA655D">
        <w:t>the</w:t>
      </w:r>
      <w:r w:rsidR="00FA655D">
        <w:rPr>
          <w:spacing w:val="-22"/>
        </w:rPr>
        <w:t xml:space="preserve"> </w:t>
      </w:r>
      <w:r w:rsidR="00FA655D">
        <w:t>proposed</w:t>
      </w:r>
      <w:r w:rsidR="00FA655D">
        <w:rPr>
          <w:spacing w:val="-22"/>
        </w:rPr>
        <w:t xml:space="preserve"> </w:t>
      </w:r>
      <w:r w:rsidR="00FA655D">
        <w:t>optimal</w:t>
      </w:r>
      <w:r w:rsidR="00FA655D">
        <w:rPr>
          <w:spacing w:val="-22"/>
        </w:rPr>
        <w:t xml:space="preserve"> </w:t>
      </w:r>
      <w:r w:rsidR="00FA655D">
        <w:rPr>
          <w:spacing w:val="-3"/>
        </w:rPr>
        <w:t>time-aware</w:t>
      </w:r>
      <w:r w:rsidR="00FA655D">
        <w:rPr>
          <w:spacing w:val="-22"/>
        </w:rPr>
        <w:t xml:space="preserve"> </w:t>
      </w:r>
      <w:r w:rsidR="00FA655D">
        <w:t>frame</w:t>
      </w:r>
      <w:r w:rsidR="00FA655D">
        <w:rPr>
          <w:spacing w:val="-22"/>
        </w:rPr>
        <w:t xml:space="preserve"> </w:t>
      </w:r>
      <w:r w:rsidR="00FA655D">
        <w:t>size</w:t>
      </w:r>
      <w:r w:rsidR="00FA655D">
        <w:rPr>
          <w:spacing w:val="-22"/>
        </w:rPr>
        <w:t xml:space="preserve"> </w:t>
      </w:r>
      <w:r w:rsidR="00FA655D">
        <w:rPr>
          <w:rFonts w:ascii="Bookman Old Style" w:hAnsi="Bookman Old Style"/>
          <w:i/>
        </w:rPr>
        <w:t>L</w:t>
      </w:r>
      <w:r w:rsidR="00FA655D">
        <w:rPr>
          <w:rFonts w:ascii="Bookman Old Style" w:hAnsi="Bookman Old Style"/>
          <w:i/>
          <w:spacing w:val="55"/>
        </w:rPr>
        <w:t xml:space="preserve"> </w:t>
      </w:r>
      <w:r w:rsidR="00FA655D">
        <w:t>,</w:t>
      </w:r>
      <w:r w:rsidR="00FA655D">
        <w:rPr>
          <w:spacing w:val="-22"/>
        </w:rPr>
        <w:t xml:space="preserve"> </w:t>
      </w:r>
      <w:r w:rsidR="00FA655D">
        <w:t>which</w:t>
      </w:r>
      <w:r w:rsidR="00FA655D">
        <w:rPr>
          <w:spacing w:val="-22"/>
        </w:rPr>
        <w:t xml:space="preserve"> </w:t>
      </w:r>
      <w:r w:rsidR="00FA655D">
        <w:t>consid- ers</w:t>
      </w:r>
      <w:r w:rsidR="00FA655D">
        <w:rPr>
          <w:spacing w:val="-28"/>
        </w:rPr>
        <w:t xml:space="preserve"> </w:t>
      </w:r>
      <w:r w:rsidR="00FA655D">
        <w:t>the</w:t>
      </w:r>
      <w:r w:rsidR="00FA655D">
        <w:rPr>
          <w:spacing w:val="-28"/>
        </w:rPr>
        <w:t xml:space="preserve"> </w:t>
      </w:r>
      <w:r w:rsidR="00FA655D">
        <w:t>different</w:t>
      </w:r>
      <w:r w:rsidR="00FA655D">
        <w:rPr>
          <w:spacing w:val="-28"/>
        </w:rPr>
        <w:t xml:space="preserve"> </w:t>
      </w:r>
      <w:r w:rsidR="00FA655D">
        <w:t>slot</w:t>
      </w:r>
      <w:r w:rsidR="00FA655D">
        <w:rPr>
          <w:spacing w:val="-29"/>
        </w:rPr>
        <w:t xml:space="preserve"> </w:t>
      </w:r>
      <w:r w:rsidR="00FA655D">
        <w:t>durations,</w:t>
      </w:r>
      <w:r w:rsidR="00FA655D">
        <w:rPr>
          <w:spacing w:val="-28"/>
        </w:rPr>
        <w:t xml:space="preserve"> </w:t>
      </w:r>
      <w:r w:rsidR="00FA655D">
        <w:t>it</w:t>
      </w:r>
      <w:r w:rsidR="00FA655D">
        <w:rPr>
          <w:spacing w:val="-28"/>
        </w:rPr>
        <w:t xml:space="preserve"> </w:t>
      </w:r>
      <w:r w:rsidR="00FA655D">
        <w:t>is</w:t>
      </w:r>
      <w:r w:rsidR="00FA655D">
        <w:rPr>
          <w:spacing w:val="-28"/>
        </w:rPr>
        <w:t xml:space="preserve"> </w:t>
      </w:r>
      <w:r w:rsidR="00FA655D">
        <w:t>important</w:t>
      </w:r>
      <w:r w:rsidR="00FA655D">
        <w:rPr>
          <w:spacing w:val="-28"/>
        </w:rPr>
        <w:t xml:space="preserve"> </w:t>
      </w:r>
      <w:r w:rsidR="00FA655D">
        <w:t>to</w:t>
      </w:r>
      <w:r w:rsidR="00FA655D">
        <w:rPr>
          <w:spacing w:val="-28"/>
        </w:rPr>
        <w:t xml:space="preserve"> </w:t>
      </w:r>
      <w:r w:rsidR="00FA655D">
        <w:t>define</w:t>
      </w:r>
      <w:r w:rsidR="00FA655D">
        <w:rPr>
          <w:spacing w:val="-28"/>
        </w:rPr>
        <w:t xml:space="preserve"> </w:t>
      </w:r>
      <w:r w:rsidR="00FA655D">
        <w:t>the</w:t>
      </w:r>
      <w:r w:rsidR="00FA655D">
        <w:rPr>
          <w:spacing w:val="-28"/>
        </w:rPr>
        <w:t xml:space="preserve"> </w:t>
      </w:r>
      <w:r w:rsidR="00FA655D">
        <w:rPr>
          <w:spacing w:val="-3"/>
        </w:rPr>
        <w:t>time-aware</w:t>
      </w:r>
      <w:r w:rsidR="00FA655D">
        <w:rPr>
          <w:spacing w:val="-28"/>
        </w:rPr>
        <w:t xml:space="preserve"> </w:t>
      </w:r>
      <w:r w:rsidR="00FA655D">
        <w:t xml:space="preserve">reading efficiency </w:t>
      </w:r>
      <w:r w:rsidR="00FA655D">
        <w:rPr>
          <w:rFonts w:ascii="Bookman Old Style" w:hAnsi="Bookman Old Style"/>
          <w:i/>
        </w:rPr>
        <w:t xml:space="preserve">η </w:t>
      </w:r>
      <w:r w:rsidR="00FA655D">
        <w:t xml:space="preserve">. Let the </w:t>
      </w:r>
      <w:r w:rsidR="00FA655D">
        <w:rPr>
          <w:spacing w:val="-3"/>
        </w:rPr>
        <w:t xml:space="preserve">time-aware </w:t>
      </w:r>
      <w:r w:rsidR="00FA655D">
        <w:t xml:space="preserve">reading efficiency </w:t>
      </w:r>
      <w:r w:rsidR="00FA655D">
        <w:rPr>
          <w:spacing w:val="3"/>
        </w:rPr>
        <w:t xml:space="preserve">be </w:t>
      </w:r>
      <w:r w:rsidR="00FA655D">
        <w:t>the ratio between the total</w:t>
      </w:r>
      <w:r w:rsidR="00FA655D">
        <w:rPr>
          <w:spacing w:val="-14"/>
        </w:rPr>
        <w:t xml:space="preserve"> </w:t>
      </w:r>
      <w:r w:rsidR="00FA655D">
        <w:t>successful</w:t>
      </w:r>
      <w:r w:rsidR="00FA655D">
        <w:rPr>
          <w:spacing w:val="-13"/>
        </w:rPr>
        <w:t xml:space="preserve"> </w:t>
      </w:r>
      <w:r w:rsidR="00FA655D">
        <w:t>time</w:t>
      </w:r>
      <w:r w:rsidR="00FA655D">
        <w:rPr>
          <w:spacing w:val="-13"/>
        </w:rPr>
        <w:t xml:space="preserve"> </w:t>
      </w:r>
      <w:r w:rsidR="00FA655D">
        <w:t>and</w:t>
      </w:r>
      <w:r w:rsidR="00FA655D">
        <w:rPr>
          <w:spacing w:val="-13"/>
        </w:rPr>
        <w:t xml:space="preserve"> </w:t>
      </w:r>
      <w:r w:rsidR="00FA655D">
        <w:t>the</w:t>
      </w:r>
      <w:r w:rsidR="00FA655D">
        <w:rPr>
          <w:spacing w:val="-13"/>
        </w:rPr>
        <w:t xml:space="preserve"> </w:t>
      </w:r>
      <w:r w:rsidR="00FA655D">
        <w:t>total</w:t>
      </w:r>
      <w:r w:rsidR="00FA655D">
        <w:rPr>
          <w:spacing w:val="-14"/>
        </w:rPr>
        <w:t xml:space="preserve"> </w:t>
      </w:r>
      <w:r w:rsidR="00FA655D">
        <w:t>frame</w:t>
      </w:r>
      <w:r w:rsidR="00FA655D">
        <w:rPr>
          <w:spacing w:val="-14"/>
        </w:rPr>
        <w:t xml:space="preserve"> </w:t>
      </w:r>
      <w:r w:rsidR="00FA655D">
        <w:t>time:</w:t>
      </w:r>
    </w:p>
    <w:p w14:paraId="0084C4C2" w14:textId="77777777" w:rsidR="00ED6B8B" w:rsidRDefault="00ED6B8B" w:rsidP="00F672C4">
      <w:pPr>
        <w:pStyle w:val="BodyText"/>
        <w:spacing w:before="8"/>
        <w:rPr>
          <w:sz w:val="9"/>
        </w:rPr>
      </w:pPr>
    </w:p>
    <w:p w14:paraId="007CF28A" w14:textId="77777777" w:rsidR="00ED6B8B" w:rsidRDefault="00ED6B8B" w:rsidP="00F672C4">
      <w:pPr>
        <w:rPr>
          <w:sz w:val="9"/>
        </w:rPr>
        <w:sectPr w:rsidR="00ED6B8B">
          <w:pgSz w:w="11910" w:h="16840"/>
          <w:pgMar w:top="1920" w:right="1620" w:bottom="280" w:left="1680" w:header="1603" w:footer="0" w:gutter="0"/>
          <w:cols w:space="720"/>
        </w:sectPr>
      </w:pPr>
    </w:p>
    <w:p w14:paraId="5471441E" w14:textId="77777777" w:rsidR="00ED6B8B" w:rsidRDefault="00ED6B8B" w:rsidP="00F672C4">
      <w:pPr>
        <w:pStyle w:val="BodyText"/>
        <w:spacing w:before="10"/>
        <w:rPr>
          <w:sz w:val="17"/>
        </w:rPr>
      </w:pPr>
    </w:p>
    <w:p w14:paraId="184F09C7" w14:textId="77777777" w:rsidR="00ED6B8B" w:rsidRDefault="00FA655D">
      <w:pPr>
        <w:spacing w:before="1"/>
        <w:rPr>
          <w:rFonts w:ascii="Arial" w:hAnsi="Arial"/>
          <w:i/>
          <w:sz w:val="12"/>
        </w:rPr>
        <w:pPrChange w:id="316" w:author="Raghda Wahdan" w:date="2017-11-06T13:08:00Z">
          <w:pPr>
            <w:spacing w:before="1"/>
            <w:jc w:val="right"/>
          </w:pPr>
        </w:pPrChange>
      </w:pPr>
      <w:r>
        <w:rPr>
          <w:rFonts w:ascii="Georgia" w:hAnsi="Georgia"/>
          <w:i/>
          <w:w w:val="115"/>
          <w:position w:val="6"/>
          <w:sz w:val="21"/>
        </w:rPr>
        <w:t>η</w:t>
      </w:r>
      <w:r>
        <w:rPr>
          <w:rFonts w:ascii="Arial" w:hAnsi="Arial"/>
          <w:i/>
          <w:w w:val="115"/>
          <w:sz w:val="12"/>
        </w:rPr>
        <w:t>TA</w:t>
      </w:r>
    </w:p>
    <w:p w14:paraId="2B36DE7A" w14:textId="77777777" w:rsidR="00ED6B8B" w:rsidRDefault="00FA655D" w:rsidP="00F672C4">
      <w:pPr>
        <w:tabs>
          <w:tab w:val="left" w:pos="1056"/>
          <w:tab w:val="left" w:pos="2288"/>
          <w:tab w:val="left" w:pos="4582"/>
        </w:tabs>
        <w:spacing w:before="86" w:line="298" w:lineRule="exact"/>
        <w:ind w:left="40"/>
        <w:rPr>
          <w:rFonts w:ascii="Century" w:hAnsi="Century"/>
          <w:sz w:val="21"/>
        </w:rPr>
      </w:pPr>
      <w:r>
        <w:br w:type="column"/>
      </w:r>
      <w:r>
        <w:rPr>
          <w:rFonts w:ascii="Arial Unicode MS" w:hAnsi="Arial Unicode MS"/>
          <w:w w:val="105"/>
          <w:sz w:val="21"/>
        </w:rPr>
        <w:t>=</w:t>
      </w:r>
      <w:r>
        <w:rPr>
          <w:rFonts w:ascii="Times New Roman" w:hAnsi="Times New Roman"/>
          <w:w w:val="105"/>
          <w:position w:val="15"/>
          <w:sz w:val="21"/>
          <w:u w:val="single"/>
        </w:rPr>
        <w:t xml:space="preserve"> </w:t>
      </w:r>
      <w:r>
        <w:rPr>
          <w:rFonts w:ascii="Georgia" w:hAnsi="Georgia"/>
          <w:i/>
          <w:w w:val="105"/>
          <w:position w:val="15"/>
          <w:sz w:val="21"/>
          <w:u w:val="single"/>
        </w:rPr>
        <w:t>t</w:t>
      </w:r>
      <w:r>
        <w:rPr>
          <w:rFonts w:ascii="Arial" w:hAnsi="Arial"/>
          <w:i/>
          <w:w w:val="105"/>
          <w:position w:val="11"/>
          <w:sz w:val="16"/>
          <w:u w:val="single"/>
        </w:rPr>
        <w:t>s</w:t>
      </w:r>
      <w:r>
        <w:rPr>
          <w:rFonts w:ascii="Arial" w:hAnsi="Arial"/>
          <w:i/>
          <w:spacing w:val="10"/>
          <w:w w:val="105"/>
          <w:position w:val="11"/>
          <w:sz w:val="16"/>
          <w:u w:val="single"/>
        </w:rPr>
        <w:t xml:space="preserve"> </w:t>
      </w:r>
      <w:r>
        <w:rPr>
          <w:rFonts w:ascii="Arial" w:hAnsi="Arial"/>
          <w:i/>
          <w:w w:val="105"/>
          <w:position w:val="15"/>
          <w:sz w:val="21"/>
          <w:u w:val="single"/>
        </w:rPr>
        <w:t>·</w:t>
      </w:r>
      <w:r>
        <w:rPr>
          <w:rFonts w:ascii="Arial" w:hAnsi="Arial"/>
          <w:i/>
          <w:spacing w:val="-14"/>
          <w:w w:val="105"/>
          <w:position w:val="15"/>
          <w:sz w:val="21"/>
          <w:u w:val="single"/>
        </w:rPr>
        <w:t xml:space="preserve"> </w:t>
      </w:r>
      <w:r>
        <w:rPr>
          <w:rFonts w:ascii="Georgia" w:hAnsi="Georgia"/>
          <w:i/>
          <w:w w:val="105"/>
          <w:position w:val="15"/>
          <w:sz w:val="21"/>
          <w:u w:val="single"/>
        </w:rPr>
        <w:t>S</w:t>
      </w:r>
      <w:r>
        <w:rPr>
          <w:rFonts w:ascii="Georgia" w:hAnsi="Georgia"/>
          <w:i/>
          <w:w w:val="105"/>
          <w:position w:val="15"/>
          <w:sz w:val="21"/>
          <w:u w:val="single"/>
        </w:rPr>
        <w:tab/>
      </w:r>
      <w:r>
        <w:rPr>
          <w:rFonts w:ascii="Georgia" w:hAnsi="Georgia"/>
          <w:i/>
          <w:w w:val="105"/>
          <w:sz w:val="21"/>
        </w:rPr>
        <w:t>,</w:t>
      </w:r>
      <w:r>
        <w:rPr>
          <w:rFonts w:ascii="Georgia" w:hAnsi="Georgia"/>
          <w:i/>
          <w:w w:val="105"/>
          <w:sz w:val="21"/>
        </w:rPr>
        <w:tab/>
      </w:r>
      <w:r>
        <w:rPr>
          <w:rFonts w:ascii="Century" w:hAnsi="Century"/>
          <w:w w:val="105"/>
          <w:sz w:val="21"/>
        </w:rPr>
        <w:t>(5.1)</w:t>
      </w:r>
    </w:p>
    <w:p w14:paraId="7301B739" w14:textId="77777777" w:rsidR="00ED6B8B" w:rsidRDefault="00FA655D" w:rsidP="00F672C4">
      <w:pPr>
        <w:spacing w:line="272" w:lineRule="exact"/>
        <w:ind w:left="294"/>
        <w:rPr>
          <w:rFonts w:ascii="Georgia" w:hAnsi="Georgia"/>
          <w:i/>
          <w:sz w:val="21"/>
        </w:rPr>
      </w:pPr>
      <w:r>
        <w:rPr>
          <w:rFonts w:ascii="Georgia" w:hAnsi="Georgia"/>
          <w:i/>
          <w:w w:val="105"/>
          <w:sz w:val="21"/>
        </w:rPr>
        <w:t>t</w:t>
      </w:r>
      <w:r>
        <w:rPr>
          <w:rFonts w:ascii="Arial" w:hAnsi="Arial"/>
          <w:i/>
          <w:w w:val="105"/>
          <w:position w:val="-2"/>
          <w:sz w:val="16"/>
        </w:rPr>
        <w:t xml:space="preserve">e </w:t>
      </w:r>
      <w:r>
        <w:rPr>
          <w:rFonts w:ascii="Arial" w:hAnsi="Arial"/>
          <w:i/>
          <w:w w:val="105"/>
          <w:sz w:val="21"/>
        </w:rPr>
        <w:t xml:space="preserve">· </w:t>
      </w:r>
      <w:r>
        <w:rPr>
          <w:rFonts w:ascii="Georgia" w:hAnsi="Georgia"/>
          <w:i/>
          <w:w w:val="105"/>
          <w:sz w:val="21"/>
        </w:rPr>
        <w:t xml:space="preserve">E </w:t>
      </w:r>
      <w:r>
        <w:rPr>
          <w:rFonts w:ascii="Arial Unicode MS" w:hAnsi="Arial Unicode MS"/>
          <w:w w:val="110"/>
          <w:sz w:val="21"/>
        </w:rPr>
        <w:t xml:space="preserve">+ </w:t>
      </w:r>
      <w:r>
        <w:rPr>
          <w:rFonts w:ascii="Georgia" w:hAnsi="Georgia"/>
          <w:i/>
          <w:w w:val="105"/>
          <w:sz w:val="21"/>
        </w:rPr>
        <w:t>t</w:t>
      </w:r>
      <w:r>
        <w:rPr>
          <w:rFonts w:ascii="Arial" w:hAnsi="Arial"/>
          <w:i/>
          <w:w w:val="105"/>
          <w:position w:val="-2"/>
          <w:sz w:val="16"/>
        </w:rPr>
        <w:t xml:space="preserve">s </w:t>
      </w:r>
      <w:r>
        <w:rPr>
          <w:rFonts w:ascii="Arial" w:hAnsi="Arial"/>
          <w:i/>
          <w:w w:val="105"/>
          <w:sz w:val="21"/>
        </w:rPr>
        <w:t xml:space="preserve">· </w:t>
      </w:r>
      <w:r>
        <w:rPr>
          <w:rFonts w:ascii="Georgia" w:hAnsi="Georgia"/>
          <w:i/>
          <w:w w:val="105"/>
          <w:sz w:val="21"/>
        </w:rPr>
        <w:t xml:space="preserve">S </w:t>
      </w:r>
      <w:r>
        <w:rPr>
          <w:rFonts w:ascii="Arial Unicode MS" w:hAnsi="Arial Unicode MS"/>
          <w:w w:val="110"/>
          <w:sz w:val="21"/>
        </w:rPr>
        <w:t xml:space="preserve">+ </w:t>
      </w:r>
      <w:r>
        <w:rPr>
          <w:rFonts w:ascii="Georgia" w:hAnsi="Georgia"/>
          <w:i/>
          <w:w w:val="105"/>
          <w:sz w:val="21"/>
        </w:rPr>
        <w:t>t</w:t>
      </w:r>
      <w:r>
        <w:rPr>
          <w:rFonts w:ascii="Arial" w:hAnsi="Arial"/>
          <w:i/>
          <w:w w:val="105"/>
          <w:position w:val="-2"/>
          <w:sz w:val="16"/>
        </w:rPr>
        <w:t xml:space="preserve">c </w:t>
      </w:r>
      <w:r>
        <w:rPr>
          <w:rFonts w:ascii="Arial" w:hAnsi="Arial"/>
          <w:i/>
          <w:w w:val="105"/>
          <w:sz w:val="21"/>
        </w:rPr>
        <w:t xml:space="preserve">· </w:t>
      </w:r>
      <w:r>
        <w:rPr>
          <w:rFonts w:ascii="Georgia" w:hAnsi="Georgia"/>
          <w:i/>
          <w:w w:val="105"/>
          <w:sz w:val="21"/>
        </w:rPr>
        <w:t>C</w:t>
      </w:r>
    </w:p>
    <w:p w14:paraId="23DEFBCC" w14:textId="77777777" w:rsidR="00ED6B8B" w:rsidRDefault="00ED6B8B" w:rsidP="00F672C4">
      <w:pPr>
        <w:spacing w:line="272" w:lineRule="exact"/>
        <w:rPr>
          <w:rFonts w:ascii="Georgia" w:hAnsi="Georgia"/>
          <w:sz w:val="21"/>
        </w:rPr>
        <w:sectPr w:rsidR="00ED6B8B">
          <w:type w:val="continuous"/>
          <w:pgSz w:w="11910" w:h="16840"/>
          <w:pgMar w:top="1580" w:right="1620" w:bottom="280" w:left="1680" w:header="720" w:footer="720" w:gutter="0"/>
          <w:cols w:num="2" w:space="720" w:equalWidth="0">
            <w:col w:w="3427" w:space="40"/>
            <w:col w:w="5143"/>
          </w:cols>
        </w:sectPr>
      </w:pPr>
    </w:p>
    <w:p w14:paraId="3C6E7EC7" w14:textId="77777777" w:rsidR="00ED6B8B" w:rsidRDefault="00FA655D">
      <w:pPr>
        <w:pStyle w:val="BodyText"/>
        <w:spacing w:before="54" w:line="264" w:lineRule="auto"/>
        <w:ind w:left="479" w:right="105"/>
        <w:pPrChange w:id="317" w:author="Raghda Wahdan" w:date="2017-11-06T13:08:00Z">
          <w:pPr>
            <w:pStyle w:val="BodyText"/>
            <w:spacing w:before="54" w:line="264" w:lineRule="auto"/>
            <w:ind w:left="479" w:right="105"/>
            <w:jc w:val="both"/>
          </w:pPr>
        </w:pPrChange>
      </w:pPr>
      <w:r>
        <w:t xml:space="preserve">where </w:t>
      </w:r>
      <w:r>
        <w:rPr>
          <w:rFonts w:ascii="Bookman Old Style" w:hAnsi="Bookman Old Style"/>
          <w:i/>
        </w:rPr>
        <w:t>t</w:t>
      </w:r>
      <w:r>
        <w:rPr>
          <w:rFonts w:ascii="Arial" w:hAnsi="Arial"/>
          <w:i/>
          <w:position w:val="-3"/>
          <w:sz w:val="16"/>
        </w:rPr>
        <w:t xml:space="preserve">s </w:t>
      </w:r>
      <w:r>
        <w:rPr>
          <w:rFonts w:ascii="Arial" w:hAnsi="Arial"/>
          <w:i/>
        </w:rPr>
        <w:t xml:space="preserve">· </w:t>
      </w:r>
      <w:r>
        <w:rPr>
          <w:rFonts w:ascii="Bookman Old Style" w:hAnsi="Bookman Old Style"/>
          <w:i/>
          <w:spacing w:val="6"/>
        </w:rPr>
        <w:t>S</w:t>
      </w:r>
      <w:r>
        <w:rPr>
          <w:spacing w:val="6"/>
        </w:rPr>
        <w:t xml:space="preserve">, </w:t>
      </w:r>
      <w:r>
        <w:rPr>
          <w:rFonts w:ascii="Bookman Old Style" w:hAnsi="Bookman Old Style"/>
          <w:i/>
        </w:rPr>
        <w:t>t</w:t>
      </w:r>
      <w:r>
        <w:rPr>
          <w:rFonts w:ascii="Arial" w:hAnsi="Arial"/>
          <w:i/>
          <w:position w:val="-3"/>
          <w:sz w:val="16"/>
        </w:rPr>
        <w:t xml:space="preserve">e </w:t>
      </w:r>
      <w:r>
        <w:rPr>
          <w:rFonts w:ascii="Arial" w:hAnsi="Arial"/>
          <w:i/>
        </w:rPr>
        <w:t xml:space="preserve">· </w:t>
      </w:r>
      <w:r>
        <w:rPr>
          <w:rFonts w:ascii="Bookman Old Style" w:hAnsi="Bookman Old Style"/>
          <w:i/>
          <w:spacing w:val="7"/>
        </w:rPr>
        <w:t xml:space="preserve">E, </w:t>
      </w:r>
      <w:r>
        <w:t xml:space="preserve">and </w:t>
      </w:r>
      <w:r>
        <w:rPr>
          <w:rFonts w:ascii="Bookman Old Style" w:hAnsi="Bookman Old Style"/>
          <w:i/>
        </w:rPr>
        <w:t>t</w:t>
      </w:r>
      <w:r>
        <w:rPr>
          <w:rFonts w:ascii="Arial" w:hAnsi="Arial"/>
          <w:i/>
          <w:position w:val="-3"/>
          <w:sz w:val="16"/>
        </w:rPr>
        <w:t xml:space="preserve">c </w:t>
      </w:r>
      <w:r>
        <w:rPr>
          <w:rFonts w:ascii="Arial" w:hAnsi="Arial"/>
          <w:i/>
        </w:rPr>
        <w:t xml:space="preserve">· </w:t>
      </w:r>
      <w:r>
        <w:rPr>
          <w:rFonts w:ascii="Bookman Old Style" w:hAnsi="Bookman Old Style"/>
          <w:i/>
        </w:rPr>
        <w:t xml:space="preserve">E </w:t>
      </w:r>
      <w:r>
        <w:t>are respectively the expected total successful, idle,</w:t>
      </w:r>
      <w:r>
        <w:rPr>
          <w:spacing w:val="-9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collided</w:t>
      </w:r>
      <w:r>
        <w:rPr>
          <w:spacing w:val="-10"/>
        </w:rPr>
        <w:t xml:space="preserve"> </w:t>
      </w:r>
      <w:r>
        <w:t>times.</w:t>
      </w:r>
      <w:r>
        <w:rPr>
          <w:spacing w:val="13"/>
        </w:rPr>
        <w:t xml:space="preserve"> </w:t>
      </w:r>
      <w:r>
        <w:t>Furthermore,</w:t>
      </w:r>
      <w:r>
        <w:rPr>
          <w:spacing w:val="-9"/>
        </w:rPr>
        <w:t xml:space="preserve"> </w:t>
      </w:r>
      <w:r>
        <w:rPr>
          <w:rFonts w:ascii="Bookman Old Style" w:hAnsi="Bookman Old Style"/>
          <w:i/>
          <w:spacing w:val="6"/>
        </w:rPr>
        <w:t>S</w:t>
      </w:r>
      <w:r>
        <w:rPr>
          <w:spacing w:val="6"/>
        </w:rPr>
        <w:t>,</w:t>
      </w:r>
      <w:r>
        <w:rPr>
          <w:spacing w:val="-9"/>
        </w:rPr>
        <w:t xml:space="preserve"> </w:t>
      </w:r>
      <w:r>
        <w:rPr>
          <w:rFonts w:ascii="Bookman Old Style" w:hAnsi="Bookman Old Style"/>
          <w:i/>
          <w:spacing w:val="6"/>
        </w:rPr>
        <w:t>E</w:t>
      </w:r>
      <w:r>
        <w:rPr>
          <w:spacing w:val="6"/>
        </w:rPr>
        <w:t>,</w:t>
      </w:r>
      <w:r>
        <w:rPr>
          <w:spacing w:val="-9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rPr>
          <w:rFonts w:ascii="Bookman Old Style" w:hAnsi="Bookman Old Style"/>
          <w:i/>
        </w:rPr>
        <w:t>C</w:t>
      </w:r>
      <w:r>
        <w:rPr>
          <w:rFonts w:ascii="Bookman Old Style" w:hAnsi="Bookman Old Style"/>
          <w:i/>
          <w:spacing w:val="-11"/>
        </w:rPr>
        <w:t xml:space="preserve"> </w:t>
      </w:r>
      <w:r>
        <w:t>are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expected</w:t>
      </w:r>
      <w:r>
        <w:rPr>
          <w:spacing w:val="-10"/>
        </w:rPr>
        <w:t xml:space="preserve"> </w:t>
      </w:r>
      <w:r>
        <w:t>numbers of</w:t>
      </w:r>
      <w:r>
        <w:rPr>
          <w:spacing w:val="-22"/>
        </w:rPr>
        <w:t xml:space="preserve"> </w:t>
      </w:r>
      <w:r>
        <w:t>successful,</w:t>
      </w:r>
      <w:r>
        <w:rPr>
          <w:spacing w:val="-22"/>
        </w:rPr>
        <w:t xml:space="preserve"> </w:t>
      </w:r>
      <w:r>
        <w:t>empty</w:t>
      </w:r>
      <w:r>
        <w:rPr>
          <w:spacing w:val="-23"/>
        </w:rPr>
        <w:t xml:space="preserve"> </w:t>
      </w:r>
      <w:r>
        <w:t>and</w:t>
      </w:r>
      <w:r>
        <w:rPr>
          <w:spacing w:val="-22"/>
        </w:rPr>
        <w:t xml:space="preserve"> </w:t>
      </w:r>
      <w:r>
        <w:t>collided</w:t>
      </w:r>
      <w:r>
        <w:rPr>
          <w:spacing w:val="-23"/>
        </w:rPr>
        <w:t xml:space="preserve"> </w:t>
      </w:r>
      <w:r>
        <w:t>slots.</w:t>
      </w:r>
      <w:r>
        <w:rPr>
          <w:spacing w:val="-8"/>
        </w:rPr>
        <w:t xml:space="preserve"> </w:t>
      </w:r>
      <w:r>
        <w:rPr>
          <w:rFonts w:ascii="Bookman Old Style" w:hAnsi="Bookman Old Style"/>
          <w:i/>
          <w:spacing w:val="3"/>
        </w:rPr>
        <w:t>t</w:t>
      </w:r>
      <w:r>
        <w:rPr>
          <w:rFonts w:ascii="Arial" w:hAnsi="Arial"/>
          <w:i/>
          <w:spacing w:val="3"/>
          <w:position w:val="-3"/>
          <w:sz w:val="16"/>
        </w:rPr>
        <w:t>s</w:t>
      </w:r>
      <w:r>
        <w:rPr>
          <w:spacing w:val="3"/>
        </w:rPr>
        <w:t>,</w:t>
      </w:r>
      <w:r>
        <w:rPr>
          <w:spacing w:val="-22"/>
        </w:rPr>
        <w:t xml:space="preserve"> </w:t>
      </w:r>
      <w:r>
        <w:rPr>
          <w:rFonts w:ascii="Bookman Old Style" w:hAnsi="Bookman Old Style"/>
          <w:i/>
          <w:spacing w:val="2"/>
        </w:rPr>
        <w:t>t</w:t>
      </w:r>
      <w:r>
        <w:rPr>
          <w:rFonts w:ascii="Arial" w:hAnsi="Arial"/>
          <w:i/>
          <w:spacing w:val="2"/>
          <w:position w:val="-3"/>
          <w:sz w:val="16"/>
        </w:rPr>
        <w:t>e</w:t>
      </w:r>
      <w:r>
        <w:rPr>
          <w:spacing w:val="2"/>
        </w:rPr>
        <w:t>,</w:t>
      </w:r>
      <w:r>
        <w:rPr>
          <w:spacing w:val="-22"/>
        </w:rPr>
        <w:t xml:space="preserve"> </w:t>
      </w:r>
      <w:r>
        <w:rPr>
          <w:rFonts w:ascii="Bookman Old Style" w:hAnsi="Bookman Old Style"/>
          <w:i/>
        </w:rPr>
        <w:t>t</w:t>
      </w:r>
      <w:r>
        <w:rPr>
          <w:rFonts w:ascii="Arial" w:hAnsi="Arial"/>
          <w:i/>
          <w:position w:val="-3"/>
          <w:sz w:val="16"/>
        </w:rPr>
        <w:t>c</w:t>
      </w:r>
      <w:r>
        <w:rPr>
          <w:rFonts w:ascii="Arial" w:hAnsi="Arial"/>
          <w:i/>
          <w:spacing w:val="-2"/>
          <w:position w:val="-3"/>
          <w:sz w:val="16"/>
        </w:rPr>
        <w:t xml:space="preserve"> </w:t>
      </w:r>
      <w:r>
        <w:t>are</w:t>
      </w:r>
      <w:r>
        <w:rPr>
          <w:spacing w:val="-22"/>
        </w:rPr>
        <w:t xml:space="preserve"> </w:t>
      </w:r>
      <w:r>
        <w:t>respectively</w:t>
      </w:r>
      <w:r>
        <w:rPr>
          <w:spacing w:val="-23"/>
        </w:rPr>
        <w:t xml:space="preserve"> </w:t>
      </w:r>
      <w:r>
        <w:t>the</w:t>
      </w:r>
      <w:r>
        <w:rPr>
          <w:spacing w:val="-22"/>
        </w:rPr>
        <w:t xml:space="preserve"> </w:t>
      </w:r>
      <w:r>
        <w:t xml:space="preserve">successful, </w:t>
      </w:r>
      <w:r>
        <w:rPr>
          <w:w w:val="95"/>
        </w:rPr>
        <w:t>idle, and collided slot</w:t>
      </w:r>
      <w:r>
        <w:rPr>
          <w:spacing w:val="30"/>
          <w:w w:val="95"/>
        </w:rPr>
        <w:t xml:space="preserve"> </w:t>
      </w:r>
      <w:r>
        <w:rPr>
          <w:w w:val="95"/>
        </w:rPr>
        <w:t>durations.</w:t>
      </w:r>
    </w:p>
    <w:p w14:paraId="76025E93" w14:textId="6D5C5352" w:rsidR="00ED6B8B" w:rsidRDefault="00FA655D">
      <w:pPr>
        <w:pStyle w:val="BodyText"/>
        <w:spacing w:line="249" w:lineRule="auto"/>
        <w:ind w:left="479" w:right="105" w:firstLine="351"/>
        <w:pPrChange w:id="318" w:author="Raghda Wahdan" w:date="2017-11-06T13:08:00Z">
          <w:pPr>
            <w:pStyle w:val="BodyText"/>
            <w:spacing w:line="249" w:lineRule="auto"/>
            <w:ind w:left="479" w:right="105" w:firstLine="351"/>
            <w:jc w:val="both"/>
          </w:pPr>
        </w:pPrChange>
      </w:pPr>
      <w:r>
        <w:t xml:space="preserve">The next step is to derive the new optimum frame length </w:t>
      </w:r>
      <w:r>
        <w:rPr>
          <w:rFonts w:ascii="Bookman Old Style"/>
          <w:i/>
        </w:rPr>
        <w:t>L</w:t>
      </w:r>
      <w:r>
        <w:rPr>
          <w:rFonts w:ascii="Arial"/>
          <w:i/>
          <w:position w:val="-3"/>
          <w:sz w:val="16"/>
        </w:rPr>
        <w:t xml:space="preserve">T A </w:t>
      </w:r>
      <w:r>
        <w:t xml:space="preserve">under the </w:t>
      </w:r>
      <w:r>
        <w:rPr>
          <w:spacing w:val="-3"/>
        </w:rPr>
        <w:t>time-aware</w:t>
      </w:r>
      <w:r>
        <w:rPr>
          <w:spacing w:val="-16"/>
        </w:rPr>
        <w:t xml:space="preserve"> </w:t>
      </w:r>
      <w:r>
        <w:t>environment.</w:t>
      </w:r>
      <w:r>
        <w:rPr>
          <w:spacing w:val="1"/>
        </w:rPr>
        <w:t xml:space="preserve"> </w:t>
      </w:r>
      <w:r>
        <w:t>According</w:t>
      </w:r>
      <w:r>
        <w:rPr>
          <w:spacing w:val="-17"/>
        </w:rPr>
        <w:t xml:space="preserve"> </w:t>
      </w:r>
      <w:r>
        <w:t>to</w:t>
      </w:r>
      <w:r>
        <w:rPr>
          <w:spacing w:val="-17"/>
        </w:rPr>
        <w:t xml:space="preserve"> </w:t>
      </w:r>
      <w:r>
        <w:t>EPCglobal</w:t>
      </w:r>
      <w:r>
        <w:rPr>
          <w:spacing w:val="-17"/>
        </w:rPr>
        <w:t xml:space="preserve"> </w:t>
      </w:r>
      <w:r>
        <w:t>C1</w:t>
      </w:r>
      <w:r>
        <w:rPr>
          <w:spacing w:val="-17"/>
        </w:rPr>
        <w:t xml:space="preserve"> </w:t>
      </w:r>
      <w:r>
        <w:t>G2,</w:t>
      </w:r>
      <w:r>
        <w:rPr>
          <w:spacing w:val="-16"/>
        </w:rPr>
        <w:t xml:space="preserve"> </w:t>
      </w:r>
      <w:r>
        <w:rPr>
          <w:rFonts w:ascii="Bookman Old Style"/>
          <w:i/>
        </w:rPr>
        <w:t>L</w:t>
      </w:r>
      <w:r>
        <w:rPr>
          <w:rFonts w:ascii="Bookman Old Style"/>
          <w:i/>
          <w:spacing w:val="-28"/>
        </w:rPr>
        <w:t xml:space="preserve"> </w:t>
      </w:r>
      <w:r>
        <w:t>is</w:t>
      </w:r>
      <w:r>
        <w:rPr>
          <w:spacing w:val="-16"/>
        </w:rPr>
        <w:t xml:space="preserve"> </w:t>
      </w:r>
      <w:r>
        <w:rPr>
          <w:spacing w:val="-3"/>
        </w:rPr>
        <w:t>always</w:t>
      </w:r>
      <w:r>
        <w:rPr>
          <w:spacing w:val="-16"/>
        </w:rPr>
        <w:t xml:space="preserve"> </w:t>
      </w:r>
      <w:r>
        <w:t xml:space="preserve">integer. Thus, </w:t>
      </w:r>
      <w:r>
        <w:rPr>
          <w:rFonts w:ascii="Bookman Old Style"/>
          <w:i/>
        </w:rPr>
        <w:t>L</w:t>
      </w:r>
      <w:r>
        <w:rPr>
          <w:rFonts w:ascii="Arial"/>
          <w:i/>
          <w:position w:val="-3"/>
          <w:sz w:val="16"/>
        </w:rPr>
        <w:t xml:space="preserve">T A </w:t>
      </w:r>
      <w:r>
        <w:t xml:space="preserve">can </w:t>
      </w:r>
      <w:r>
        <w:rPr>
          <w:spacing w:val="3"/>
        </w:rPr>
        <w:t xml:space="preserve">be </w:t>
      </w:r>
      <w:r>
        <w:t xml:space="preserve">optimized </w:t>
      </w:r>
      <w:r>
        <w:rPr>
          <w:spacing w:val="-4"/>
        </w:rPr>
        <w:t xml:space="preserve">by </w:t>
      </w:r>
      <w:r>
        <w:t xml:space="preserve">finding the </w:t>
      </w:r>
      <w:r>
        <w:rPr>
          <w:spacing w:val="-4"/>
        </w:rPr>
        <w:t xml:space="preserve">value </w:t>
      </w:r>
      <w:r>
        <w:t xml:space="preserve">of </w:t>
      </w:r>
      <w:r>
        <w:rPr>
          <w:rFonts w:ascii="Bookman Old Style"/>
          <w:i/>
        </w:rPr>
        <w:t xml:space="preserve">L </w:t>
      </w:r>
      <w:r>
        <w:t xml:space="preserve">which maximizes the </w:t>
      </w:r>
      <w:r>
        <w:rPr>
          <w:spacing w:val="-3"/>
        </w:rPr>
        <w:t>time-aware</w:t>
      </w:r>
      <w:r>
        <w:rPr>
          <w:spacing w:val="-17"/>
        </w:rPr>
        <w:t xml:space="preserve"> </w:t>
      </w:r>
      <w:r>
        <w:t>reading</w:t>
      </w:r>
      <w:r>
        <w:rPr>
          <w:spacing w:val="-17"/>
        </w:rPr>
        <w:t xml:space="preserve"> </w:t>
      </w:r>
      <w:r>
        <w:t>efficiency.</w:t>
      </w:r>
      <w:r>
        <w:rPr>
          <w:spacing w:val="11"/>
        </w:rPr>
        <w:t xml:space="preserve"> </w:t>
      </w:r>
      <w:r>
        <w:t>This</w:t>
      </w:r>
      <w:r>
        <w:rPr>
          <w:spacing w:val="-17"/>
        </w:rPr>
        <w:t xml:space="preserve"> </w:t>
      </w:r>
      <w:r>
        <w:t>is</w:t>
      </w:r>
      <w:r>
        <w:rPr>
          <w:spacing w:val="-17"/>
        </w:rPr>
        <w:t xml:space="preserve"> </w:t>
      </w:r>
      <w:r>
        <w:t>achieved</w:t>
      </w:r>
      <w:r>
        <w:rPr>
          <w:spacing w:val="-17"/>
        </w:rPr>
        <w:t xml:space="preserve"> </w:t>
      </w:r>
      <w:r>
        <w:rPr>
          <w:spacing w:val="-4"/>
        </w:rPr>
        <w:t>by</w:t>
      </w:r>
      <w:r>
        <w:rPr>
          <w:spacing w:val="-17"/>
        </w:rPr>
        <w:t xml:space="preserve"> </w:t>
      </w:r>
      <w:r>
        <w:t>differentiating</w:t>
      </w:r>
      <w:r>
        <w:rPr>
          <w:spacing w:val="-17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t xml:space="preserve">reading efficiency in (5.1) with respect to the frame length </w:t>
      </w:r>
      <w:r>
        <w:rPr>
          <w:rFonts w:ascii="Bookman Old Style"/>
          <w:i/>
        </w:rPr>
        <w:t xml:space="preserve">L </w:t>
      </w:r>
      <w:r>
        <w:t>and equate the result to zero,</w:t>
      </w:r>
      <w:r>
        <w:rPr>
          <w:spacing w:val="-21"/>
        </w:rPr>
        <w:t xml:space="preserve"> </w:t>
      </w:r>
      <w:r>
        <w:t>where</w:t>
      </w:r>
      <w:r>
        <w:rPr>
          <w:spacing w:val="-21"/>
        </w:rPr>
        <w:t xml:space="preserve"> </w:t>
      </w:r>
      <w:r>
        <w:rPr>
          <w:rFonts w:ascii="Bookman Old Style"/>
          <w:i/>
        </w:rPr>
        <w:t>L</w:t>
      </w:r>
      <w:r>
        <w:rPr>
          <w:rFonts w:ascii="Bookman Old Style"/>
          <w:i/>
          <w:spacing w:val="-33"/>
        </w:rPr>
        <w:t xml:space="preserve"> </w:t>
      </w:r>
      <w:r>
        <w:t>can</w:t>
      </w:r>
      <w:r>
        <w:rPr>
          <w:spacing w:val="-21"/>
        </w:rPr>
        <w:t xml:space="preserve"> </w:t>
      </w:r>
      <w:r>
        <w:t>only</w:t>
      </w:r>
      <w:r>
        <w:rPr>
          <w:spacing w:val="-21"/>
        </w:rPr>
        <w:t xml:space="preserve"> </w:t>
      </w:r>
      <w:del w:id="319" w:author="Raghda Wahdan" w:date="2017-11-18T23:34:00Z">
        <w:r w:rsidDel="003627DF">
          <w:delText>has</w:delText>
        </w:r>
      </w:del>
      <w:ins w:id="320" w:author="Raghda Wahdan" w:date="2017-11-18T23:34:00Z">
        <w:r w:rsidR="003627DF">
          <w:t>have</w:t>
        </w:r>
      </w:ins>
      <w:r>
        <w:rPr>
          <w:spacing w:val="-21"/>
        </w:rPr>
        <w:t xml:space="preserve"> </w:t>
      </w:r>
      <w:r>
        <w:t>integer</w:t>
      </w:r>
      <w:r>
        <w:rPr>
          <w:spacing w:val="-21"/>
        </w:rPr>
        <w:t xml:space="preserve"> </w:t>
      </w:r>
      <w:r>
        <w:rPr>
          <w:spacing w:val="-3"/>
        </w:rPr>
        <w:t>values:</w:t>
      </w:r>
    </w:p>
    <w:p w14:paraId="53F315C7" w14:textId="77777777" w:rsidR="00ED6B8B" w:rsidRDefault="00FA655D" w:rsidP="00F672C4">
      <w:pPr>
        <w:tabs>
          <w:tab w:val="left" w:pos="8048"/>
        </w:tabs>
        <w:spacing w:before="213" w:line="356" w:lineRule="exact"/>
        <w:ind w:left="4041"/>
        <w:rPr>
          <w:rFonts w:ascii="Century" w:hAnsi="Century"/>
          <w:sz w:val="21"/>
        </w:rPr>
      </w:pPr>
      <w:r>
        <w:rPr>
          <w:rFonts w:ascii="Georgia" w:hAnsi="Georgia"/>
          <w:i/>
          <w:spacing w:val="3"/>
          <w:w w:val="110"/>
          <w:position w:val="15"/>
          <w:sz w:val="21"/>
          <w:u w:val="single"/>
        </w:rPr>
        <w:t>∂η</w:t>
      </w:r>
      <w:r>
        <w:rPr>
          <w:rFonts w:ascii="Arial" w:hAnsi="Arial"/>
          <w:i/>
          <w:spacing w:val="3"/>
          <w:w w:val="110"/>
          <w:position w:val="11"/>
          <w:sz w:val="16"/>
          <w:u w:val="single"/>
        </w:rPr>
        <w:t xml:space="preserve">T </w:t>
      </w:r>
      <w:r>
        <w:rPr>
          <w:rFonts w:ascii="Arial" w:hAnsi="Arial"/>
          <w:i/>
          <w:w w:val="110"/>
          <w:position w:val="11"/>
          <w:sz w:val="16"/>
          <w:u w:val="single"/>
        </w:rPr>
        <w:t>A</w:t>
      </w:r>
      <w:r>
        <w:rPr>
          <w:rFonts w:ascii="Arial" w:hAnsi="Arial"/>
          <w:i/>
          <w:spacing w:val="2"/>
          <w:w w:val="110"/>
          <w:position w:val="11"/>
          <w:sz w:val="16"/>
          <w:u w:val="single"/>
        </w:rPr>
        <w:t xml:space="preserve"> </w:t>
      </w:r>
      <w:r>
        <w:rPr>
          <w:rFonts w:ascii="Arial Unicode MS" w:hAnsi="Arial Unicode MS"/>
          <w:w w:val="110"/>
          <w:sz w:val="21"/>
        </w:rPr>
        <w:t>=</w:t>
      </w:r>
      <w:r>
        <w:rPr>
          <w:rFonts w:ascii="Arial Unicode MS" w:hAnsi="Arial Unicode MS"/>
          <w:spacing w:val="-12"/>
          <w:w w:val="110"/>
          <w:sz w:val="21"/>
        </w:rPr>
        <w:t xml:space="preserve"> </w:t>
      </w:r>
      <w:r>
        <w:rPr>
          <w:rFonts w:ascii="Arial Unicode MS" w:hAnsi="Arial Unicode MS"/>
          <w:w w:val="110"/>
          <w:sz w:val="21"/>
        </w:rPr>
        <w:t>0</w:t>
      </w:r>
      <w:r>
        <w:rPr>
          <w:rFonts w:ascii="Arial Unicode MS" w:hAnsi="Arial Unicode MS"/>
          <w:w w:val="110"/>
          <w:sz w:val="21"/>
        </w:rPr>
        <w:tab/>
      </w:r>
      <w:r>
        <w:rPr>
          <w:rFonts w:ascii="Century" w:hAnsi="Century"/>
          <w:w w:val="110"/>
          <w:sz w:val="21"/>
        </w:rPr>
        <w:t>(5.2)</w:t>
      </w:r>
    </w:p>
    <w:p w14:paraId="2F974E2F" w14:textId="77777777" w:rsidR="00ED6B8B" w:rsidRDefault="00FA655D">
      <w:pPr>
        <w:spacing w:line="194" w:lineRule="exact"/>
        <w:ind w:left="320" w:right="345"/>
        <w:rPr>
          <w:rFonts w:ascii="Georgia" w:hAnsi="Georgia"/>
          <w:i/>
          <w:sz w:val="21"/>
        </w:rPr>
        <w:pPrChange w:id="321" w:author="Raghda Wahdan" w:date="2017-11-06T13:08:00Z">
          <w:pPr>
            <w:spacing w:line="194" w:lineRule="exact"/>
            <w:ind w:left="320" w:right="345"/>
            <w:jc w:val="center"/>
          </w:pPr>
        </w:pPrChange>
      </w:pPr>
      <w:r>
        <w:rPr>
          <w:rFonts w:ascii="Georgia" w:hAnsi="Georgia"/>
          <w:i/>
          <w:sz w:val="21"/>
        </w:rPr>
        <w:t>∂L</w:t>
      </w:r>
    </w:p>
    <w:p w14:paraId="5A9F2136" w14:textId="77777777" w:rsidR="00ED6B8B" w:rsidRDefault="00FA655D">
      <w:pPr>
        <w:pStyle w:val="BodyText"/>
        <w:spacing w:before="159" w:line="249" w:lineRule="auto"/>
        <w:ind w:left="480" w:right="105"/>
        <w:pPrChange w:id="322" w:author="Raghda Wahdan" w:date="2017-11-06T13:08:00Z">
          <w:pPr>
            <w:pStyle w:val="BodyText"/>
            <w:spacing w:before="159" w:line="249" w:lineRule="auto"/>
            <w:ind w:left="480" w:right="105"/>
            <w:jc w:val="both"/>
          </w:pPr>
        </w:pPrChange>
      </w:pPr>
      <w:r>
        <w:t>According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(3.1),</w:t>
      </w:r>
      <w:r>
        <w:rPr>
          <w:spacing w:val="-6"/>
        </w:rPr>
        <w:t xml:space="preserve"> </w:t>
      </w:r>
      <w:r>
        <w:rPr>
          <w:rFonts w:ascii="Bookman Old Style"/>
          <w:i/>
          <w:spacing w:val="6"/>
        </w:rPr>
        <w:t>E</w:t>
      </w:r>
      <w:r>
        <w:rPr>
          <w:spacing w:val="6"/>
        </w:rPr>
        <w:t>,</w:t>
      </w:r>
      <w:r>
        <w:rPr>
          <w:spacing w:val="-6"/>
        </w:rPr>
        <w:t xml:space="preserve"> </w:t>
      </w:r>
      <w:r>
        <w:rPr>
          <w:rFonts w:ascii="Bookman Old Style"/>
          <w:i/>
          <w:spacing w:val="6"/>
        </w:rPr>
        <w:t>S</w:t>
      </w:r>
      <w:r>
        <w:rPr>
          <w:spacing w:val="6"/>
        </w:rPr>
        <w:t>,</w:t>
      </w:r>
      <w:r>
        <w:rPr>
          <w:spacing w:val="-6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rPr>
          <w:rFonts w:ascii="Bookman Old Style"/>
          <w:i/>
        </w:rPr>
        <w:t>C</w:t>
      </w:r>
      <w:r>
        <w:rPr>
          <w:rFonts w:ascii="Bookman Old Style"/>
          <w:i/>
          <w:spacing w:val="-7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function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rPr>
          <w:rFonts w:ascii="Bookman Old Style"/>
          <w:i/>
        </w:rPr>
        <w:t>L</w:t>
      </w:r>
      <w:r>
        <w:t>.</w:t>
      </w:r>
      <w:r>
        <w:rPr>
          <w:spacing w:val="14"/>
        </w:rPr>
        <w:t xml:space="preserve"> </w:t>
      </w:r>
      <w:r>
        <w:rPr>
          <w:spacing w:val="-4"/>
        </w:rPr>
        <w:t>Taking</w:t>
      </w:r>
      <w:r>
        <w:rPr>
          <w:spacing w:val="-7"/>
        </w:rPr>
        <w:t xml:space="preserve"> </w:t>
      </w:r>
      <w:r>
        <w:t>into</w:t>
      </w:r>
      <w:r>
        <w:rPr>
          <w:spacing w:val="-7"/>
        </w:rPr>
        <w:t xml:space="preserve"> </w:t>
      </w:r>
      <w:r>
        <w:t>consideration that</w:t>
      </w:r>
      <w:r>
        <w:rPr>
          <w:spacing w:val="-10"/>
        </w:rPr>
        <w:t xml:space="preserve"> </w:t>
      </w:r>
      <w:r>
        <w:rPr>
          <w:rFonts w:ascii="Bookman Old Style"/>
          <w:i/>
          <w:spacing w:val="2"/>
        </w:rPr>
        <w:t>t</w:t>
      </w:r>
      <w:r>
        <w:rPr>
          <w:rFonts w:ascii="Arial"/>
          <w:i/>
          <w:spacing w:val="2"/>
          <w:position w:val="-3"/>
          <w:sz w:val="16"/>
        </w:rPr>
        <w:t>e</w:t>
      </w:r>
      <w:r>
        <w:rPr>
          <w:spacing w:val="2"/>
        </w:rPr>
        <w:t>,</w:t>
      </w:r>
      <w:r>
        <w:rPr>
          <w:spacing w:val="-9"/>
        </w:rPr>
        <w:t xml:space="preserve"> </w:t>
      </w:r>
      <w:r>
        <w:rPr>
          <w:rFonts w:ascii="Bookman Old Style"/>
          <w:i/>
          <w:spacing w:val="3"/>
        </w:rPr>
        <w:t>t</w:t>
      </w:r>
      <w:r>
        <w:rPr>
          <w:rFonts w:ascii="Arial"/>
          <w:i/>
          <w:spacing w:val="3"/>
          <w:position w:val="-3"/>
          <w:sz w:val="16"/>
        </w:rPr>
        <w:t>s</w:t>
      </w:r>
      <w:r>
        <w:rPr>
          <w:rFonts w:ascii="Bookman Old Style"/>
          <w:i/>
          <w:spacing w:val="3"/>
        </w:rPr>
        <w:t>,</w:t>
      </w:r>
      <w:r>
        <w:rPr>
          <w:rFonts w:ascii="Bookman Old Style"/>
          <w:i/>
          <w:spacing w:val="-21"/>
        </w:rPr>
        <w:t xml:space="preserve"> </w:t>
      </w:r>
      <w:r>
        <w:rPr>
          <w:rFonts w:ascii="Bookman Old Style"/>
          <w:i/>
        </w:rPr>
        <w:t>t</w:t>
      </w:r>
      <w:r>
        <w:rPr>
          <w:rFonts w:ascii="Arial"/>
          <w:i/>
          <w:position w:val="-3"/>
          <w:sz w:val="16"/>
        </w:rPr>
        <w:t>c</w:t>
      </w:r>
      <w:r>
        <w:rPr>
          <w:rFonts w:ascii="Arial"/>
          <w:i/>
          <w:spacing w:val="13"/>
          <w:position w:val="-3"/>
          <w:sz w:val="16"/>
        </w:rPr>
        <w:t xml:space="preserve"> </w:t>
      </w:r>
      <w:r>
        <w:t>are</w:t>
      </w:r>
      <w:r>
        <w:rPr>
          <w:spacing w:val="-9"/>
        </w:rPr>
        <w:t xml:space="preserve"> </w:t>
      </w:r>
      <w:r>
        <w:t>constants</w:t>
      </w:r>
      <w:r>
        <w:rPr>
          <w:spacing w:val="-9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given</w:t>
      </w:r>
      <w:r>
        <w:rPr>
          <w:spacing w:val="-10"/>
        </w:rPr>
        <w:t xml:space="preserve"> </w:t>
      </w:r>
      <w:r>
        <w:t>system</w:t>
      </w:r>
      <w:r>
        <w:rPr>
          <w:spacing w:val="-9"/>
        </w:rPr>
        <w:t xml:space="preserve"> </w:t>
      </w:r>
      <w:r>
        <w:t>specification,</w:t>
      </w:r>
      <w:r>
        <w:rPr>
          <w:spacing w:val="-10"/>
        </w:rPr>
        <w:t xml:space="preserve"> </w:t>
      </w:r>
      <w:r>
        <w:rPr>
          <w:spacing w:val="-4"/>
        </w:rPr>
        <w:t>we</w:t>
      </w:r>
      <w:r>
        <w:rPr>
          <w:spacing w:val="-9"/>
        </w:rPr>
        <w:t xml:space="preserve"> </w:t>
      </w:r>
      <w:r>
        <w:t>get:</w:t>
      </w:r>
    </w:p>
    <w:p w14:paraId="25CA010A" w14:textId="77777777" w:rsidR="00ED6B8B" w:rsidRDefault="00ED6B8B" w:rsidP="00F672C4">
      <w:pPr>
        <w:pStyle w:val="BodyText"/>
        <w:spacing w:before="7"/>
        <w:rPr>
          <w:sz w:val="7"/>
        </w:rPr>
      </w:pPr>
    </w:p>
    <w:p w14:paraId="5196B01A" w14:textId="77777777" w:rsidR="00ED6B8B" w:rsidRDefault="00ED6B8B" w:rsidP="00F672C4">
      <w:pPr>
        <w:rPr>
          <w:sz w:val="7"/>
        </w:rPr>
        <w:sectPr w:rsidR="00ED6B8B">
          <w:type w:val="continuous"/>
          <w:pgSz w:w="11910" w:h="16840"/>
          <w:pgMar w:top="1580" w:right="1620" w:bottom="280" w:left="1680" w:header="720" w:footer="720" w:gutter="0"/>
          <w:cols w:space="720"/>
        </w:sectPr>
      </w:pPr>
    </w:p>
    <w:p w14:paraId="1CEEBCA0" w14:textId="77777777" w:rsidR="00ED6B8B" w:rsidRDefault="00890932" w:rsidP="00F672C4">
      <w:pPr>
        <w:spacing w:before="20" w:line="388" w:lineRule="exact"/>
        <w:ind w:left="1665"/>
        <w:rPr>
          <w:rFonts w:ascii="Arial Unicode MS" w:hAnsi="Arial Unicode MS"/>
          <w:sz w:val="21"/>
        </w:rPr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581440" behindDoc="1" locked="0" layoutInCell="1" allowOverlap="1" wp14:anchorId="1A6D8BED" wp14:editId="779DC5DB">
                <wp:simplePos x="0" y="0"/>
                <wp:positionH relativeFrom="page">
                  <wp:posOffset>3319780</wp:posOffset>
                </wp:positionH>
                <wp:positionV relativeFrom="paragraph">
                  <wp:posOffset>191770</wp:posOffset>
                </wp:positionV>
                <wp:extent cx="135890" cy="101600"/>
                <wp:effectExtent l="0" t="1270" r="1905" b="1905"/>
                <wp:wrapNone/>
                <wp:docPr id="1523" name="Text Box 14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5890" cy="101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5F568F3" w14:textId="77777777" w:rsidR="00B0570F" w:rsidRDefault="00B0570F">
                            <w:pPr>
                              <w:spacing w:line="153" w:lineRule="exact"/>
                              <w:rPr>
                                <w:rFonts w:ascii="Arial" w:hAnsi="Arial"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Arial" w:hAnsi="Arial"/>
                                <w:i/>
                                <w:w w:val="120"/>
                                <w:sz w:val="16"/>
                              </w:rPr>
                              <w:t>∂L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A6D8BED" id="Text Box 1499" o:spid="_x0000_s1028" type="#_x0000_t202" style="position:absolute;left:0;text-align:left;margin-left:261.4pt;margin-top:15.1pt;width:10.7pt;height:8pt;z-index:-2517350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" filled="f" stroked="f">
                <v:textbox inset="0,0,0,0">
                  <w:txbxContent>
                    <w:p w14:paraId="65F568F3" w14:textId="77777777" w:rsidR="00B0570F" w:rsidRDefault="00B0570F">
                      <w:pPr>
                        <w:spacing w:line="153" w:lineRule="exact"/>
                        <w:rPr>
                          <w:rFonts w:ascii="Arial" w:hAnsi="Arial"/>
                          <w:i/>
                          <w:sz w:val="16"/>
                        </w:rPr>
                      </w:pPr>
                      <w:r>
                        <w:rPr>
                          <w:rFonts w:ascii="Arial" w:hAnsi="Arial"/>
                          <w:i/>
                          <w:w w:val="120"/>
                          <w:sz w:val="16"/>
                        </w:rPr>
                        <w:t>∂L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583488" behindDoc="1" locked="0" layoutInCell="1" allowOverlap="1" wp14:anchorId="7ABC5CB0" wp14:editId="273CCF24">
                <wp:simplePos x="0" y="0"/>
                <wp:positionH relativeFrom="page">
                  <wp:posOffset>4055110</wp:posOffset>
                </wp:positionH>
                <wp:positionV relativeFrom="paragraph">
                  <wp:posOffset>191770</wp:posOffset>
                </wp:positionV>
                <wp:extent cx="135890" cy="101600"/>
                <wp:effectExtent l="0" t="1270" r="0" b="1905"/>
                <wp:wrapNone/>
                <wp:docPr id="1522" name="Text Box 14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5890" cy="101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2C18754" w14:textId="77777777" w:rsidR="00B0570F" w:rsidRDefault="00B0570F">
                            <w:pPr>
                              <w:spacing w:line="153" w:lineRule="exact"/>
                              <w:rPr>
                                <w:rFonts w:ascii="Arial" w:hAnsi="Arial"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Arial" w:hAnsi="Arial"/>
                                <w:i/>
                                <w:w w:val="120"/>
                                <w:sz w:val="16"/>
                              </w:rPr>
                              <w:t>∂L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ABC5CB0" id="Text Box 1498" o:spid="_x0000_s1029" type="#_x0000_t202" style="position:absolute;left:0;text-align:left;margin-left:319.3pt;margin-top:15.1pt;width:10.7pt;height:8pt;z-index:-2517329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" filled="f" stroked="f">
                <v:textbox inset="0,0,0,0">
                  <w:txbxContent>
                    <w:p w14:paraId="22C18754" w14:textId="77777777" w:rsidR="00B0570F" w:rsidRDefault="00B0570F">
                      <w:pPr>
                        <w:spacing w:line="153" w:lineRule="exact"/>
                        <w:rPr>
                          <w:rFonts w:ascii="Arial" w:hAnsi="Arial"/>
                          <w:i/>
                          <w:sz w:val="16"/>
                        </w:rPr>
                      </w:pPr>
                      <w:r>
                        <w:rPr>
                          <w:rFonts w:ascii="Arial" w:hAnsi="Arial"/>
                          <w:i/>
                          <w:w w:val="120"/>
                          <w:sz w:val="16"/>
                        </w:rPr>
                        <w:t>∂L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FA655D">
        <w:rPr>
          <w:rFonts w:ascii="Arial Unicode MS" w:hAnsi="Arial Unicode MS"/>
          <w:w w:val="115"/>
          <w:sz w:val="21"/>
        </w:rPr>
        <w:t>(</w:t>
      </w:r>
      <w:r w:rsidR="00FA655D">
        <w:rPr>
          <w:rFonts w:ascii="Georgia" w:hAnsi="Georgia"/>
          <w:i/>
          <w:w w:val="115"/>
          <w:sz w:val="21"/>
        </w:rPr>
        <w:t>t</w:t>
      </w:r>
      <w:r w:rsidR="00FA655D">
        <w:rPr>
          <w:rFonts w:ascii="Arial" w:hAnsi="Arial"/>
          <w:i/>
          <w:w w:val="115"/>
          <w:position w:val="-2"/>
          <w:sz w:val="16"/>
        </w:rPr>
        <w:t>e</w:t>
      </w:r>
      <w:r w:rsidR="00FA655D">
        <w:rPr>
          <w:rFonts w:ascii="Georgia" w:hAnsi="Georgia"/>
          <w:i/>
          <w:w w:val="115"/>
          <w:sz w:val="21"/>
        </w:rPr>
        <w:t xml:space="preserve">E </w:t>
      </w:r>
      <w:r w:rsidR="00FA655D">
        <w:rPr>
          <w:rFonts w:ascii="Arial Unicode MS" w:hAnsi="Arial Unicode MS"/>
          <w:w w:val="115"/>
          <w:sz w:val="21"/>
        </w:rPr>
        <w:t xml:space="preserve">+ </w:t>
      </w:r>
      <w:r w:rsidR="00FA655D">
        <w:rPr>
          <w:rFonts w:ascii="Georgia" w:hAnsi="Georgia"/>
          <w:i/>
          <w:w w:val="115"/>
          <w:sz w:val="21"/>
        </w:rPr>
        <w:t>t</w:t>
      </w:r>
      <w:r w:rsidR="00FA655D">
        <w:rPr>
          <w:rFonts w:ascii="Arial" w:hAnsi="Arial"/>
          <w:i/>
          <w:w w:val="115"/>
          <w:position w:val="-2"/>
          <w:sz w:val="16"/>
        </w:rPr>
        <w:t>s</w:t>
      </w:r>
      <w:r w:rsidR="00FA655D">
        <w:rPr>
          <w:rFonts w:ascii="Georgia" w:hAnsi="Georgia"/>
          <w:i/>
          <w:w w:val="115"/>
          <w:sz w:val="21"/>
        </w:rPr>
        <w:t xml:space="preserve">S </w:t>
      </w:r>
      <w:r w:rsidR="00FA655D">
        <w:rPr>
          <w:rFonts w:ascii="Arial Unicode MS" w:hAnsi="Arial Unicode MS"/>
          <w:w w:val="115"/>
          <w:sz w:val="21"/>
        </w:rPr>
        <w:t xml:space="preserve">+ </w:t>
      </w:r>
      <w:r w:rsidR="00FA655D">
        <w:rPr>
          <w:rFonts w:ascii="Georgia" w:hAnsi="Georgia"/>
          <w:i/>
          <w:w w:val="115"/>
          <w:sz w:val="21"/>
        </w:rPr>
        <w:t>t</w:t>
      </w:r>
      <w:r w:rsidR="00FA655D">
        <w:rPr>
          <w:rFonts w:ascii="Arial" w:hAnsi="Arial"/>
          <w:i/>
          <w:w w:val="115"/>
          <w:position w:val="-2"/>
          <w:sz w:val="16"/>
        </w:rPr>
        <w:t>c</w:t>
      </w:r>
      <w:r w:rsidR="00FA655D">
        <w:rPr>
          <w:rFonts w:ascii="Georgia" w:hAnsi="Georgia"/>
          <w:i/>
          <w:w w:val="115"/>
          <w:sz w:val="21"/>
        </w:rPr>
        <w:t>C</w:t>
      </w:r>
      <w:r w:rsidR="00FA655D">
        <w:rPr>
          <w:rFonts w:ascii="Arial Unicode MS" w:hAnsi="Arial Unicode MS"/>
          <w:w w:val="115"/>
          <w:sz w:val="21"/>
        </w:rPr>
        <w:t>)</w:t>
      </w:r>
      <w:r w:rsidR="00FA655D">
        <w:rPr>
          <w:rFonts w:ascii="Georgia" w:hAnsi="Georgia"/>
          <w:i/>
          <w:w w:val="115"/>
          <w:sz w:val="21"/>
        </w:rPr>
        <w:t>t</w:t>
      </w:r>
      <w:r w:rsidR="00FA655D">
        <w:rPr>
          <w:rFonts w:ascii="Arial" w:hAnsi="Arial"/>
          <w:i/>
          <w:w w:val="115"/>
          <w:position w:val="-2"/>
          <w:sz w:val="16"/>
        </w:rPr>
        <w:t xml:space="preserve">s </w:t>
      </w:r>
      <w:r w:rsidR="00FA655D">
        <w:rPr>
          <w:rFonts w:ascii="Arial" w:hAnsi="Arial"/>
          <w:i/>
          <w:w w:val="115"/>
          <w:position w:val="9"/>
          <w:sz w:val="16"/>
          <w:u w:val="single"/>
        </w:rPr>
        <w:t xml:space="preserve">∂ </w:t>
      </w:r>
      <w:r w:rsidR="00FA655D">
        <w:rPr>
          <w:rFonts w:ascii="Arial Unicode MS" w:hAnsi="Arial Unicode MS"/>
          <w:w w:val="115"/>
          <w:sz w:val="21"/>
        </w:rPr>
        <w:t>(</w:t>
      </w:r>
      <w:r w:rsidR="00FA655D">
        <w:rPr>
          <w:rFonts w:ascii="Georgia" w:hAnsi="Georgia"/>
          <w:i/>
          <w:w w:val="115"/>
          <w:sz w:val="21"/>
        </w:rPr>
        <w:t>S</w:t>
      </w:r>
      <w:r w:rsidR="00FA655D">
        <w:rPr>
          <w:rFonts w:ascii="Arial Unicode MS" w:hAnsi="Arial Unicode MS"/>
          <w:w w:val="115"/>
          <w:sz w:val="21"/>
        </w:rPr>
        <w:t xml:space="preserve">) </w:t>
      </w:r>
      <w:r w:rsidR="00FA655D">
        <w:rPr>
          <w:rFonts w:ascii="Arial" w:hAnsi="Arial"/>
          <w:i/>
          <w:w w:val="115"/>
          <w:sz w:val="21"/>
        </w:rPr>
        <w:t xml:space="preserve">− </w:t>
      </w:r>
      <w:r w:rsidR="00FA655D">
        <w:rPr>
          <w:rFonts w:ascii="Georgia" w:hAnsi="Georgia"/>
          <w:i/>
          <w:w w:val="115"/>
          <w:sz w:val="21"/>
        </w:rPr>
        <w:t>t</w:t>
      </w:r>
      <w:r w:rsidR="00FA655D">
        <w:rPr>
          <w:rFonts w:ascii="Arial" w:hAnsi="Arial"/>
          <w:i/>
          <w:w w:val="115"/>
          <w:position w:val="-2"/>
          <w:sz w:val="16"/>
        </w:rPr>
        <w:t>s</w:t>
      </w:r>
      <w:r w:rsidR="00FA655D">
        <w:rPr>
          <w:rFonts w:ascii="Georgia" w:hAnsi="Georgia"/>
          <w:i/>
          <w:w w:val="115"/>
          <w:sz w:val="21"/>
        </w:rPr>
        <w:t xml:space="preserve">S </w:t>
      </w:r>
      <w:r w:rsidR="00FA655D">
        <w:rPr>
          <w:rFonts w:ascii="Arial" w:hAnsi="Arial"/>
          <w:i/>
          <w:w w:val="115"/>
          <w:position w:val="9"/>
          <w:sz w:val="16"/>
          <w:u w:val="single"/>
        </w:rPr>
        <w:t xml:space="preserve">∂ </w:t>
      </w:r>
      <w:r w:rsidR="00FA655D">
        <w:rPr>
          <w:rFonts w:ascii="Arial Unicode MS" w:hAnsi="Arial Unicode MS"/>
          <w:w w:val="115"/>
          <w:sz w:val="21"/>
        </w:rPr>
        <w:t>(</w:t>
      </w:r>
      <w:r w:rsidR="00FA655D">
        <w:rPr>
          <w:rFonts w:ascii="Georgia" w:hAnsi="Georgia"/>
          <w:i/>
          <w:w w:val="115"/>
          <w:sz w:val="21"/>
        </w:rPr>
        <w:t>t</w:t>
      </w:r>
      <w:r w:rsidR="00FA655D">
        <w:rPr>
          <w:rFonts w:ascii="Arial" w:hAnsi="Arial"/>
          <w:i/>
          <w:w w:val="115"/>
          <w:position w:val="-2"/>
          <w:sz w:val="16"/>
        </w:rPr>
        <w:t>e</w:t>
      </w:r>
      <w:r w:rsidR="00FA655D">
        <w:rPr>
          <w:rFonts w:ascii="Georgia" w:hAnsi="Georgia"/>
          <w:i/>
          <w:w w:val="115"/>
          <w:sz w:val="21"/>
        </w:rPr>
        <w:t xml:space="preserve">E </w:t>
      </w:r>
      <w:r w:rsidR="00FA655D">
        <w:rPr>
          <w:rFonts w:ascii="Arial Unicode MS" w:hAnsi="Arial Unicode MS"/>
          <w:w w:val="115"/>
          <w:sz w:val="21"/>
        </w:rPr>
        <w:t xml:space="preserve">+ </w:t>
      </w:r>
      <w:r w:rsidR="00FA655D">
        <w:rPr>
          <w:rFonts w:ascii="Georgia" w:hAnsi="Georgia"/>
          <w:i/>
          <w:w w:val="115"/>
          <w:sz w:val="21"/>
        </w:rPr>
        <w:t>t</w:t>
      </w:r>
      <w:r w:rsidR="00FA655D">
        <w:rPr>
          <w:rFonts w:ascii="Arial" w:hAnsi="Arial"/>
          <w:i/>
          <w:w w:val="115"/>
          <w:position w:val="-2"/>
          <w:sz w:val="16"/>
        </w:rPr>
        <w:t>s</w:t>
      </w:r>
      <w:r w:rsidR="00FA655D">
        <w:rPr>
          <w:rFonts w:ascii="Georgia" w:hAnsi="Georgia"/>
          <w:i/>
          <w:w w:val="115"/>
          <w:sz w:val="21"/>
        </w:rPr>
        <w:t xml:space="preserve">S </w:t>
      </w:r>
      <w:r w:rsidR="00FA655D">
        <w:rPr>
          <w:rFonts w:ascii="Arial Unicode MS" w:hAnsi="Arial Unicode MS"/>
          <w:w w:val="115"/>
          <w:sz w:val="21"/>
        </w:rPr>
        <w:t xml:space="preserve">+ </w:t>
      </w:r>
      <w:r w:rsidR="00FA655D">
        <w:rPr>
          <w:rFonts w:ascii="Georgia" w:hAnsi="Georgia"/>
          <w:i/>
          <w:w w:val="115"/>
          <w:sz w:val="21"/>
        </w:rPr>
        <w:t>t</w:t>
      </w:r>
      <w:r w:rsidR="00FA655D">
        <w:rPr>
          <w:rFonts w:ascii="Arial" w:hAnsi="Arial"/>
          <w:i/>
          <w:w w:val="115"/>
          <w:position w:val="-2"/>
          <w:sz w:val="16"/>
        </w:rPr>
        <w:t>c</w:t>
      </w:r>
      <w:r w:rsidR="00FA655D">
        <w:rPr>
          <w:rFonts w:ascii="Georgia" w:hAnsi="Georgia"/>
          <w:i/>
          <w:w w:val="115"/>
          <w:sz w:val="21"/>
        </w:rPr>
        <w:t>C</w:t>
      </w:r>
      <w:r w:rsidR="00FA655D">
        <w:rPr>
          <w:rFonts w:ascii="Arial Unicode MS" w:hAnsi="Arial Unicode MS"/>
          <w:w w:val="115"/>
          <w:sz w:val="21"/>
        </w:rPr>
        <w:t>)</w:t>
      </w:r>
    </w:p>
    <w:p w14:paraId="0DC6FE2D" w14:textId="77777777" w:rsidR="00ED6B8B" w:rsidRDefault="00FA655D" w:rsidP="00F672C4">
      <w:pPr>
        <w:tabs>
          <w:tab w:val="left" w:pos="1374"/>
        </w:tabs>
        <w:spacing w:before="178" w:line="230" w:lineRule="exact"/>
        <w:ind w:left="183"/>
        <w:rPr>
          <w:rFonts w:ascii="Century"/>
          <w:sz w:val="21"/>
        </w:rPr>
      </w:pPr>
      <w:r>
        <w:br w:type="column"/>
      </w:r>
      <w:r>
        <w:rPr>
          <w:rFonts w:ascii="Arial Unicode MS"/>
          <w:w w:val="105"/>
          <w:sz w:val="21"/>
        </w:rPr>
        <w:t xml:space="preserve">=  </w:t>
      </w:r>
      <w:r>
        <w:rPr>
          <w:rFonts w:ascii="Arial Unicode MS"/>
          <w:spacing w:val="22"/>
          <w:w w:val="105"/>
          <w:sz w:val="21"/>
        </w:rPr>
        <w:t xml:space="preserve"> </w:t>
      </w:r>
      <w:r>
        <w:rPr>
          <w:rFonts w:ascii="Arial Unicode MS"/>
          <w:w w:val="105"/>
          <w:sz w:val="21"/>
        </w:rPr>
        <w:t>0</w:t>
      </w:r>
      <w:r>
        <w:rPr>
          <w:rFonts w:ascii="Arial Unicode MS"/>
          <w:w w:val="105"/>
          <w:sz w:val="21"/>
        </w:rPr>
        <w:tab/>
      </w:r>
      <w:r>
        <w:rPr>
          <w:rFonts w:ascii="Century"/>
          <w:w w:val="105"/>
          <w:sz w:val="21"/>
        </w:rPr>
        <w:t>(5.3)</w:t>
      </w:r>
    </w:p>
    <w:p w14:paraId="2611B2BB" w14:textId="77777777" w:rsidR="00ED6B8B" w:rsidRDefault="00ED6B8B" w:rsidP="00F672C4">
      <w:pPr>
        <w:spacing w:line="230" w:lineRule="exact"/>
        <w:rPr>
          <w:rFonts w:ascii="Century"/>
          <w:sz w:val="21"/>
        </w:rPr>
        <w:sectPr w:rsidR="00ED6B8B">
          <w:type w:val="continuous"/>
          <w:pgSz w:w="11910" w:h="16840"/>
          <w:pgMar w:top="1580" w:right="1620" w:bottom="280" w:left="1680" w:header="720" w:footer="720" w:gutter="0"/>
          <w:cols w:num="2" w:space="720" w:equalWidth="0">
            <w:col w:w="6635" w:space="40"/>
            <w:col w:w="1935"/>
          </w:cols>
        </w:sectPr>
      </w:pPr>
    </w:p>
    <w:p w14:paraId="1002741F" w14:textId="77777777" w:rsidR="00ED6B8B" w:rsidRDefault="00890932">
      <w:pPr>
        <w:spacing w:line="309" w:lineRule="exact"/>
        <w:ind w:left="32" w:right="345"/>
        <w:rPr>
          <w:rFonts w:ascii="Tahoma"/>
          <w:sz w:val="16"/>
        </w:rPr>
        <w:pPrChange w:id="323" w:author="Raghda Wahdan" w:date="2017-11-06T13:08:00Z">
          <w:pPr>
            <w:spacing w:line="309" w:lineRule="exact"/>
            <w:ind w:left="32" w:right="345"/>
            <w:jc w:val="center"/>
          </w:pPr>
        </w:pPrChange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571200" behindDoc="1" locked="0" layoutInCell="1" allowOverlap="1" wp14:anchorId="62E34DA6" wp14:editId="4526D4A3">
                <wp:simplePos x="0" y="0"/>
                <wp:positionH relativeFrom="page">
                  <wp:posOffset>2124710</wp:posOffset>
                </wp:positionH>
                <wp:positionV relativeFrom="paragraph">
                  <wp:posOffset>26035</wp:posOffset>
                </wp:positionV>
                <wp:extent cx="3154680" cy="0"/>
                <wp:effectExtent l="10160" t="6985" r="6985" b="12065"/>
                <wp:wrapNone/>
                <wp:docPr id="1521" name="Line 14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154680" cy="0"/>
                        </a:xfrm>
                        <a:prstGeom prst="line">
                          <a:avLst/>
                        </a:pr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79C6487" id="Line 1497" o:spid="_x0000_s1026" style="position:absolute;z-index:-2517452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67.3pt,2.05pt" to="415.7pt,2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" strokeweight=".14042mm">
                <w10:wrap anchorx="page"/>
              </v:line>
            </w:pict>
          </mc:Fallback>
        </mc:AlternateContent>
      </w:r>
      <w:r w:rsidR="00FA655D">
        <w:rPr>
          <w:rFonts w:ascii="Arial Unicode MS"/>
          <w:w w:val="115"/>
          <w:sz w:val="21"/>
        </w:rPr>
        <w:t>(</w:t>
      </w:r>
      <w:r w:rsidR="00FA655D">
        <w:rPr>
          <w:rFonts w:ascii="Georgia"/>
          <w:i/>
          <w:w w:val="115"/>
          <w:sz w:val="21"/>
        </w:rPr>
        <w:t>t</w:t>
      </w:r>
      <w:r w:rsidR="00FA655D">
        <w:rPr>
          <w:rFonts w:ascii="Arial"/>
          <w:i/>
          <w:w w:val="115"/>
          <w:position w:val="-2"/>
          <w:sz w:val="16"/>
        </w:rPr>
        <w:t>e</w:t>
      </w:r>
      <w:r w:rsidR="00FA655D">
        <w:rPr>
          <w:rFonts w:ascii="Georgia"/>
          <w:i/>
          <w:w w:val="115"/>
          <w:sz w:val="21"/>
        </w:rPr>
        <w:t xml:space="preserve">E </w:t>
      </w:r>
      <w:r w:rsidR="00FA655D">
        <w:rPr>
          <w:rFonts w:ascii="Arial Unicode MS"/>
          <w:w w:val="115"/>
          <w:sz w:val="21"/>
        </w:rPr>
        <w:t xml:space="preserve">+ </w:t>
      </w:r>
      <w:r w:rsidR="00FA655D">
        <w:rPr>
          <w:rFonts w:ascii="Georgia"/>
          <w:i/>
          <w:w w:val="115"/>
          <w:sz w:val="21"/>
        </w:rPr>
        <w:t>t</w:t>
      </w:r>
      <w:r w:rsidR="00FA655D">
        <w:rPr>
          <w:rFonts w:ascii="Arial"/>
          <w:i/>
          <w:w w:val="115"/>
          <w:position w:val="-2"/>
          <w:sz w:val="16"/>
        </w:rPr>
        <w:t>s</w:t>
      </w:r>
      <w:r w:rsidR="00FA655D">
        <w:rPr>
          <w:rFonts w:ascii="Georgia"/>
          <w:i/>
          <w:w w:val="115"/>
          <w:sz w:val="21"/>
        </w:rPr>
        <w:t xml:space="preserve">S </w:t>
      </w:r>
      <w:r w:rsidR="00FA655D">
        <w:rPr>
          <w:rFonts w:ascii="Arial Unicode MS"/>
          <w:w w:val="115"/>
          <w:sz w:val="21"/>
        </w:rPr>
        <w:t xml:space="preserve">+ </w:t>
      </w:r>
      <w:r w:rsidR="00FA655D">
        <w:rPr>
          <w:rFonts w:ascii="Georgia"/>
          <w:i/>
          <w:w w:val="115"/>
          <w:sz w:val="21"/>
        </w:rPr>
        <w:t>t</w:t>
      </w:r>
      <w:r w:rsidR="00FA655D">
        <w:rPr>
          <w:rFonts w:ascii="Arial"/>
          <w:i/>
          <w:w w:val="115"/>
          <w:position w:val="-2"/>
          <w:sz w:val="16"/>
        </w:rPr>
        <w:t>c</w:t>
      </w:r>
      <w:r w:rsidR="00FA655D">
        <w:rPr>
          <w:rFonts w:ascii="Georgia"/>
          <w:i/>
          <w:w w:val="115"/>
          <w:sz w:val="21"/>
        </w:rPr>
        <w:t>C</w:t>
      </w:r>
      <w:r w:rsidR="00FA655D">
        <w:rPr>
          <w:rFonts w:ascii="Arial Unicode MS"/>
          <w:w w:val="115"/>
          <w:sz w:val="21"/>
        </w:rPr>
        <w:t>)</w:t>
      </w:r>
      <w:r w:rsidR="00FA655D">
        <w:rPr>
          <w:rFonts w:ascii="Tahoma"/>
          <w:w w:val="115"/>
          <w:position w:val="6"/>
          <w:sz w:val="16"/>
        </w:rPr>
        <w:t>2</w:t>
      </w:r>
    </w:p>
    <w:p w14:paraId="492D87FA" w14:textId="77777777" w:rsidR="00ED6B8B" w:rsidRDefault="00FA655D" w:rsidP="00F672C4">
      <w:pPr>
        <w:pStyle w:val="BodyText"/>
        <w:spacing w:before="210" w:line="247" w:lineRule="auto"/>
        <w:ind w:left="480" w:right="102"/>
      </w:pPr>
      <w:r>
        <w:t>After</w:t>
      </w:r>
      <w:r>
        <w:rPr>
          <w:spacing w:val="-21"/>
        </w:rPr>
        <w:t xml:space="preserve"> </w:t>
      </w:r>
      <w:r>
        <w:t>multiplying</w:t>
      </w:r>
      <w:r>
        <w:rPr>
          <w:spacing w:val="-21"/>
        </w:rPr>
        <w:t xml:space="preserve"> </w:t>
      </w:r>
      <w:r>
        <w:t>both</w:t>
      </w:r>
      <w:r>
        <w:rPr>
          <w:spacing w:val="-21"/>
        </w:rPr>
        <w:t xml:space="preserve"> </w:t>
      </w:r>
      <w:r>
        <w:t>sides</w:t>
      </w:r>
      <w:r>
        <w:rPr>
          <w:spacing w:val="-21"/>
        </w:rPr>
        <w:t xml:space="preserve"> </w:t>
      </w:r>
      <w:r>
        <w:rPr>
          <w:spacing w:val="-4"/>
        </w:rPr>
        <w:t>by</w:t>
      </w:r>
      <w:r>
        <w:rPr>
          <w:spacing w:val="-21"/>
        </w:rPr>
        <w:t xml:space="preserve"> </w:t>
      </w:r>
      <w:r>
        <w:t>the</w:t>
      </w:r>
      <w:r>
        <w:rPr>
          <w:spacing w:val="-21"/>
        </w:rPr>
        <w:t xml:space="preserve"> </w:t>
      </w:r>
      <w:r>
        <w:t>denominator</w:t>
      </w:r>
      <w:r>
        <w:rPr>
          <w:spacing w:val="-21"/>
        </w:rPr>
        <w:t xml:space="preserve"> </w:t>
      </w:r>
      <w:r>
        <w:t>and</w:t>
      </w:r>
      <w:r>
        <w:rPr>
          <w:spacing w:val="-21"/>
        </w:rPr>
        <w:t xml:space="preserve"> </w:t>
      </w:r>
      <w:r>
        <w:t>dividing</w:t>
      </w:r>
      <w:r>
        <w:rPr>
          <w:spacing w:val="-21"/>
        </w:rPr>
        <w:t xml:space="preserve"> </w:t>
      </w:r>
      <w:r>
        <w:rPr>
          <w:spacing w:val="-4"/>
        </w:rPr>
        <w:t>by</w:t>
      </w:r>
      <w:r>
        <w:rPr>
          <w:spacing w:val="-21"/>
        </w:rPr>
        <w:t xml:space="preserve"> </w:t>
      </w:r>
      <w:r>
        <w:rPr>
          <w:rFonts w:ascii="Bookman Old Style"/>
          <w:i/>
        </w:rPr>
        <w:t>t</w:t>
      </w:r>
      <w:r>
        <w:rPr>
          <w:rFonts w:ascii="Arial"/>
          <w:i/>
          <w:position w:val="-3"/>
          <w:sz w:val="16"/>
        </w:rPr>
        <w:t>s</w:t>
      </w:r>
      <w:r>
        <w:rPr>
          <w:rFonts w:ascii="Arial"/>
          <w:i/>
          <w:spacing w:val="-1"/>
          <w:position w:val="-3"/>
          <w:sz w:val="16"/>
        </w:rPr>
        <w:t xml:space="preserve"> </w:t>
      </w:r>
      <w:r>
        <w:t>(non-zero constant),</w:t>
      </w:r>
      <w:r>
        <w:rPr>
          <w:spacing w:val="-18"/>
        </w:rPr>
        <w:t xml:space="preserve"> </w:t>
      </w:r>
      <w:r>
        <w:t>the</w:t>
      </w:r>
      <w:r>
        <w:rPr>
          <w:spacing w:val="-18"/>
        </w:rPr>
        <w:t xml:space="preserve"> </w:t>
      </w:r>
      <w:r>
        <w:t>equation</w:t>
      </w:r>
      <w:r>
        <w:rPr>
          <w:spacing w:val="-18"/>
        </w:rPr>
        <w:t xml:space="preserve"> </w:t>
      </w:r>
      <w:r>
        <w:t>can</w:t>
      </w:r>
      <w:r>
        <w:rPr>
          <w:spacing w:val="-18"/>
        </w:rPr>
        <w:t xml:space="preserve"> </w:t>
      </w:r>
      <w:r>
        <w:rPr>
          <w:spacing w:val="3"/>
        </w:rPr>
        <w:t>be</w:t>
      </w:r>
      <w:r>
        <w:rPr>
          <w:spacing w:val="-18"/>
        </w:rPr>
        <w:t xml:space="preserve"> </w:t>
      </w:r>
      <w:r>
        <w:t>simplified</w:t>
      </w:r>
      <w:r>
        <w:rPr>
          <w:spacing w:val="-18"/>
        </w:rPr>
        <w:t xml:space="preserve"> </w:t>
      </w:r>
      <w:r>
        <w:t>to:</w:t>
      </w:r>
    </w:p>
    <w:p w14:paraId="72C65CEE" w14:textId="77777777" w:rsidR="00ED6B8B" w:rsidRDefault="00ED6B8B" w:rsidP="00F672C4">
      <w:pPr>
        <w:pStyle w:val="BodyText"/>
        <w:spacing w:before="9"/>
        <w:rPr>
          <w:sz w:val="11"/>
        </w:rPr>
      </w:pPr>
    </w:p>
    <w:p w14:paraId="3EE811DE" w14:textId="77777777" w:rsidR="00ED6B8B" w:rsidRDefault="00ED6B8B" w:rsidP="00F672C4">
      <w:pPr>
        <w:rPr>
          <w:sz w:val="11"/>
        </w:rPr>
        <w:sectPr w:rsidR="00ED6B8B">
          <w:type w:val="continuous"/>
          <w:pgSz w:w="11910" w:h="16840"/>
          <w:pgMar w:top="1580" w:right="1620" w:bottom="280" w:left="1680" w:header="720" w:footer="720" w:gutter="0"/>
          <w:cols w:space="720"/>
        </w:sectPr>
      </w:pPr>
    </w:p>
    <w:p w14:paraId="680251C8" w14:textId="77777777" w:rsidR="00ED6B8B" w:rsidRPr="00890932" w:rsidRDefault="00FA655D" w:rsidP="00F672C4">
      <w:pPr>
        <w:spacing w:before="60" w:line="265" w:lineRule="exact"/>
        <w:ind w:left="1541"/>
        <w:rPr>
          <w:rFonts w:ascii="Georgia" w:hAnsi="Georgia"/>
          <w:i/>
          <w:sz w:val="21"/>
          <w:lang w:val="de-DE"/>
        </w:rPr>
      </w:pPr>
      <w:r w:rsidRPr="00890932">
        <w:rPr>
          <w:rFonts w:ascii="Arial Unicode MS" w:hAnsi="Arial Unicode MS"/>
          <w:w w:val="115"/>
          <w:sz w:val="21"/>
          <w:lang w:val="de-DE"/>
        </w:rPr>
        <w:t>(</w:t>
      </w:r>
      <w:r w:rsidRPr="00890932">
        <w:rPr>
          <w:rFonts w:ascii="Georgia" w:hAnsi="Georgia"/>
          <w:i/>
          <w:w w:val="115"/>
          <w:sz w:val="21"/>
          <w:lang w:val="de-DE"/>
        </w:rPr>
        <w:t xml:space="preserve">t E </w:t>
      </w:r>
      <w:r w:rsidRPr="00890932">
        <w:rPr>
          <w:rFonts w:ascii="Arial Unicode MS" w:hAnsi="Arial Unicode MS"/>
          <w:w w:val="115"/>
          <w:sz w:val="21"/>
          <w:lang w:val="de-DE"/>
        </w:rPr>
        <w:t xml:space="preserve">+ </w:t>
      </w:r>
      <w:r w:rsidRPr="00890932">
        <w:rPr>
          <w:rFonts w:ascii="Georgia" w:hAnsi="Georgia"/>
          <w:i/>
          <w:w w:val="115"/>
          <w:sz w:val="21"/>
          <w:lang w:val="de-DE"/>
        </w:rPr>
        <w:t>t C</w:t>
      </w:r>
      <w:r w:rsidRPr="00890932">
        <w:rPr>
          <w:rFonts w:ascii="Arial Unicode MS" w:hAnsi="Arial Unicode MS"/>
          <w:w w:val="115"/>
          <w:sz w:val="21"/>
          <w:lang w:val="de-DE"/>
        </w:rPr>
        <w:t xml:space="preserve">) </w:t>
      </w:r>
      <w:r w:rsidRPr="00890932">
        <w:rPr>
          <w:rFonts w:ascii="Georgia" w:hAnsi="Georgia"/>
          <w:i/>
          <w:w w:val="115"/>
          <w:position w:val="15"/>
          <w:sz w:val="21"/>
          <w:lang w:val="de-DE"/>
        </w:rPr>
        <w:t>∂</w:t>
      </w:r>
    </w:p>
    <w:p w14:paraId="3C084138" w14:textId="77777777" w:rsidR="00ED6B8B" w:rsidRPr="00890932" w:rsidRDefault="00FA655D" w:rsidP="00F672C4">
      <w:pPr>
        <w:spacing w:before="60" w:line="265" w:lineRule="exact"/>
        <w:ind w:left="70"/>
        <w:rPr>
          <w:rFonts w:ascii="Georgia" w:hAnsi="Georgia"/>
          <w:i/>
          <w:sz w:val="21"/>
          <w:lang w:val="de-DE"/>
        </w:rPr>
      </w:pPr>
      <w:r w:rsidRPr="00890932">
        <w:rPr>
          <w:lang w:val="de-DE"/>
        </w:rPr>
        <w:br w:type="column"/>
      </w:r>
      <w:r w:rsidRPr="00890932">
        <w:rPr>
          <w:rFonts w:ascii="Arial Unicode MS" w:hAnsi="Arial Unicode MS"/>
          <w:w w:val="110"/>
          <w:sz w:val="21"/>
          <w:lang w:val="de-DE"/>
        </w:rPr>
        <w:t>(</w:t>
      </w:r>
      <w:r w:rsidRPr="00890932">
        <w:rPr>
          <w:rFonts w:ascii="Georgia" w:hAnsi="Georgia"/>
          <w:i/>
          <w:w w:val="110"/>
          <w:sz w:val="21"/>
          <w:lang w:val="de-DE"/>
        </w:rPr>
        <w:t>S</w:t>
      </w:r>
      <w:r w:rsidRPr="00890932">
        <w:rPr>
          <w:rFonts w:ascii="Arial Unicode MS" w:hAnsi="Arial Unicode MS"/>
          <w:w w:val="110"/>
          <w:sz w:val="21"/>
          <w:lang w:val="de-DE"/>
        </w:rPr>
        <w:t xml:space="preserve">) + </w:t>
      </w:r>
      <w:r w:rsidRPr="00890932">
        <w:rPr>
          <w:rFonts w:ascii="Georgia" w:hAnsi="Georgia"/>
          <w:i/>
          <w:w w:val="110"/>
          <w:sz w:val="21"/>
          <w:lang w:val="de-DE"/>
        </w:rPr>
        <w:t xml:space="preserve">t  S </w:t>
      </w:r>
      <w:r w:rsidRPr="00890932">
        <w:rPr>
          <w:rFonts w:ascii="Georgia" w:hAnsi="Georgia"/>
          <w:i/>
          <w:w w:val="110"/>
          <w:position w:val="15"/>
          <w:sz w:val="21"/>
          <w:lang w:val="de-DE"/>
        </w:rPr>
        <w:t>∂</w:t>
      </w:r>
    </w:p>
    <w:p w14:paraId="23BAD9D6" w14:textId="77777777" w:rsidR="00ED6B8B" w:rsidRPr="00890932" w:rsidRDefault="00FA655D" w:rsidP="00F672C4">
      <w:pPr>
        <w:spacing w:before="60" w:line="265" w:lineRule="exact"/>
        <w:ind w:left="70"/>
        <w:rPr>
          <w:rFonts w:ascii="Georgia" w:hAnsi="Georgia"/>
          <w:i/>
          <w:sz w:val="21"/>
          <w:lang w:val="de-DE"/>
        </w:rPr>
      </w:pPr>
      <w:r w:rsidRPr="00890932">
        <w:rPr>
          <w:lang w:val="de-DE"/>
        </w:rPr>
        <w:br w:type="column"/>
      </w:r>
      <w:r w:rsidRPr="00890932">
        <w:rPr>
          <w:rFonts w:ascii="Arial Unicode MS" w:hAnsi="Arial Unicode MS"/>
          <w:w w:val="115"/>
          <w:sz w:val="21"/>
          <w:lang w:val="de-DE"/>
        </w:rPr>
        <w:t>(</w:t>
      </w:r>
      <w:r w:rsidRPr="00890932">
        <w:rPr>
          <w:rFonts w:ascii="Georgia" w:hAnsi="Georgia"/>
          <w:i/>
          <w:w w:val="115"/>
          <w:sz w:val="21"/>
          <w:lang w:val="de-DE"/>
        </w:rPr>
        <w:t>S</w:t>
      </w:r>
      <w:r w:rsidRPr="00890932">
        <w:rPr>
          <w:rFonts w:ascii="Arial Unicode MS" w:hAnsi="Arial Unicode MS"/>
          <w:w w:val="115"/>
          <w:sz w:val="21"/>
          <w:lang w:val="de-DE"/>
        </w:rPr>
        <w:t xml:space="preserve">) = </w:t>
      </w:r>
      <w:r w:rsidRPr="00890932">
        <w:rPr>
          <w:rFonts w:ascii="Georgia" w:hAnsi="Georgia"/>
          <w:i/>
          <w:w w:val="115"/>
          <w:sz w:val="21"/>
          <w:lang w:val="de-DE"/>
        </w:rPr>
        <w:t xml:space="preserve">S  </w:t>
      </w:r>
      <w:r w:rsidRPr="00890932">
        <w:rPr>
          <w:rFonts w:ascii="Georgia" w:hAnsi="Georgia"/>
          <w:i/>
          <w:w w:val="115"/>
          <w:position w:val="15"/>
          <w:sz w:val="21"/>
          <w:lang w:val="de-DE"/>
        </w:rPr>
        <w:t xml:space="preserve">∂  </w:t>
      </w:r>
      <w:r w:rsidRPr="00890932">
        <w:rPr>
          <w:rFonts w:ascii="Arial Unicode MS" w:hAnsi="Arial Unicode MS"/>
          <w:w w:val="115"/>
          <w:sz w:val="21"/>
          <w:lang w:val="de-DE"/>
        </w:rPr>
        <w:t>(</w:t>
      </w:r>
      <w:r w:rsidRPr="00890932">
        <w:rPr>
          <w:rFonts w:ascii="Georgia" w:hAnsi="Georgia"/>
          <w:i/>
          <w:w w:val="115"/>
          <w:sz w:val="21"/>
          <w:lang w:val="de-DE"/>
        </w:rPr>
        <w:t xml:space="preserve">t E </w:t>
      </w:r>
      <w:r w:rsidRPr="00890932">
        <w:rPr>
          <w:rFonts w:ascii="Arial Unicode MS" w:hAnsi="Arial Unicode MS"/>
          <w:w w:val="115"/>
          <w:sz w:val="21"/>
          <w:lang w:val="de-DE"/>
        </w:rPr>
        <w:t xml:space="preserve">+ </w:t>
      </w:r>
      <w:r w:rsidRPr="00890932">
        <w:rPr>
          <w:rFonts w:ascii="Georgia" w:hAnsi="Georgia"/>
          <w:i/>
          <w:w w:val="115"/>
          <w:sz w:val="21"/>
          <w:lang w:val="de-DE"/>
        </w:rPr>
        <w:t>t C</w:t>
      </w:r>
      <w:r w:rsidRPr="00890932">
        <w:rPr>
          <w:rFonts w:ascii="Arial Unicode MS" w:hAnsi="Arial Unicode MS"/>
          <w:w w:val="115"/>
          <w:sz w:val="21"/>
          <w:lang w:val="de-DE"/>
        </w:rPr>
        <w:t xml:space="preserve">) + </w:t>
      </w:r>
      <w:r w:rsidRPr="00890932">
        <w:rPr>
          <w:rFonts w:ascii="Georgia" w:hAnsi="Georgia"/>
          <w:i/>
          <w:w w:val="115"/>
          <w:sz w:val="21"/>
          <w:lang w:val="de-DE"/>
        </w:rPr>
        <w:t xml:space="preserve">t S </w:t>
      </w:r>
      <w:r w:rsidRPr="00890932">
        <w:rPr>
          <w:rFonts w:ascii="Georgia" w:hAnsi="Georgia"/>
          <w:i/>
          <w:w w:val="115"/>
          <w:position w:val="15"/>
          <w:sz w:val="21"/>
          <w:lang w:val="de-DE"/>
        </w:rPr>
        <w:t>∂</w:t>
      </w:r>
    </w:p>
    <w:p w14:paraId="5243AE13" w14:textId="77777777" w:rsidR="00ED6B8B" w:rsidRPr="00890932" w:rsidRDefault="00ED6B8B" w:rsidP="00F672C4">
      <w:pPr>
        <w:pStyle w:val="BodyText"/>
        <w:spacing w:before="5"/>
        <w:rPr>
          <w:rFonts w:ascii="Georgia"/>
          <w:i/>
          <w:sz w:val="2"/>
          <w:lang w:val="de-DE"/>
        </w:rPr>
      </w:pPr>
    </w:p>
    <w:p w14:paraId="0979E5BF" w14:textId="77777777" w:rsidR="00ED6B8B" w:rsidRDefault="00890932" w:rsidP="00F672C4">
      <w:pPr>
        <w:pStyle w:val="BodyText"/>
        <w:spacing w:line="20" w:lineRule="exact"/>
        <w:ind w:left="843"/>
        <w:rPr>
          <w:rFonts w:ascii="Georgia"/>
          <w:sz w:val="2"/>
        </w:rPr>
      </w:pPr>
      <w:r>
        <w:rPr>
          <w:rFonts w:ascii="Georgia"/>
          <w:noProof/>
          <w:sz w:val="2"/>
          <w:lang w:val="en-GB" w:eastAsia="en-GB"/>
        </w:rPr>
        <mc:AlternateContent>
          <mc:Choice Requires="wpg">
            <w:drawing>
              <wp:inline distT="0" distB="0" distL="0" distR="0" wp14:anchorId="7DB84A4D" wp14:editId="22076B0E">
                <wp:extent cx="180975" cy="5080"/>
                <wp:effectExtent l="9525" t="9525" r="9525" b="4445"/>
                <wp:docPr id="1519" name="Group 14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80975" cy="5080"/>
                          <a:chOff x="0" y="0"/>
                          <a:chExt cx="285" cy="8"/>
                        </a:xfrm>
                      </wpg:grpSpPr>
                      <wps:wsp>
                        <wps:cNvPr id="1520" name="Line 1496"/>
                        <wps:cNvCnPr/>
                        <wps:spPr bwMode="auto">
                          <a:xfrm>
                            <a:off x="4" y="4"/>
                            <a:ext cx="276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ED883D8" id="Group 1495" o:spid="_x0000_s1026" style="width:14.25pt;height:.4pt;mso-position-horizontal-relative:char;mso-position-vertical-relative:line" coordsize="285,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">
                <v:line id="Line 1496" o:spid="_x0000_s1027" style="position:absolute;visibility:visible;mso-wrap-style:square" from="4,4" to="280,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" strokeweight=".14042mm"/>
                <w10:anchorlock/>
              </v:group>
            </w:pict>
          </mc:Fallback>
        </mc:AlternateContent>
      </w:r>
    </w:p>
    <w:p w14:paraId="246F97DF" w14:textId="77777777" w:rsidR="00ED6B8B" w:rsidRDefault="00FA655D" w:rsidP="00F672C4">
      <w:pPr>
        <w:tabs>
          <w:tab w:val="left" w:pos="829"/>
        </w:tabs>
        <w:spacing w:before="195" w:line="130" w:lineRule="exact"/>
        <w:ind w:left="70"/>
        <w:rPr>
          <w:rFonts w:ascii="Century"/>
          <w:sz w:val="21"/>
        </w:rPr>
      </w:pPr>
      <w:r>
        <w:br w:type="column"/>
      </w:r>
      <w:r>
        <w:rPr>
          <w:rFonts w:ascii="Georgia"/>
          <w:i/>
          <w:sz w:val="21"/>
        </w:rPr>
        <w:t>S</w:t>
      </w:r>
      <w:r>
        <w:rPr>
          <w:rFonts w:ascii="Georgia"/>
          <w:i/>
          <w:sz w:val="21"/>
        </w:rPr>
        <w:tab/>
      </w:r>
      <w:r>
        <w:rPr>
          <w:rFonts w:ascii="Century"/>
          <w:sz w:val="21"/>
        </w:rPr>
        <w:t>(5.4)</w:t>
      </w:r>
    </w:p>
    <w:p w14:paraId="6822046D" w14:textId="77777777" w:rsidR="00ED6B8B" w:rsidRDefault="00ED6B8B" w:rsidP="00F672C4">
      <w:pPr>
        <w:spacing w:line="130" w:lineRule="exact"/>
        <w:rPr>
          <w:rFonts w:ascii="Century"/>
          <w:sz w:val="21"/>
        </w:rPr>
        <w:sectPr w:rsidR="00ED6B8B">
          <w:type w:val="continuous"/>
          <w:pgSz w:w="11910" w:h="16840"/>
          <w:pgMar w:top="1580" w:right="1620" w:bottom="280" w:left="1680" w:header="720" w:footer="720" w:gutter="0"/>
          <w:cols w:num="4" w:space="720" w:equalWidth="0">
            <w:col w:w="2867" w:space="40"/>
            <w:col w:w="1181" w:space="40"/>
            <w:col w:w="3053" w:space="40"/>
            <w:col w:w="1389"/>
          </w:cols>
        </w:sectPr>
      </w:pPr>
    </w:p>
    <w:p w14:paraId="7C10AF32" w14:textId="77777777" w:rsidR="00ED6B8B" w:rsidRDefault="00890932" w:rsidP="00F672C4">
      <w:pPr>
        <w:tabs>
          <w:tab w:val="left" w:pos="2312"/>
          <w:tab w:val="left" w:pos="2676"/>
        </w:tabs>
        <w:spacing w:line="288" w:lineRule="exact"/>
        <w:ind w:left="1704"/>
        <w:rPr>
          <w:rFonts w:ascii="Georgia" w:hAnsi="Georgia"/>
          <w:i/>
          <w:sz w:val="21"/>
        </w:rPr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573248" behindDoc="1" locked="0" layoutInCell="1" allowOverlap="1" wp14:anchorId="11A2ADF6" wp14:editId="28F880D9">
                <wp:simplePos x="0" y="0"/>
                <wp:positionH relativeFrom="page">
                  <wp:posOffset>2766060</wp:posOffset>
                </wp:positionH>
                <wp:positionV relativeFrom="paragraph">
                  <wp:posOffset>20320</wp:posOffset>
                </wp:positionV>
                <wp:extent cx="175895" cy="0"/>
                <wp:effectExtent l="13335" t="10795" r="10795" b="8255"/>
                <wp:wrapNone/>
                <wp:docPr id="1518" name="Line 14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75895" cy="0"/>
                        </a:xfrm>
                        <a:prstGeom prst="line">
                          <a:avLst/>
                        </a:pr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297BBEB" id="Line 1494" o:spid="_x0000_s1026" style="position:absolute;z-index:-2517432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17.8pt,1.6pt" to="231.65pt,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" strokeweight=".14042mm">
                <w10:wrap anchorx="page"/>
              </v:line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575296" behindDoc="1" locked="0" layoutInCell="1" allowOverlap="1" wp14:anchorId="6073CD70" wp14:editId="559D1BE6">
                <wp:simplePos x="0" y="0"/>
                <wp:positionH relativeFrom="page">
                  <wp:posOffset>3541395</wp:posOffset>
                </wp:positionH>
                <wp:positionV relativeFrom="paragraph">
                  <wp:posOffset>20320</wp:posOffset>
                </wp:positionV>
                <wp:extent cx="175260" cy="0"/>
                <wp:effectExtent l="7620" t="10795" r="7620" b="8255"/>
                <wp:wrapNone/>
                <wp:docPr id="1517" name="Line 14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75260" cy="0"/>
                        </a:xfrm>
                        <a:prstGeom prst="line">
                          <a:avLst/>
                        </a:pr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228835E" id="Line 1493" o:spid="_x0000_s1026" style="position:absolute;z-index:-2517411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78.85pt,1.6pt" to="292.65pt,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" strokeweight=".14042mm">
                <w10:wrap anchorx="page"/>
              </v:line>
            </w:pict>
          </mc:Fallback>
        </mc:AlternateContent>
      </w:r>
      <w:r w:rsidR="00FA655D">
        <w:rPr>
          <w:rFonts w:ascii="Arial" w:hAnsi="Arial"/>
          <w:i/>
          <w:sz w:val="16"/>
        </w:rPr>
        <w:t>e</w:t>
      </w:r>
      <w:r w:rsidR="00FA655D">
        <w:rPr>
          <w:rFonts w:ascii="Arial" w:hAnsi="Arial"/>
          <w:i/>
          <w:sz w:val="16"/>
        </w:rPr>
        <w:tab/>
        <w:t>c</w:t>
      </w:r>
      <w:r w:rsidR="00FA655D">
        <w:rPr>
          <w:rFonts w:ascii="Arial" w:hAnsi="Arial"/>
          <w:i/>
          <w:sz w:val="16"/>
        </w:rPr>
        <w:tab/>
      </w:r>
      <w:r w:rsidR="00FA655D">
        <w:rPr>
          <w:rFonts w:ascii="Georgia" w:hAnsi="Georgia"/>
          <w:i/>
          <w:spacing w:val="6"/>
          <w:position w:val="-11"/>
          <w:sz w:val="21"/>
        </w:rPr>
        <w:t>∂L</w:t>
      </w:r>
    </w:p>
    <w:p w14:paraId="271E1D0F" w14:textId="77777777" w:rsidR="00ED6B8B" w:rsidRDefault="00FA655D" w:rsidP="00F672C4">
      <w:pPr>
        <w:spacing w:line="285" w:lineRule="exact"/>
        <w:ind w:left="645"/>
        <w:rPr>
          <w:rFonts w:ascii="Georgia" w:hAnsi="Georgia"/>
          <w:i/>
          <w:sz w:val="21"/>
        </w:rPr>
      </w:pPr>
      <w:r>
        <w:br w:type="column"/>
      </w:r>
      <w:r>
        <w:rPr>
          <w:rFonts w:ascii="Arial" w:hAnsi="Arial"/>
          <w:i/>
          <w:position w:val="12"/>
          <w:sz w:val="16"/>
        </w:rPr>
        <w:t xml:space="preserve">s    </w:t>
      </w:r>
      <w:r>
        <w:rPr>
          <w:rFonts w:ascii="Georgia" w:hAnsi="Georgia"/>
          <w:i/>
          <w:sz w:val="21"/>
        </w:rPr>
        <w:t>∂L</w:t>
      </w:r>
    </w:p>
    <w:p w14:paraId="494D80B8" w14:textId="77777777" w:rsidR="00ED6B8B" w:rsidRDefault="00FA655D" w:rsidP="00F672C4">
      <w:pPr>
        <w:tabs>
          <w:tab w:val="left" w:pos="1832"/>
        </w:tabs>
        <w:spacing w:line="288" w:lineRule="exact"/>
        <w:ind w:left="760"/>
        <w:rPr>
          <w:rFonts w:ascii="Arial" w:hAnsi="Arial"/>
          <w:i/>
          <w:sz w:val="16"/>
        </w:rPr>
      </w:pPr>
      <w:r>
        <w:br w:type="column"/>
      </w:r>
      <w:r>
        <w:rPr>
          <w:rFonts w:ascii="Georgia" w:hAnsi="Georgia"/>
          <w:i/>
          <w:spacing w:val="6"/>
          <w:position w:val="-11"/>
          <w:sz w:val="21"/>
        </w:rPr>
        <w:t xml:space="preserve">∂L  </w:t>
      </w:r>
      <w:r>
        <w:rPr>
          <w:rFonts w:ascii="Georgia" w:hAnsi="Georgia"/>
          <w:i/>
          <w:spacing w:val="19"/>
          <w:position w:val="-11"/>
          <w:sz w:val="21"/>
        </w:rPr>
        <w:t xml:space="preserve"> </w:t>
      </w:r>
      <w:r>
        <w:rPr>
          <w:rFonts w:ascii="Arial" w:hAnsi="Arial"/>
          <w:i/>
          <w:sz w:val="16"/>
        </w:rPr>
        <w:t>e</w:t>
      </w:r>
      <w:r>
        <w:rPr>
          <w:rFonts w:ascii="Arial" w:hAnsi="Arial"/>
          <w:i/>
          <w:sz w:val="16"/>
        </w:rPr>
        <w:tab/>
      </w:r>
      <w:r>
        <w:rPr>
          <w:rFonts w:ascii="Arial" w:hAnsi="Arial"/>
          <w:i/>
          <w:w w:val="90"/>
          <w:sz w:val="16"/>
        </w:rPr>
        <w:t>c</w:t>
      </w:r>
    </w:p>
    <w:p w14:paraId="3D4FFC7E" w14:textId="77777777" w:rsidR="00ED6B8B" w:rsidRDefault="00FA655D" w:rsidP="00F672C4">
      <w:pPr>
        <w:spacing w:line="285" w:lineRule="exact"/>
        <w:ind w:left="571"/>
        <w:rPr>
          <w:rFonts w:ascii="Georgia" w:hAnsi="Georgia"/>
          <w:i/>
          <w:sz w:val="21"/>
        </w:rPr>
      </w:pPr>
      <w:r>
        <w:br w:type="column"/>
      </w:r>
      <w:r>
        <w:rPr>
          <w:rFonts w:ascii="Arial" w:hAnsi="Arial"/>
          <w:i/>
          <w:position w:val="12"/>
          <w:sz w:val="16"/>
        </w:rPr>
        <w:t xml:space="preserve">s    </w:t>
      </w:r>
      <w:r>
        <w:rPr>
          <w:rFonts w:ascii="Georgia" w:hAnsi="Georgia"/>
          <w:i/>
          <w:sz w:val="21"/>
        </w:rPr>
        <w:t>∂L</w:t>
      </w:r>
    </w:p>
    <w:p w14:paraId="40964BF5" w14:textId="77777777" w:rsidR="00ED6B8B" w:rsidRDefault="00ED6B8B" w:rsidP="00F672C4">
      <w:pPr>
        <w:spacing w:line="285" w:lineRule="exact"/>
        <w:rPr>
          <w:rFonts w:ascii="Georgia" w:hAnsi="Georgia"/>
          <w:sz w:val="21"/>
        </w:rPr>
        <w:sectPr w:rsidR="00ED6B8B">
          <w:type w:val="continuous"/>
          <w:pgSz w:w="11910" w:h="16840"/>
          <w:pgMar w:top="1580" w:right="1620" w:bottom="280" w:left="1680" w:header="720" w:footer="720" w:gutter="0"/>
          <w:cols w:num="4" w:space="720" w:equalWidth="0">
            <w:col w:w="2953" w:space="40"/>
            <w:col w:w="1181" w:space="40"/>
            <w:col w:w="1906" w:space="40"/>
            <w:col w:w="2450"/>
          </w:cols>
        </w:sectPr>
      </w:pPr>
    </w:p>
    <w:p w14:paraId="60ECDC34" w14:textId="77777777" w:rsidR="00ED6B8B" w:rsidRDefault="00890932" w:rsidP="00F672C4">
      <w:pPr>
        <w:pStyle w:val="BodyText"/>
        <w:spacing w:before="155"/>
        <w:ind w:left="480"/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577344" behindDoc="1" locked="0" layoutInCell="1" allowOverlap="1" wp14:anchorId="07443B12" wp14:editId="5F9AE652">
                <wp:simplePos x="0" y="0"/>
                <wp:positionH relativeFrom="page">
                  <wp:posOffset>5505450</wp:posOffset>
                </wp:positionH>
                <wp:positionV relativeFrom="paragraph">
                  <wp:posOffset>-162560</wp:posOffset>
                </wp:positionV>
                <wp:extent cx="175260" cy="0"/>
                <wp:effectExtent l="9525" t="8890" r="5715" b="10160"/>
                <wp:wrapNone/>
                <wp:docPr id="1516" name="Line 14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75260" cy="0"/>
                        </a:xfrm>
                        <a:prstGeom prst="line">
                          <a:avLst/>
                        </a:pr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0951CDA" id="Line 1492" o:spid="_x0000_s1026" style="position:absolute;z-index:-2517391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433.5pt,-12.8pt" to="447.3pt,-1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" strokeweight=".14042mm">
                <w10:wrap anchorx="page"/>
              </v:line>
            </w:pict>
          </mc:Fallback>
        </mc:AlternateContent>
      </w:r>
      <w:r w:rsidR="00FA655D">
        <w:t>After</w:t>
      </w:r>
      <w:r w:rsidR="00FA655D">
        <w:rPr>
          <w:spacing w:val="-35"/>
        </w:rPr>
        <w:t xml:space="preserve"> </w:t>
      </w:r>
      <w:r w:rsidR="00FA655D">
        <w:t>subtracting</w:t>
      </w:r>
      <w:r w:rsidR="00FA655D">
        <w:rPr>
          <w:spacing w:val="-35"/>
        </w:rPr>
        <w:t xml:space="preserve"> </w:t>
      </w:r>
      <w:r w:rsidR="00FA655D">
        <w:t>the</w:t>
      </w:r>
      <w:r w:rsidR="00FA655D">
        <w:rPr>
          <w:spacing w:val="-35"/>
        </w:rPr>
        <w:t xml:space="preserve"> </w:t>
      </w:r>
      <w:r w:rsidR="00FA655D">
        <w:t>term</w:t>
      </w:r>
      <w:r w:rsidR="00FA655D">
        <w:rPr>
          <w:spacing w:val="-35"/>
        </w:rPr>
        <w:t xml:space="preserve"> </w:t>
      </w:r>
      <w:r w:rsidR="00FA655D">
        <w:t>which</w:t>
      </w:r>
      <w:r w:rsidR="00FA655D">
        <w:rPr>
          <w:spacing w:val="-35"/>
        </w:rPr>
        <w:t xml:space="preserve"> </w:t>
      </w:r>
      <w:r w:rsidR="00FA655D">
        <w:t>is</w:t>
      </w:r>
      <w:r w:rsidR="00FA655D">
        <w:rPr>
          <w:spacing w:val="-35"/>
        </w:rPr>
        <w:t xml:space="preserve"> </w:t>
      </w:r>
      <w:r w:rsidR="00FA655D">
        <w:t>multiplied</w:t>
      </w:r>
      <w:r w:rsidR="00FA655D">
        <w:rPr>
          <w:spacing w:val="-35"/>
        </w:rPr>
        <w:t xml:space="preserve"> </w:t>
      </w:r>
      <w:r w:rsidR="00FA655D">
        <w:rPr>
          <w:spacing w:val="-4"/>
        </w:rPr>
        <w:t>by</w:t>
      </w:r>
      <w:r w:rsidR="00FA655D">
        <w:rPr>
          <w:spacing w:val="-35"/>
        </w:rPr>
        <w:t xml:space="preserve"> </w:t>
      </w:r>
      <w:r w:rsidR="00FA655D">
        <w:rPr>
          <w:rFonts w:ascii="Bookman Old Style"/>
          <w:i/>
          <w:spacing w:val="3"/>
        </w:rPr>
        <w:t>t</w:t>
      </w:r>
      <w:r w:rsidR="00FA655D">
        <w:rPr>
          <w:rFonts w:ascii="Arial"/>
          <w:i/>
          <w:spacing w:val="3"/>
          <w:position w:val="-3"/>
          <w:sz w:val="16"/>
        </w:rPr>
        <w:t>s</w:t>
      </w:r>
      <w:r w:rsidR="00FA655D">
        <w:rPr>
          <w:rFonts w:ascii="Bookman Old Style"/>
          <w:i/>
          <w:spacing w:val="3"/>
        </w:rPr>
        <w:t>,</w:t>
      </w:r>
      <w:r w:rsidR="00FA655D">
        <w:rPr>
          <w:rFonts w:ascii="Bookman Old Style"/>
          <w:i/>
          <w:spacing w:val="-47"/>
        </w:rPr>
        <w:t xml:space="preserve"> </w:t>
      </w:r>
      <w:r w:rsidR="00FA655D">
        <w:t>the</w:t>
      </w:r>
      <w:r w:rsidR="00FA655D">
        <w:rPr>
          <w:spacing w:val="-35"/>
        </w:rPr>
        <w:t xml:space="preserve"> </w:t>
      </w:r>
      <w:r w:rsidR="00FA655D">
        <w:t>equation</w:t>
      </w:r>
      <w:r w:rsidR="00FA655D">
        <w:rPr>
          <w:spacing w:val="-36"/>
        </w:rPr>
        <w:t xml:space="preserve"> </w:t>
      </w:r>
      <w:r w:rsidR="00FA655D">
        <w:t>finally</w:t>
      </w:r>
      <w:r w:rsidR="00FA655D">
        <w:rPr>
          <w:spacing w:val="-35"/>
        </w:rPr>
        <w:t xml:space="preserve"> </w:t>
      </w:r>
      <w:r w:rsidR="00FA655D">
        <w:t>results</w:t>
      </w:r>
    </w:p>
    <w:p w14:paraId="79C8ADCC" w14:textId="77777777" w:rsidR="00ED6B8B" w:rsidRDefault="00ED6B8B" w:rsidP="00F672C4">
      <w:pPr>
        <w:sectPr w:rsidR="00ED6B8B">
          <w:type w:val="continuous"/>
          <w:pgSz w:w="11910" w:h="16840"/>
          <w:pgMar w:top="1580" w:right="1620" w:bottom="280" w:left="1680" w:header="720" w:footer="720" w:gutter="0"/>
          <w:cols w:space="720"/>
        </w:sectPr>
      </w:pPr>
    </w:p>
    <w:p w14:paraId="22C0756E" w14:textId="77777777" w:rsidR="00ED6B8B" w:rsidRDefault="00ED6B8B" w:rsidP="00F672C4">
      <w:pPr>
        <w:pStyle w:val="BodyText"/>
        <w:rPr>
          <w:sz w:val="19"/>
        </w:rPr>
      </w:pPr>
    </w:p>
    <w:p w14:paraId="4C65BC6D" w14:textId="77777777" w:rsidR="00ED6B8B" w:rsidRDefault="00890932" w:rsidP="00F672C4">
      <w:pPr>
        <w:spacing w:before="109"/>
        <w:ind w:left="677"/>
        <w:rPr>
          <w:rFonts w:ascii="Calibri"/>
          <w:sz w:val="19"/>
        </w:rPr>
      </w:pPr>
      <w:r>
        <w:rPr>
          <w:noProof/>
          <w:lang w:val="en-GB" w:eastAsia="en-GB"/>
        </w:rPr>
        <mc:AlternateContent>
          <mc:Choice Requires="wpg">
            <w:drawing>
              <wp:anchor distT="0" distB="0" distL="114300" distR="114300" simplePos="0" relativeHeight="251431936" behindDoc="0" locked="0" layoutInCell="1" allowOverlap="1" wp14:anchorId="5482CE40" wp14:editId="392F4DC2">
                <wp:simplePos x="0" y="0"/>
                <wp:positionH relativeFrom="page">
                  <wp:posOffset>1549400</wp:posOffset>
                </wp:positionH>
                <wp:positionV relativeFrom="paragraph">
                  <wp:posOffset>132080</wp:posOffset>
                </wp:positionV>
                <wp:extent cx="4472940" cy="1770380"/>
                <wp:effectExtent l="6350" t="8255" r="6985" b="12065"/>
                <wp:wrapNone/>
                <wp:docPr id="1486" name="Group 14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472940" cy="1770380"/>
                          <a:chOff x="2440" y="208"/>
                          <a:chExt cx="7044" cy="2788"/>
                        </a:xfrm>
                      </wpg:grpSpPr>
                      <pic:pic xmlns:pic="http://schemas.openxmlformats.org/drawingml/2006/picture">
                        <pic:nvPicPr>
                          <pic:cNvPr id="1487" name="Picture 149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50" y="218"/>
                            <a:ext cx="7024" cy="27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488" name="AutoShape 1490"/>
                        <wps:cNvSpPr>
                          <a:spLocks/>
                        </wps:cNvSpPr>
                        <wps:spPr bwMode="auto">
                          <a:xfrm>
                            <a:off x="2452" y="220"/>
                            <a:ext cx="7022" cy="2774"/>
                          </a:xfrm>
                          <a:custGeom>
                            <a:avLst/>
                            <a:gdLst>
                              <a:gd name="T0" fmla="+- 0 2452 2452"/>
                              <a:gd name="T1" fmla="*/ T0 w 7022"/>
                              <a:gd name="T2" fmla="+- 0 2994 220"/>
                              <a:gd name="T3" fmla="*/ 2994 h 2774"/>
                              <a:gd name="T4" fmla="+- 0 9473 2452"/>
                              <a:gd name="T5" fmla="*/ T4 w 7022"/>
                              <a:gd name="T6" fmla="+- 0 2994 220"/>
                              <a:gd name="T7" fmla="*/ 2994 h 2774"/>
                              <a:gd name="T8" fmla="+- 0 2452 2452"/>
                              <a:gd name="T9" fmla="*/ T8 w 7022"/>
                              <a:gd name="T10" fmla="+- 0 220 220"/>
                              <a:gd name="T11" fmla="*/ 220 h 2774"/>
                              <a:gd name="T12" fmla="+- 0 9473 2452"/>
                              <a:gd name="T13" fmla="*/ T12 w 7022"/>
                              <a:gd name="T14" fmla="+- 0 220 220"/>
                              <a:gd name="T15" fmla="*/ 220 h 277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7022" h="2774">
                                <a:moveTo>
                                  <a:pt x="0" y="2774"/>
                                </a:moveTo>
                                <a:lnTo>
                                  <a:pt x="7021" y="2774"/>
                                </a:lnTo>
                                <a:moveTo>
                                  <a:pt x="0" y="0"/>
                                </a:moveTo>
                                <a:lnTo>
                                  <a:pt x="7021" y="0"/>
                                </a:lnTo>
                              </a:path>
                            </a:pathLst>
                          </a:custGeom>
                          <a:noFill/>
                          <a:ln w="2457">
                            <a:solidFill>
                              <a:srgbClr val="25252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89" name="AutoShape 1489"/>
                        <wps:cNvSpPr>
                          <a:spLocks/>
                        </wps:cNvSpPr>
                        <wps:spPr bwMode="auto">
                          <a:xfrm>
                            <a:off x="3152" y="2958"/>
                            <a:ext cx="5620" cy="2"/>
                          </a:xfrm>
                          <a:custGeom>
                            <a:avLst/>
                            <a:gdLst>
                              <a:gd name="T0" fmla="+- 0 3152 3152"/>
                              <a:gd name="T1" fmla="*/ T0 w 5620"/>
                              <a:gd name="T2" fmla="+- 0 3155 3152"/>
                              <a:gd name="T3" fmla="*/ T2 w 5620"/>
                              <a:gd name="T4" fmla="+- 0 3854 3152"/>
                              <a:gd name="T5" fmla="*/ T4 w 5620"/>
                              <a:gd name="T6" fmla="+- 0 3857 3152"/>
                              <a:gd name="T7" fmla="*/ T6 w 5620"/>
                              <a:gd name="T8" fmla="+- 0 4556 3152"/>
                              <a:gd name="T9" fmla="*/ T8 w 5620"/>
                              <a:gd name="T10" fmla="+- 0 4559 3152"/>
                              <a:gd name="T11" fmla="*/ T10 w 5620"/>
                              <a:gd name="T12" fmla="+- 0 5258 3152"/>
                              <a:gd name="T13" fmla="*/ T12 w 5620"/>
                              <a:gd name="T14" fmla="+- 0 5261 3152"/>
                              <a:gd name="T15" fmla="*/ T14 w 5620"/>
                              <a:gd name="T16" fmla="+- 0 5959 3152"/>
                              <a:gd name="T17" fmla="*/ T16 w 5620"/>
                              <a:gd name="T18" fmla="+- 0 5963 3152"/>
                              <a:gd name="T19" fmla="*/ T18 w 5620"/>
                              <a:gd name="T20" fmla="+- 0 6661 3152"/>
                              <a:gd name="T21" fmla="*/ T20 w 5620"/>
                              <a:gd name="T22" fmla="+- 0 6665 3152"/>
                              <a:gd name="T23" fmla="*/ T22 w 5620"/>
                              <a:gd name="T24" fmla="+- 0 7363 3152"/>
                              <a:gd name="T25" fmla="*/ T24 w 5620"/>
                              <a:gd name="T26" fmla="+- 0 7367 3152"/>
                              <a:gd name="T27" fmla="*/ T26 w 5620"/>
                              <a:gd name="T28" fmla="+- 0 8065 3152"/>
                              <a:gd name="T29" fmla="*/ T28 w 5620"/>
                              <a:gd name="T30" fmla="+- 0 8069 3152"/>
                              <a:gd name="T31" fmla="*/ T30 w 5620"/>
                              <a:gd name="T32" fmla="+- 0 8767 3152"/>
                              <a:gd name="T33" fmla="*/ T32 w 5620"/>
                              <a:gd name="T34" fmla="+- 0 8771 3152"/>
                              <a:gd name="T35" fmla="*/ T34 w 5620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  <a:cxn ang="0">
                                <a:pos x="T9" y="0"/>
                              </a:cxn>
                              <a:cxn ang="0">
                                <a:pos x="T11" y="0"/>
                              </a:cxn>
                              <a:cxn ang="0">
                                <a:pos x="T13" y="0"/>
                              </a:cxn>
                              <a:cxn ang="0">
                                <a:pos x="T15" y="0"/>
                              </a:cxn>
                              <a:cxn ang="0">
                                <a:pos x="T17" y="0"/>
                              </a:cxn>
                              <a:cxn ang="0">
                                <a:pos x="T19" y="0"/>
                              </a:cxn>
                              <a:cxn ang="0">
                                <a:pos x="T21" y="0"/>
                              </a:cxn>
                              <a:cxn ang="0">
                                <a:pos x="T23" y="0"/>
                              </a:cxn>
                              <a:cxn ang="0">
                                <a:pos x="T25" y="0"/>
                              </a:cxn>
                              <a:cxn ang="0">
                                <a:pos x="T27" y="0"/>
                              </a:cxn>
                              <a:cxn ang="0">
                                <a:pos x="T29" y="0"/>
                              </a:cxn>
                              <a:cxn ang="0">
                                <a:pos x="T31" y="0"/>
                              </a:cxn>
                              <a:cxn ang="0">
                                <a:pos x="T33" y="0"/>
                              </a:cxn>
                              <a:cxn ang="0">
                                <a:pos x="T35" y="0"/>
                              </a:cxn>
                            </a:cxnLst>
                            <a:rect l="0" t="0" r="r" b="b"/>
                            <a:pathLst>
                              <a:path w="5620">
                                <a:moveTo>
                                  <a:pt x="0" y="0"/>
                                </a:moveTo>
                                <a:lnTo>
                                  <a:pt x="3" y="0"/>
                                </a:lnTo>
                                <a:moveTo>
                                  <a:pt x="702" y="0"/>
                                </a:moveTo>
                                <a:lnTo>
                                  <a:pt x="705" y="0"/>
                                </a:lnTo>
                                <a:moveTo>
                                  <a:pt x="1404" y="0"/>
                                </a:moveTo>
                                <a:lnTo>
                                  <a:pt x="1407" y="0"/>
                                </a:lnTo>
                                <a:moveTo>
                                  <a:pt x="2106" y="0"/>
                                </a:moveTo>
                                <a:lnTo>
                                  <a:pt x="2109" y="0"/>
                                </a:lnTo>
                                <a:moveTo>
                                  <a:pt x="2807" y="0"/>
                                </a:moveTo>
                                <a:lnTo>
                                  <a:pt x="2811" y="0"/>
                                </a:lnTo>
                                <a:moveTo>
                                  <a:pt x="3509" y="0"/>
                                </a:moveTo>
                                <a:lnTo>
                                  <a:pt x="3513" y="0"/>
                                </a:lnTo>
                                <a:moveTo>
                                  <a:pt x="4211" y="0"/>
                                </a:moveTo>
                                <a:lnTo>
                                  <a:pt x="4215" y="0"/>
                                </a:lnTo>
                                <a:moveTo>
                                  <a:pt x="4913" y="0"/>
                                </a:moveTo>
                                <a:lnTo>
                                  <a:pt x="4917" y="0"/>
                                </a:lnTo>
                                <a:moveTo>
                                  <a:pt x="5615" y="0"/>
                                </a:moveTo>
                                <a:lnTo>
                                  <a:pt x="5619" y="0"/>
                                </a:lnTo>
                              </a:path>
                            </a:pathLst>
                          </a:custGeom>
                          <a:noFill/>
                          <a:ln w="45860">
                            <a:solidFill>
                              <a:srgbClr val="25252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90" name="AutoShape 1488"/>
                        <wps:cNvSpPr>
                          <a:spLocks/>
                        </wps:cNvSpPr>
                        <wps:spPr bwMode="auto">
                          <a:xfrm>
                            <a:off x="3152" y="256"/>
                            <a:ext cx="3514" cy="2"/>
                          </a:xfrm>
                          <a:custGeom>
                            <a:avLst/>
                            <a:gdLst>
                              <a:gd name="T0" fmla="+- 0 3152 3152"/>
                              <a:gd name="T1" fmla="*/ T0 w 3514"/>
                              <a:gd name="T2" fmla="+- 0 3155 3152"/>
                              <a:gd name="T3" fmla="*/ T2 w 3514"/>
                              <a:gd name="T4" fmla="+- 0 3854 3152"/>
                              <a:gd name="T5" fmla="*/ T4 w 3514"/>
                              <a:gd name="T6" fmla="+- 0 3857 3152"/>
                              <a:gd name="T7" fmla="*/ T6 w 3514"/>
                              <a:gd name="T8" fmla="+- 0 4556 3152"/>
                              <a:gd name="T9" fmla="*/ T8 w 3514"/>
                              <a:gd name="T10" fmla="+- 0 4559 3152"/>
                              <a:gd name="T11" fmla="*/ T10 w 3514"/>
                              <a:gd name="T12" fmla="+- 0 5258 3152"/>
                              <a:gd name="T13" fmla="*/ T12 w 3514"/>
                              <a:gd name="T14" fmla="+- 0 5261 3152"/>
                              <a:gd name="T15" fmla="*/ T14 w 3514"/>
                              <a:gd name="T16" fmla="+- 0 5959 3152"/>
                              <a:gd name="T17" fmla="*/ T16 w 3514"/>
                              <a:gd name="T18" fmla="+- 0 5963 3152"/>
                              <a:gd name="T19" fmla="*/ T18 w 3514"/>
                              <a:gd name="T20" fmla="+- 0 6661 3152"/>
                              <a:gd name="T21" fmla="*/ T20 w 3514"/>
                              <a:gd name="T22" fmla="+- 0 6665 3152"/>
                              <a:gd name="T23" fmla="*/ T22 w 3514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  <a:cxn ang="0">
                                <a:pos x="T9" y="0"/>
                              </a:cxn>
                              <a:cxn ang="0">
                                <a:pos x="T11" y="0"/>
                              </a:cxn>
                              <a:cxn ang="0">
                                <a:pos x="T13" y="0"/>
                              </a:cxn>
                              <a:cxn ang="0">
                                <a:pos x="T15" y="0"/>
                              </a:cxn>
                              <a:cxn ang="0">
                                <a:pos x="T17" y="0"/>
                              </a:cxn>
                              <a:cxn ang="0">
                                <a:pos x="T19" y="0"/>
                              </a:cxn>
                              <a:cxn ang="0">
                                <a:pos x="T21" y="0"/>
                              </a:cxn>
                              <a:cxn ang="0">
                                <a:pos x="T23" y="0"/>
                              </a:cxn>
                            </a:cxnLst>
                            <a:rect l="0" t="0" r="r" b="b"/>
                            <a:pathLst>
                              <a:path w="3514">
                                <a:moveTo>
                                  <a:pt x="0" y="0"/>
                                </a:moveTo>
                                <a:lnTo>
                                  <a:pt x="3" y="0"/>
                                </a:lnTo>
                                <a:moveTo>
                                  <a:pt x="702" y="0"/>
                                </a:moveTo>
                                <a:lnTo>
                                  <a:pt x="705" y="0"/>
                                </a:lnTo>
                                <a:moveTo>
                                  <a:pt x="1404" y="0"/>
                                </a:moveTo>
                                <a:lnTo>
                                  <a:pt x="1407" y="0"/>
                                </a:lnTo>
                                <a:moveTo>
                                  <a:pt x="2106" y="0"/>
                                </a:moveTo>
                                <a:lnTo>
                                  <a:pt x="2109" y="0"/>
                                </a:lnTo>
                                <a:moveTo>
                                  <a:pt x="2807" y="0"/>
                                </a:moveTo>
                                <a:lnTo>
                                  <a:pt x="2811" y="0"/>
                                </a:lnTo>
                                <a:moveTo>
                                  <a:pt x="3509" y="0"/>
                                </a:moveTo>
                                <a:lnTo>
                                  <a:pt x="3513" y="0"/>
                                </a:lnTo>
                              </a:path>
                            </a:pathLst>
                          </a:custGeom>
                          <a:noFill/>
                          <a:ln w="45587">
                            <a:solidFill>
                              <a:srgbClr val="25252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91" name="Line 1487"/>
                        <wps:cNvCnPr/>
                        <wps:spPr bwMode="auto">
                          <a:xfrm>
                            <a:off x="2452" y="218"/>
                            <a:ext cx="0" cy="2776"/>
                          </a:xfrm>
                          <a:prstGeom prst="line">
                            <a:avLst/>
                          </a:prstGeom>
                          <a:noFill/>
                          <a:ln w="2456">
                            <a:solidFill>
                              <a:srgbClr val="25252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92" name="Line 1486"/>
                        <wps:cNvCnPr/>
                        <wps:spPr bwMode="auto">
                          <a:xfrm>
                            <a:off x="9471" y="218"/>
                            <a:ext cx="0" cy="2776"/>
                          </a:xfrm>
                          <a:prstGeom prst="line">
                            <a:avLst/>
                          </a:prstGeom>
                          <a:noFill/>
                          <a:ln w="2457">
                            <a:solidFill>
                              <a:srgbClr val="25252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93" name="Line 1485"/>
                        <wps:cNvCnPr/>
                        <wps:spPr bwMode="auto">
                          <a:xfrm>
                            <a:off x="2452" y="2994"/>
                            <a:ext cx="72" cy="0"/>
                          </a:xfrm>
                          <a:prstGeom prst="line">
                            <a:avLst/>
                          </a:prstGeom>
                          <a:noFill/>
                          <a:ln w="2457">
                            <a:solidFill>
                              <a:srgbClr val="25252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94" name="Line 1484"/>
                        <wps:cNvCnPr/>
                        <wps:spPr bwMode="auto">
                          <a:xfrm>
                            <a:off x="2452" y="2439"/>
                            <a:ext cx="72" cy="0"/>
                          </a:xfrm>
                          <a:prstGeom prst="line">
                            <a:avLst/>
                          </a:prstGeom>
                          <a:noFill/>
                          <a:ln w="2457">
                            <a:solidFill>
                              <a:srgbClr val="25252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95" name="Line 1483"/>
                        <wps:cNvCnPr/>
                        <wps:spPr bwMode="auto">
                          <a:xfrm>
                            <a:off x="2452" y="1884"/>
                            <a:ext cx="72" cy="0"/>
                          </a:xfrm>
                          <a:prstGeom prst="line">
                            <a:avLst/>
                          </a:prstGeom>
                          <a:noFill/>
                          <a:ln w="2731">
                            <a:solidFill>
                              <a:srgbClr val="25252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96" name="Line 1482"/>
                        <wps:cNvCnPr/>
                        <wps:spPr bwMode="auto">
                          <a:xfrm>
                            <a:off x="2452" y="1330"/>
                            <a:ext cx="72" cy="0"/>
                          </a:xfrm>
                          <a:prstGeom prst="line">
                            <a:avLst/>
                          </a:prstGeom>
                          <a:noFill/>
                          <a:ln w="2456">
                            <a:solidFill>
                              <a:srgbClr val="25252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97" name="Line 1481"/>
                        <wps:cNvCnPr/>
                        <wps:spPr bwMode="auto">
                          <a:xfrm>
                            <a:off x="2452" y="775"/>
                            <a:ext cx="72" cy="0"/>
                          </a:xfrm>
                          <a:prstGeom prst="line">
                            <a:avLst/>
                          </a:prstGeom>
                          <a:noFill/>
                          <a:ln w="2457">
                            <a:solidFill>
                              <a:srgbClr val="25252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98" name="AutoShape 1480"/>
                        <wps:cNvSpPr>
                          <a:spLocks/>
                        </wps:cNvSpPr>
                        <wps:spPr bwMode="auto">
                          <a:xfrm>
                            <a:off x="2452" y="220"/>
                            <a:ext cx="7020" cy="2774"/>
                          </a:xfrm>
                          <a:custGeom>
                            <a:avLst/>
                            <a:gdLst>
                              <a:gd name="T0" fmla="+- 0 2452 2452"/>
                              <a:gd name="T1" fmla="*/ T0 w 7020"/>
                              <a:gd name="T2" fmla="+- 0 220 220"/>
                              <a:gd name="T3" fmla="*/ 220 h 2774"/>
                              <a:gd name="T4" fmla="+- 0 2524 2452"/>
                              <a:gd name="T5" fmla="*/ T4 w 7020"/>
                              <a:gd name="T6" fmla="+- 0 220 220"/>
                              <a:gd name="T7" fmla="*/ 220 h 2774"/>
                              <a:gd name="T8" fmla="+- 0 9399 2452"/>
                              <a:gd name="T9" fmla="*/ T8 w 7020"/>
                              <a:gd name="T10" fmla="+- 0 2994 220"/>
                              <a:gd name="T11" fmla="*/ 2994 h 2774"/>
                              <a:gd name="T12" fmla="+- 0 9471 2452"/>
                              <a:gd name="T13" fmla="*/ T12 w 7020"/>
                              <a:gd name="T14" fmla="+- 0 2994 220"/>
                              <a:gd name="T15" fmla="*/ 2994 h 277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7020" h="2774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moveTo>
                                  <a:pt x="6947" y="2774"/>
                                </a:moveTo>
                                <a:lnTo>
                                  <a:pt x="7019" y="2774"/>
                                </a:lnTo>
                              </a:path>
                            </a:pathLst>
                          </a:custGeom>
                          <a:noFill/>
                          <a:ln w="2457">
                            <a:solidFill>
                              <a:srgbClr val="25252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99" name="Line 1479"/>
                        <wps:cNvCnPr/>
                        <wps:spPr bwMode="auto">
                          <a:xfrm>
                            <a:off x="9399" y="2439"/>
                            <a:ext cx="72" cy="0"/>
                          </a:xfrm>
                          <a:prstGeom prst="line">
                            <a:avLst/>
                          </a:prstGeom>
                          <a:noFill/>
                          <a:ln w="2457">
                            <a:solidFill>
                              <a:srgbClr val="25252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00" name="Line 1478"/>
                        <wps:cNvCnPr/>
                        <wps:spPr bwMode="auto">
                          <a:xfrm>
                            <a:off x="9399" y="1884"/>
                            <a:ext cx="72" cy="0"/>
                          </a:xfrm>
                          <a:prstGeom prst="line">
                            <a:avLst/>
                          </a:prstGeom>
                          <a:noFill/>
                          <a:ln w="2731">
                            <a:solidFill>
                              <a:srgbClr val="25252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01" name="Line 1477"/>
                        <wps:cNvCnPr/>
                        <wps:spPr bwMode="auto">
                          <a:xfrm>
                            <a:off x="9399" y="1330"/>
                            <a:ext cx="72" cy="0"/>
                          </a:xfrm>
                          <a:prstGeom prst="line">
                            <a:avLst/>
                          </a:prstGeom>
                          <a:noFill/>
                          <a:ln w="2456">
                            <a:solidFill>
                              <a:srgbClr val="25252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02" name="Line 1476"/>
                        <wps:cNvCnPr/>
                        <wps:spPr bwMode="auto">
                          <a:xfrm>
                            <a:off x="7065" y="775"/>
                            <a:ext cx="2334" cy="0"/>
                          </a:xfrm>
                          <a:prstGeom prst="line">
                            <a:avLst/>
                          </a:prstGeom>
                          <a:noFill/>
                          <a:ln w="2457">
                            <a:solidFill>
                              <a:srgbClr val="25252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03" name="Line 1475"/>
                        <wps:cNvCnPr/>
                        <wps:spPr bwMode="auto">
                          <a:xfrm>
                            <a:off x="9399" y="220"/>
                            <a:ext cx="72" cy="0"/>
                          </a:xfrm>
                          <a:prstGeom prst="line">
                            <a:avLst/>
                          </a:prstGeom>
                          <a:noFill/>
                          <a:ln w="2457">
                            <a:solidFill>
                              <a:srgbClr val="25252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04" name="AutoShape 1474"/>
                        <wps:cNvSpPr>
                          <a:spLocks/>
                        </wps:cNvSpPr>
                        <wps:spPr bwMode="auto">
                          <a:xfrm>
                            <a:off x="22152" y="-110017"/>
                            <a:ext cx="266147" cy="66472"/>
                          </a:xfrm>
                          <a:custGeom>
                            <a:avLst/>
                            <a:gdLst>
                              <a:gd name="T0" fmla="+- 0 2522 22152"/>
                              <a:gd name="T1" fmla="*/ T0 w 266147"/>
                              <a:gd name="T2" fmla="+- 0 248 -110017"/>
                              <a:gd name="T3" fmla="*/ 248 h 66472"/>
                              <a:gd name="T4" fmla="+- 0 2662 22152"/>
                              <a:gd name="T5" fmla="*/ T4 w 266147"/>
                              <a:gd name="T6" fmla="+- 0 302 -110017"/>
                              <a:gd name="T7" fmla="*/ 302 h 66472"/>
                              <a:gd name="T8" fmla="+- 0 2803 22152"/>
                              <a:gd name="T9" fmla="*/ T8 w 266147"/>
                              <a:gd name="T10" fmla="+- 0 355 -110017"/>
                              <a:gd name="T11" fmla="*/ 355 h 66472"/>
                              <a:gd name="T12" fmla="+- 0 2943 22152"/>
                              <a:gd name="T13" fmla="*/ T12 w 266147"/>
                              <a:gd name="T14" fmla="+- 0 408 -110017"/>
                              <a:gd name="T15" fmla="*/ 408 h 66472"/>
                              <a:gd name="T16" fmla="+- 0 3083 22152"/>
                              <a:gd name="T17" fmla="*/ T16 w 266147"/>
                              <a:gd name="T18" fmla="+- 0 459 -110017"/>
                              <a:gd name="T19" fmla="*/ 459 h 66472"/>
                              <a:gd name="T20" fmla="+- 0 3224 22152"/>
                              <a:gd name="T21" fmla="*/ T20 w 266147"/>
                              <a:gd name="T22" fmla="+- 0 509 -110017"/>
                              <a:gd name="T23" fmla="*/ 509 h 66472"/>
                              <a:gd name="T24" fmla="+- 0 3364 22152"/>
                              <a:gd name="T25" fmla="*/ T24 w 266147"/>
                              <a:gd name="T26" fmla="+- 0 558 -110017"/>
                              <a:gd name="T27" fmla="*/ 558 h 66472"/>
                              <a:gd name="T28" fmla="+- 0 3505 22152"/>
                              <a:gd name="T29" fmla="*/ T28 w 266147"/>
                              <a:gd name="T30" fmla="+- 0 606 -110017"/>
                              <a:gd name="T31" fmla="*/ 606 h 66472"/>
                              <a:gd name="T32" fmla="+- 0 3645 22152"/>
                              <a:gd name="T33" fmla="*/ T32 w 266147"/>
                              <a:gd name="T34" fmla="+- 0 654 -110017"/>
                              <a:gd name="T35" fmla="*/ 654 h 66472"/>
                              <a:gd name="T36" fmla="+- 0 3785 22152"/>
                              <a:gd name="T37" fmla="*/ T36 w 266147"/>
                              <a:gd name="T38" fmla="+- 0 700 -110017"/>
                              <a:gd name="T39" fmla="*/ 700 h 66472"/>
                              <a:gd name="T40" fmla="+- 0 3926 22152"/>
                              <a:gd name="T41" fmla="*/ T40 w 266147"/>
                              <a:gd name="T42" fmla="+- 0 746 -110017"/>
                              <a:gd name="T43" fmla="*/ 746 h 66472"/>
                              <a:gd name="T44" fmla="+- 0 4066 22152"/>
                              <a:gd name="T45" fmla="*/ T44 w 266147"/>
                              <a:gd name="T46" fmla="+- 0 790 -110017"/>
                              <a:gd name="T47" fmla="*/ 790 h 66472"/>
                              <a:gd name="T48" fmla="+- 0 4207 22152"/>
                              <a:gd name="T49" fmla="*/ T48 w 266147"/>
                              <a:gd name="T50" fmla="+- 0 834 -110017"/>
                              <a:gd name="T51" fmla="*/ 834 h 66472"/>
                              <a:gd name="T52" fmla="+- 0 4347 22152"/>
                              <a:gd name="T53" fmla="*/ T52 w 266147"/>
                              <a:gd name="T54" fmla="+- 0 876 -110017"/>
                              <a:gd name="T55" fmla="*/ 876 h 66472"/>
                              <a:gd name="T56" fmla="+- 0 4487 22152"/>
                              <a:gd name="T57" fmla="*/ T56 w 266147"/>
                              <a:gd name="T58" fmla="+- 0 918 -110017"/>
                              <a:gd name="T59" fmla="*/ 918 h 66472"/>
                              <a:gd name="T60" fmla="+- 0 4628 22152"/>
                              <a:gd name="T61" fmla="*/ T60 w 266147"/>
                              <a:gd name="T62" fmla="+- 0 959 -110017"/>
                              <a:gd name="T63" fmla="*/ 959 h 66472"/>
                              <a:gd name="T64" fmla="+- 0 4768 22152"/>
                              <a:gd name="T65" fmla="*/ T64 w 266147"/>
                              <a:gd name="T66" fmla="+- 0 1000 -110017"/>
                              <a:gd name="T67" fmla="*/ 1000 h 66472"/>
                              <a:gd name="T68" fmla="+- 0 4909 22152"/>
                              <a:gd name="T69" fmla="*/ T68 w 266147"/>
                              <a:gd name="T70" fmla="+- 0 1039 -110017"/>
                              <a:gd name="T71" fmla="*/ 1039 h 66472"/>
                              <a:gd name="T72" fmla="+- 0 5049 22152"/>
                              <a:gd name="T73" fmla="*/ T72 w 266147"/>
                              <a:gd name="T74" fmla="+- 0 1078 -110017"/>
                              <a:gd name="T75" fmla="*/ 1078 h 66472"/>
                              <a:gd name="T76" fmla="+- 0 5189 22152"/>
                              <a:gd name="T77" fmla="*/ T76 w 266147"/>
                              <a:gd name="T78" fmla="+- 0 1116 -110017"/>
                              <a:gd name="T79" fmla="*/ 1116 h 66472"/>
                              <a:gd name="T80" fmla="+- 0 5329 22152"/>
                              <a:gd name="T81" fmla="*/ T80 w 266147"/>
                              <a:gd name="T82" fmla="+- 0 1153 -110017"/>
                              <a:gd name="T83" fmla="*/ 1153 h 66472"/>
                              <a:gd name="T84" fmla="+- 0 5470 22152"/>
                              <a:gd name="T85" fmla="*/ T84 w 266147"/>
                              <a:gd name="T86" fmla="+- 0 1190 -110017"/>
                              <a:gd name="T87" fmla="*/ 1190 h 66472"/>
                              <a:gd name="T88" fmla="+- 0 5611 22152"/>
                              <a:gd name="T89" fmla="*/ T88 w 266147"/>
                              <a:gd name="T90" fmla="+- 0 1225 -110017"/>
                              <a:gd name="T91" fmla="*/ 1225 h 66472"/>
                              <a:gd name="T92" fmla="+- 0 5751 22152"/>
                              <a:gd name="T93" fmla="*/ T92 w 266147"/>
                              <a:gd name="T94" fmla="+- 0 1260 -110017"/>
                              <a:gd name="T95" fmla="*/ 1260 h 66472"/>
                              <a:gd name="T96" fmla="+- 0 5891 22152"/>
                              <a:gd name="T97" fmla="*/ T96 w 266147"/>
                              <a:gd name="T98" fmla="+- 0 1295 -110017"/>
                              <a:gd name="T99" fmla="*/ 1295 h 66472"/>
                              <a:gd name="T100" fmla="+- 0 5891 22152"/>
                              <a:gd name="T101" fmla="*/ T100 w 266147"/>
                              <a:gd name="T102" fmla="+- 0 1295 -110017"/>
                              <a:gd name="T103" fmla="*/ 1295 h 66472"/>
                              <a:gd name="T104" fmla="+- 0 6031 22152"/>
                              <a:gd name="T105" fmla="*/ T104 w 266147"/>
                              <a:gd name="T106" fmla="+- 0 1328 -110017"/>
                              <a:gd name="T107" fmla="*/ 1328 h 66472"/>
                              <a:gd name="T108" fmla="+- 0 6172 22152"/>
                              <a:gd name="T109" fmla="*/ T108 w 266147"/>
                              <a:gd name="T110" fmla="+- 0 1361 -110017"/>
                              <a:gd name="T111" fmla="*/ 1361 h 66472"/>
                              <a:gd name="T112" fmla="+- 0 6312 22152"/>
                              <a:gd name="T113" fmla="*/ T112 w 266147"/>
                              <a:gd name="T114" fmla="+- 0 1393 -110017"/>
                              <a:gd name="T115" fmla="*/ 1393 h 66472"/>
                              <a:gd name="T116" fmla="+- 0 6453 22152"/>
                              <a:gd name="T117" fmla="*/ T116 w 266147"/>
                              <a:gd name="T118" fmla="+- 0 1425 -110017"/>
                              <a:gd name="T119" fmla="*/ 1425 h 66472"/>
                              <a:gd name="T120" fmla="+- 0 6593 22152"/>
                              <a:gd name="T121" fmla="*/ T120 w 266147"/>
                              <a:gd name="T122" fmla="+- 0 1456 -110017"/>
                              <a:gd name="T123" fmla="*/ 1456 h 66472"/>
                              <a:gd name="T124" fmla="+- 0 6733 22152"/>
                              <a:gd name="T125" fmla="*/ T124 w 266147"/>
                              <a:gd name="T126" fmla="+- 0 1487 -110017"/>
                              <a:gd name="T127" fmla="*/ 1487 h 66472"/>
                              <a:gd name="T128" fmla="+- 0 6874 22152"/>
                              <a:gd name="T129" fmla="*/ T128 w 266147"/>
                              <a:gd name="T130" fmla="+- 0 1516 -110017"/>
                              <a:gd name="T131" fmla="*/ 1516 h 66472"/>
                              <a:gd name="T132" fmla="+- 0 7014 22152"/>
                              <a:gd name="T133" fmla="*/ T132 w 266147"/>
                              <a:gd name="T134" fmla="+- 0 1546 -110017"/>
                              <a:gd name="T135" fmla="*/ 1546 h 66472"/>
                              <a:gd name="T136" fmla="+- 0 7155 22152"/>
                              <a:gd name="T137" fmla="*/ T136 w 266147"/>
                              <a:gd name="T138" fmla="+- 0 1574 -110017"/>
                              <a:gd name="T139" fmla="*/ 1574 h 66472"/>
                              <a:gd name="T140" fmla="+- 0 7295 22152"/>
                              <a:gd name="T141" fmla="*/ T140 w 266147"/>
                              <a:gd name="T142" fmla="+- 0 1603 -110017"/>
                              <a:gd name="T143" fmla="*/ 1603 h 66472"/>
                              <a:gd name="T144" fmla="+- 0 7435 22152"/>
                              <a:gd name="T145" fmla="*/ T144 w 266147"/>
                              <a:gd name="T146" fmla="+- 0 1630 -110017"/>
                              <a:gd name="T147" fmla="*/ 1630 h 66472"/>
                              <a:gd name="T148" fmla="+- 0 7576 22152"/>
                              <a:gd name="T149" fmla="*/ T148 w 266147"/>
                              <a:gd name="T150" fmla="+- 0 1657 -110017"/>
                              <a:gd name="T151" fmla="*/ 1657 h 66472"/>
                              <a:gd name="T152" fmla="+- 0 7716 22152"/>
                              <a:gd name="T153" fmla="*/ T152 w 266147"/>
                              <a:gd name="T154" fmla="+- 0 1684 -110017"/>
                              <a:gd name="T155" fmla="*/ 1684 h 66472"/>
                              <a:gd name="T156" fmla="+- 0 7857 22152"/>
                              <a:gd name="T157" fmla="*/ T156 w 266147"/>
                              <a:gd name="T158" fmla="+- 0 1709 -110017"/>
                              <a:gd name="T159" fmla="*/ 1709 h 66472"/>
                              <a:gd name="T160" fmla="+- 0 7997 22152"/>
                              <a:gd name="T161" fmla="*/ T160 w 266147"/>
                              <a:gd name="T162" fmla="+- 0 1735 -110017"/>
                              <a:gd name="T163" fmla="*/ 1735 h 66472"/>
                              <a:gd name="T164" fmla="+- 0 8137 22152"/>
                              <a:gd name="T165" fmla="*/ T164 w 266147"/>
                              <a:gd name="T166" fmla="+- 0 1760 -110017"/>
                              <a:gd name="T167" fmla="*/ 1760 h 66472"/>
                              <a:gd name="T168" fmla="+- 0 8278 22152"/>
                              <a:gd name="T169" fmla="*/ T168 w 266147"/>
                              <a:gd name="T170" fmla="+- 0 1784 -110017"/>
                              <a:gd name="T171" fmla="*/ 1784 h 66472"/>
                              <a:gd name="T172" fmla="+- 0 8418 22152"/>
                              <a:gd name="T173" fmla="*/ T172 w 266147"/>
                              <a:gd name="T174" fmla="+- 0 1808 -110017"/>
                              <a:gd name="T175" fmla="*/ 1808 h 66472"/>
                              <a:gd name="T176" fmla="+- 0 8558 22152"/>
                              <a:gd name="T177" fmla="*/ T176 w 266147"/>
                              <a:gd name="T178" fmla="+- 0 1832 -110017"/>
                              <a:gd name="T179" fmla="*/ 1832 h 66472"/>
                              <a:gd name="T180" fmla="+- 0 8699 22152"/>
                              <a:gd name="T181" fmla="*/ T180 w 266147"/>
                              <a:gd name="T182" fmla="+- 0 1855 -110017"/>
                              <a:gd name="T183" fmla="*/ 1855 h 66472"/>
                              <a:gd name="T184" fmla="+- 0 8839 22152"/>
                              <a:gd name="T185" fmla="*/ T184 w 266147"/>
                              <a:gd name="T186" fmla="+- 0 1877 -110017"/>
                              <a:gd name="T187" fmla="*/ 1877 h 66472"/>
                              <a:gd name="T188" fmla="+- 0 8980 22152"/>
                              <a:gd name="T189" fmla="*/ T188 w 266147"/>
                              <a:gd name="T190" fmla="+- 0 1899 -110017"/>
                              <a:gd name="T191" fmla="*/ 1899 h 66472"/>
                              <a:gd name="T192" fmla="+- 0 9120 22152"/>
                              <a:gd name="T193" fmla="*/ T192 w 266147"/>
                              <a:gd name="T194" fmla="+- 0 1921 -110017"/>
                              <a:gd name="T195" fmla="*/ 1921 h 66472"/>
                              <a:gd name="T196" fmla="+- 0 9260 22152"/>
                              <a:gd name="T197" fmla="*/ T196 w 266147"/>
                              <a:gd name="T198" fmla="+- 0 1942 -110017"/>
                              <a:gd name="T199" fmla="*/ 1942 h 66472"/>
                              <a:gd name="T200" fmla="+- 0 9401 22152"/>
                              <a:gd name="T201" fmla="*/ T200 w 266147"/>
                              <a:gd name="T202" fmla="+- 0 1963 -110017"/>
                              <a:gd name="T203" fmla="*/ 1963 h 66472"/>
                              <a:gd name="T204" fmla="+- 0 9401 22152"/>
                              <a:gd name="T205" fmla="*/ T204 w 266147"/>
                              <a:gd name="T206" fmla="+- 0 1963 -110017"/>
                              <a:gd name="T207" fmla="*/ 1963 h 664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</a:cxnLst>
                            <a:rect l="0" t="0" r="r" b="b"/>
                            <a:pathLst>
                              <a:path w="266147" h="66472">
                                <a:moveTo>
                                  <a:pt x="-19700" y="110237"/>
                                </a:moveTo>
                                <a:lnTo>
                                  <a:pt x="-19630" y="110265"/>
                                </a:lnTo>
                                <a:lnTo>
                                  <a:pt x="-19560" y="110292"/>
                                </a:lnTo>
                                <a:lnTo>
                                  <a:pt x="-19490" y="110319"/>
                                </a:lnTo>
                                <a:lnTo>
                                  <a:pt x="-19420" y="110346"/>
                                </a:lnTo>
                                <a:lnTo>
                                  <a:pt x="-19349" y="110372"/>
                                </a:lnTo>
                                <a:lnTo>
                                  <a:pt x="-19279" y="110398"/>
                                </a:lnTo>
                                <a:lnTo>
                                  <a:pt x="-19209" y="110425"/>
                                </a:lnTo>
                                <a:lnTo>
                                  <a:pt x="-19139" y="110450"/>
                                </a:lnTo>
                                <a:lnTo>
                                  <a:pt x="-19069" y="110476"/>
                                </a:lnTo>
                                <a:lnTo>
                                  <a:pt x="-18998" y="110501"/>
                                </a:lnTo>
                                <a:lnTo>
                                  <a:pt x="-18928" y="110526"/>
                                </a:lnTo>
                                <a:lnTo>
                                  <a:pt x="-18858" y="110551"/>
                                </a:lnTo>
                                <a:lnTo>
                                  <a:pt x="-18788" y="110575"/>
                                </a:lnTo>
                                <a:lnTo>
                                  <a:pt x="-18718" y="110600"/>
                                </a:lnTo>
                                <a:lnTo>
                                  <a:pt x="-18647" y="110623"/>
                                </a:lnTo>
                                <a:lnTo>
                                  <a:pt x="-18577" y="110647"/>
                                </a:lnTo>
                                <a:lnTo>
                                  <a:pt x="-18507" y="110671"/>
                                </a:lnTo>
                                <a:lnTo>
                                  <a:pt x="-18437" y="110694"/>
                                </a:lnTo>
                                <a:lnTo>
                                  <a:pt x="-18367" y="110717"/>
                                </a:lnTo>
                                <a:lnTo>
                                  <a:pt x="-18296" y="110740"/>
                                </a:lnTo>
                                <a:lnTo>
                                  <a:pt x="-18226" y="110763"/>
                                </a:lnTo>
                                <a:lnTo>
                                  <a:pt x="-18156" y="110785"/>
                                </a:lnTo>
                                <a:lnTo>
                                  <a:pt x="-18086" y="110807"/>
                                </a:lnTo>
                                <a:lnTo>
                                  <a:pt x="-18016" y="110829"/>
                                </a:lnTo>
                                <a:lnTo>
                                  <a:pt x="-17945" y="110851"/>
                                </a:lnTo>
                                <a:lnTo>
                                  <a:pt x="-17875" y="110872"/>
                                </a:lnTo>
                                <a:lnTo>
                                  <a:pt x="-17805" y="110893"/>
                                </a:lnTo>
                                <a:lnTo>
                                  <a:pt x="-17735" y="110914"/>
                                </a:lnTo>
                                <a:lnTo>
                                  <a:pt x="-17665" y="110935"/>
                                </a:lnTo>
                                <a:lnTo>
                                  <a:pt x="-17595" y="110956"/>
                                </a:lnTo>
                                <a:lnTo>
                                  <a:pt x="-17524" y="110976"/>
                                </a:lnTo>
                                <a:lnTo>
                                  <a:pt x="-17454" y="110997"/>
                                </a:lnTo>
                                <a:lnTo>
                                  <a:pt x="-17384" y="111017"/>
                                </a:lnTo>
                                <a:lnTo>
                                  <a:pt x="-17314" y="111036"/>
                                </a:lnTo>
                                <a:lnTo>
                                  <a:pt x="-17243" y="111056"/>
                                </a:lnTo>
                                <a:lnTo>
                                  <a:pt x="-17173" y="111076"/>
                                </a:lnTo>
                                <a:lnTo>
                                  <a:pt x="-17103" y="111095"/>
                                </a:lnTo>
                                <a:lnTo>
                                  <a:pt x="-17033" y="111114"/>
                                </a:lnTo>
                                <a:lnTo>
                                  <a:pt x="-16963" y="111133"/>
                                </a:lnTo>
                                <a:lnTo>
                                  <a:pt x="-16893" y="111152"/>
                                </a:lnTo>
                                <a:lnTo>
                                  <a:pt x="-16823" y="111170"/>
                                </a:lnTo>
                                <a:lnTo>
                                  <a:pt x="-16752" y="111188"/>
                                </a:lnTo>
                                <a:lnTo>
                                  <a:pt x="-16682" y="111207"/>
                                </a:lnTo>
                                <a:lnTo>
                                  <a:pt x="-16612" y="111224"/>
                                </a:lnTo>
                                <a:lnTo>
                                  <a:pt x="-16541" y="111242"/>
                                </a:lnTo>
                                <a:lnTo>
                                  <a:pt x="-16471" y="111260"/>
                                </a:lnTo>
                                <a:lnTo>
                                  <a:pt x="-16401" y="111277"/>
                                </a:lnTo>
                                <a:lnTo>
                                  <a:pt x="-16331" y="111294"/>
                                </a:lnTo>
                                <a:lnTo>
                                  <a:pt x="-16261" y="111312"/>
                                </a:lnTo>
                                <a:moveTo>
                                  <a:pt x="-16331" y="111294"/>
                                </a:moveTo>
                                <a:lnTo>
                                  <a:pt x="-16261" y="111312"/>
                                </a:lnTo>
                                <a:lnTo>
                                  <a:pt x="-16191" y="111328"/>
                                </a:lnTo>
                                <a:lnTo>
                                  <a:pt x="-16121" y="111345"/>
                                </a:lnTo>
                                <a:lnTo>
                                  <a:pt x="-16050" y="111362"/>
                                </a:lnTo>
                                <a:lnTo>
                                  <a:pt x="-15980" y="111378"/>
                                </a:lnTo>
                                <a:lnTo>
                                  <a:pt x="-15910" y="111395"/>
                                </a:lnTo>
                                <a:lnTo>
                                  <a:pt x="-15840" y="111410"/>
                                </a:lnTo>
                                <a:lnTo>
                                  <a:pt x="-15769" y="111426"/>
                                </a:lnTo>
                                <a:lnTo>
                                  <a:pt x="-15699" y="111442"/>
                                </a:lnTo>
                                <a:lnTo>
                                  <a:pt x="-15629" y="111458"/>
                                </a:lnTo>
                                <a:lnTo>
                                  <a:pt x="-15559" y="111473"/>
                                </a:lnTo>
                                <a:lnTo>
                                  <a:pt x="-15489" y="111489"/>
                                </a:lnTo>
                                <a:lnTo>
                                  <a:pt x="-15419" y="111504"/>
                                </a:lnTo>
                                <a:lnTo>
                                  <a:pt x="-15349" y="111519"/>
                                </a:lnTo>
                                <a:lnTo>
                                  <a:pt x="-15278" y="111533"/>
                                </a:lnTo>
                                <a:lnTo>
                                  <a:pt x="-15208" y="111548"/>
                                </a:lnTo>
                                <a:lnTo>
                                  <a:pt x="-15138" y="111563"/>
                                </a:lnTo>
                                <a:lnTo>
                                  <a:pt x="-15067" y="111577"/>
                                </a:lnTo>
                                <a:lnTo>
                                  <a:pt x="-14997" y="111591"/>
                                </a:lnTo>
                                <a:lnTo>
                                  <a:pt x="-14927" y="111606"/>
                                </a:lnTo>
                                <a:lnTo>
                                  <a:pt x="-14857" y="111620"/>
                                </a:lnTo>
                                <a:lnTo>
                                  <a:pt x="-14787" y="111634"/>
                                </a:lnTo>
                                <a:lnTo>
                                  <a:pt x="-14717" y="111647"/>
                                </a:lnTo>
                                <a:lnTo>
                                  <a:pt x="-14647" y="111661"/>
                                </a:lnTo>
                                <a:lnTo>
                                  <a:pt x="-14576" y="111674"/>
                                </a:lnTo>
                                <a:lnTo>
                                  <a:pt x="-14506" y="111687"/>
                                </a:lnTo>
                                <a:lnTo>
                                  <a:pt x="-14436" y="111701"/>
                                </a:lnTo>
                                <a:lnTo>
                                  <a:pt x="-14366" y="111713"/>
                                </a:lnTo>
                                <a:lnTo>
                                  <a:pt x="-14295" y="111726"/>
                                </a:lnTo>
                                <a:lnTo>
                                  <a:pt x="-14225" y="111739"/>
                                </a:lnTo>
                                <a:lnTo>
                                  <a:pt x="-14155" y="111752"/>
                                </a:lnTo>
                                <a:lnTo>
                                  <a:pt x="-14085" y="111765"/>
                                </a:lnTo>
                                <a:lnTo>
                                  <a:pt x="-14015" y="111777"/>
                                </a:lnTo>
                                <a:lnTo>
                                  <a:pt x="-13945" y="111789"/>
                                </a:lnTo>
                                <a:lnTo>
                                  <a:pt x="-13874" y="111801"/>
                                </a:lnTo>
                                <a:lnTo>
                                  <a:pt x="-13804" y="111813"/>
                                </a:lnTo>
                                <a:lnTo>
                                  <a:pt x="-13734" y="111825"/>
                                </a:lnTo>
                                <a:lnTo>
                                  <a:pt x="-13664" y="111837"/>
                                </a:lnTo>
                                <a:lnTo>
                                  <a:pt x="-13594" y="111849"/>
                                </a:lnTo>
                                <a:lnTo>
                                  <a:pt x="-13523" y="111861"/>
                                </a:lnTo>
                                <a:lnTo>
                                  <a:pt x="-13453" y="111872"/>
                                </a:lnTo>
                                <a:lnTo>
                                  <a:pt x="-13383" y="111883"/>
                                </a:lnTo>
                                <a:lnTo>
                                  <a:pt x="-13313" y="111894"/>
                                </a:lnTo>
                                <a:lnTo>
                                  <a:pt x="-13243" y="111906"/>
                                </a:lnTo>
                                <a:lnTo>
                                  <a:pt x="-13172" y="111916"/>
                                </a:lnTo>
                                <a:lnTo>
                                  <a:pt x="-13102" y="111927"/>
                                </a:lnTo>
                                <a:lnTo>
                                  <a:pt x="-13032" y="111938"/>
                                </a:lnTo>
                                <a:lnTo>
                                  <a:pt x="-12962" y="111949"/>
                                </a:lnTo>
                                <a:lnTo>
                                  <a:pt x="-12892" y="111959"/>
                                </a:lnTo>
                                <a:lnTo>
                                  <a:pt x="-12821" y="111970"/>
                                </a:lnTo>
                                <a:lnTo>
                                  <a:pt x="-12751" y="111980"/>
                                </a:lnTo>
                                <a:moveTo>
                                  <a:pt x="-12821" y="111970"/>
                                </a:moveTo>
                                <a:lnTo>
                                  <a:pt x="-12751" y="111980"/>
                                </a:lnTo>
                                <a:lnTo>
                                  <a:pt x="-12681" y="111990"/>
                                </a:lnTo>
                              </a:path>
                            </a:pathLst>
                          </a:custGeom>
                          <a:noFill/>
                          <a:ln w="14833">
                            <a:solidFill>
                              <a:srgbClr val="0071B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05" name="AutoShape 1473"/>
                        <wps:cNvSpPr>
                          <a:spLocks/>
                        </wps:cNvSpPr>
                        <wps:spPr bwMode="auto">
                          <a:xfrm>
                            <a:off x="2447" y="209"/>
                            <a:ext cx="7021" cy="1871"/>
                          </a:xfrm>
                          <a:custGeom>
                            <a:avLst/>
                            <a:gdLst>
                              <a:gd name="T0" fmla="+- 0 2600 2447"/>
                              <a:gd name="T1" fmla="*/ T0 w 7021"/>
                              <a:gd name="T2" fmla="+- 0 290 209"/>
                              <a:gd name="T3" fmla="*/ 290 h 1871"/>
                              <a:gd name="T4" fmla="+- 0 2709 2447"/>
                              <a:gd name="T5" fmla="*/ T4 w 7021"/>
                              <a:gd name="T6" fmla="+- 0 332 209"/>
                              <a:gd name="T7" fmla="*/ 332 h 1871"/>
                              <a:gd name="T8" fmla="+- 0 2818 2447"/>
                              <a:gd name="T9" fmla="*/ T8 w 7021"/>
                              <a:gd name="T10" fmla="+- 0 374 209"/>
                              <a:gd name="T11" fmla="*/ 374 h 1871"/>
                              <a:gd name="T12" fmla="+- 0 2936 2447"/>
                              <a:gd name="T13" fmla="*/ T12 w 7021"/>
                              <a:gd name="T14" fmla="+- 0 393 209"/>
                              <a:gd name="T15" fmla="*/ 393 h 1871"/>
                              <a:gd name="T16" fmla="+- 0 3037 2447"/>
                              <a:gd name="T17" fmla="*/ T16 w 7021"/>
                              <a:gd name="T18" fmla="+- 0 455 209"/>
                              <a:gd name="T19" fmla="*/ 455 h 1871"/>
                              <a:gd name="T20" fmla="+- 0 3111 2447"/>
                              <a:gd name="T21" fmla="*/ T20 w 7021"/>
                              <a:gd name="T22" fmla="+- 0 456 209"/>
                              <a:gd name="T23" fmla="*/ 456 h 1871"/>
                              <a:gd name="T24" fmla="+- 0 3235 2447"/>
                              <a:gd name="T25" fmla="*/ T24 w 7021"/>
                              <a:gd name="T26" fmla="+- 0 525 209"/>
                              <a:gd name="T27" fmla="*/ 525 h 1871"/>
                              <a:gd name="T28" fmla="+- 0 3353 2447"/>
                              <a:gd name="T29" fmla="*/ T28 w 7021"/>
                              <a:gd name="T30" fmla="+- 0 542 209"/>
                              <a:gd name="T31" fmla="*/ 542 h 1871"/>
                              <a:gd name="T32" fmla="+- 0 3464 2447"/>
                              <a:gd name="T33" fmla="*/ T32 w 7021"/>
                              <a:gd name="T34" fmla="+- 0 580 209"/>
                              <a:gd name="T35" fmla="*/ 580 h 1871"/>
                              <a:gd name="T36" fmla="+- 0 3567 2447"/>
                              <a:gd name="T37" fmla="*/ T36 w 7021"/>
                              <a:gd name="T38" fmla="+- 0 640 209"/>
                              <a:gd name="T39" fmla="*/ 640 h 1871"/>
                              <a:gd name="T40" fmla="+- 0 3641 2447"/>
                              <a:gd name="T41" fmla="*/ T40 w 7021"/>
                              <a:gd name="T42" fmla="+- 0 640 209"/>
                              <a:gd name="T43" fmla="*/ 640 h 1871"/>
                              <a:gd name="T44" fmla="+- 0 3789 2447"/>
                              <a:gd name="T45" fmla="*/ T44 w 7021"/>
                              <a:gd name="T46" fmla="+- 0 713 209"/>
                              <a:gd name="T47" fmla="*/ 713 h 1871"/>
                              <a:gd name="T48" fmla="+- 0 3907 2447"/>
                              <a:gd name="T49" fmla="*/ T48 w 7021"/>
                              <a:gd name="T50" fmla="+- 0 728 209"/>
                              <a:gd name="T51" fmla="*/ 728 h 1871"/>
                              <a:gd name="T52" fmla="+- 0 4018 2447"/>
                              <a:gd name="T53" fmla="*/ T52 w 7021"/>
                              <a:gd name="T54" fmla="+- 0 763 209"/>
                              <a:gd name="T55" fmla="*/ 763 h 1871"/>
                              <a:gd name="T56" fmla="+- 0 4122 2447"/>
                              <a:gd name="T57" fmla="*/ T56 w 7021"/>
                              <a:gd name="T58" fmla="+- 0 820 209"/>
                              <a:gd name="T59" fmla="*/ 820 h 1871"/>
                              <a:gd name="T60" fmla="+- 0 4241 2447"/>
                              <a:gd name="T61" fmla="*/ T60 w 7021"/>
                              <a:gd name="T62" fmla="+- 0 832 209"/>
                              <a:gd name="T63" fmla="*/ 832 h 1871"/>
                              <a:gd name="T64" fmla="+- 0 4368 2447"/>
                              <a:gd name="T65" fmla="*/ T64 w 7021"/>
                              <a:gd name="T66" fmla="+- 0 896 209"/>
                              <a:gd name="T67" fmla="*/ 896 h 1871"/>
                              <a:gd name="T68" fmla="+- 0 4480 2447"/>
                              <a:gd name="T69" fmla="*/ T68 w 7021"/>
                              <a:gd name="T70" fmla="+- 0 929 209"/>
                              <a:gd name="T71" fmla="*/ 929 h 1871"/>
                              <a:gd name="T72" fmla="+- 0 4599 2447"/>
                              <a:gd name="T73" fmla="*/ T72 w 7021"/>
                              <a:gd name="T74" fmla="+- 0 940 209"/>
                              <a:gd name="T75" fmla="*/ 940 h 1871"/>
                              <a:gd name="T76" fmla="+- 0 4711 2447"/>
                              <a:gd name="T77" fmla="*/ T76 w 7021"/>
                              <a:gd name="T78" fmla="+- 0 973 209"/>
                              <a:gd name="T79" fmla="*/ 973 h 1871"/>
                              <a:gd name="T80" fmla="+- 0 4817 2447"/>
                              <a:gd name="T81" fmla="*/ T80 w 7021"/>
                              <a:gd name="T82" fmla="+- 0 1027 209"/>
                              <a:gd name="T83" fmla="*/ 1027 h 1871"/>
                              <a:gd name="T84" fmla="+- 0 4890 2447"/>
                              <a:gd name="T85" fmla="*/ T84 w 7021"/>
                              <a:gd name="T86" fmla="+- 0 1024 209"/>
                              <a:gd name="T87" fmla="*/ 1024 h 1871"/>
                              <a:gd name="T88" fmla="+- 0 5019 2447"/>
                              <a:gd name="T89" fmla="*/ T88 w 7021"/>
                              <a:gd name="T90" fmla="+- 0 1084 209"/>
                              <a:gd name="T91" fmla="*/ 1084 h 1871"/>
                              <a:gd name="T92" fmla="+- 0 5115 2447"/>
                              <a:gd name="T93" fmla="*/ T92 w 7021"/>
                              <a:gd name="T94" fmla="+- 0 1086 209"/>
                              <a:gd name="T95" fmla="*/ 1086 h 1871"/>
                              <a:gd name="T96" fmla="+- 0 5267 2447"/>
                              <a:gd name="T97" fmla="*/ T96 w 7021"/>
                              <a:gd name="T98" fmla="+- 0 1151 209"/>
                              <a:gd name="T99" fmla="*/ 1151 h 1871"/>
                              <a:gd name="T100" fmla="+- 0 5386 2447"/>
                              <a:gd name="T101" fmla="*/ T100 w 7021"/>
                              <a:gd name="T102" fmla="+- 0 1159 209"/>
                              <a:gd name="T103" fmla="*/ 1159 h 1871"/>
                              <a:gd name="T104" fmla="+- 0 5493 2447"/>
                              <a:gd name="T105" fmla="*/ T104 w 7021"/>
                              <a:gd name="T106" fmla="+- 0 1211 209"/>
                              <a:gd name="T107" fmla="*/ 1211 h 1871"/>
                              <a:gd name="T108" fmla="+- 0 5567 2447"/>
                              <a:gd name="T109" fmla="*/ T108 w 7021"/>
                              <a:gd name="T110" fmla="+- 0 1206 209"/>
                              <a:gd name="T111" fmla="*/ 1206 h 1871"/>
                              <a:gd name="T112" fmla="+- 0 5697 2447"/>
                              <a:gd name="T113" fmla="*/ T112 w 7021"/>
                              <a:gd name="T114" fmla="+- 0 1264 209"/>
                              <a:gd name="T115" fmla="*/ 1264 h 1871"/>
                              <a:gd name="T116" fmla="+- 0 5816 2447"/>
                              <a:gd name="T117" fmla="*/ T116 w 7021"/>
                              <a:gd name="T118" fmla="+- 0 1270 209"/>
                              <a:gd name="T119" fmla="*/ 1270 h 1871"/>
                              <a:gd name="T120" fmla="+- 0 5923 2447"/>
                              <a:gd name="T121" fmla="*/ T120 w 7021"/>
                              <a:gd name="T122" fmla="+- 0 1321 209"/>
                              <a:gd name="T123" fmla="*/ 1321 h 1871"/>
                              <a:gd name="T124" fmla="+- 0 6034 2447"/>
                              <a:gd name="T125" fmla="*/ T124 w 7021"/>
                              <a:gd name="T126" fmla="+- 0 1324 209"/>
                              <a:gd name="T127" fmla="*/ 1324 h 1871"/>
                              <a:gd name="T128" fmla="+- 0 6169 2447"/>
                              <a:gd name="T129" fmla="*/ T128 w 7021"/>
                              <a:gd name="T130" fmla="+- 0 1381 209"/>
                              <a:gd name="T131" fmla="*/ 1381 h 1871"/>
                              <a:gd name="T132" fmla="+- 0 6246 2447"/>
                              <a:gd name="T133" fmla="*/ T132 w 7021"/>
                              <a:gd name="T134" fmla="+- 0 1375 209"/>
                              <a:gd name="T135" fmla="*/ 1375 h 1871"/>
                              <a:gd name="T136" fmla="+- 0 6400 2447"/>
                              <a:gd name="T137" fmla="*/ T136 w 7021"/>
                              <a:gd name="T138" fmla="+- 0 1436 209"/>
                              <a:gd name="T139" fmla="*/ 1436 h 1871"/>
                              <a:gd name="T140" fmla="+- 0 6519 2447"/>
                              <a:gd name="T141" fmla="*/ T140 w 7021"/>
                              <a:gd name="T142" fmla="+- 0 1440 209"/>
                              <a:gd name="T143" fmla="*/ 1440 h 1871"/>
                              <a:gd name="T144" fmla="+- 0 6628 2447"/>
                              <a:gd name="T145" fmla="*/ T144 w 7021"/>
                              <a:gd name="T146" fmla="+- 0 1489 209"/>
                              <a:gd name="T147" fmla="*/ 1489 h 1871"/>
                              <a:gd name="T148" fmla="+- 0 6701 2447"/>
                              <a:gd name="T149" fmla="*/ T148 w 7021"/>
                              <a:gd name="T150" fmla="+- 0 1482 209"/>
                              <a:gd name="T151" fmla="*/ 1482 h 1871"/>
                              <a:gd name="T152" fmla="+- 0 6833 2447"/>
                              <a:gd name="T153" fmla="*/ T152 w 7021"/>
                              <a:gd name="T154" fmla="+- 0 1535 209"/>
                              <a:gd name="T155" fmla="*/ 1535 h 1871"/>
                              <a:gd name="T156" fmla="+- 0 6929 2447"/>
                              <a:gd name="T157" fmla="*/ T156 w 7021"/>
                              <a:gd name="T158" fmla="+- 0 1533 209"/>
                              <a:gd name="T159" fmla="*/ 1533 h 1871"/>
                              <a:gd name="T160" fmla="+- 0 7084 2447"/>
                              <a:gd name="T161" fmla="*/ T160 w 7021"/>
                              <a:gd name="T162" fmla="+- 0 1591 209"/>
                              <a:gd name="T163" fmla="*/ 1591 h 1871"/>
                              <a:gd name="T164" fmla="+- 0 7198 2447"/>
                              <a:gd name="T165" fmla="*/ T164 w 7021"/>
                              <a:gd name="T166" fmla="+- 0 1617 209"/>
                              <a:gd name="T167" fmla="*/ 1617 h 1871"/>
                              <a:gd name="T168" fmla="+- 0 7297 2447"/>
                              <a:gd name="T169" fmla="*/ T168 w 7021"/>
                              <a:gd name="T170" fmla="+- 0 1614 209"/>
                              <a:gd name="T171" fmla="*/ 1614 h 1871"/>
                              <a:gd name="T172" fmla="+- 0 7449 2447"/>
                              <a:gd name="T173" fmla="*/ T172 w 7021"/>
                              <a:gd name="T174" fmla="+- 0 1671 209"/>
                              <a:gd name="T175" fmla="*/ 1671 h 1871"/>
                              <a:gd name="T176" fmla="+- 0 7568 2447"/>
                              <a:gd name="T177" fmla="*/ T176 w 7021"/>
                              <a:gd name="T178" fmla="+- 0 1672 209"/>
                              <a:gd name="T179" fmla="*/ 1672 h 1871"/>
                              <a:gd name="T180" fmla="+- 0 7677 2447"/>
                              <a:gd name="T181" fmla="*/ T180 w 7021"/>
                              <a:gd name="T182" fmla="+- 0 1719 209"/>
                              <a:gd name="T183" fmla="*/ 1719 h 1871"/>
                              <a:gd name="T184" fmla="+- 0 7751 2447"/>
                              <a:gd name="T185" fmla="*/ T184 w 7021"/>
                              <a:gd name="T186" fmla="+- 0 1711 209"/>
                              <a:gd name="T187" fmla="*/ 1711 h 1871"/>
                              <a:gd name="T188" fmla="+- 0 7906 2447"/>
                              <a:gd name="T189" fmla="*/ T188 w 7021"/>
                              <a:gd name="T190" fmla="+- 0 1767 209"/>
                              <a:gd name="T191" fmla="*/ 1767 h 1871"/>
                              <a:gd name="T192" fmla="+- 0 7980 2447"/>
                              <a:gd name="T193" fmla="*/ T192 w 7021"/>
                              <a:gd name="T194" fmla="+- 0 1758 209"/>
                              <a:gd name="T195" fmla="*/ 1758 h 1871"/>
                              <a:gd name="T196" fmla="+- 0 8140 2447"/>
                              <a:gd name="T197" fmla="*/ T196 w 7021"/>
                              <a:gd name="T198" fmla="+- 0 1791 209"/>
                              <a:gd name="T199" fmla="*/ 1791 h 1871"/>
                              <a:gd name="T200" fmla="+- 0 8254 2447"/>
                              <a:gd name="T201" fmla="*/ T200 w 7021"/>
                              <a:gd name="T202" fmla="+- 0 1815 209"/>
                              <a:gd name="T203" fmla="*/ 1815 h 1871"/>
                              <a:gd name="T204" fmla="+- 0 8346 2447"/>
                              <a:gd name="T205" fmla="*/ T204 w 7021"/>
                              <a:gd name="T206" fmla="+- 0 1833 209"/>
                              <a:gd name="T207" fmla="*/ 1833 h 1871"/>
                              <a:gd name="T208" fmla="+- 0 8502 2447"/>
                              <a:gd name="T209" fmla="*/ T208 w 7021"/>
                              <a:gd name="T210" fmla="+- 0 1888 209"/>
                              <a:gd name="T211" fmla="*/ 1888 h 1871"/>
                              <a:gd name="T212" fmla="+- 0 8621 2447"/>
                              <a:gd name="T213" fmla="*/ T212 w 7021"/>
                              <a:gd name="T214" fmla="+- 0 1889 209"/>
                              <a:gd name="T215" fmla="*/ 1889 h 1871"/>
                              <a:gd name="T216" fmla="+- 0 8735 2447"/>
                              <a:gd name="T217" fmla="*/ T216 w 7021"/>
                              <a:gd name="T218" fmla="+- 0 1911 209"/>
                              <a:gd name="T219" fmla="*/ 1911 h 1871"/>
                              <a:gd name="T220" fmla="+- 0 8845 2447"/>
                              <a:gd name="T221" fmla="*/ T220 w 7021"/>
                              <a:gd name="T222" fmla="+- 0 1957 209"/>
                              <a:gd name="T223" fmla="*/ 1957 h 1871"/>
                              <a:gd name="T224" fmla="+- 0 8964 2447"/>
                              <a:gd name="T225" fmla="*/ T224 w 7021"/>
                              <a:gd name="T226" fmla="+- 0 1957 209"/>
                              <a:gd name="T227" fmla="*/ 1957 h 1871"/>
                              <a:gd name="T228" fmla="+- 0 9078 2447"/>
                              <a:gd name="T229" fmla="*/ T228 w 7021"/>
                              <a:gd name="T230" fmla="+- 0 1980 209"/>
                              <a:gd name="T231" fmla="*/ 1980 h 1871"/>
                              <a:gd name="T232" fmla="+- 0 9193 2447"/>
                              <a:gd name="T233" fmla="*/ T232 w 7021"/>
                              <a:gd name="T234" fmla="+- 0 2003 209"/>
                              <a:gd name="T235" fmla="*/ 2003 h 1871"/>
                              <a:gd name="T236" fmla="+- 0 9262 2447"/>
                              <a:gd name="T237" fmla="*/ T236 w 7021"/>
                              <a:gd name="T238" fmla="+- 0 2016 209"/>
                              <a:gd name="T239" fmla="*/ 2016 h 1871"/>
                              <a:gd name="T240" fmla="+- 0 9418 2447"/>
                              <a:gd name="T241" fmla="*/ T240 w 7021"/>
                              <a:gd name="T242" fmla="+- 0 2070 209"/>
                              <a:gd name="T243" fmla="*/ 2070 h 187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</a:cxnLst>
                            <a:rect l="0" t="0" r="r" b="b"/>
                            <a:pathLst>
                              <a:path w="7021" h="1871">
                                <a:moveTo>
                                  <a:pt x="52" y="17"/>
                                </a:moveTo>
                                <a:lnTo>
                                  <a:pt x="44" y="39"/>
                                </a:lnTo>
                                <a:lnTo>
                                  <a:pt x="66" y="48"/>
                                </a:lnTo>
                                <a:lnTo>
                                  <a:pt x="74" y="26"/>
                                </a:lnTo>
                                <a:lnTo>
                                  <a:pt x="52" y="17"/>
                                </a:lnTo>
                                <a:close/>
                                <a:moveTo>
                                  <a:pt x="96" y="34"/>
                                </a:moveTo>
                                <a:lnTo>
                                  <a:pt x="87" y="56"/>
                                </a:lnTo>
                                <a:lnTo>
                                  <a:pt x="109" y="65"/>
                                </a:lnTo>
                                <a:lnTo>
                                  <a:pt x="118" y="43"/>
                                </a:lnTo>
                                <a:lnTo>
                                  <a:pt x="96" y="34"/>
                                </a:lnTo>
                                <a:close/>
                                <a:moveTo>
                                  <a:pt x="139" y="51"/>
                                </a:moveTo>
                                <a:lnTo>
                                  <a:pt x="131" y="73"/>
                                </a:lnTo>
                                <a:lnTo>
                                  <a:pt x="141" y="77"/>
                                </a:lnTo>
                                <a:lnTo>
                                  <a:pt x="153" y="81"/>
                                </a:lnTo>
                                <a:lnTo>
                                  <a:pt x="161" y="60"/>
                                </a:lnTo>
                                <a:lnTo>
                                  <a:pt x="139" y="51"/>
                                </a:lnTo>
                                <a:close/>
                                <a:moveTo>
                                  <a:pt x="183" y="68"/>
                                </a:moveTo>
                                <a:lnTo>
                                  <a:pt x="175" y="90"/>
                                </a:lnTo>
                                <a:lnTo>
                                  <a:pt x="196" y="98"/>
                                </a:lnTo>
                                <a:lnTo>
                                  <a:pt x="205" y="77"/>
                                </a:lnTo>
                                <a:lnTo>
                                  <a:pt x="183" y="68"/>
                                </a:lnTo>
                                <a:close/>
                                <a:moveTo>
                                  <a:pt x="227" y="85"/>
                                </a:moveTo>
                                <a:lnTo>
                                  <a:pt x="218" y="107"/>
                                </a:lnTo>
                                <a:lnTo>
                                  <a:pt x="240" y="115"/>
                                </a:lnTo>
                                <a:lnTo>
                                  <a:pt x="248" y="93"/>
                                </a:lnTo>
                                <a:lnTo>
                                  <a:pt x="227" y="85"/>
                                </a:lnTo>
                                <a:close/>
                                <a:moveTo>
                                  <a:pt x="270" y="102"/>
                                </a:moveTo>
                                <a:lnTo>
                                  <a:pt x="262" y="123"/>
                                </a:lnTo>
                                <a:lnTo>
                                  <a:pt x="281" y="131"/>
                                </a:lnTo>
                                <a:lnTo>
                                  <a:pt x="284" y="132"/>
                                </a:lnTo>
                                <a:lnTo>
                                  <a:pt x="292" y="110"/>
                                </a:lnTo>
                                <a:lnTo>
                                  <a:pt x="290" y="109"/>
                                </a:lnTo>
                                <a:lnTo>
                                  <a:pt x="270" y="102"/>
                                </a:lnTo>
                                <a:close/>
                                <a:moveTo>
                                  <a:pt x="314" y="118"/>
                                </a:moveTo>
                                <a:lnTo>
                                  <a:pt x="306" y="140"/>
                                </a:lnTo>
                                <a:lnTo>
                                  <a:pt x="328" y="148"/>
                                </a:lnTo>
                                <a:lnTo>
                                  <a:pt x="336" y="126"/>
                                </a:lnTo>
                                <a:lnTo>
                                  <a:pt x="314" y="118"/>
                                </a:lnTo>
                                <a:close/>
                                <a:moveTo>
                                  <a:pt x="358" y="135"/>
                                </a:moveTo>
                                <a:lnTo>
                                  <a:pt x="349" y="157"/>
                                </a:lnTo>
                                <a:lnTo>
                                  <a:pt x="352" y="157"/>
                                </a:lnTo>
                                <a:lnTo>
                                  <a:pt x="371" y="165"/>
                                </a:lnTo>
                                <a:lnTo>
                                  <a:pt x="379" y="143"/>
                                </a:lnTo>
                                <a:lnTo>
                                  <a:pt x="360" y="136"/>
                                </a:lnTo>
                                <a:lnTo>
                                  <a:pt x="358" y="135"/>
                                </a:lnTo>
                                <a:close/>
                                <a:moveTo>
                                  <a:pt x="401" y="151"/>
                                </a:moveTo>
                                <a:lnTo>
                                  <a:pt x="393" y="173"/>
                                </a:lnTo>
                                <a:lnTo>
                                  <a:pt x="415" y="181"/>
                                </a:lnTo>
                                <a:lnTo>
                                  <a:pt x="423" y="159"/>
                                </a:lnTo>
                                <a:lnTo>
                                  <a:pt x="401" y="151"/>
                                </a:lnTo>
                                <a:close/>
                                <a:moveTo>
                                  <a:pt x="445" y="167"/>
                                </a:moveTo>
                                <a:lnTo>
                                  <a:pt x="437" y="189"/>
                                </a:lnTo>
                                <a:lnTo>
                                  <a:pt x="459" y="197"/>
                                </a:lnTo>
                                <a:lnTo>
                                  <a:pt x="467" y="175"/>
                                </a:lnTo>
                                <a:lnTo>
                                  <a:pt x="445" y="167"/>
                                </a:lnTo>
                                <a:close/>
                                <a:moveTo>
                                  <a:pt x="489" y="184"/>
                                </a:moveTo>
                                <a:lnTo>
                                  <a:pt x="481" y="206"/>
                                </a:lnTo>
                                <a:lnTo>
                                  <a:pt x="492" y="209"/>
                                </a:lnTo>
                                <a:lnTo>
                                  <a:pt x="503" y="213"/>
                                </a:lnTo>
                                <a:lnTo>
                                  <a:pt x="511" y="191"/>
                                </a:lnTo>
                                <a:lnTo>
                                  <a:pt x="500" y="188"/>
                                </a:lnTo>
                                <a:lnTo>
                                  <a:pt x="489" y="184"/>
                                </a:lnTo>
                                <a:close/>
                                <a:moveTo>
                                  <a:pt x="533" y="200"/>
                                </a:moveTo>
                                <a:lnTo>
                                  <a:pt x="524" y="221"/>
                                </a:lnTo>
                                <a:lnTo>
                                  <a:pt x="546" y="230"/>
                                </a:lnTo>
                                <a:lnTo>
                                  <a:pt x="555" y="208"/>
                                </a:lnTo>
                                <a:lnTo>
                                  <a:pt x="533" y="200"/>
                                </a:lnTo>
                                <a:close/>
                                <a:moveTo>
                                  <a:pt x="576" y="215"/>
                                </a:moveTo>
                                <a:lnTo>
                                  <a:pt x="568" y="237"/>
                                </a:lnTo>
                                <a:lnTo>
                                  <a:pt x="590" y="246"/>
                                </a:lnTo>
                                <a:lnTo>
                                  <a:pt x="598" y="224"/>
                                </a:lnTo>
                                <a:lnTo>
                                  <a:pt x="576" y="215"/>
                                </a:lnTo>
                                <a:close/>
                                <a:moveTo>
                                  <a:pt x="620" y="231"/>
                                </a:moveTo>
                                <a:lnTo>
                                  <a:pt x="613" y="254"/>
                                </a:lnTo>
                                <a:lnTo>
                                  <a:pt x="632" y="261"/>
                                </a:lnTo>
                                <a:lnTo>
                                  <a:pt x="635" y="261"/>
                                </a:lnTo>
                                <a:lnTo>
                                  <a:pt x="642" y="240"/>
                                </a:lnTo>
                                <a:lnTo>
                                  <a:pt x="641" y="239"/>
                                </a:lnTo>
                                <a:lnTo>
                                  <a:pt x="620" y="231"/>
                                </a:lnTo>
                                <a:close/>
                                <a:moveTo>
                                  <a:pt x="664" y="247"/>
                                </a:moveTo>
                                <a:lnTo>
                                  <a:pt x="656" y="269"/>
                                </a:lnTo>
                                <a:lnTo>
                                  <a:pt x="678" y="277"/>
                                </a:lnTo>
                                <a:lnTo>
                                  <a:pt x="686" y="255"/>
                                </a:lnTo>
                                <a:lnTo>
                                  <a:pt x="664" y="247"/>
                                </a:lnTo>
                                <a:close/>
                                <a:moveTo>
                                  <a:pt x="708" y="263"/>
                                </a:moveTo>
                                <a:lnTo>
                                  <a:pt x="700" y="285"/>
                                </a:lnTo>
                                <a:lnTo>
                                  <a:pt x="703" y="286"/>
                                </a:lnTo>
                                <a:lnTo>
                                  <a:pt x="722" y="293"/>
                                </a:lnTo>
                                <a:lnTo>
                                  <a:pt x="730" y="271"/>
                                </a:lnTo>
                                <a:lnTo>
                                  <a:pt x="711" y="264"/>
                                </a:lnTo>
                                <a:lnTo>
                                  <a:pt x="708" y="263"/>
                                </a:lnTo>
                                <a:close/>
                                <a:moveTo>
                                  <a:pt x="752" y="279"/>
                                </a:moveTo>
                                <a:lnTo>
                                  <a:pt x="745" y="301"/>
                                </a:lnTo>
                                <a:lnTo>
                                  <a:pt x="766" y="309"/>
                                </a:lnTo>
                                <a:lnTo>
                                  <a:pt x="774" y="287"/>
                                </a:lnTo>
                                <a:lnTo>
                                  <a:pt x="752" y="279"/>
                                </a:lnTo>
                                <a:close/>
                                <a:moveTo>
                                  <a:pt x="796" y="295"/>
                                </a:moveTo>
                                <a:lnTo>
                                  <a:pt x="788" y="316"/>
                                </a:lnTo>
                                <a:lnTo>
                                  <a:pt x="810" y="324"/>
                                </a:lnTo>
                                <a:lnTo>
                                  <a:pt x="818" y="302"/>
                                </a:lnTo>
                                <a:lnTo>
                                  <a:pt x="796" y="295"/>
                                </a:lnTo>
                                <a:close/>
                                <a:moveTo>
                                  <a:pt x="840" y="310"/>
                                </a:moveTo>
                                <a:lnTo>
                                  <a:pt x="833" y="332"/>
                                </a:lnTo>
                                <a:lnTo>
                                  <a:pt x="843" y="336"/>
                                </a:lnTo>
                                <a:lnTo>
                                  <a:pt x="855" y="340"/>
                                </a:lnTo>
                                <a:lnTo>
                                  <a:pt x="862" y="318"/>
                                </a:lnTo>
                                <a:lnTo>
                                  <a:pt x="851" y="314"/>
                                </a:lnTo>
                                <a:lnTo>
                                  <a:pt x="840" y="310"/>
                                </a:lnTo>
                                <a:close/>
                                <a:moveTo>
                                  <a:pt x="884" y="326"/>
                                </a:moveTo>
                                <a:lnTo>
                                  <a:pt x="877" y="347"/>
                                </a:lnTo>
                                <a:lnTo>
                                  <a:pt x="898" y="355"/>
                                </a:lnTo>
                                <a:lnTo>
                                  <a:pt x="906" y="333"/>
                                </a:lnTo>
                                <a:lnTo>
                                  <a:pt x="884" y="326"/>
                                </a:lnTo>
                                <a:close/>
                                <a:moveTo>
                                  <a:pt x="929" y="341"/>
                                </a:moveTo>
                                <a:lnTo>
                                  <a:pt x="921" y="363"/>
                                </a:lnTo>
                                <a:lnTo>
                                  <a:pt x="943" y="371"/>
                                </a:lnTo>
                                <a:lnTo>
                                  <a:pt x="950" y="348"/>
                                </a:lnTo>
                                <a:lnTo>
                                  <a:pt x="929" y="341"/>
                                </a:lnTo>
                                <a:close/>
                                <a:moveTo>
                                  <a:pt x="972" y="356"/>
                                </a:moveTo>
                                <a:lnTo>
                                  <a:pt x="965" y="378"/>
                                </a:lnTo>
                                <a:lnTo>
                                  <a:pt x="984" y="384"/>
                                </a:lnTo>
                                <a:lnTo>
                                  <a:pt x="987" y="386"/>
                                </a:lnTo>
                                <a:lnTo>
                                  <a:pt x="995" y="364"/>
                                </a:lnTo>
                                <a:lnTo>
                                  <a:pt x="991" y="362"/>
                                </a:lnTo>
                                <a:lnTo>
                                  <a:pt x="972" y="356"/>
                                </a:lnTo>
                                <a:close/>
                                <a:moveTo>
                                  <a:pt x="1017" y="371"/>
                                </a:moveTo>
                                <a:lnTo>
                                  <a:pt x="1009" y="393"/>
                                </a:lnTo>
                                <a:lnTo>
                                  <a:pt x="1031" y="401"/>
                                </a:lnTo>
                                <a:lnTo>
                                  <a:pt x="1039" y="379"/>
                                </a:lnTo>
                                <a:lnTo>
                                  <a:pt x="1017" y="371"/>
                                </a:lnTo>
                                <a:close/>
                                <a:moveTo>
                                  <a:pt x="1061" y="386"/>
                                </a:moveTo>
                                <a:lnTo>
                                  <a:pt x="1053" y="408"/>
                                </a:lnTo>
                                <a:lnTo>
                                  <a:pt x="1054" y="408"/>
                                </a:lnTo>
                                <a:lnTo>
                                  <a:pt x="1076" y="416"/>
                                </a:lnTo>
                                <a:lnTo>
                                  <a:pt x="1083" y="394"/>
                                </a:lnTo>
                                <a:lnTo>
                                  <a:pt x="1061" y="387"/>
                                </a:lnTo>
                                <a:lnTo>
                                  <a:pt x="1061" y="386"/>
                                </a:lnTo>
                                <a:close/>
                                <a:moveTo>
                                  <a:pt x="1105" y="401"/>
                                </a:moveTo>
                                <a:lnTo>
                                  <a:pt x="1097" y="424"/>
                                </a:lnTo>
                                <a:lnTo>
                                  <a:pt x="1120" y="431"/>
                                </a:lnTo>
                                <a:lnTo>
                                  <a:pt x="1127" y="409"/>
                                </a:lnTo>
                                <a:lnTo>
                                  <a:pt x="1105" y="401"/>
                                </a:lnTo>
                                <a:close/>
                                <a:moveTo>
                                  <a:pt x="1150" y="416"/>
                                </a:moveTo>
                                <a:lnTo>
                                  <a:pt x="1142" y="438"/>
                                </a:lnTo>
                                <a:lnTo>
                                  <a:pt x="1164" y="446"/>
                                </a:lnTo>
                                <a:lnTo>
                                  <a:pt x="1171" y="424"/>
                                </a:lnTo>
                                <a:lnTo>
                                  <a:pt x="1150" y="416"/>
                                </a:lnTo>
                                <a:close/>
                                <a:moveTo>
                                  <a:pt x="1194" y="431"/>
                                </a:moveTo>
                                <a:lnTo>
                                  <a:pt x="1186" y="453"/>
                                </a:lnTo>
                                <a:lnTo>
                                  <a:pt x="1194" y="456"/>
                                </a:lnTo>
                                <a:lnTo>
                                  <a:pt x="1208" y="460"/>
                                </a:lnTo>
                                <a:lnTo>
                                  <a:pt x="1216" y="439"/>
                                </a:lnTo>
                                <a:lnTo>
                                  <a:pt x="1202" y="434"/>
                                </a:lnTo>
                                <a:lnTo>
                                  <a:pt x="1194" y="431"/>
                                </a:lnTo>
                                <a:close/>
                                <a:moveTo>
                                  <a:pt x="1238" y="446"/>
                                </a:moveTo>
                                <a:lnTo>
                                  <a:pt x="1231" y="468"/>
                                </a:lnTo>
                                <a:lnTo>
                                  <a:pt x="1253" y="475"/>
                                </a:lnTo>
                                <a:lnTo>
                                  <a:pt x="1260" y="453"/>
                                </a:lnTo>
                                <a:lnTo>
                                  <a:pt x="1238" y="446"/>
                                </a:lnTo>
                                <a:close/>
                                <a:moveTo>
                                  <a:pt x="1282" y="460"/>
                                </a:moveTo>
                                <a:lnTo>
                                  <a:pt x="1275" y="483"/>
                                </a:lnTo>
                                <a:lnTo>
                                  <a:pt x="1297" y="490"/>
                                </a:lnTo>
                                <a:lnTo>
                                  <a:pt x="1304" y="468"/>
                                </a:lnTo>
                                <a:lnTo>
                                  <a:pt x="1282" y="460"/>
                                </a:lnTo>
                                <a:close/>
                                <a:moveTo>
                                  <a:pt x="1327" y="475"/>
                                </a:moveTo>
                                <a:lnTo>
                                  <a:pt x="1319" y="497"/>
                                </a:lnTo>
                                <a:lnTo>
                                  <a:pt x="1335" y="502"/>
                                </a:lnTo>
                                <a:lnTo>
                                  <a:pt x="1342" y="504"/>
                                </a:lnTo>
                                <a:lnTo>
                                  <a:pt x="1349" y="482"/>
                                </a:lnTo>
                                <a:lnTo>
                                  <a:pt x="1342" y="480"/>
                                </a:lnTo>
                                <a:lnTo>
                                  <a:pt x="1327" y="475"/>
                                </a:lnTo>
                                <a:close/>
                                <a:moveTo>
                                  <a:pt x="1371" y="490"/>
                                </a:moveTo>
                                <a:lnTo>
                                  <a:pt x="1364" y="512"/>
                                </a:lnTo>
                                <a:lnTo>
                                  <a:pt x="1386" y="519"/>
                                </a:lnTo>
                                <a:lnTo>
                                  <a:pt x="1393" y="497"/>
                                </a:lnTo>
                                <a:lnTo>
                                  <a:pt x="1371" y="490"/>
                                </a:lnTo>
                                <a:close/>
                                <a:moveTo>
                                  <a:pt x="1415" y="504"/>
                                </a:moveTo>
                                <a:lnTo>
                                  <a:pt x="1408" y="526"/>
                                </a:lnTo>
                                <a:lnTo>
                                  <a:pt x="1431" y="534"/>
                                </a:lnTo>
                                <a:lnTo>
                                  <a:pt x="1438" y="511"/>
                                </a:lnTo>
                                <a:lnTo>
                                  <a:pt x="1415" y="504"/>
                                </a:lnTo>
                                <a:close/>
                                <a:moveTo>
                                  <a:pt x="1460" y="519"/>
                                </a:moveTo>
                                <a:lnTo>
                                  <a:pt x="1453" y="540"/>
                                </a:lnTo>
                                <a:lnTo>
                                  <a:pt x="1475" y="548"/>
                                </a:lnTo>
                                <a:lnTo>
                                  <a:pt x="1482" y="525"/>
                                </a:lnTo>
                                <a:lnTo>
                                  <a:pt x="1460" y="519"/>
                                </a:lnTo>
                                <a:close/>
                                <a:moveTo>
                                  <a:pt x="1504" y="533"/>
                                </a:moveTo>
                                <a:lnTo>
                                  <a:pt x="1497" y="555"/>
                                </a:lnTo>
                                <a:lnTo>
                                  <a:pt x="1520" y="562"/>
                                </a:lnTo>
                                <a:lnTo>
                                  <a:pt x="1527" y="540"/>
                                </a:lnTo>
                                <a:lnTo>
                                  <a:pt x="1504" y="533"/>
                                </a:lnTo>
                                <a:close/>
                                <a:moveTo>
                                  <a:pt x="1549" y="547"/>
                                </a:moveTo>
                                <a:lnTo>
                                  <a:pt x="1542" y="569"/>
                                </a:lnTo>
                                <a:lnTo>
                                  <a:pt x="1545" y="570"/>
                                </a:lnTo>
                                <a:lnTo>
                                  <a:pt x="1564" y="576"/>
                                </a:lnTo>
                                <a:lnTo>
                                  <a:pt x="1571" y="554"/>
                                </a:lnTo>
                                <a:lnTo>
                                  <a:pt x="1552" y="548"/>
                                </a:lnTo>
                                <a:lnTo>
                                  <a:pt x="1549" y="547"/>
                                </a:lnTo>
                                <a:close/>
                                <a:moveTo>
                                  <a:pt x="1593" y="561"/>
                                </a:moveTo>
                                <a:lnTo>
                                  <a:pt x="1586" y="583"/>
                                </a:lnTo>
                                <a:lnTo>
                                  <a:pt x="1609" y="590"/>
                                </a:lnTo>
                                <a:lnTo>
                                  <a:pt x="1616" y="568"/>
                                </a:lnTo>
                                <a:lnTo>
                                  <a:pt x="1593" y="561"/>
                                </a:lnTo>
                                <a:close/>
                                <a:moveTo>
                                  <a:pt x="1638" y="575"/>
                                </a:moveTo>
                                <a:lnTo>
                                  <a:pt x="1631" y="597"/>
                                </a:lnTo>
                                <a:lnTo>
                                  <a:pt x="1653" y="604"/>
                                </a:lnTo>
                                <a:lnTo>
                                  <a:pt x="1660" y="582"/>
                                </a:lnTo>
                                <a:lnTo>
                                  <a:pt x="1638" y="575"/>
                                </a:lnTo>
                                <a:close/>
                                <a:moveTo>
                                  <a:pt x="1683" y="589"/>
                                </a:moveTo>
                                <a:lnTo>
                                  <a:pt x="1675" y="611"/>
                                </a:lnTo>
                                <a:lnTo>
                                  <a:pt x="1686" y="614"/>
                                </a:lnTo>
                                <a:lnTo>
                                  <a:pt x="1698" y="618"/>
                                </a:lnTo>
                                <a:lnTo>
                                  <a:pt x="1704" y="596"/>
                                </a:lnTo>
                                <a:lnTo>
                                  <a:pt x="1693" y="592"/>
                                </a:lnTo>
                                <a:lnTo>
                                  <a:pt x="1683" y="589"/>
                                </a:lnTo>
                                <a:close/>
                                <a:moveTo>
                                  <a:pt x="1727" y="603"/>
                                </a:moveTo>
                                <a:lnTo>
                                  <a:pt x="1720" y="625"/>
                                </a:lnTo>
                                <a:lnTo>
                                  <a:pt x="1742" y="632"/>
                                </a:lnTo>
                                <a:lnTo>
                                  <a:pt x="1749" y="610"/>
                                </a:lnTo>
                                <a:lnTo>
                                  <a:pt x="1727" y="603"/>
                                </a:lnTo>
                                <a:close/>
                                <a:moveTo>
                                  <a:pt x="1772" y="617"/>
                                </a:moveTo>
                                <a:lnTo>
                                  <a:pt x="1765" y="639"/>
                                </a:lnTo>
                                <a:lnTo>
                                  <a:pt x="1787" y="646"/>
                                </a:lnTo>
                                <a:lnTo>
                                  <a:pt x="1794" y="623"/>
                                </a:lnTo>
                                <a:lnTo>
                                  <a:pt x="1772" y="617"/>
                                </a:lnTo>
                                <a:close/>
                                <a:moveTo>
                                  <a:pt x="1816" y="630"/>
                                </a:moveTo>
                                <a:lnTo>
                                  <a:pt x="1809" y="653"/>
                                </a:lnTo>
                                <a:lnTo>
                                  <a:pt x="1832" y="660"/>
                                </a:lnTo>
                                <a:lnTo>
                                  <a:pt x="1839" y="637"/>
                                </a:lnTo>
                                <a:lnTo>
                                  <a:pt x="1816" y="630"/>
                                </a:lnTo>
                                <a:close/>
                                <a:moveTo>
                                  <a:pt x="1861" y="644"/>
                                </a:moveTo>
                                <a:lnTo>
                                  <a:pt x="1854" y="666"/>
                                </a:lnTo>
                                <a:lnTo>
                                  <a:pt x="1876" y="673"/>
                                </a:lnTo>
                                <a:lnTo>
                                  <a:pt x="1883" y="651"/>
                                </a:lnTo>
                                <a:lnTo>
                                  <a:pt x="1861" y="644"/>
                                </a:lnTo>
                                <a:close/>
                                <a:moveTo>
                                  <a:pt x="1906" y="657"/>
                                </a:moveTo>
                                <a:lnTo>
                                  <a:pt x="1899" y="680"/>
                                </a:lnTo>
                                <a:lnTo>
                                  <a:pt x="1921" y="687"/>
                                </a:lnTo>
                                <a:lnTo>
                                  <a:pt x="1928" y="664"/>
                                </a:lnTo>
                                <a:lnTo>
                                  <a:pt x="1906" y="657"/>
                                </a:lnTo>
                                <a:close/>
                                <a:moveTo>
                                  <a:pt x="1950" y="671"/>
                                </a:moveTo>
                                <a:lnTo>
                                  <a:pt x="1944" y="693"/>
                                </a:lnTo>
                                <a:lnTo>
                                  <a:pt x="1966" y="700"/>
                                </a:lnTo>
                                <a:lnTo>
                                  <a:pt x="1973" y="678"/>
                                </a:lnTo>
                                <a:lnTo>
                                  <a:pt x="1950" y="671"/>
                                </a:lnTo>
                                <a:close/>
                                <a:moveTo>
                                  <a:pt x="1995" y="684"/>
                                </a:moveTo>
                                <a:lnTo>
                                  <a:pt x="1988" y="707"/>
                                </a:lnTo>
                                <a:lnTo>
                                  <a:pt x="2011" y="713"/>
                                </a:lnTo>
                                <a:lnTo>
                                  <a:pt x="2017" y="691"/>
                                </a:lnTo>
                                <a:lnTo>
                                  <a:pt x="1995" y="684"/>
                                </a:lnTo>
                                <a:close/>
                                <a:moveTo>
                                  <a:pt x="2040" y="698"/>
                                </a:moveTo>
                                <a:lnTo>
                                  <a:pt x="2033" y="720"/>
                                </a:lnTo>
                                <a:lnTo>
                                  <a:pt x="2037" y="721"/>
                                </a:lnTo>
                                <a:lnTo>
                                  <a:pt x="2055" y="727"/>
                                </a:lnTo>
                                <a:lnTo>
                                  <a:pt x="2062" y="704"/>
                                </a:lnTo>
                                <a:lnTo>
                                  <a:pt x="2044" y="699"/>
                                </a:lnTo>
                                <a:lnTo>
                                  <a:pt x="2040" y="698"/>
                                </a:lnTo>
                                <a:close/>
                                <a:moveTo>
                                  <a:pt x="2085" y="711"/>
                                </a:moveTo>
                                <a:lnTo>
                                  <a:pt x="2078" y="733"/>
                                </a:lnTo>
                                <a:lnTo>
                                  <a:pt x="2100" y="740"/>
                                </a:lnTo>
                                <a:lnTo>
                                  <a:pt x="2107" y="718"/>
                                </a:lnTo>
                                <a:lnTo>
                                  <a:pt x="2085" y="711"/>
                                </a:lnTo>
                                <a:close/>
                                <a:moveTo>
                                  <a:pt x="2129" y="724"/>
                                </a:moveTo>
                                <a:lnTo>
                                  <a:pt x="2123" y="747"/>
                                </a:lnTo>
                                <a:lnTo>
                                  <a:pt x="2145" y="753"/>
                                </a:lnTo>
                                <a:lnTo>
                                  <a:pt x="2152" y="731"/>
                                </a:lnTo>
                                <a:lnTo>
                                  <a:pt x="2129" y="724"/>
                                </a:lnTo>
                                <a:close/>
                                <a:moveTo>
                                  <a:pt x="2174" y="737"/>
                                </a:moveTo>
                                <a:lnTo>
                                  <a:pt x="2167" y="760"/>
                                </a:lnTo>
                                <a:lnTo>
                                  <a:pt x="2177" y="763"/>
                                </a:lnTo>
                                <a:lnTo>
                                  <a:pt x="2190" y="766"/>
                                </a:lnTo>
                                <a:lnTo>
                                  <a:pt x="2196" y="744"/>
                                </a:lnTo>
                                <a:lnTo>
                                  <a:pt x="2184" y="740"/>
                                </a:lnTo>
                                <a:lnTo>
                                  <a:pt x="2174" y="737"/>
                                </a:lnTo>
                                <a:close/>
                                <a:moveTo>
                                  <a:pt x="2219" y="750"/>
                                </a:moveTo>
                                <a:lnTo>
                                  <a:pt x="2212" y="773"/>
                                </a:lnTo>
                                <a:lnTo>
                                  <a:pt x="2235" y="779"/>
                                </a:lnTo>
                                <a:lnTo>
                                  <a:pt x="2241" y="757"/>
                                </a:lnTo>
                                <a:lnTo>
                                  <a:pt x="2219" y="750"/>
                                </a:lnTo>
                                <a:close/>
                                <a:moveTo>
                                  <a:pt x="2264" y="764"/>
                                </a:moveTo>
                                <a:lnTo>
                                  <a:pt x="2257" y="786"/>
                                </a:lnTo>
                                <a:lnTo>
                                  <a:pt x="2280" y="792"/>
                                </a:lnTo>
                                <a:lnTo>
                                  <a:pt x="2286" y="770"/>
                                </a:lnTo>
                                <a:lnTo>
                                  <a:pt x="2264" y="764"/>
                                </a:lnTo>
                                <a:close/>
                                <a:moveTo>
                                  <a:pt x="2308" y="776"/>
                                </a:moveTo>
                                <a:lnTo>
                                  <a:pt x="2302" y="799"/>
                                </a:lnTo>
                                <a:lnTo>
                                  <a:pt x="2318" y="803"/>
                                </a:lnTo>
                                <a:lnTo>
                                  <a:pt x="2325" y="805"/>
                                </a:lnTo>
                                <a:lnTo>
                                  <a:pt x="2331" y="783"/>
                                </a:lnTo>
                                <a:lnTo>
                                  <a:pt x="2324" y="781"/>
                                </a:lnTo>
                                <a:lnTo>
                                  <a:pt x="2308" y="776"/>
                                </a:lnTo>
                                <a:close/>
                                <a:moveTo>
                                  <a:pt x="2354" y="789"/>
                                </a:moveTo>
                                <a:lnTo>
                                  <a:pt x="2347" y="812"/>
                                </a:lnTo>
                                <a:lnTo>
                                  <a:pt x="2370" y="818"/>
                                </a:lnTo>
                                <a:lnTo>
                                  <a:pt x="2376" y="795"/>
                                </a:lnTo>
                                <a:lnTo>
                                  <a:pt x="2354" y="789"/>
                                </a:lnTo>
                                <a:close/>
                                <a:moveTo>
                                  <a:pt x="2398" y="802"/>
                                </a:moveTo>
                                <a:lnTo>
                                  <a:pt x="2392" y="824"/>
                                </a:lnTo>
                                <a:lnTo>
                                  <a:pt x="2415" y="831"/>
                                </a:lnTo>
                                <a:lnTo>
                                  <a:pt x="2421" y="808"/>
                                </a:lnTo>
                                <a:lnTo>
                                  <a:pt x="2398" y="802"/>
                                </a:lnTo>
                                <a:close/>
                                <a:moveTo>
                                  <a:pt x="2443" y="815"/>
                                </a:moveTo>
                                <a:lnTo>
                                  <a:pt x="2437" y="837"/>
                                </a:lnTo>
                                <a:lnTo>
                                  <a:pt x="2458" y="843"/>
                                </a:lnTo>
                                <a:lnTo>
                                  <a:pt x="2459" y="844"/>
                                </a:lnTo>
                                <a:lnTo>
                                  <a:pt x="2466" y="821"/>
                                </a:lnTo>
                                <a:lnTo>
                                  <a:pt x="2465" y="821"/>
                                </a:lnTo>
                                <a:lnTo>
                                  <a:pt x="2443" y="815"/>
                                </a:lnTo>
                                <a:close/>
                                <a:moveTo>
                                  <a:pt x="2488" y="827"/>
                                </a:moveTo>
                                <a:lnTo>
                                  <a:pt x="2482" y="850"/>
                                </a:lnTo>
                                <a:lnTo>
                                  <a:pt x="2505" y="856"/>
                                </a:lnTo>
                                <a:lnTo>
                                  <a:pt x="2511" y="834"/>
                                </a:lnTo>
                                <a:lnTo>
                                  <a:pt x="2488" y="827"/>
                                </a:lnTo>
                                <a:close/>
                                <a:moveTo>
                                  <a:pt x="2533" y="840"/>
                                </a:moveTo>
                                <a:lnTo>
                                  <a:pt x="2527" y="862"/>
                                </a:lnTo>
                                <a:lnTo>
                                  <a:pt x="2529" y="863"/>
                                </a:lnTo>
                                <a:lnTo>
                                  <a:pt x="2550" y="868"/>
                                </a:lnTo>
                                <a:lnTo>
                                  <a:pt x="2556" y="846"/>
                                </a:lnTo>
                                <a:lnTo>
                                  <a:pt x="2535" y="840"/>
                                </a:lnTo>
                                <a:lnTo>
                                  <a:pt x="2533" y="840"/>
                                </a:lnTo>
                                <a:close/>
                                <a:moveTo>
                                  <a:pt x="2578" y="852"/>
                                </a:moveTo>
                                <a:lnTo>
                                  <a:pt x="2572" y="875"/>
                                </a:lnTo>
                                <a:lnTo>
                                  <a:pt x="2595" y="881"/>
                                </a:lnTo>
                                <a:lnTo>
                                  <a:pt x="2601" y="859"/>
                                </a:lnTo>
                                <a:lnTo>
                                  <a:pt x="2578" y="852"/>
                                </a:lnTo>
                                <a:close/>
                                <a:moveTo>
                                  <a:pt x="2623" y="865"/>
                                </a:moveTo>
                                <a:lnTo>
                                  <a:pt x="2617" y="887"/>
                                </a:lnTo>
                                <a:lnTo>
                                  <a:pt x="2639" y="893"/>
                                </a:lnTo>
                                <a:lnTo>
                                  <a:pt x="2646" y="871"/>
                                </a:lnTo>
                                <a:lnTo>
                                  <a:pt x="2623" y="865"/>
                                </a:lnTo>
                                <a:close/>
                                <a:moveTo>
                                  <a:pt x="2668" y="877"/>
                                </a:moveTo>
                                <a:lnTo>
                                  <a:pt x="2662" y="900"/>
                                </a:lnTo>
                                <a:lnTo>
                                  <a:pt x="2685" y="906"/>
                                </a:lnTo>
                                <a:lnTo>
                                  <a:pt x="2691" y="883"/>
                                </a:lnTo>
                                <a:lnTo>
                                  <a:pt x="2675" y="879"/>
                                </a:lnTo>
                                <a:lnTo>
                                  <a:pt x="2668" y="877"/>
                                </a:lnTo>
                                <a:close/>
                                <a:moveTo>
                                  <a:pt x="2713" y="890"/>
                                </a:moveTo>
                                <a:lnTo>
                                  <a:pt x="2707" y="912"/>
                                </a:lnTo>
                                <a:lnTo>
                                  <a:pt x="2730" y="918"/>
                                </a:lnTo>
                                <a:lnTo>
                                  <a:pt x="2736" y="896"/>
                                </a:lnTo>
                                <a:lnTo>
                                  <a:pt x="2713" y="890"/>
                                </a:lnTo>
                                <a:close/>
                                <a:moveTo>
                                  <a:pt x="2759" y="902"/>
                                </a:moveTo>
                                <a:lnTo>
                                  <a:pt x="2753" y="924"/>
                                </a:lnTo>
                                <a:lnTo>
                                  <a:pt x="2775" y="930"/>
                                </a:lnTo>
                                <a:lnTo>
                                  <a:pt x="2781" y="908"/>
                                </a:lnTo>
                                <a:lnTo>
                                  <a:pt x="2759" y="902"/>
                                </a:lnTo>
                                <a:close/>
                                <a:moveTo>
                                  <a:pt x="2804" y="914"/>
                                </a:moveTo>
                                <a:lnTo>
                                  <a:pt x="2798" y="936"/>
                                </a:lnTo>
                                <a:lnTo>
                                  <a:pt x="2809" y="939"/>
                                </a:lnTo>
                                <a:lnTo>
                                  <a:pt x="2820" y="942"/>
                                </a:lnTo>
                                <a:lnTo>
                                  <a:pt x="2826" y="920"/>
                                </a:lnTo>
                                <a:lnTo>
                                  <a:pt x="2815" y="917"/>
                                </a:lnTo>
                                <a:lnTo>
                                  <a:pt x="2804" y="914"/>
                                </a:lnTo>
                                <a:close/>
                                <a:moveTo>
                                  <a:pt x="2849" y="926"/>
                                </a:moveTo>
                                <a:lnTo>
                                  <a:pt x="2843" y="948"/>
                                </a:lnTo>
                                <a:lnTo>
                                  <a:pt x="2865" y="954"/>
                                </a:lnTo>
                                <a:lnTo>
                                  <a:pt x="2871" y="932"/>
                                </a:lnTo>
                                <a:lnTo>
                                  <a:pt x="2849" y="926"/>
                                </a:lnTo>
                                <a:close/>
                                <a:moveTo>
                                  <a:pt x="2894" y="938"/>
                                </a:moveTo>
                                <a:lnTo>
                                  <a:pt x="2888" y="960"/>
                                </a:lnTo>
                                <a:lnTo>
                                  <a:pt x="2910" y="966"/>
                                </a:lnTo>
                                <a:lnTo>
                                  <a:pt x="2916" y="944"/>
                                </a:lnTo>
                                <a:lnTo>
                                  <a:pt x="2894" y="938"/>
                                </a:lnTo>
                                <a:close/>
                                <a:moveTo>
                                  <a:pt x="2939" y="950"/>
                                </a:moveTo>
                                <a:lnTo>
                                  <a:pt x="2933" y="972"/>
                                </a:lnTo>
                                <a:lnTo>
                                  <a:pt x="2950" y="977"/>
                                </a:lnTo>
                                <a:lnTo>
                                  <a:pt x="2955" y="979"/>
                                </a:lnTo>
                                <a:lnTo>
                                  <a:pt x="2961" y="956"/>
                                </a:lnTo>
                                <a:lnTo>
                                  <a:pt x="2956" y="954"/>
                                </a:lnTo>
                                <a:lnTo>
                                  <a:pt x="2939" y="950"/>
                                </a:lnTo>
                                <a:close/>
                                <a:moveTo>
                                  <a:pt x="2984" y="962"/>
                                </a:moveTo>
                                <a:lnTo>
                                  <a:pt x="2978" y="985"/>
                                </a:lnTo>
                                <a:lnTo>
                                  <a:pt x="3001" y="991"/>
                                </a:lnTo>
                                <a:lnTo>
                                  <a:pt x="3007" y="968"/>
                                </a:lnTo>
                                <a:lnTo>
                                  <a:pt x="2984" y="962"/>
                                </a:lnTo>
                                <a:close/>
                                <a:moveTo>
                                  <a:pt x="3029" y="974"/>
                                </a:moveTo>
                                <a:lnTo>
                                  <a:pt x="3023" y="996"/>
                                </a:lnTo>
                                <a:lnTo>
                                  <a:pt x="3046" y="1002"/>
                                </a:lnTo>
                                <a:lnTo>
                                  <a:pt x="3052" y="980"/>
                                </a:lnTo>
                                <a:lnTo>
                                  <a:pt x="3029" y="974"/>
                                </a:lnTo>
                                <a:close/>
                                <a:moveTo>
                                  <a:pt x="3075" y="985"/>
                                </a:moveTo>
                                <a:lnTo>
                                  <a:pt x="3069" y="1008"/>
                                </a:lnTo>
                                <a:lnTo>
                                  <a:pt x="3090" y="1014"/>
                                </a:lnTo>
                                <a:lnTo>
                                  <a:pt x="3091" y="1014"/>
                                </a:lnTo>
                                <a:lnTo>
                                  <a:pt x="3097" y="991"/>
                                </a:lnTo>
                                <a:lnTo>
                                  <a:pt x="3096" y="991"/>
                                </a:lnTo>
                                <a:lnTo>
                                  <a:pt x="3075" y="985"/>
                                </a:lnTo>
                                <a:close/>
                                <a:moveTo>
                                  <a:pt x="3120" y="997"/>
                                </a:moveTo>
                                <a:lnTo>
                                  <a:pt x="3114" y="1020"/>
                                </a:lnTo>
                                <a:lnTo>
                                  <a:pt x="3136" y="1026"/>
                                </a:lnTo>
                                <a:lnTo>
                                  <a:pt x="3142" y="1003"/>
                                </a:lnTo>
                                <a:lnTo>
                                  <a:pt x="3120" y="997"/>
                                </a:lnTo>
                                <a:close/>
                                <a:moveTo>
                                  <a:pt x="3165" y="1009"/>
                                </a:moveTo>
                                <a:lnTo>
                                  <a:pt x="3159" y="1031"/>
                                </a:lnTo>
                                <a:lnTo>
                                  <a:pt x="3161" y="1032"/>
                                </a:lnTo>
                                <a:lnTo>
                                  <a:pt x="3182" y="1037"/>
                                </a:lnTo>
                                <a:lnTo>
                                  <a:pt x="3188" y="1015"/>
                                </a:lnTo>
                                <a:lnTo>
                                  <a:pt x="3166" y="1009"/>
                                </a:lnTo>
                                <a:lnTo>
                                  <a:pt x="3165" y="1009"/>
                                </a:lnTo>
                                <a:close/>
                                <a:moveTo>
                                  <a:pt x="3210" y="1021"/>
                                </a:moveTo>
                                <a:lnTo>
                                  <a:pt x="3204" y="1043"/>
                                </a:lnTo>
                                <a:lnTo>
                                  <a:pt x="3227" y="1049"/>
                                </a:lnTo>
                                <a:lnTo>
                                  <a:pt x="3233" y="1026"/>
                                </a:lnTo>
                                <a:lnTo>
                                  <a:pt x="3210" y="1021"/>
                                </a:lnTo>
                                <a:close/>
                                <a:moveTo>
                                  <a:pt x="3256" y="1032"/>
                                </a:moveTo>
                                <a:lnTo>
                                  <a:pt x="3250" y="1055"/>
                                </a:lnTo>
                                <a:lnTo>
                                  <a:pt x="3272" y="1061"/>
                                </a:lnTo>
                                <a:lnTo>
                                  <a:pt x="3278" y="1038"/>
                                </a:lnTo>
                                <a:lnTo>
                                  <a:pt x="3256" y="1032"/>
                                </a:lnTo>
                                <a:close/>
                                <a:moveTo>
                                  <a:pt x="3301" y="1043"/>
                                </a:moveTo>
                                <a:lnTo>
                                  <a:pt x="3295" y="1066"/>
                                </a:lnTo>
                                <a:lnTo>
                                  <a:pt x="3301" y="1068"/>
                                </a:lnTo>
                                <a:lnTo>
                                  <a:pt x="3317" y="1072"/>
                                </a:lnTo>
                                <a:lnTo>
                                  <a:pt x="3323" y="1049"/>
                                </a:lnTo>
                                <a:lnTo>
                                  <a:pt x="3307" y="1045"/>
                                </a:lnTo>
                                <a:lnTo>
                                  <a:pt x="3301" y="1043"/>
                                </a:lnTo>
                                <a:close/>
                                <a:moveTo>
                                  <a:pt x="3346" y="1055"/>
                                </a:moveTo>
                                <a:lnTo>
                                  <a:pt x="3340" y="1078"/>
                                </a:lnTo>
                                <a:lnTo>
                                  <a:pt x="3363" y="1083"/>
                                </a:lnTo>
                                <a:lnTo>
                                  <a:pt x="3369" y="1061"/>
                                </a:lnTo>
                                <a:lnTo>
                                  <a:pt x="3346" y="1055"/>
                                </a:lnTo>
                                <a:close/>
                                <a:moveTo>
                                  <a:pt x="3391" y="1066"/>
                                </a:moveTo>
                                <a:lnTo>
                                  <a:pt x="3386" y="1089"/>
                                </a:lnTo>
                                <a:lnTo>
                                  <a:pt x="3408" y="1095"/>
                                </a:lnTo>
                                <a:lnTo>
                                  <a:pt x="3414" y="1072"/>
                                </a:lnTo>
                                <a:lnTo>
                                  <a:pt x="3391" y="1066"/>
                                </a:lnTo>
                                <a:close/>
                                <a:moveTo>
                                  <a:pt x="3437" y="1078"/>
                                </a:moveTo>
                                <a:lnTo>
                                  <a:pt x="3431" y="1100"/>
                                </a:lnTo>
                                <a:lnTo>
                                  <a:pt x="3441" y="1103"/>
                                </a:lnTo>
                                <a:lnTo>
                                  <a:pt x="3454" y="1106"/>
                                </a:lnTo>
                                <a:lnTo>
                                  <a:pt x="3459" y="1083"/>
                                </a:lnTo>
                                <a:lnTo>
                                  <a:pt x="3437" y="1078"/>
                                </a:lnTo>
                                <a:close/>
                                <a:moveTo>
                                  <a:pt x="3482" y="1089"/>
                                </a:moveTo>
                                <a:lnTo>
                                  <a:pt x="3476" y="1112"/>
                                </a:lnTo>
                                <a:lnTo>
                                  <a:pt x="3499" y="1117"/>
                                </a:lnTo>
                                <a:lnTo>
                                  <a:pt x="3504" y="1095"/>
                                </a:lnTo>
                                <a:lnTo>
                                  <a:pt x="3482" y="1089"/>
                                </a:lnTo>
                                <a:close/>
                                <a:moveTo>
                                  <a:pt x="3527" y="1100"/>
                                </a:moveTo>
                                <a:lnTo>
                                  <a:pt x="3522" y="1123"/>
                                </a:lnTo>
                                <a:lnTo>
                                  <a:pt x="3544" y="1129"/>
                                </a:lnTo>
                                <a:lnTo>
                                  <a:pt x="3550" y="1106"/>
                                </a:lnTo>
                                <a:lnTo>
                                  <a:pt x="3527" y="1100"/>
                                </a:lnTo>
                                <a:close/>
                                <a:moveTo>
                                  <a:pt x="3573" y="1111"/>
                                </a:moveTo>
                                <a:lnTo>
                                  <a:pt x="3567" y="1134"/>
                                </a:lnTo>
                                <a:lnTo>
                                  <a:pt x="3582" y="1138"/>
                                </a:lnTo>
                                <a:lnTo>
                                  <a:pt x="3590" y="1140"/>
                                </a:lnTo>
                                <a:lnTo>
                                  <a:pt x="3595" y="1117"/>
                                </a:lnTo>
                                <a:lnTo>
                                  <a:pt x="3587" y="1115"/>
                                </a:lnTo>
                                <a:lnTo>
                                  <a:pt x="3573" y="1111"/>
                                </a:lnTo>
                                <a:close/>
                                <a:moveTo>
                                  <a:pt x="3618" y="1123"/>
                                </a:moveTo>
                                <a:lnTo>
                                  <a:pt x="3612" y="1145"/>
                                </a:lnTo>
                                <a:lnTo>
                                  <a:pt x="3635" y="1150"/>
                                </a:lnTo>
                                <a:lnTo>
                                  <a:pt x="3641" y="1128"/>
                                </a:lnTo>
                                <a:lnTo>
                                  <a:pt x="3618" y="1123"/>
                                </a:lnTo>
                                <a:close/>
                                <a:moveTo>
                                  <a:pt x="3663" y="1134"/>
                                </a:moveTo>
                                <a:lnTo>
                                  <a:pt x="3658" y="1156"/>
                                </a:lnTo>
                                <a:lnTo>
                                  <a:pt x="3681" y="1162"/>
                                </a:lnTo>
                                <a:lnTo>
                                  <a:pt x="3686" y="1139"/>
                                </a:lnTo>
                                <a:lnTo>
                                  <a:pt x="3663" y="1134"/>
                                </a:lnTo>
                                <a:close/>
                                <a:moveTo>
                                  <a:pt x="3709" y="1144"/>
                                </a:moveTo>
                                <a:lnTo>
                                  <a:pt x="3703" y="1167"/>
                                </a:lnTo>
                                <a:lnTo>
                                  <a:pt x="3722" y="1172"/>
                                </a:lnTo>
                                <a:lnTo>
                                  <a:pt x="3726" y="1173"/>
                                </a:lnTo>
                                <a:lnTo>
                                  <a:pt x="3731" y="1150"/>
                                </a:lnTo>
                                <a:lnTo>
                                  <a:pt x="3728" y="1149"/>
                                </a:lnTo>
                                <a:lnTo>
                                  <a:pt x="3709" y="1144"/>
                                </a:lnTo>
                                <a:close/>
                                <a:moveTo>
                                  <a:pt x="3754" y="1156"/>
                                </a:moveTo>
                                <a:lnTo>
                                  <a:pt x="3749" y="1178"/>
                                </a:lnTo>
                                <a:lnTo>
                                  <a:pt x="3771" y="1184"/>
                                </a:lnTo>
                                <a:lnTo>
                                  <a:pt x="3777" y="1161"/>
                                </a:lnTo>
                                <a:lnTo>
                                  <a:pt x="3754" y="1156"/>
                                </a:lnTo>
                                <a:close/>
                                <a:moveTo>
                                  <a:pt x="3799" y="1166"/>
                                </a:moveTo>
                                <a:lnTo>
                                  <a:pt x="3794" y="1189"/>
                                </a:lnTo>
                                <a:lnTo>
                                  <a:pt x="3817" y="1194"/>
                                </a:lnTo>
                                <a:lnTo>
                                  <a:pt x="3822" y="1172"/>
                                </a:lnTo>
                                <a:lnTo>
                                  <a:pt x="3799" y="1166"/>
                                </a:lnTo>
                                <a:close/>
                                <a:moveTo>
                                  <a:pt x="3845" y="1177"/>
                                </a:moveTo>
                                <a:lnTo>
                                  <a:pt x="3840" y="1200"/>
                                </a:lnTo>
                                <a:lnTo>
                                  <a:pt x="3862" y="1205"/>
                                </a:lnTo>
                                <a:lnTo>
                                  <a:pt x="3868" y="1183"/>
                                </a:lnTo>
                                <a:lnTo>
                                  <a:pt x="3845" y="1177"/>
                                </a:lnTo>
                                <a:close/>
                                <a:moveTo>
                                  <a:pt x="3890" y="1188"/>
                                </a:moveTo>
                                <a:lnTo>
                                  <a:pt x="3885" y="1211"/>
                                </a:lnTo>
                                <a:lnTo>
                                  <a:pt x="3908" y="1216"/>
                                </a:lnTo>
                                <a:lnTo>
                                  <a:pt x="3913" y="1193"/>
                                </a:lnTo>
                                <a:lnTo>
                                  <a:pt x="3890" y="1188"/>
                                </a:lnTo>
                                <a:close/>
                                <a:moveTo>
                                  <a:pt x="3936" y="1199"/>
                                </a:moveTo>
                                <a:lnTo>
                                  <a:pt x="3930" y="1221"/>
                                </a:lnTo>
                                <a:lnTo>
                                  <a:pt x="3933" y="1222"/>
                                </a:lnTo>
                                <a:lnTo>
                                  <a:pt x="3953" y="1227"/>
                                </a:lnTo>
                                <a:lnTo>
                                  <a:pt x="3959" y="1204"/>
                                </a:lnTo>
                                <a:lnTo>
                                  <a:pt x="3938" y="1199"/>
                                </a:lnTo>
                                <a:lnTo>
                                  <a:pt x="3936" y="1199"/>
                                </a:lnTo>
                                <a:close/>
                                <a:moveTo>
                                  <a:pt x="3981" y="1209"/>
                                </a:moveTo>
                                <a:lnTo>
                                  <a:pt x="3976" y="1232"/>
                                </a:lnTo>
                                <a:lnTo>
                                  <a:pt x="3999" y="1238"/>
                                </a:lnTo>
                                <a:lnTo>
                                  <a:pt x="4004" y="1215"/>
                                </a:lnTo>
                                <a:lnTo>
                                  <a:pt x="3981" y="1209"/>
                                </a:lnTo>
                                <a:close/>
                                <a:moveTo>
                                  <a:pt x="4027" y="1220"/>
                                </a:moveTo>
                                <a:lnTo>
                                  <a:pt x="4022" y="1243"/>
                                </a:lnTo>
                                <a:lnTo>
                                  <a:pt x="4044" y="1248"/>
                                </a:lnTo>
                                <a:lnTo>
                                  <a:pt x="4050" y="1225"/>
                                </a:lnTo>
                                <a:lnTo>
                                  <a:pt x="4027" y="1220"/>
                                </a:lnTo>
                                <a:close/>
                                <a:moveTo>
                                  <a:pt x="4072" y="1231"/>
                                </a:moveTo>
                                <a:lnTo>
                                  <a:pt x="4067" y="1254"/>
                                </a:lnTo>
                                <a:lnTo>
                                  <a:pt x="4073" y="1255"/>
                                </a:lnTo>
                                <a:lnTo>
                                  <a:pt x="4090" y="1259"/>
                                </a:lnTo>
                                <a:lnTo>
                                  <a:pt x="4095" y="1236"/>
                                </a:lnTo>
                                <a:lnTo>
                                  <a:pt x="4078" y="1232"/>
                                </a:lnTo>
                                <a:lnTo>
                                  <a:pt x="4072" y="1231"/>
                                </a:lnTo>
                                <a:close/>
                                <a:moveTo>
                                  <a:pt x="4118" y="1241"/>
                                </a:moveTo>
                                <a:lnTo>
                                  <a:pt x="4113" y="1264"/>
                                </a:lnTo>
                                <a:lnTo>
                                  <a:pt x="4136" y="1269"/>
                                </a:lnTo>
                                <a:lnTo>
                                  <a:pt x="4141" y="1246"/>
                                </a:lnTo>
                                <a:lnTo>
                                  <a:pt x="4118" y="1241"/>
                                </a:lnTo>
                                <a:close/>
                                <a:moveTo>
                                  <a:pt x="4163" y="1252"/>
                                </a:moveTo>
                                <a:lnTo>
                                  <a:pt x="4158" y="1275"/>
                                </a:lnTo>
                                <a:lnTo>
                                  <a:pt x="4181" y="1280"/>
                                </a:lnTo>
                                <a:lnTo>
                                  <a:pt x="4186" y="1257"/>
                                </a:lnTo>
                                <a:lnTo>
                                  <a:pt x="4163" y="1252"/>
                                </a:lnTo>
                                <a:close/>
                                <a:moveTo>
                                  <a:pt x="4209" y="1262"/>
                                </a:moveTo>
                                <a:lnTo>
                                  <a:pt x="4203" y="1285"/>
                                </a:lnTo>
                                <a:lnTo>
                                  <a:pt x="4214" y="1287"/>
                                </a:lnTo>
                                <a:lnTo>
                                  <a:pt x="4226" y="1290"/>
                                </a:lnTo>
                                <a:lnTo>
                                  <a:pt x="4231" y="1267"/>
                                </a:lnTo>
                                <a:lnTo>
                                  <a:pt x="4219" y="1264"/>
                                </a:lnTo>
                                <a:lnTo>
                                  <a:pt x="4209" y="1262"/>
                                </a:lnTo>
                                <a:close/>
                                <a:moveTo>
                                  <a:pt x="4254" y="1273"/>
                                </a:moveTo>
                                <a:lnTo>
                                  <a:pt x="4249" y="1295"/>
                                </a:lnTo>
                                <a:lnTo>
                                  <a:pt x="4272" y="1300"/>
                                </a:lnTo>
                                <a:lnTo>
                                  <a:pt x="4277" y="1278"/>
                                </a:lnTo>
                                <a:lnTo>
                                  <a:pt x="4254" y="1273"/>
                                </a:lnTo>
                                <a:close/>
                                <a:moveTo>
                                  <a:pt x="4300" y="1283"/>
                                </a:moveTo>
                                <a:lnTo>
                                  <a:pt x="4295" y="1306"/>
                                </a:lnTo>
                                <a:lnTo>
                                  <a:pt x="4317" y="1311"/>
                                </a:lnTo>
                                <a:lnTo>
                                  <a:pt x="4323" y="1288"/>
                                </a:lnTo>
                                <a:lnTo>
                                  <a:pt x="4300" y="1283"/>
                                </a:lnTo>
                                <a:close/>
                                <a:moveTo>
                                  <a:pt x="4345" y="1293"/>
                                </a:moveTo>
                                <a:lnTo>
                                  <a:pt x="4340" y="1316"/>
                                </a:lnTo>
                                <a:lnTo>
                                  <a:pt x="4354" y="1319"/>
                                </a:lnTo>
                                <a:lnTo>
                                  <a:pt x="4363" y="1321"/>
                                </a:lnTo>
                                <a:lnTo>
                                  <a:pt x="4368" y="1298"/>
                                </a:lnTo>
                                <a:lnTo>
                                  <a:pt x="4359" y="1297"/>
                                </a:lnTo>
                                <a:lnTo>
                                  <a:pt x="4345" y="1293"/>
                                </a:lnTo>
                                <a:close/>
                                <a:moveTo>
                                  <a:pt x="4391" y="1304"/>
                                </a:moveTo>
                                <a:lnTo>
                                  <a:pt x="4386" y="1326"/>
                                </a:lnTo>
                                <a:lnTo>
                                  <a:pt x="4408" y="1331"/>
                                </a:lnTo>
                                <a:lnTo>
                                  <a:pt x="4414" y="1309"/>
                                </a:lnTo>
                                <a:lnTo>
                                  <a:pt x="4391" y="1304"/>
                                </a:lnTo>
                                <a:close/>
                                <a:moveTo>
                                  <a:pt x="4436" y="1314"/>
                                </a:moveTo>
                                <a:lnTo>
                                  <a:pt x="4431" y="1337"/>
                                </a:lnTo>
                                <a:lnTo>
                                  <a:pt x="4454" y="1342"/>
                                </a:lnTo>
                                <a:lnTo>
                                  <a:pt x="4459" y="1319"/>
                                </a:lnTo>
                                <a:lnTo>
                                  <a:pt x="4436" y="1314"/>
                                </a:lnTo>
                                <a:close/>
                                <a:moveTo>
                                  <a:pt x="4482" y="1324"/>
                                </a:moveTo>
                                <a:lnTo>
                                  <a:pt x="4477" y="1347"/>
                                </a:lnTo>
                                <a:lnTo>
                                  <a:pt x="4500" y="1352"/>
                                </a:lnTo>
                                <a:lnTo>
                                  <a:pt x="4505" y="1329"/>
                                </a:lnTo>
                                <a:lnTo>
                                  <a:pt x="4500" y="1328"/>
                                </a:lnTo>
                                <a:lnTo>
                                  <a:pt x="4482" y="1324"/>
                                </a:lnTo>
                                <a:close/>
                                <a:moveTo>
                                  <a:pt x="4528" y="1334"/>
                                </a:moveTo>
                                <a:lnTo>
                                  <a:pt x="4523" y="1357"/>
                                </a:lnTo>
                                <a:lnTo>
                                  <a:pt x="4546" y="1362"/>
                                </a:lnTo>
                                <a:lnTo>
                                  <a:pt x="4550" y="1339"/>
                                </a:lnTo>
                                <a:lnTo>
                                  <a:pt x="4528" y="1334"/>
                                </a:lnTo>
                                <a:close/>
                                <a:moveTo>
                                  <a:pt x="4573" y="1344"/>
                                </a:moveTo>
                                <a:lnTo>
                                  <a:pt x="4568" y="1367"/>
                                </a:lnTo>
                                <a:lnTo>
                                  <a:pt x="4591" y="1372"/>
                                </a:lnTo>
                                <a:lnTo>
                                  <a:pt x="4596" y="1350"/>
                                </a:lnTo>
                                <a:lnTo>
                                  <a:pt x="4573" y="1344"/>
                                </a:lnTo>
                                <a:close/>
                                <a:moveTo>
                                  <a:pt x="4619" y="1355"/>
                                </a:moveTo>
                                <a:lnTo>
                                  <a:pt x="4614" y="1377"/>
                                </a:lnTo>
                                <a:lnTo>
                                  <a:pt x="4635" y="1382"/>
                                </a:lnTo>
                                <a:lnTo>
                                  <a:pt x="4637" y="1382"/>
                                </a:lnTo>
                                <a:lnTo>
                                  <a:pt x="4642" y="1359"/>
                                </a:lnTo>
                                <a:lnTo>
                                  <a:pt x="4619" y="1355"/>
                                </a:lnTo>
                                <a:close/>
                                <a:moveTo>
                                  <a:pt x="4665" y="1365"/>
                                </a:moveTo>
                                <a:lnTo>
                                  <a:pt x="4660" y="1387"/>
                                </a:lnTo>
                                <a:lnTo>
                                  <a:pt x="4682" y="1392"/>
                                </a:lnTo>
                                <a:lnTo>
                                  <a:pt x="4687" y="1370"/>
                                </a:lnTo>
                                <a:lnTo>
                                  <a:pt x="4665" y="1365"/>
                                </a:lnTo>
                                <a:close/>
                                <a:moveTo>
                                  <a:pt x="4710" y="1374"/>
                                </a:moveTo>
                                <a:lnTo>
                                  <a:pt x="4705" y="1397"/>
                                </a:lnTo>
                                <a:lnTo>
                                  <a:pt x="4728" y="1402"/>
                                </a:lnTo>
                                <a:lnTo>
                                  <a:pt x="4733" y="1380"/>
                                </a:lnTo>
                                <a:lnTo>
                                  <a:pt x="4710" y="1374"/>
                                </a:lnTo>
                                <a:close/>
                                <a:moveTo>
                                  <a:pt x="4756" y="1385"/>
                                </a:moveTo>
                                <a:lnTo>
                                  <a:pt x="4751" y="1408"/>
                                </a:lnTo>
                                <a:lnTo>
                                  <a:pt x="4773" y="1412"/>
                                </a:lnTo>
                                <a:lnTo>
                                  <a:pt x="4779" y="1389"/>
                                </a:lnTo>
                                <a:lnTo>
                                  <a:pt x="4756" y="1385"/>
                                </a:lnTo>
                                <a:close/>
                                <a:moveTo>
                                  <a:pt x="4801" y="1395"/>
                                </a:moveTo>
                                <a:lnTo>
                                  <a:pt x="4797" y="1417"/>
                                </a:lnTo>
                                <a:lnTo>
                                  <a:pt x="4819" y="1422"/>
                                </a:lnTo>
                                <a:lnTo>
                                  <a:pt x="4824" y="1399"/>
                                </a:lnTo>
                                <a:lnTo>
                                  <a:pt x="4801" y="1395"/>
                                </a:lnTo>
                                <a:close/>
                                <a:moveTo>
                                  <a:pt x="4847" y="1405"/>
                                </a:moveTo>
                                <a:lnTo>
                                  <a:pt x="4842" y="1427"/>
                                </a:lnTo>
                                <a:lnTo>
                                  <a:pt x="4846" y="1428"/>
                                </a:lnTo>
                                <a:lnTo>
                                  <a:pt x="4865" y="1432"/>
                                </a:lnTo>
                                <a:lnTo>
                                  <a:pt x="4870" y="1409"/>
                                </a:lnTo>
                                <a:lnTo>
                                  <a:pt x="4850" y="1405"/>
                                </a:lnTo>
                                <a:lnTo>
                                  <a:pt x="4847" y="1405"/>
                                </a:lnTo>
                                <a:close/>
                                <a:moveTo>
                                  <a:pt x="4893" y="1414"/>
                                </a:moveTo>
                                <a:lnTo>
                                  <a:pt x="4888" y="1437"/>
                                </a:lnTo>
                                <a:lnTo>
                                  <a:pt x="4911" y="1442"/>
                                </a:lnTo>
                                <a:lnTo>
                                  <a:pt x="4916" y="1419"/>
                                </a:lnTo>
                                <a:lnTo>
                                  <a:pt x="4893" y="1414"/>
                                </a:lnTo>
                                <a:close/>
                                <a:moveTo>
                                  <a:pt x="4939" y="1424"/>
                                </a:moveTo>
                                <a:lnTo>
                                  <a:pt x="4933" y="1447"/>
                                </a:lnTo>
                                <a:lnTo>
                                  <a:pt x="4956" y="1452"/>
                                </a:lnTo>
                                <a:lnTo>
                                  <a:pt x="4961" y="1429"/>
                                </a:lnTo>
                                <a:lnTo>
                                  <a:pt x="4939" y="1424"/>
                                </a:lnTo>
                                <a:close/>
                                <a:moveTo>
                                  <a:pt x="4984" y="1434"/>
                                </a:moveTo>
                                <a:lnTo>
                                  <a:pt x="4979" y="1457"/>
                                </a:lnTo>
                                <a:lnTo>
                                  <a:pt x="5002" y="1462"/>
                                </a:lnTo>
                                <a:lnTo>
                                  <a:pt x="5007" y="1439"/>
                                </a:lnTo>
                                <a:lnTo>
                                  <a:pt x="4991" y="1435"/>
                                </a:lnTo>
                                <a:lnTo>
                                  <a:pt x="4984" y="1434"/>
                                </a:lnTo>
                                <a:close/>
                                <a:moveTo>
                                  <a:pt x="5030" y="1444"/>
                                </a:moveTo>
                                <a:lnTo>
                                  <a:pt x="5025" y="1466"/>
                                </a:lnTo>
                                <a:lnTo>
                                  <a:pt x="5048" y="1472"/>
                                </a:lnTo>
                                <a:lnTo>
                                  <a:pt x="5052" y="1448"/>
                                </a:lnTo>
                                <a:lnTo>
                                  <a:pt x="5030" y="1444"/>
                                </a:lnTo>
                                <a:close/>
                                <a:moveTo>
                                  <a:pt x="5075" y="1454"/>
                                </a:moveTo>
                                <a:lnTo>
                                  <a:pt x="5070" y="1476"/>
                                </a:lnTo>
                                <a:lnTo>
                                  <a:pt x="5093" y="1481"/>
                                </a:lnTo>
                                <a:lnTo>
                                  <a:pt x="5098" y="1458"/>
                                </a:lnTo>
                                <a:lnTo>
                                  <a:pt x="5075" y="1454"/>
                                </a:lnTo>
                                <a:close/>
                                <a:moveTo>
                                  <a:pt x="5121" y="1463"/>
                                </a:moveTo>
                                <a:lnTo>
                                  <a:pt x="5116" y="1486"/>
                                </a:lnTo>
                                <a:lnTo>
                                  <a:pt x="5126" y="1488"/>
                                </a:lnTo>
                                <a:lnTo>
                                  <a:pt x="5139" y="1491"/>
                                </a:lnTo>
                                <a:lnTo>
                                  <a:pt x="5144" y="1468"/>
                                </a:lnTo>
                                <a:lnTo>
                                  <a:pt x="5131" y="1465"/>
                                </a:lnTo>
                                <a:lnTo>
                                  <a:pt x="5121" y="1463"/>
                                </a:lnTo>
                                <a:close/>
                                <a:moveTo>
                                  <a:pt x="5167" y="1473"/>
                                </a:moveTo>
                                <a:lnTo>
                                  <a:pt x="5162" y="1496"/>
                                </a:lnTo>
                                <a:lnTo>
                                  <a:pt x="5185" y="1500"/>
                                </a:lnTo>
                                <a:lnTo>
                                  <a:pt x="5190" y="1478"/>
                                </a:lnTo>
                                <a:lnTo>
                                  <a:pt x="5167" y="1473"/>
                                </a:lnTo>
                                <a:close/>
                                <a:moveTo>
                                  <a:pt x="5212" y="1482"/>
                                </a:moveTo>
                                <a:lnTo>
                                  <a:pt x="5208" y="1505"/>
                                </a:lnTo>
                                <a:lnTo>
                                  <a:pt x="5230" y="1510"/>
                                </a:lnTo>
                                <a:lnTo>
                                  <a:pt x="5235" y="1488"/>
                                </a:lnTo>
                                <a:lnTo>
                                  <a:pt x="5212" y="1482"/>
                                </a:lnTo>
                                <a:close/>
                                <a:moveTo>
                                  <a:pt x="5258" y="1492"/>
                                </a:moveTo>
                                <a:lnTo>
                                  <a:pt x="5253" y="1515"/>
                                </a:lnTo>
                                <a:lnTo>
                                  <a:pt x="5267" y="1518"/>
                                </a:lnTo>
                                <a:lnTo>
                                  <a:pt x="5276" y="1520"/>
                                </a:lnTo>
                                <a:lnTo>
                                  <a:pt x="5281" y="1497"/>
                                </a:lnTo>
                                <a:lnTo>
                                  <a:pt x="5272" y="1495"/>
                                </a:lnTo>
                                <a:lnTo>
                                  <a:pt x="5258" y="1492"/>
                                </a:lnTo>
                                <a:close/>
                                <a:moveTo>
                                  <a:pt x="5304" y="1502"/>
                                </a:moveTo>
                                <a:lnTo>
                                  <a:pt x="5299" y="1524"/>
                                </a:lnTo>
                                <a:lnTo>
                                  <a:pt x="5322" y="1529"/>
                                </a:lnTo>
                                <a:lnTo>
                                  <a:pt x="5327" y="1506"/>
                                </a:lnTo>
                                <a:lnTo>
                                  <a:pt x="5304" y="1502"/>
                                </a:lnTo>
                                <a:close/>
                                <a:moveTo>
                                  <a:pt x="5350" y="1511"/>
                                </a:moveTo>
                                <a:lnTo>
                                  <a:pt x="5345" y="1534"/>
                                </a:lnTo>
                                <a:lnTo>
                                  <a:pt x="5368" y="1539"/>
                                </a:lnTo>
                                <a:lnTo>
                                  <a:pt x="5373" y="1516"/>
                                </a:lnTo>
                                <a:lnTo>
                                  <a:pt x="5350" y="1511"/>
                                </a:lnTo>
                                <a:close/>
                                <a:moveTo>
                                  <a:pt x="5396" y="1521"/>
                                </a:moveTo>
                                <a:lnTo>
                                  <a:pt x="5391" y="1544"/>
                                </a:lnTo>
                                <a:lnTo>
                                  <a:pt x="5414" y="1549"/>
                                </a:lnTo>
                                <a:lnTo>
                                  <a:pt x="5418" y="1526"/>
                                </a:lnTo>
                                <a:lnTo>
                                  <a:pt x="5412" y="1524"/>
                                </a:lnTo>
                                <a:lnTo>
                                  <a:pt x="5396" y="1521"/>
                                </a:lnTo>
                                <a:close/>
                                <a:moveTo>
                                  <a:pt x="5441" y="1530"/>
                                </a:moveTo>
                                <a:lnTo>
                                  <a:pt x="5436" y="1553"/>
                                </a:lnTo>
                                <a:lnTo>
                                  <a:pt x="5459" y="1558"/>
                                </a:lnTo>
                                <a:lnTo>
                                  <a:pt x="5464" y="1535"/>
                                </a:lnTo>
                                <a:lnTo>
                                  <a:pt x="5441" y="1530"/>
                                </a:lnTo>
                                <a:close/>
                                <a:moveTo>
                                  <a:pt x="5487" y="1540"/>
                                </a:moveTo>
                                <a:lnTo>
                                  <a:pt x="5482" y="1563"/>
                                </a:lnTo>
                                <a:lnTo>
                                  <a:pt x="5505" y="1567"/>
                                </a:lnTo>
                                <a:lnTo>
                                  <a:pt x="5510" y="1545"/>
                                </a:lnTo>
                                <a:lnTo>
                                  <a:pt x="5487" y="1540"/>
                                </a:lnTo>
                                <a:close/>
                                <a:moveTo>
                                  <a:pt x="5533" y="1549"/>
                                </a:moveTo>
                                <a:lnTo>
                                  <a:pt x="5528" y="1572"/>
                                </a:lnTo>
                                <a:lnTo>
                                  <a:pt x="5548" y="1576"/>
                                </a:lnTo>
                                <a:lnTo>
                                  <a:pt x="5551" y="1577"/>
                                </a:lnTo>
                                <a:lnTo>
                                  <a:pt x="5555" y="1554"/>
                                </a:lnTo>
                                <a:lnTo>
                                  <a:pt x="5552" y="1553"/>
                                </a:lnTo>
                                <a:lnTo>
                                  <a:pt x="5533" y="1549"/>
                                </a:lnTo>
                                <a:close/>
                                <a:moveTo>
                                  <a:pt x="5578" y="1559"/>
                                </a:moveTo>
                                <a:lnTo>
                                  <a:pt x="5573" y="1582"/>
                                </a:lnTo>
                                <a:lnTo>
                                  <a:pt x="5597" y="1586"/>
                                </a:lnTo>
                                <a:lnTo>
                                  <a:pt x="5601" y="1564"/>
                                </a:lnTo>
                                <a:lnTo>
                                  <a:pt x="5578" y="1559"/>
                                </a:lnTo>
                                <a:close/>
                                <a:moveTo>
                                  <a:pt x="5624" y="1568"/>
                                </a:moveTo>
                                <a:lnTo>
                                  <a:pt x="5619" y="1591"/>
                                </a:lnTo>
                                <a:lnTo>
                                  <a:pt x="5642" y="1596"/>
                                </a:lnTo>
                                <a:lnTo>
                                  <a:pt x="5647" y="1573"/>
                                </a:lnTo>
                                <a:lnTo>
                                  <a:pt x="5624" y="1568"/>
                                </a:lnTo>
                                <a:close/>
                                <a:moveTo>
                                  <a:pt x="5670" y="1577"/>
                                </a:moveTo>
                                <a:lnTo>
                                  <a:pt x="5665" y="1601"/>
                                </a:lnTo>
                                <a:lnTo>
                                  <a:pt x="5688" y="1605"/>
                                </a:lnTo>
                                <a:lnTo>
                                  <a:pt x="5693" y="1582"/>
                                </a:lnTo>
                                <a:lnTo>
                                  <a:pt x="5670" y="1577"/>
                                </a:lnTo>
                                <a:close/>
                                <a:moveTo>
                                  <a:pt x="5716" y="1587"/>
                                </a:moveTo>
                                <a:lnTo>
                                  <a:pt x="5711" y="1610"/>
                                </a:lnTo>
                                <a:lnTo>
                                  <a:pt x="5734" y="1614"/>
                                </a:lnTo>
                                <a:lnTo>
                                  <a:pt x="5739" y="1592"/>
                                </a:lnTo>
                                <a:lnTo>
                                  <a:pt x="5716" y="1587"/>
                                </a:lnTo>
                                <a:close/>
                                <a:moveTo>
                                  <a:pt x="5761" y="1596"/>
                                </a:moveTo>
                                <a:lnTo>
                                  <a:pt x="5757" y="1619"/>
                                </a:lnTo>
                                <a:lnTo>
                                  <a:pt x="5758" y="1619"/>
                                </a:lnTo>
                                <a:lnTo>
                                  <a:pt x="5780" y="1624"/>
                                </a:lnTo>
                                <a:lnTo>
                                  <a:pt x="5784" y="1601"/>
                                </a:lnTo>
                                <a:lnTo>
                                  <a:pt x="5763" y="1597"/>
                                </a:lnTo>
                                <a:lnTo>
                                  <a:pt x="5761" y="1596"/>
                                </a:lnTo>
                                <a:close/>
                                <a:moveTo>
                                  <a:pt x="5807" y="1606"/>
                                </a:moveTo>
                                <a:lnTo>
                                  <a:pt x="5803" y="1629"/>
                                </a:lnTo>
                                <a:lnTo>
                                  <a:pt x="5825" y="1633"/>
                                </a:lnTo>
                                <a:lnTo>
                                  <a:pt x="5830" y="1610"/>
                                </a:lnTo>
                                <a:lnTo>
                                  <a:pt x="5807" y="1606"/>
                                </a:lnTo>
                                <a:close/>
                                <a:moveTo>
                                  <a:pt x="5853" y="1615"/>
                                </a:moveTo>
                                <a:lnTo>
                                  <a:pt x="5848" y="1638"/>
                                </a:lnTo>
                                <a:lnTo>
                                  <a:pt x="5871" y="1642"/>
                                </a:lnTo>
                                <a:lnTo>
                                  <a:pt x="5876" y="1619"/>
                                </a:lnTo>
                                <a:lnTo>
                                  <a:pt x="5853" y="1615"/>
                                </a:lnTo>
                                <a:close/>
                                <a:moveTo>
                                  <a:pt x="5899" y="1624"/>
                                </a:moveTo>
                                <a:lnTo>
                                  <a:pt x="5894" y="1647"/>
                                </a:lnTo>
                                <a:lnTo>
                                  <a:pt x="5917" y="1652"/>
                                </a:lnTo>
                                <a:lnTo>
                                  <a:pt x="5922" y="1629"/>
                                </a:lnTo>
                                <a:lnTo>
                                  <a:pt x="5899" y="1624"/>
                                </a:lnTo>
                                <a:close/>
                                <a:moveTo>
                                  <a:pt x="5944" y="1633"/>
                                </a:moveTo>
                                <a:lnTo>
                                  <a:pt x="5940" y="1656"/>
                                </a:lnTo>
                                <a:lnTo>
                                  <a:pt x="5963" y="1661"/>
                                </a:lnTo>
                                <a:lnTo>
                                  <a:pt x="5967" y="1638"/>
                                </a:lnTo>
                                <a:lnTo>
                                  <a:pt x="5944" y="1633"/>
                                </a:lnTo>
                                <a:close/>
                                <a:moveTo>
                                  <a:pt x="5990" y="1643"/>
                                </a:moveTo>
                                <a:lnTo>
                                  <a:pt x="5986" y="1665"/>
                                </a:lnTo>
                                <a:lnTo>
                                  <a:pt x="6009" y="1670"/>
                                </a:lnTo>
                                <a:lnTo>
                                  <a:pt x="6013" y="1647"/>
                                </a:lnTo>
                                <a:lnTo>
                                  <a:pt x="5990" y="1643"/>
                                </a:lnTo>
                                <a:close/>
                                <a:moveTo>
                                  <a:pt x="6036" y="1652"/>
                                </a:moveTo>
                                <a:lnTo>
                                  <a:pt x="6031" y="1675"/>
                                </a:lnTo>
                                <a:lnTo>
                                  <a:pt x="6039" y="1676"/>
                                </a:lnTo>
                                <a:lnTo>
                                  <a:pt x="6055" y="1679"/>
                                </a:lnTo>
                                <a:lnTo>
                                  <a:pt x="6059" y="1656"/>
                                </a:lnTo>
                                <a:lnTo>
                                  <a:pt x="6044" y="1653"/>
                                </a:lnTo>
                                <a:lnTo>
                                  <a:pt x="6036" y="1652"/>
                                </a:lnTo>
                                <a:close/>
                                <a:moveTo>
                                  <a:pt x="6082" y="1661"/>
                                </a:moveTo>
                                <a:lnTo>
                                  <a:pt x="6077" y="1684"/>
                                </a:lnTo>
                                <a:lnTo>
                                  <a:pt x="6100" y="1689"/>
                                </a:lnTo>
                                <a:lnTo>
                                  <a:pt x="6105" y="1666"/>
                                </a:lnTo>
                                <a:lnTo>
                                  <a:pt x="6082" y="1661"/>
                                </a:lnTo>
                                <a:close/>
                                <a:moveTo>
                                  <a:pt x="6128" y="1670"/>
                                </a:moveTo>
                                <a:lnTo>
                                  <a:pt x="6123" y="1693"/>
                                </a:lnTo>
                                <a:lnTo>
                                  <a:pt x="6146" y="1698"/>
                                </a:lnTo>
                                <a:lnTo>
                                  <a:pt x="6150" y="1675"/>
                                </a:lnTo>
                                <a:lnTo>
                                  <a:pt x="6128" y="1670"/>
                                </a:lnTo>
                                <a:close/>
                                <a:moveTo>
                                  <a:pt x="6174" y="1680"/>
                                </a:moveTo>
                                <a:lnTo>
                                  <a:pt x="6169" y="1702"/>
                                </a:lnTo>
                                <a:lnTo>
                                  <a:pt x="6192" y="1707"/>
                                </a:lnTo>
                                <a:lnTo>
                                  <a:pt x="6196" y="1684"/>
                                </a:lnTo>
                                <a:lnTo>
                                  <a:pt x="6184" y="1682"/>
                                </a:lnTo>
                                <a:lnTo>
                                  <a:pt x="6174" y="1680"/>
                                </a:lnTo>
                                <a:close/>
                                <a:moveTo>
                                  <a:pt x="6219" y="1689"/>
                                </a:moveTo>
                                <a:lnTo>
                                  <a:pt x="6215" y="1711"/>
                                </a:lnTo>
                                <a:lnTo>
                                  <a:pt x="6238" y="1716"/>
                                </a:lnTo>
                                <a:lnTo>
                                  <a:pt x="6242" y="1693"/>
                                </a:lnTo>
                                <a:lnTo>
                                  <a:pt x="6219" y="1689"/>
                                </a:lnTo>
                                <a:close/>
                                <a:moveTo>
                                  <a:pt x="6265" y="1698"/>
                                </a:moveTo>
                                <a:lnTo>
                                  <a:pt x="6260" y="1721"/>
                                </a:lnTo>
                                <a:lnTo>
                                  <a:pt x="6283" y="1725"/>
                                </a:lnTo>
                                <a:lnTo>
                                  <a:pt x="6288" y="1702"/>
                                </a:lnTo>
                                <a:lnTo>
                                  <a:pt x="6265" y="1698"/>
                                </a:lnTo>
                                <a:close/>
                                <a:moveTo>
                                  <a:pt x="6311" y="1707"/>
                                </a:moveTo>
                                <a:lnTo>
                                  <a:pt x="6306" y="1730"/>
                                </a:lnTo>
                                <a:lnTo>
                                  <a:pt x="6320" y="1733"/>
                                </a:lnTo>
                                <a:lnTo>
                                  <a:pt x="6329" y="1735"/>
                                </a:lnTo>
                                <a:lnTo>
                                  <a:pt x="6334" y="1711"/>
                                </a:lnTo>
                                <a:lnTo>
                                  <a:pt x="6311" y="1707"/>
                                </a:lnTo>
                                <a:close/>
                                <a:moveTo>
                                  <a:pt x="6357" y="1716"/>
                                </a:moveTo>
                                <a:lnTo>
                                  <a:pt x="6352" y="1739"/>
                                </a:lnTo>
                                <a:lnTo>
                                  <a:pt x="6375" y="1744"/>
                                </a:lnTo>
                                <a:lnTo>
                                  <a:pt x="6380" y="1720"/>
                                </a:lnTo>
                                <a:lnTo>
                                  <a:pt x="6357" y="1716"/>
                                </a:lnTo>
                                <a:close/>
                                <a:moveTo>
                                  <a:pt x="6403" y="1725"/>
                                </a:moveTo>
                                <a:lnTo>
                                  <a:pt x="6398" y="1748"/>
                                </a:lnTo>
                                <a:lnTo>
                                  <a:pt x="6421" y="1753"/>
                                </a:lnTo>
                                <a:lnTo>
                                  <a:pt x="6425" y="1730"/>
                                </a:lnTo>
                                <a:lnTo>
                                  <a:pt x="6403" y="1725"/>
                                </a:lnTo>
                                <a:close/>
                                <a:moveTo>
                                  <a:pt x="6448" y="1734"/>
                                </a:moveTo>
                                <a:lnTo>
                                  <a:pt x="6444" y="1757"/>
                                </a:lnTo>
                                <a:lnTo>
                                  <a:pt x="6460" y="1760"/>
                                </a:lnTo>
                                <a:lnTo>
                                  <a:pt x="6467" y="1762"/>
                                </a:lnTo>
                                <a:lnTo>
                                  <a:pt x="6471" y="1739"/>
                                </a:lnTo>
                                <a:lnTo>
                                  <a:pt x="6465" y="1738"/>
                                </a:lnTo>
                                <a:lnTo>
                                  <a:pt x="6448" y="1734"/>
                                </a:lnTo>
                                <a:close/>
                                <a:moveTo>
                                  <a:pt x="6494" y="1743"/>
                                </a:moveTo>
                                <a:lnTo>
                                  <a:pt x="6490" y="1766"/>
                                </a:lnTo>
                                <a:lnTo>
                                  <a:pt x="6512" y="1771"/>
                                </a:lnTo>
                                <a:lnTo>
                                  <a:pt x="6517" y="1748"/>
                                </a:lnTo>
                                <a:lnTo>
                                  <a:pt x="6494" y="1743"/>
                                </a:lnTo>
                                <a:close/>
                                <a:moveTo>
                                  <a:pt x="6540" y="1753"/>
                                </a:moveTo>
                                <a:lnTo>
                                  <a:pt x="6536" y="1776"/>
                                </a:lnTo>
                                <a:lnTo>
                                  <a:pt x="6558" y="1780"/>
                                </a:lnTo>
                                <a:lnTo>
                                  <a:pt x="6563" y="1757"/>
                                </a:lnTo>
                                <a:lnTo>
                                  <a:pt x="6540" y="1753"/>
                                </a:lnTo>
                                <a:close/>
                                <a:moveTo>
                                  <a:pt x="6586" y="1762"/>
                                </a:moveTo>
                                <a:lnTo>
                                  <a:pt x="6581" y="1785"/>
                                </a:lnTo>
                                <a:lnTo>
                                  <a:pt x="6600" y="1788"/>
                                </a:lnTo>
                                <a:lnTo>
                                  <a:pt x="6604" y="1789"/>
                                </a:lnTo>
                                <a:lnTo>
                                  <a:pt x="6609" y="1766"/>
                                </a:lnTo>
                                <a:lnTo>
                                  <a:pt x="6605" y="1766"/>
                                </a:lnTo>
                                <a:lnTo>
                                  <a:pt x="6586" y="1762"/>
                                </a:lnTo>
                                <a:close/>
                                <a:moveTo>
                                  <a:pt x="6631" y="1771"/>
                                </a:moveTo>
                                <a:lnTo>
                                  <a:pt x="6627" y="1794"/>
                                </a:lnTo>
                                <a:lnTo>
                                  <a:pt x="6650" y="1798"/>
                                </a:lnTo>
                                <a:lnTo>
                                  <a:pt x="6655" y="1776"/>
                                </a:lnTo>
                                <a:lnTo>
                                  <a:pt x="6631" y="1771"/>
                                </a:lnTo>
                                <a:close/>
                                <a:moveTo>
                                  <a:pt x="6677" y="1780"/>
                                </a:moveTo>
                                <a:lnTo>
                                  <a:pt x="6673" y="1803"/>
                                </a:lnTo>
                                <a:lnTo>
                                  <a:pt x="6696" y="1807"/>
                                </a:lnTo>
                                <a:lnTo>
                                  <a:pt x="6700" y="1785"/>
                                </a:lnTo>
                                <a:lnTo>
                                  <a:pt x="6677" y="1780"/>
                                </a:lnTo>
                                <a:close/>
                                <a:moveTo>
                                  <a:pt x="6723" y="1789"/>
                                </a:moveTo>
                                <a:lnTo>
                                  <a:pt x="6719" y="1812"/>
                                </a:lnTo>
                                <a:lnTo>
                                  <a:pt x="6741" y="1816"/>
                                </a:lnTo>
                                <a:lnTo>
                                  <a:pt x="6746" y="1794"/>
                                </a:lnTo>
                                <a:lnTo>
                                  <a:pt x="6745" y="1793"/>
                                </a:lnTo>
                                <a:lnTo>
                                  <a:pt x="6723" y="1789"/>
                                </a:lnTo>
                                <a:close/>
                                <a:moveTo>
                                  <a:pt x="6769" y="1798"/>
                                </a:moveTo>
                                <a:lnTo>
                                  <a:pt x="6765" y="1821"/>
                                </a:lnTo>
                                <a:lnTo>
                                  <a:pt x="6788" y="1825"/>
                                </a:lnTo>
                                <a:lnTo>
                                  <a:pt x="6792" y="1803"/>
                                </a:lnTo>
                                <a:lnTo>
                                  <a:pt x="6769" y="1798"/>
                                </a:lnTo>
                                <a:close/>
                                <a:moveTo>
                                  <a:pt x="6815" y="1807"/>
                                </a:moveTo>
                                <a:lnTo>
                                  <a:pt x="6810" y="1830"/>
                                </a:lnTo>
                                <a:lnTo>
                                  <a:pt x="6811" y="1830"/>
                                </a:lnTo>
                                <a:lnTo>
                                  <a:pt x="6833" y="1834"/>
                                </a:lnTo>
                                <a:lnTo>
                                  <a:pt x="6838" y="1812"/>
                                </a:lnTo>
                                <a:lnTo>
                                  <a:pt x="6816" y="1807"/>
                                </a:lnTo>
                                <a:lnTo>
                                  <a:pt x="6815" y="1807"/>
                                </a:lnTo>
                                <a:close/>
                                <a:moveTo>
                                  <a:pt x="6861" y="1816"/>
                                </a:moveTo>
                                <a:lnTo>
                                  <a:pt x="6856" y="1839"/>
                                </a:lnTo>
                                <a:lnTo>
                                  <a:pt x="6879" y="1843"/>
                                </a:lnTo>
                                <a:lnTo>
                                  <a:pt x="6884" y="1821"/>
                                </a:lnTo>
                                <a:lnTo>
                                  <a:pt x="6861" y="1816"/>
                                </a:lnTo>
                                <a:close/>
                                <a:moveTo>
                                  <a:pt x="6907" y="1825"/>
                                </a:moveTo>
                                <a:lnTo>
                                  <a:pt x="6902" y="1848"/>
                                </a:lnTo>
                                <a:lnTo>
                                  <a:pt x="6925" y="1852"/>
                                </a:lnTo>
                                <a:lnTo>
                                  <a:pt x="6929" y="1830"/>
                                </a:lnTo>
                                <a:lnTo>
                                  <a:pt x="6907" y="1825"/>
                                </a:lnTo>
                                <a:close/>
                                <a:moveTo>
                                  <a:pt x="6953" y="1834"/>
                                </a:moveTo>
                                <a:lnTo>
                                  <a:pt x="6948" y="1857"/>
                                </a:lnTo>
                                <a:lnTo>
                                  <a:pt x="6952" y="1858"/>
                                </a:lnTo>
                                <a:lnTo>
                                  <a:pt x="6971" y="1861"/>
                                </a:lnTo>
                                <a:lnTo>
                                  <a:pt x="6975" y="1839"/>
                                </a:lnTo>
                                <a:lnTo>
                                  <a:pt x="6956" y="1835"/>
                                </a:lnTo>
                                <a:lnTo>
                                  <a:pt x="6953" y="1834"/>
                                </a:lnTo>
                                <a:close/>
                                <a:moveTo>
                                  <a:pt x="6998" y="1843"/>
                                </a:moveTo>
                                <a:lnTo>
                                  <a:pt x="6994" y="1866"/>
                                </a:lnTo>
                                <a:lnTo>
                                  <a:pt x="7017" y="1871"/>
                                </a:lnTo>
                                <a:lnTo>
                                  <a:pt x="7021" y="1848"/>
                                </a:lnTo>
                                <a:lnTo>
                                  <a:pt x="6998" y="1843"/>
                                </a:lnTo>
                                <a:close/>
                                <a:moveTo>
                                  <a:pt x="9" y="0"/>
                                </a:moveTo>
                                <a:lnTo>
                                  <a:pt x="0" y="22"/>
                                </a:lnTo>
                                <a:lnTo>
                                  <a:pt x="22" y="31"/>
                                </a:lnTo>
                                <a:lnTo>
                                  <a:pt x="31" y="9"/>
                                </a:lnTo>
                                <a:lnTo>
                                  <a:pt x="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06" name="Line 1472"/>
                        <wps:cNvCnPr/>
                        <wps:spPr bwMode="auto">
                          <a:xfrm>
                            <a:off x="7115" y="468"/>
                            <a:ext cx="249" cy="0"/>
                          </a:xfrm>
                          <a:prstGeom prst="line">
                            <a:avLst/>
                          </a:prstGeom>
                          <a:noFill/>
                          <a:ln w="14833">
                            <a:solidFill>
                              <a:srgbClr val="0071B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07" name="Line 1471"/>
                        <wps:cNvCnPr/>
                        <wps:spPr bwMode="auto">
                          <a:xfrm>
                            <a:off x="7162" y="901"/>
                            <a:ext cx="23" cy="0"/>
                          </a:xfrm>
                          <a:prstGeom prst="line">
                            <a:avLst/>
                          </a:prstGeom>
                          <a:noFill/>
                          <a:ln w="1501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08" name="Line 1470"/>
                        <wps:cNvCnPr/>
                        <wps:spPr bwMode="auto">
                          <a:xfrm>
                            <a:off x="7208" y="901"/>
                            <a:ext cx="24" cy="0"/>
                          </a:xfrm>
                          <a:prstGeom prst="line">
                            <a:avLst/>
                          </a:prstGeom>
                          <a:noFill/>
                          <a:ln w="1501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09" name="Line 1469"/>
                        <wps:cNvCnPr/>
                        <wps:spPr bwMode="auto">
                          <a:xfrm>
                            <a:off x="7255" y="901"/>
                            <a:ext cx="23" cy="0"/>
                          </a:xfrm>
                          <a:prstGeom prst="line">
                            <a:avLst/>
                          </a:prstGeom>
                          <a:noFill/>
                          <a:ln w="1501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10" name="Line 1468"/>
                        <wps:cNvCnPr/>
                        <wps:spPr bwMode="auto">
                          <a:xfrm>
                            <a:off x="7302" y="901"/>
                            <a:ext cx="23" cy="0"/>
                          </a:xfrm>
                          <a:prstGeom prst="line">
                            <a:avLst/>
                          </a:prstGeom>
                          <a:noFill/>
                          <a:ln w="1501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11" name="Line 1467"/>
                        <wps:cNvCnPr/>
                        <wps:spPr bwMode="auto">
                          <a:xfrm>
                            <a:off x="7349" y="901"/>
                            <a:ext cx="15" cy="0"/>
                          </a:xfrm>
                          <a:prstGeom prst="line">
                            <a:avLst/>
                          </a:prstGeom>
                          <a:noFill/>
                          <a:ln w="1501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12" name="Line 1466"/>
                        <wps:cNvCnPr/>
                        <wps:spPr bwMode="auto">
                          <a:xfrm>
                            <a:off x="7115" y="901"/>
                            <a:ext cx="23" cy="0"/>
                          </a:xfrm>
                          <a:prstGeom prst="line">
                            <a:avLst/>
                          </a:prstGeom>
                          <a:noFill/>
                          <a:ln w="1501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13" name="Rectangle 1465"/>
                        <wps:cNvSpPr>
                          <a:spLocks noChangeArrowheads="1"/>
                        </wps:cNvSpPr>
                        <wps:spPr bwMode="auto">
                          <a:xfrm>
                            <a:off x="7065" y="220"/>
                            <a:ext cx="2406" cy="928"/>
                          </a:xfrm>
                          <a:prstGeom prst="rect">
                            <a:avLst/>
                          </a:prstGeom>
                          <a:noFill/>
                          <a:ln w="2472">
                            <a:solidFill>
                              <a:srgbClr val="252525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14" name="Text Box 1464"/>
                        <wps:cNvSpPr txBox="1">
                          <a:spLocks noChangeArrowheads="1"/>
                        </wps:cNvSpPr>
                        <wps:spPr bwMode="auto">
                          <a:xfrm>
                            <a:off x="7065" y="220"/>
                            <a:ext cx="2407" cy="5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8212296" w14:textId="77777777" w:rsidR="00B0570F" w:rsidRDefault="00B0570F">
                              <w:pPr>
                                <w:spacing w:before="147"/>
                                <w:ind w:left="363"/>
                                <w:rPr>
                                  <w:rFonts w:ascii="Calibri"/>
                                  <w:sz w:val="17"/>
                                </w:rPr>
                              </w:pPr>
                              <w:r>
                                <w:rPr>
                                  <w:rFonts w:ascii="Calibri"/>
                                  <w:sz w:val="17"/>
                                </w:rPr>
                                <w:t>Exponential Form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15" name="Text Box 1463"/>
                        <wps:cNvSpPr txBox="1">
                          <a:spLocks noChangeArrowheads="1"/>
                        </wps:cNvSpPr>
                        <wps:spPr bwMode="auto">
                          <a:xfrm>
                            <a:off x="7065" y="775"/>
                            <a:ext cx="2407" cy="3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6E479D4" w14:textId="77777777" w:rsidR="00B0570F" w:rsidRDefault="00B0570F">
                              <w:pPr>
                                <w:spacing w:before="25"/>
                                <w:ind w:left="324"/>
                                <w:rPr>
                                  <w:rFonts w:ascii="Calibri"/>
                                  <w:sz w:val="17"/>
                                </w:rPr>
                              </w:pPr>
                              <w:r>
                                <w:rPr>
                                  <w:rFonts w:ascii="Calibri"/>
                                  <w:w w:val="105"/>
                                  <w:sz w:val="17"/>
                                </w:rPr>
                                <w:t>Second Order Taylor Series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482CE40" id="Group 1462" o:spid="_x0000_s1030" style="position:absolute;left:0;text-align:left;margin-left:122pt;margin-top:10.4pt;width:352.2pt;height:139.4pt;z-index:251431936;mso-position-horizontal-relative:page" coordorigin="2440,208" coordsize="7044,278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491" o:spid="_x0000_s1031" type="#_x0000_t75" style="position:absolute;left:2450;top:218;width:7024;height:27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">
                  <v:imagedata r:id="rId12" o:title=""/>
                </v:shape>
                <v:shape id="AutoShape 1490" o:spid="_x0000_s1032" style="position:absolute;left:2452;top:220;width:7022;height:2774;visibility:visible;mso-wrap-style:square;v-text-anchor:top" coordsize="7022,27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" path="m,2774r7021,m,l7021,e" filled="f" strokecolor="#252525" strokeweight=".06825mm">
                  <v:path arrowok="t" o:connecttype="custom" o:connectlocs="0,2994;7021,2994;0,220;7021,220" o:connectangles="0,0,0,0"/>
                </v:shape>
                <v:shape id="AutoShape 1489" o:spid="_x0000_s1033" style="position:absolute;left:3152;top:2958;width:5620;height:2;visibility:visible;mso-wrap-style:square;v-text-anchor:top" coordsize="562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" path="m,l3,m702,r3,m1404,r3,m2106,r3,m2807,r4,m3509,r4,m4211,r4,m4913,r4,m5615,r4,e" filled="f" strokecolor="#252525" strokeweight="1.2739mm">
                  <v:path arrowok="t" o:connecttype="custom" o:connectlocs="0,0;3,0;702,0;705,0;1404,0;1407,0;2106,0;2109,0;2807,0;2811,0;3509,0;3513,0;4211,0;4215,0;4913,0;4917,0;5615,0;5619,0" o:connectangles="0,0,0,0,0,0,0,0,0,0,0,0,0,0,0,0,0,0"/>
                </v:shape>
                <v:shape id="AutoShape 1488" o:spid="_x0000_s1034" style="position:absolute;left:3152;top:256;width:3514;height:2;visibility:visible;mso-wrap-style:square;v-text-anchor:top" coordsize="3514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" path="m,l3,m702,r3,m1404,r3,m2106,r3,m2807,r4,m3509,r4,e" filled="f" strokecolor="#252525" strokeweight="1.2663mm">
                  <v:path arrowok="t" o:connecttype="custom" o:connectlocs="0,0;3,0;702,0;705,0;1404,0;1407,0;2106,0;2109,0;2807,0;2811,0;3509,0;3513,0" o:connectangles="0,0,0,0,0,0,0,0,0,0,0,0"/>
                </v:shape>
                <v:line id="Line 1487" o:spid="_x0000_s1035" style="position:absolute;visibility:visible;mso-wrap-style:square" from="2452,218" to="2452,29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" strokecolor="#252525" strokeweight=".06822mm"/>
                <v:line id="Line 1486" o:spid="_x0000_s1036" style="position:absolute;visibility:visible;mso-wrap-style:square" from="9471,218" to="9471,29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" strokecolor="#252525" strokeweight=".06825mm"/>
                <v:line id="Line 1485" o:spid="_x0000_s1037" style="position:absolute;visibility:visible;mso-wrap-style:square" from="2452,2994" to="2524,29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" strokecolor="#252525" strokeweight=".06825mm"/>
                <v:line id="Line 1484" o:spid="_x0000_s1038" style="position:absolute;visibility:visible;mso-wrap-style:square" from="2452,2439" to="2524,24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" strokecolor="#252525" strokeweight=".06825mm"/>
                <v:line id="Line 1483" o:spid="_x0000_s1039" style="position:absolute;visibility:visible;mso-wrap-style:square" from="2452,1884" to="2524,18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" strokecolor="#252525" strokeweight=".07586mm"/>
                <v:line id="Line 1482" o:spid="_x0000_s1040" style="position:absolute;visibility:visible;mso-wrap-style:square" from="2452,1330" to="2524,13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" strokecolor="#252525" strokeweight=".06822mm"/>
                <v:line id="Line 1481" o:spid="_x0000_s1041" style="position:absolute;visibility:visible;mso-wrap-style:square" from="2452,775" to="2524,7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" strokecolor="#252525" strokeweight=".06825mm"/>
                <v:shape id="AutoShape 1480" o:spid="_x0000_s1042" style="position:absolute;left:2452;top:220;width:7020;height:2774;visibility:visible;mso-wrap-style:square;v-text-anchor:top" coordsize="7020,27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" path="m,l72,m6947,2774r72,e" filled="f" strokecolor="#252525" strokeweight=".06825mm">
                  <v:path arrowok="t" o:connecttype="custom" o:connectlocs="0,220;72,220;6947,2994;7019,2994" o:connectangles="0,0,0,0"/>
                </v:shape>
                <v:line id="Line 1479" o:spid="_x0000_s1043" style="position:absolute;visibility:visible;mso-wrap-style:square" from="9399,2439" to="9471,24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" strokecolor="#252525" strokeweight=".06825mm"/>
                <v:line id="Line 1478" o:spid="_x0000_s1044" style="position:absolute;visibility:visible;mso-wrap-style:square" from="9399,1884" to="9471,18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" strokecolor="#252525" strokeweight=".07586mm"/>
                <v:line id="Line 1477" o:spid="_x0000_s1045" style="position:absolute;visibility:visible;mso-wrap-style:square" from="9399,1330" to="9471,13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" strokecolor="#252525" strokeweight=".06822mm"/>
                <v:line id="Line 1476" o:spid="_x0000_s1046" style="position:absolute;visibility:visible;mso-wrap-style:square" from="7065,775" to="9399,7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" strokecolor="#252525" strokeweight=".06825mm"/>
                <v:line id="Line 1475" o:spid="_x0000_s1047" style="position:absolute;visibility:visible;mso-wrap-style:square" from="9399,220" to="9471,2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" strokecolor="#252525" strokeweight=".06825mm"/>
                <v:shape id="AutoShape 1474" o:spid="_x0000_s1048" style="position:absolute;left:22152;top:-110017;width:266147;height:66472;visibility:visible;mso-wrap-style:square;v-text-anchor:top" coordsize="266147,664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" path="m-19700,110237r70,28l-19560,110292r70,27l-19420,110346r71,26l-19279,110398r70,27l-19139,110450r70,26l-18998,110501r70,25l-18858,110551r70,24l-18718,110600r71,23l-18577,110647r70,24l-18437,110694r70,23l-18296,110740r70,23l-18156,110785r70,22l-18016,110829r71,22l-17875,110872r70,21l-17735,110914r70,21l-17595,110956r71,20l-17454,110997r70,20l-17314,111036r71,20l-17173,111076r70,19l-17033,111114r70,19l-16893,111152r70,18l-16752,111188r70,19l-16612,111224r71,18l-16471,111260r70,17l-16331,111294r70,18m-16331,111294r70,18l-16191,111328r70,17l-16050,111362r70,16l-15910,111395r70,15l-15769,111426r70,16l-15629,111458r70,15l-15489,111489r70,15l-15349,111519r71,14l-15208,111548r70,15l-15067,111577r70,14l-14927,111606r70,14l-14787,111634r70,13l-14647,111661r71,13l-14506,111687r70,14l-14366,111713r71,13l-14225,111739r70,13l-14085,111765r70,12l-13945,111789r71,12l-13804,111813r70,12l-13664,111837r70,12l-13523,111861r70,11l-13383,111883r70,11l-13243,111906r71,10l-13102,111927r70,11l-12962,111949r70,10l-12821,111970r70,10m-12821,111970r70,10l-12681,111990e" filled="f" strokecolor="#0071bc" strokeweight=".41203mm">
                  <v:path arrowok="t" o:connecttype="custom" o:connectlocs="-19630,248;-19490,302;-19349,355;-19209,408;-19069,459;-18928,509;-18788,558;-18647,606;-18507,654;-18367,700;-18226,746;-18086,790;-17945,834;-17805,876;-17665,918;-17524,959;-17384,1000;-17243,1039;-17103,1078;-16963,1116;-16823,1153;-16682,1190;-16541,1225;-16401,1260;-16261,1295;-16261,1295;-16121,1328;-15980,1361;-15840,1393;-15699,1425;-15559,1456;-15419,1487;-15278,1516;-15138,1546;-14997,1574;-14857,1603;-14717,1630;-14576,1657;-14436,1684;-14295,1709;-14155,1735;-14015,1760;-13874,1784;-13734,1808;-13594,1832;-13453,1855;-13313,1877;-13172,1899;-13032,1921;-12892,1942;-12751,1963;-12751,1963" o:connectangles="0,0,0,0,0,0,0,0,0,0,0,0,0,0,0,0,0,0,0,0,0,0,0,0,0,0,0,0,0,0,0,0,0,0,0,0,0,0,0,0,0,0,0,0,0,0,0,0,0,0,0,0"/>
                </v:shape>
                <v:shape id="AutoShape 1473" o:spid="_x0000_s1049" style="position:absolute;left:2447;top:209;width:7021;height:1871;visibility:visible;mso-wrap-style:square;v-text-anchor:top" coordsize="7021,18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" path="m52,17l44,39r22,9l74,26,52,17xm96,34l87,56r22,9l118,43,96,34xm139,51r-8,22l141,77r12,4l161,60,139,51xm183,68r-8,22l196,98r9,-21l183,68xm227,85r-9,22l240,115r8,-22l227,85xm270,102r-8,21l281,131r3,1l292,110r-2,-1l270,102xm314,118r-8,22l328,148r8,-22l314,118xm358,135r-9,22l352,157r19,8l379,143r-19,-7l358,135xm401,151r-8,22l415,181r8,-22l401,151xm445,167r-8,22l459,197r8,-22l445,167xm489,184r-8,22l492,209r11,4l511,191r-11,-3l489,184xm533,200r-9,21l546,230r9,-22l533,200xm576,215r-8,22l590,246r8,-22l576,215xm620,231r-7,23l632,261r3,l642,240r-1,-1l620,231xm664,247r-8,22l678,277r8,-22l664,247xm708,263r-8,22l703,286r19,7l730,271r-19,-7l708,263xm752,279r-7,22l766,309r8,-22l752,279xm796,295r-8,21l810,324r8,-22l796,295xm840,310r-7,22l843,336r12,4l862,318r-11,-4l840,310xm884,326r-7,21l898,355r8,-22l884,326xm929,341r-8,22l943,371r7,-23l929,341xm972,356r-7,22l984,384r3,2l995,364r-4,-2l972,356xm1017,371r-8,22l1031,401r8,-22l1017,371xm1061,386r-8,22l1054,408r22,8l1083,394r-22,-7l1061,386xm1105,401r-8,23l1120,431r7,-22l1105,401xm1150,416r-8,22l1164,446r7,-22l1150,416xm1194,431r-8,22l1194,456r14,4l1216,439r-14,-5l1194,431xm1238,446r-7,22l1253,475r7,-22l1238,446xm1282,460r-7,23l1297,490r7,-22l1282,460xm1327,475r-8,22l1335,502r7,2l1349,482r-7,-2l1327,475xm1371,490r-7,22l1386,519r7,-22l1371,490xm1415,504r-7,22l1431,534r7,-23l1415,504xm1460,519r-7,21l1475,548r7,-23l1460,519xm1504,533r-7,22l1520,562r7,-22l1504,533xm1549,547r-7,22l1545,570r19,6l1571,554r-19,-6l1549,547xm1593,561r-7,22l1609,590r7,-22l1593,561xm1638,575r-7,22l1653,604r7,-22l1638,575xm1683,589r-8,22l1686,614r12,4l1704,596r-11,-4l1683,589xm1727,603r-7,22l1742,632r7,-22l1727,603xm1772,617r-7,22l1787,646r7,-23l1772,617xm1816,630r-7,23l1832,660r7,-23l1816,630xm1861,644r-7,22l1876,673r7,-22l1861,644xm1906,657r-7,23l1921,687r7,-23l1906,657xm1950,671r-6,22l1966,700r7,-22l1950,671xm1995,684r-7,23l2011,713r6,-22l1995,684xm2040,698r-7,22l2037,721r18,6l2062,704r-18,-5l2040,698xm2085,711r-7,22l2100,740r7,-22l2085,711xm2129,724r-6,23l2145,753r7,-22l2129,724xm2174,737r-7,23l2177,763r13,3l2196,744r-12,-4l2174,737xm2219,750r-7,23l2235,779r6,-22l2219,750xm2264,764r-7,22l2280,792r6,-22l2264,764xm2308,776r-6,23l2318,803r7,2l2331,783r-7,-2l2308,776xm2354,789r-7,23l2370,818r6,-23l2354,789xm2398,802r-6,22l2415,831r6,-23l2398,802xm2443,815r-6,22l2458,843r1,1l2466,821r-1,l2443,815xm2488,827r-6,23l2505,856r6,-22l2488,827xm2533,840r-6,22l2529,863r21,5l2556,846r-21,-6l2533,840xm2578,852r-6,23l2595,881r6,-22l2578,852xm2623,865r-6,22l2639,893r7,-22l2623,865xm2668,877r-6,23l2685,906r6,-23l2675,879r-7,-2xm2713,890r-6,22l2730,918r6,-22l2713,890xm2759,902r-6,22l2775,930r6,-22l2759,902xm2804,914r-6,22l2809,939r11,3l2826,920r-11,-3l2804,914xm2849,926r-6,22l2865,954r6,-22l2849,926xm2894,938r-6,22l2910,966r6,-22l2894,938xm2939,950r-6,22l2950,977r5,2l2961,956r-5,-2l2939,950xm2984,962r-6,23l3001,991r6,-23l2984,962xm3029,974r-6,22l3046,1002r6,-22l3029,974xm3075,985r-6,23l3090,1014r1,l3097,991r-1,l3075,985xm3120,997r-6,23l3136,1026r6,-23l3120,997xm3165,1009r-6,22l3161,1032r21,5l3188,1015r-22,-6l3165,1009xm3210,1021r-6,22l3227,1049r6,-23l3210,1021xm3256,1032r-6,23l3272,1061r6,-23l3256,1032xm3301,1043r-6,23l3301,1068r16,4l3323,1049r-16,-4l3301,1043xm3346,1055r-6,23l3363,1083r6,-22l3346,1055xm3391,1066r-5,23l3408,1095r6,-23l3391,1066xm3437,1078r-6,22l3441,1103r13,3l3459,1083r-22,-5xm3482,1089r-6,23l3499,1117r5,-22l3482,1089xm3527,1100r-5,23l3544,1129r6,-23l3527,1100xm3573,1111r-6,23l3582,1138r8,2l3595,1117r-8,-2l3573,1111xm3618,1123r-6,22l3635,1150r6,-22l3618,1123xm3663,1134r-5,22l3681,1162r5,-23l3663,1134xm3709,1144r-6,23l3722,1172r4,1l3731,1150r-3,-1l3709,1144xm3754,1156r-5,22l3771,1184r6,-23l3754,1156xm3799,1166r-5,23l3817,1194r5,-22l3799,1166xm3845,1177r-5,23l3862,1205r6,-22l3845,1177xm3890,1188r-5,23l3908,1216r5,-23l3890,1188xm3936,1199r-6,22l3933,1222r20,5l3959,1204r-21,-5l3936,1199xm3981,1209r-5,23l3999,1238r5,-23l3981,1209xm4027,1220r-5,23l4044,1248r6,-23l4027,1220xm4072,1231r-5,23l4073,1255r17,4l4095,1236r-17,-4l4072,1231xm4118,1241r-5,23l4136,1269r5,-23l4118,1241xm4163,1252r-5,23l4181,1280r5,-23l4163,1252xm4209,1262r-6,23l4214,1287r12,3l4231,1267r-12,-3l4209,1262xm4254,1273r-5,22l4272,1300r5,-22l4254,1273xm4300,1283r-5,23l4317,1311r6,-23l4300,1283xm4345,1293r-5,23l4354,1319r9,2l4368,1298r-9,-1l4345,1293xm4391,1304r-5,22l4408,1331r6,-22l4391,1304xm4436,1314r-5,23l4454,1342r5,-23l4436,1314xm4482,1324r-5,23l4500,1352r5,-23l4500,1328r-18,-4xm4528,1334r-5,23l4546,1362r4,-23l4528,1334xm4573,1344r-5,23l4591,1372r5,-22l4573,1344xm4619,1355r-5,22l4635,1382r2,l4642,1359r-23,-4xm4665,1365r-5,22l4682,1392r5,-22l4665,1365xm4710,1374r-5,23l4728,1402r5,-22l4710,1374xm4756,1385r-5,23l4773,1412r6,-23l4756,1385xm4801,1395r-4,22l4819,1422r5,-23l4801,1395xm4847,1405r-5,22l4846,1428r19,4l4870,1409r-20,-4l4847,1405xm4893,1414r-5,23l4911,1442r5,-23l4893,1414xm4939,1424r-6,23l4956,1452r5,-23l4939,1424xm4984,1434r-5,23l5002,1462r5,-23l4991,1435r-7,-1xm5030,1444r-5,22l5048,1472r4,-24l5030,1444xm5075,1454r-5,22l5093,1481r5,-23l5075,1454xm5121,1463r-5,23l5126,1488r13,3l5144,1468r-13,-3l5121,1463xm5167,1473r-5,23l5185,1500r5,-22l5167,1473xm5212,1482r-4,23l5230,1510r5,-22l5212,1482xm5258,1492r-5,23l5267,1518r9,2l5281,1497r-9,-2l5258,1492xm5304,1502r-5,22l5322,1529r5,-23l5304,1502xm5350,1511r-5,23l5368,1539r5,-23l5350,1511xm5396,1521r-5,23l5414,1549r4,-23l5412,1524r-16,-3xm5441,1530r-5,23l5459,1558r5,-23l5441,1530xm5487,1540r-5,23l5505,1567r5,-22l5487,1540xm5533,1549r-5,23l5548,1576r3,1l5555,1554r-3,-1l5533,1549xm5578,1559r-5,23l5597,1586r4,-22l5578,1559xm5624,1568r-5,23l5642,1596r5,-23l5624,1568xm5670,1577r-5,24l5688,1605r5,-23l5670,1577xm5716,1587r-5,23l5734,1614r5,-22l5716,1587xm5761,1596r-4,23l5758,1619r22,5l5784,1601r-21,-4l5761,1596xm5807,1606r-4,23l5825,1633r5,-23l5807,1606xm5853,1615r-5,23l5871,1642r5,-23l5853,1615xm5899,1624r-5,23l5917,1652r5,-23l5899,1624xm5944,1633r-4,23l5963,1661r4,-23l5944,1633xm5990,1643r-4,22l6009,1670r4,-23l5990,1643xm6036,1652r-5,23l6039,1676r16,3l6059,1656r-15,-3l6036,1652xm6082,1661r-5,23l6100,1689r5,-23l6082,1661xm6128,1670r-5,23l6146,1698r4,-23l6128,1670xm6174,1680r-5,22l6192,1707r4,-23l6184,1682r-10,-2xm6219,1689r-4,22l6238,1716r4,-23l6219,1689xm6265,1698r-5,23l6283,1725r5,-23l6265,1698xm6311,1707r-5,23l6320,1733r9,2l6334,1711r-23,-4xm6357,1716r-5,23l6375,1744r5,-24l6357,1716xm6403,1725r-5,23l6421,1753r4,-23l6403,1725xm6448,1734r-4,23l6460,1760r7,2l6471,1739r-6,-1l6448,1734xm6494,1743r-4,23l6512,1771r5,-23l6494,1743xm6540,1753r-4,23l6558,1780r5,-23l6540,1753xm6586,1762r-5,23l6600,1788r4,1l6609,1766r-4,l6586,1762xm6631,1771r-4,23l6650,1798r5,-22l6631,1771xm6677,1780r-4,23l6696,1807r4,-22l6677,1780xm6723,1789r-4,23l6741,1816r5,-22l6745,1793r-22,-4xm6769,1798r-4,23l6788,1825r4,-22l6769,1798xm6815,1807r-5,23l6811,1830r22,4l6838,1812r-22,-5l6815,1807xm6861,1816r-5,23l6879,1843r5,-22l6861,1816xm6907,1825r-5,23l6925,1852r4,-22l6907,1825xm6953,1834r-5,23l6952,1858r19,3l6975,1839r-19,-4l6953,1834xm6998,1843r-4,23l7017,1871r4,-23l6998,1843xm9,l,22r22,9l31,9,9,xe" fillcolor="black" stroked="f">
                  <v:path arrowok="t" o:connecttype="custom" o:connectlocs="153,290;262,332;371,374;489,393;590,455;664,456;788,525;906,542;1017,580;1120,640;1194,640;1342,713;1460,728;1571,763;1675,820;1794,832;1921,896;2033,929;2152,940;2264,973;2370,1027;2443,1024;2572,1084;2668,1086;2820,1151;2939,1159;3046,1211;3120,1206;3250,1264;3369,1270;3476,1321;3587,1324;3722,1381;3799,1375;3953,1436;4072,1440;4181,1489;4254,1482;4386,1535;4482,1533;4637,1591;4751,1617;4850,1614;5002,1671;5121,1672;5230,1719;5304,1711;5459,1767;5533,1758;5693,1791;5807,1815;5899,1833;6055,1888;6174,1889;6288,1911;6398,1957;6517,1957;6631,1980;6746,2003;6815,2016;6971,2070" o:connectangles="0,0,0,0,0,0,0,0,0,0,0,0,0,0,0,0,0,0,0,0,0,0,0,0,0,0,0,0,0,0,0,0,0,0,0,0,0,0,0,0,0,0,0,0,0,0,0,0,0,0,0,0,0,0,0,0,0,0,0,0,0"/>
                </v:shape>
                <v:line id="Line 1472" o:spid="_x0000_s1050" style="position:absolute;visibility:visible;mso-wrap-style:square" from="7115,468" to="7364,4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" strokecolor="#0071bc" strokeweight=".41203mm"/>
                <v:line id="Line 1471" o:spid="_x0000_s1051" style="position:absolute;visibility:visible;mso-wrap-style:square" from="7162,901" to="7185,9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" strokeweight=".41708mm"/>
                <v:line id="Line 1470" o:spid="_x0000_s1052" style="position:absolute;visibility:visible;mso-wrap-style:square" from="7208,901" to="7232,9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" strokeweight=".41708mm"/>
                <v:line id="Line 1469" o:spid="_x0000_s1053" style="position:absolute;visibility:visible;mso-wrap-style:square" from="7255,901" to="7278,9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" strokeweight=".41708mm"/>
                <v:line id="Line 1468" o:spid="_x0000_s1054" style="position:absolute;visibility:visible;mso-wrap-style:square" from="7302,901" to="7325,9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" strokeweight=".41708mm"/>
                <v:line id="Line 1467" o:spid="_x0000_s1055" style="position:absolute;visibility:visible;mso-wrap-style:square" from="7349,901" to="7364,9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" strokeweight=".41708mm"/>
                <v:line id="Line 1466" o:spid="_x0000_s1056" style="position:absolute;visibility:visible;mso-wrap-style:square" from="7115,901" to="7138,9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" strokeweight=".41708mm"/>
                <v:rect id="Rectangle 1465" o:spid="_x0000_s1057" style="position:absolute;left:7065;top:220;width:2406;height:9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" filled="f" strokecolor="#252525" strokeweight=".06867mm"/>
                <v:shape id="Text Box 1464" o:spid="_x0000_s1058" type="#_x0000_t202" style="position:absolute;left:7065;top:220;width:2407;height:5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" filled="f" stroked="f">
                  <v:textbox inset="0,0,0,0">
                    <w:txbxContent>
                      <w:p w14:paraId="18212296" w14:textId="77777777" w:rsidR="00B0570F" w:rsidRDefault="00B0570F">
                        <w:pPr>
                          <w:spacing w:before="147"/>
                          <w:ind w:left="363"/>
                          <w:rPr>
                            <w:rFonts w:ascii="Calibri"/>
                            <w:sz w:val="17"/>
                          </w:rPr>
                        </w:pPr>
                        <w:r>
                          <w:rPr>
                            <w:rFonts w:ascii="Calibri"/>
                            <w:sz w:val="17"/>
                          </w:rPr>
                          <w:t>Exponential Form</w:t>
                        </w:r>
                      </w:p>
                    </w:txbxContent>
                  </v:textbox>
                </v:shape>
                <v:shape id="Text Box 1463" o:spid="_x0000_s1059" type="#_x0000_t202" style="position:absolute;left:7065;top:775;width:2407;height:3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" filled="f" stroked="f">
                  <v:textbox inset="0,0,0,0">
                    <w:txbxContent>
                      <w:p w14:paraId="76E479D4" w14:textId="77777777" w:rsidR="00B0570F" w:rsidRDefault="00B0570F">
                        <w:pPr>
                          <w:spacing w:before="25"/>
                          <w:ind w:left="324"/>
                          <w:rPr>
                            <w:rFonts w:ascii="Calibri"/>
                            <w:sz w:val="17"/>
                          </w:rPr>
                        </w:pPr>
                        <w:r>
                          <w:rPr>
                            <w:rFonts w:ascii="Calibri"/>
                            <w:w w:val="105"/>
                            <w:sz w:val="17"/>
                          </w:rPr>
                          <w:t>Second Order Taylor Series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FA655D">
        <w:rPr>
          <w:rFonts w:ascii="Calibri"/>
          <w:color w:val="252525"/>
          <w:w w:val="101"/>
          <w:sz w:val="19"/>
        </w:rPr>
        <w:t>1</w:t>
      </w:r>
    </w:p>
    <w:p w14:paraId="75FA75AA" w14:textId="77777777" w:rsidR="00ED6B8B" w:rsidRDefault="00ED6B8B" w:rsidP="00F672C4">
      <w:pPr>
        <w:pStyle w:val="BodyText"/>
        <w:spacing w:before="5"/>
        <w:rPr>
          <w:rFonts w:ascii="Calibri"/>
          <w:sz w:val="17"/>
        </w:rPr>
      </w:pPr>
    </w:p>
    <w:p w14:paraId="2480F352" w14:textId="77777777" w:rsidR="00ED6B8B" w:rsidRDefault="00FA655D" w:rsidP="00F672C4">
      <w:pPr>
        <w:spacing w:before="110"/>
        <w:ind w:left="531"/>
        <w:rPr>
          <w:rFonts w:ascii="Calibri"/>
          <w:sz w:val="19"/>
        </w:rPr>
      </w:pPr>
      <w:r>
        <w:rPr>
          <w:rFonts w:ascii="Calibri"/>
          <w:color w:val="252525"/>
          <w:sz w:val="19"/>
        </w:rPr>
        <w:t>0.8</w:t>
      </w:r>
    </w:p>
    <w:p w14:paraId="02034E4F" w14:textId="77777777" w:rsidR="00ED6B8B" w:rsidRDefault="00ED6B8B" w:rsidP="00F672C4">
      <w:pPr>
        <w:pStyle w:val="BodyText"/>
        <w:spacing w:before="5"/>
        <w:rPr>
          <w:rFonts w:ascii="Calibri"/>
          <w:sz w:val="26"/>
        </w:rPr>
      </w:pPr>
    </w:p>
    <w:p w14:paraId="53DFE50B" w14:textId="77777777" w:rsidR="00ED6B8B" w:rsidRDefault="00FA655D" w:rsidP="00F672C4">
      <w:pPr>
        <w:ind w:left="531"/>
        <w:rPr>
          <w:rFonts w:ascii="Calibri"/>
          <w:sz w:val="19"/>
        </w:rPr>
      </w:pPr>
      <w:r>
        <w:rPr>
          <w:noProof/>
          <w:lang w:val="en-GB" w:eastAsia="en-GB"/>
        </w:rPr>
        <w:drawing>
          <wp:anchor distT="0" distB="0" distL="0" distR="0" simplePos="0" relativeHeight="251433984" behindDoc="0" locked="0" layoutInCell="1" allowOverlap="1" wp14:anchorId="66C6E384" wp14:editId="77132933">
            <wp:simplePos x="0" y="0"/>
            <wp:positionH relativeFrom="page">
              <wp:posOffset>1236090</wp:posOffset>
            </wp:positionH>
            <wp:positionV relativeFrom="paragraph">
              <wp:posOffset>-101591</wp:posOffset>
            </wp:positionV>
            <wp:extent cx="117654" cy="703192"/>
            <wp:effectExtent l="0" t="0" r="0" b="0"/>
            <wp:wrapNone/>
            <wp:docPr id="1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7654" cy="7031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/>
          <w:color w:val="252525"/>
          <w:sz w:val="19"/>
        </w:rPr>
        <w:t>0.6</w:t>
      </w:r>
    </w:p>
    <w:p w14:paraId="4F62C79D" w14:textId="77777777" w:rsidR="00ED6B8B" w:rsidRDefault="00ED6B8B" w:rsidP="00F672C4">
      <w:pPr>
        <w:pStyle w:val="BodyText"/>
        <w:spacing w:before="5"/>
        <w:rPr>
          <w:rFonts w:ascii="Calibri"/>
          <w:sz w:val="26"/>
        </w:rPr>
      </w:pPr>
    </w:p>
    <w:p w14:paraId="1B90C31B" w14:textId="77777777" w:rsidR="00ED6B8B" w:rsidRDefault="00FA655D" w:rsidP="00F672C4">
      <w:pPr>
        <w:ind w:left="531"/>
        <w:rPr>
          <w:rFonts w:ascii="Calibri"/>
          <w:sz w:val="19"/>
        </w:rPr>
      </w:pPr>
      <w:r>
        <w:rPr>
          <w:rFonts w:ascii="Calibri"/>
          <w:color w:val="252525"/>
          <w:sz w:val="19"/>
        </w:rPr>
        <w:t>0.4</w:t>
      </w:r>
    </w:p>
    <w:p w14:paraId="1B9999F5" w14:textId="77777777" w:rsidR="00ED6B8B" w:rsidRDefault="00ED6B8B" w:rsidP="00F672C4">
      <w:pPr>
        <w:pStyle w:val="BodyText"/>
        <w:spacing w:before="4"/>
        <w:rPr>
          <w:rFonts w:ascii="Calibri"/>
          <w:sz w:val="26"/>
        </w:rPr>
      </w:pPr>
    </w:p>
    <w:p w14:paraId="6EB419DA" w14:textId="77777777" w:rsidR="00ED6B8B" w:rsidRDefault="00FA655D" w:rsidP="00F672C4">
      <w:pPr>
        <w:spacing w:before="1"/>
        <w:ind w:left="531"/>
        <w:rPr>
          <w:rFonts w:ascii="Calibri"/>
          <w:sz w:val="19"/>
        </w:rPr>
      </w:pPr>
      <w:r>
        <w:rPr>
          <w:rFonts w:ascii="Calibri"/>
          <w:color w:val="252525"/>
          <w:sz w:val="19"/>
        </w:rPr>
        <w:t>0.2</w:t>
      </w:r>
    </w:p>
    <w:p w14:paraId="0E50B5D6" w14:textId="77777777" w:rsidR="00ED6B8B" w:rsidRDefault="00ED6B8B" w:rsidP="00F672C4">
      <w:pPr>
        <w:pStyle w:val="BodyText"/>
        <w:spacing w:before="6"/>
        <w:rPr>
          <w:rFonts w:ascii="Calibri"/>
          <w:sz w:val="17"/>
        </w:rPr>
      </w:pPr>
    </w:p>
    <w:p w14:paraId="495C8D1C" w14:textId="77777777" w:rsidR="00ED6B8B" w:rsidRDefault="00FA655D" w:rsidP="00F672C4">
      <w:pPr>
        <w:spacing w:before="109" w:line="193" w:lineRule="exact"/>
        <w:ind w:left="677"/>
        <w:rPr>
          <w:rFonts w:ascii="Calibri"/>
          <w:sz w:val="19"/>
        </w:rPr>
      </w:pPr>
      <w:r>
        <w:rPr>
          <w:rFonts w:ascii="Calibri"/>
          <w:color w:val="252525"/>
          <w:w w:val="101"/>
          <w:sz w:val="19"/>
        </w:rPr>
        <w:t>0</w:t>
      </w:r>
    </w:p>
    <w:p w14:paraId="7E9E581D" w14:textId="77777777" w:rsidR="00ED6B8B" w:rsidRDefault="00FA655D" w:rsidP="00F672C4">
      <w:pPr>
        <w:tabs>
          <w:tab w:val="left" w:pos="1410"/>
          <w:tab w:val="left" w:pos="2112"/>
          <w:tab w:val="left" w:pos="2814"/>
          <w:tab w:val="left" w:pos="3516"/>
          <w:tab w:val="left" w:pos="4218"/>
          <w:tab w:val="left" w:pos="4920"/>
          <w:tab w:val="left" w:pos="5622"/>
          <w:tab w:val="left" w:pos="6324"/>
          <w:tab w:val="left" w:pos="7026"/>
          <w:tab w:val="left" w:pos="7800"/>
        </w:tabs>
        <w:spacing w:after="19" w:line="193" w:lineRule="exact"/>
        <w:ind w:left="781"/>
        <w:rPr>
          <w:rFonts w:ascii="Calibri"/>
          <w:sz w:val="19"/>
        </w:rPr>
      </w:pPr>
      <w:r>
        <w:rPr>
          <w:rFonts w:ascii="Calibri"/>
          <w:color w:val="252525"/>
          <w:sz w:val="19"/>
        </w:rPr>
        <w:t>0</w:t>
      </w:r>
      <w:r>
        <w:rPr>
          <w:rFonts w:ascii="Calibri"/>
          <w:color w:val="252525"/>
          <w:sz w:val="19"/>
        </w:rPr>
        <w:tab/>
        <w:t>0.1</w:t>
      </w:r>
      <w:r>
        <w:rPr>
          <w:rFonts w:ascii="Calibri"/>
          <w:color w:val="252525"/>
          <w:sz w:val="19"/>
        </w:rPr>
        <w:tab/>
        <w:t>0.2</w:t>
      </w:r>
      <w:r>
        <w:rPr>
          <w:rFonts w:ascii="Calibri"/>
          <w:color w:val="252525"/>
          <w:sz w:val="19"/>
        </w:rPr>
        <w:tab/>
        <w:t>0.3</w:t>
      </w:r>
      <w:r>
        <w:rPr>
          <w:rFonts w:ascii="Calibri"/>
          <w:color w:val="252525"/>
          <w:sz w:val="19"/>
        </w:rPr>
        <w:tab/>
        <w:t>0.4</w:t>
      </w:r>
      <w:r>
        <w:rPr>
          <w:rFonts w:ascii="Calibri"/>
          <w:color w:val="252525"/>
          <w:sz w:val="19"/>
        </w:rPr>
        <w:tab/>
        <w:t>0.5</w:t>
      </w:r>
      <w:r>
        <w:rPr>
          <w:rFonts w:ascii="Calibri"/>
          <w:color w:val="252525"/>
          <w:sz w:val="19"/>
        </w:rPr>
        <w:tab/>
        <w:t>0.6</w:t>
      </w:r>
      <w:r>
        <w:rPr>
          <w:rFonts w:ascii="Calibri"/>
          <w:color w:val="252525"/>
          <w:sz w:val="19"/>
        </w:rPr>
        <w:tab/>
        <w:t>0.7</w:t>
      </w:r>
      <w:r>
        <w:rPr>
          <w:rFonts w:ascii="Calibri"/>
          <w:color w:val="252525"/>
          <w:sz w:val="19"/>
        </w:rPr>
        <w:tab/>
        <w:t>0.8</w:t>
      </w:r>
      <w:r>
        <w:rPr>
          <w:rFonts w:ascii="Calibri"/>
          <w:color w:val="252525"/>
          <w:sz w:val="19"/>
        </w:rPr>
        <w:tab/>
        <w:t>0.9</w:t>
      </w:r>
      <w:r>
        <w:rPr>
          <w:rFonts w:ascii="Calibri"/>
          <w:color w:val="252525"/>
          <w:sz w:val="19"/>
        </w:rPr>
        <w:tab/>
        <w:t>1</w:t>
      </w:r>
    </w:p>
    <w:p w14:paraId="1BA754C9" w14:textId="77777777" w:rsidR="00ED6B8B" w:rsidRDefault="00FA655D" w:rsidP="00F672C4">
      <w:pPr>
        <w:pStyle w:val="BodyText"/>
        <w:spacing w:line="191" w:lineRule="exact"/>
        <w:ind w:left="4145"/>
        <w:rPr>
          <w:rFonts w:ascii="Calibri"/>
          <w:sz w:val="19"/>
        </w:rPr>
      </w:pPr>
      <w:r>
        <w:rPr>
          <w:rFonts w:ascii="Calibri"/>
          <w:noProof/>
          <w:position w:val="-3"/>
          <w:sz w:val="19"/>
          <w:lang w:val="en-GB" w:eastAsia="en-GB"/>
        </w:rPr>
        <w:drawing>
          <wp:inline distT="0" distB="0" distL="0" distR="0" wp14:anchorId="35207919" wp14:editId="39D27964">
            <wp:extent cx="247799" cy="121443"/>
            <wp:effectExtent l="0" t="0" r="0" b="0"/>
            <wp:docPr id="3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7799" cy="121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C6D6B" w14:textId="77777777" w:rsidR="00ED6B8B" w:rsidRDefault="00ED6B8B" w:rsidP="00F672C4">
      <w:pPr>
        <w:pStyle w:val="BodyText"/>
        <w:spacing w:before="11"/>
        <w:rPr>
          <w:rFonts w:ascii="Calibri"/>
          <w:sz w:val="5"/>
        </w:rPr>
      </w:pPr>
    </w:p>
    <w:p w14:paraId="43AEB03C" w14:textId="77777777" w:rsidR="00ED6B8B" w:rsidRDefault="00890932" w:rsidP="00F672C4">
      <w:pPr>
        <w:pStyle w:val="BodyText"/>
        <w:spacing w:before="55" w:line="319" w:lineRule="exact"/>
        <w:ind w:left="255"/>
        <w:rPr>
          <w:rFonts w:ascii="Arial" w:hAnsi="Arial"/>
          <w:i/>
          <w:sz w:val="16"/>
        </w:rPr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591680" behindDoc="1" locked="0" layoutInCell="1" allowOverlap="1" wp14:anchorId="5A87CBD7" wp14:editId="26A3E122">
                <wp:simplePos x="0" y="0"/>
                <wp:positionH relativeFrom="page">
                  <wp:posOffset>5099685</wp:posOffset>
                </wp:positionH>
                <wp:positionV relativeFrom="paragraph">
                  <wp:posOffset>172720</wp:posOffset>
                </wp:positionV>
                <wp:extent cx="53340" cy="76200"/>
                <wp:effectExtent l="3810" t="1270" r="0" b="0"/>
                <wp:wrapNone/>
                <wp:docPr id="1485" name="Text Box 14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340" cy="76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EB8F7CB" w14:textId="77777777" w:rsidR="00B0570F" w:rsidRDefault="00B0570F">
                            <w:pPr>
                              <w:spacing w:line="115" w:lineRule="exact"/>
                              <w:rPr>
                                <w:rFonts w:ascii="Arial" w:hAnsi="Arial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Arial" w:hAnsi="Arial"/>
                                <w:i/>
                                <w:w w:val="121"/>
                                <w:sz w:val="12"/>
                              </w:rPr>
                              <w:t>β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A87CBD7" id="Text Box 1461" o:spid="_x0000_s1060" type="#_x0000_t202" style="position:absolute;left:0;text-align:left;margin-left:401.55pt;margin-top:13.6pt;width:4.2pt;height:6pt;z-index:-251724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" filled="f" stroked="f">
                <v:textbox inset="0,0,0,0">
                  <w:txbxContent>
                    <w:p w14:paraId="6EB8F7CB" w14:textId="77777777" w:rsidR="00B0570F" w:rsidRDefault="00B0570F">
                      <w:pPr>
                        <w:spacing w:line="115" w:lineRule="exact"/>
                        <w:rPr>
                          <w:rFonts w:ascii="Arial" w:hAnsi="Arial"/>
                          <w:i/>
                          <w:sz w:val="12"/>
                        </w:rPr>
                      </w:pPr>
                      <w:r>
                        <w:rPr>
                          <w:rFonts w:ascii="Arial" w:hAnsi="Arial"/>
                          <w:i/>
                          <w:w w:val="121"/>
                          <w:sz w:val="12"/>
                        </w:rPr>
                        <w:t>β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FA655D">
        <w:t xml:space="preserve">Figure 5.1: Second order Taylor series approximation for </w:t>
      </w:r>
      <w:r w:rsidR="00FA655D">
        <w:rPr>
          <w:rFonts w:ascii="Bookman Old Style" w:hAnsi="Bookman Old Style"/>
          <w:i/>
        </w:rPr>
        <w:t>e</w:t>
      </w:r>
      <w:r w:rsidR="00FA655D">
        <w:rPr>
          <w:rFonts w:ascii="Arial" w:hAnsi="Arial"/>
          <w:i/>
          <w:position w:val="11"/>
          <w:sz w:val="16"/>
        </w:rPr>
        <w:t xml:space="preserve">− </w:t>
      </w:r>
      <w:r w:rsidR="00FA655D">
        <w:rPr>
          <w:rFonts w:ascii="Lucida Sans Unicode" w:hAnsi="Lucida Sans Unicode"/>
          <w:position w:val="18"/>
          <w:sz w:val="12"/>
          <w:u w:val="single"/>
        </w:rPr>
        <w:t xml:space="preserve">1 </w:t>
      </w:r>
      <w:r w:rsidR="00FA655D">
        <w:t xml:space="preserve">, where </w:t>
      </w:r>
      <w:r w:rsidR="00FA655D">
        <w:rPr>
          <w:rFonts w:ascii="Bookman Old Style" w:hAnsi="Bookman Old Style"/>
          <w:i/>
        </w:rPr>
        <w:t xml:space="preserve">β </w:t>
      </w:r>
      <w:r w:rsidR="00FA655D">
        <w:rPr>
          <w:rFonts w:ascii="Arial Unicode MS" w:hAnsi="Arial Unicode MS"/>
        </w:rPr>
        <w:t xml:space="preserve">= </w:t>
      </w:r>
      <w:r w:rsidR="00FA655D">
        <w:rPr>
          <w:rFonts w:ascii="Arial" w:hAnsi="Arial"/>
          <w:i/>
          <w:position w:val="9"/>
          <w:sz w:val="16"/>
          <w:u w:val="single"/>
        </w:rPr>
        <w:t>L</w:t>
      </w:r>
    </w:p>
    <w:p w14:paraId="1FABCC22" w14:textId="77777777" w:rsidR="00ED6B8B" w:rsidRDefault="00FA655D">
      <w:pPr>
        <w:spacing w:line="153" w:lineRule="exact"/>
        <w:ind w:right="655"/>
        <w:rPr>
          <w:rFonts w:ascii="Arial"/>
          <w:i/>
          <w:sz w:val="16"/>
        </w:rPr>
        <w:pPrChange w:id="324" w:author="Raghda Wahdan" w:date="2017-11-06T13:08:00Z">
          <w:pPr>
            <w:spacing w:line="153" w:lineRule="exact"/>
            <w:ind w:right="655"/>
            <w:jc w:val="right"/>
          </w:pPr>
        </w:pPrChange>
      </w:pPr>
      <w:r>
        <w:rPr>
          <w:rFonts w:ascii="Arial"/>
          <w:i/>
          <w:w w:val="115"/>
          <w:sz w:val="16"/>
        </w:rPr>
        <w:t>n</w:t>
      </w:r>
    </w:p>
    <w:p w14:paraId="1CC30221" w14:textId="77777777" w:rsidR="00ED6B8B" w:rsidRDefault="00ED6B8B" w:rsidP="00F672C4">
      <w:pPr>
        <w:pStyle w:val="BodyText"/>
        <w:rPr>
          <w:rFonts w:ascii="Arial"/>
          <w:i/>
          <w:sz w:val="20"/>
        </w:rPr>
      </w:pPr>
    </w:p>
    <w:p w14:paraId="0035744C" w14:textId="77777777" w:rsidR="00ED6B8B" w:rsidRDefault="00FA655D" w:rsidP="00F672C4">
      <w:pPr>
        <w:pStyle w:val="BodyText"/>
        <w:spacing w:before="279" w:line="281" w:lineRule="exact"/>
        <w:ind w:left="107"/>
      </w:pPr>
      <w:r>
        <w:t>in:</w:t>
      </w:r>
    </w:p>
    <w:p w14:paraId="1DBB45F4" w14:textId="77777777" w:rsidR="00ED6B8B" w:rsidRDefault="00FA655D">
      <w:pPr>
        <w:tabs>
          <w:tab w:val="left" w:pos="1077"/>
        </w:tabs>
        <w:spacing w:line="61" w:lineRule="exact"/>
        <w:ind w:right="345"/>
        <w:rPr>
          <w:rFonts w:ascii="Georgia" w:hAnsi="Georgia"/>
          <w:i/>
          <w:sz w:val="21"/>
        </w:rPr>
        <w:pPrChange w:id="325" w:author="Raghda Wahdan" w:date="2017-11-06T13:08:00Z">
          <w:pPr>
            <w:tabs>
              <w:tab w:val="left" w:pos="1077"/>
            </w:tabs>
            <w:spacing w:line="61" w:lineRule="exact"/>
            <w:ind w:right="345"/>
            <w:jc w:val="center"/>
          </w:pPr>
        </w:pPrChange>
      </w:pPr>
      <w:r>
        <w:rPr>
          <w:rFonts w:ascii="Georgia" w:hAnsi="Georgia"/>
          <w:i/>
          <w:sz w:val="21"/>
        </w:rPr>
        <w:t>∂</w:t>
      </w:r>
      <w:r>
        <w:rPr>
          <w:rFonts w:ascii="Georgia" w:hAnsi="Georgia"/>
          <w:i/>
          <w:sz w:val="21"/>
        </w:rPr>
        <w:tab/>
        <w:t>∂</w:t>
      </w:r>
    </w:p>
    <w:p w14:paraId="347759EA" w14:textId="77777777" w:rsidR="00ED6B8B" w:rsidRDefault="00890932" w:rsidP="00F672C4">
      <w:pPr>
        <w:tabs>
          <w:tab w:val="left" w:pos="7676"/>
        </w:tabs>
        <w:spacing w:line="445" w:lineRule="exact"/>
        <w:ind w:left="2238"/>
        <w:rPr>
          <w:rFonts w:ascii="Century" w:hAnsi="Century"/>
          <w:sz w:val="21"/>
        </w:rPr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585536" behindDoc="1" locked="0" layoutInCell="1" allowOverlap="1" wp14:anchorId="780089A6" wp14:editId="47AD9D44">
                <wp:simplePos x="0" y="0"/>
                <wp:positionH relativeFrom="page">
                  <wp:posOffset>3224530</wp:posOffset>
                </wp:positionH>
                <wp:positionV relativeFrom="paragraph">
                  <wp:posOffset>121920</wp:posOffset>
                </wp:positionV>
                <wp:extent cx="175260" cy="0"/>
                <wp:effectExtent l="5080" t="7620" r="10160" b="11430"/>
                <wp:wrapNone/>
                <wp:docPr id="1484" name="Line 14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75260" cy="0"/>
                        </a:xfrm>
                        <a:prstGeom prst="line">
                          <a:avLst/>
                        </a:pr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B543E31" id="Line 1460" o:spid="_x0000_s1026" style="position:absolute;z-index:-2517309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53.9pt,9.6pt" to="267.7pt,9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" strokeweight=".14042mm">
                <w10:wrap anchorx="page"/>
              </v:line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587584" behindDoc="1" locked="0" layoutInCell="1" allowOverlap="1" wp14:anchorId="6A770C32" wp14:editId="741BD9D7">
                <wp:simplePos x="0" y="0"/>
                <wp:positionH relativeFrom="page">
                  <wp:posOffset>3909060</wp:posOffset>
                </wp:positionH>
                <wp:positionV relativeFrom="paragraph">
                  <wp:posOffset>121920</wp:posOffset>
                </wp:positionV>
                <wp:extent cx="175260" cy="0"/>
                <wp:effectExtent l="13335" t="7620" r="11430" b="11430"/>
                <wp:wrapNone/>
                <wp:docPr id="1483" name="Line 14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75260" cy="0"/>
                        </a:xfrm>
                        <a:prstGeom prst="line">
                          <a:avLst/>
                        </a:pr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FC59011" id="Line 1459" o:spid="_x0000_s1026" style="position:absolute;z-index:-251728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07.8pt,9.6pt" to="321.6pt,9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" strokeweight=".14042mm">
                <w10:wrap anchorx="page"/>
              </v:line>
            </w:pict>
          </mc:Fallback>
        </mc:AlternateContent>
      </w:r>
      <w:r w:rsidR="00FA655D">
        <w:rPr>
          <w:rFonts w:ascii="Arial" w:hAnsi="Arial"/>
          <w:i/>
          <w:spacing w:val="2"/>
          <w:w w:val="115"/>
          <w:sz w:val="21"/>
        </w:rPr>
        <w:t>{</w:t>
      </w:r>
      <w:r w:rsidR="00FA655D">
        <w:rPr>
          <w:rFonts w:ascii="Georgia" w:hAnsi="Georgia"/>
          <w:i/>
          <w:spacing w:val="2"/>
          <w:w w:val="115"/>
          <w:sz w:val="21"/>
        </w:rPr>
        <w:t>t</w:t>
      </w:r>
      <w:r w:rsidR="00FA655D">
        <w:rPr>
          <w:rFonts w:ascii="Arial" w:hAnsi="Arial"/>
          <w:i/>
          <w:spacing w:val="2"/>
          <w:w w:val="115"/>
          <w:position w:val="-2"/>
          <w:sz w:val="16"/>
        </w:rPr>
        <w:t>e</w:t>
      </w:r>
      <w:r w:rsidR="00FA655D">
        <w:rPr>
          <w:rFonts w:ascii="Georgia" w:hAnsi="Georgia"/>
          <w:i/>
          <w:spacing w:val="2"/>
          <w:w w:val="115"/>
          <w:sz w:val="21"/>
        </w:rPr>
        <w:t>E</w:t>
      </w:r>
      <w:r w:rsidR="00FA655D">
        <w:rPr>
          <w:rFonts w:ascii="Georgia" w:hAnsi="Georgia"/>
          <w:i/>
          <w:spacing w:val="-3"/>
          <w:w w:val="115"/>
          <w:sz w:val="21"/>
        </w:rPr>
        <w:t xml:space="preserve"> </w:t>
      </w:r>
      <w:r w:rsidR="00FA655D">
        <w:rPr>
          <w:rFonts w:ascii="Arial Unicode MS" w:hAnsi="Arial Unicode MS"/>
          <w:w w:val="115"/>
          <w:sz w:val="21"/>
        </w:rPr>
        <w:t>+</w:t>
      </w:r>
      <w:r w:rsidR="00FA655D">
        <w:rPr>
          <w:rFonts w:ascii="Arial Unicode MS" w:hAnsi="Arial Unicode MS"/>
          <w:spacing w:val="-23"/>
          <w:w w:val="115"/>
          <w:sz w:val="21"/>
        </w:rPr>
        <w:t xml:space="preserve"> </w:t>
      </w:r>
      <w:r w:rsidR="00FA655D">
        <w:rPr>
          <w:rFonts w:ascii="Georgia" w:hAnsi="Georgia"/>
          <w:i/>
          <w:spacing w:val="6"/>
          <w:w w:val="115"/>
          <w:sz w:val="21"/>
        </w:rPr>
        <w:t>t</w:t>
      </w:r>
      <w:r w:rsidR="00FA655D">
        <w:rPr>
          <w:rFonts w:ascii="Arial" w:hAnsi="Arial"/>
          <w:i/>
          <w:spacing w:val="6"/>
          <w:w w:val="115"/>
          <w:position w:val="-2"/>
          <w:sz w:val="16"/>
        </w:rPr>
        <w:t>c</w:t>
      </w:r>
      <w:r w:rsidR="00FA655D">
        <w:rPr>
          <w:rFonts w:ascii="Georgia" w:hAnsi="Georgia"/>
          <w:i/>
          <w:spacing w:val="6"/>
          <w:w w:val="115"/>
          <w:sz w:val="21"/>
        </w:rPr>
        <w:t>C</w:t>
      </w:r>
      <w:r w:rsidR="00FA655D">
        <w:rPr>
          <w:rFonts w:ascii="Arial" w:hAnsi="Arial"/>
          <w:i/>
          <w:spacing w:val="6"/>
          <w:w w:val="115"/>
          <w:sz w:val="21"/>
        </w:rPr>
        <w:t>}</w:t>
      </w:r>
      <w:r w:rsidR="00FA655D">
        <w:rPr>
          <w:rFonts w:ascii="Arial" w:hAnsi="Arial"/>
          <w:i/>
          <w:spacing w:val="-13"/>
          <w:w w:val="115"/>
          <w:sz w:val="21"/>
        </w:rPr>
        <w:t xml:space="preserve"> </w:t>
      </w:r>
      <w:r w:rsidR="00FA655D">
        <w:rPr>
          <w:rFonts w:ascii="Georgia" w:hAnsi="Georgia"/>
          <w:i/>
          <w:spacing w:val="6"/>
          <w:w w:val="115"/>
          <w:position w:val="-14"/>
          <w:sz w:val="21"/>
        </w:rPr>
        <w:t>∂L</w:t>
      </w:r>
      <w:r w:rsidR="00FA655D">
        <w:rPr>
          <w:rFonts w:ascii="Georgia" w:hAnsi="Georgia"/>
          <w:i/>
          <w:spacing w:val="-37"/>
          <w:w w:val="115"/>
          <w:position w:val="-14"/>
          <w:sz w:val="21"/>
        </w:rPr>
        <w:t xml:space="preserve"> </w:t>
      </w:r>
      <w:r w:rsidR="00FA655D">
        <w:rPr>
          <w:rFonts w:ascii="Arial Unicode MS" w:hAnsi="Arial Unicode MS"/>
          <w:spacing w:val="4"/>
          <w:w w:val="115"/>
          <w:sz w:val="21"/>
        </w:rPr>
        <w:t>(</w:t>
      </w:r>
      <w:r w:rsidR="00FA655D">
        <w:rPr>
          <w:rFonts w:ascii="Georgia" w:hAnsi="Georgia"/>
          <w:i/>
          <w:spacing w:val="4"/>
          <w:w w:val="115"/>
          <w:sz w:val="21"/>
        </w:rPr>
        <w:t>S</w:t>
      </w:r>
      <w:r w:rsidR="00FA655D">
        <w:rPr>
          <w:rFonts w:ascii="Arial Unicode MS" w:hAnsi="Arial Unicode MS"/>
          <w:spacing w:val="4"/>
          <w:w w:val="115"/>
          <w:sz w:val="21"/>
        </w:rPr>
        <w:t>)</w:t>
      </w:r>
      <w:r w:rsidR="00FA655D">
        <w:rPr>
          <w:rFonts w:ascii="Arial Unicode MS" w:hAnsi="Arial Unicode MS"/>
          <w:spacing w:val="-12"/>
          <w:w w:val="115"/>
          <w:sz w:val="21"/>
        </w:rPr>
        <w:t xml:space="preserve"> </w:t>
      </w:r>
      <w:r w:rsidR="00FA655D">
        <w:rPr>
          <w:rFonts w:ascii="Arial Unicode MS" w:hAnsi="Arial Unicode MS"/>
          <w:w w:val="115"/>
          <w:sz w:val="21"/>
        </w:rPr>
        <w:t>=</w:t>
      </w:r>
      <w:r w:rsidR="00FA655D">
        <w:rPr>
          <w:rFonts w:ascii="Arial Unicode MS" w:hAnsi="Arial Unicode MS"/>
          <w:spacing w:val="-12"/>
          <w:w w:val="115"/>
          <w:sz w:val="21"/>
        </w:rPr>
        <w:t xml:space="preserve"> </w:t>
      </w:r>
      <w:r w:rsidR="00FA655D">
        <w:rPr>
          <w:rFonts w:ascii="Georgia" w:hAnsi="Georgia"/>
          <w:i/>
          <w:w w:val="115"/>
          <w:sz w:val="21"/>
        </w:rPr>
        <w:t>S</w:t>
      </w:r>
      <w:r w:rsidR="00FA655D">
        <w:rPr>
          <w:rFonts w:ascii="Georgia" w:hAnsi="Georgia"/>
          <w:i/>
          <w:spacing w:val="-26"/>
          <w:w w:val="115"/>
          <w:sz w:val="21"/>
        </w:rPr>
        <w:t xml:space="preserve"> </w:t>
      </w:r>
      <w:r w:rsidR="00FA655D">
        <w:rPr>
          <w:rFonts w:ascii="Georgia" w:hAnsi="Georgia"/>
          <w:i/>
          <w:spacing w:val="6"/>
          <w:w w:val="115"/>
          <w:position w:val="-14"/>
          <w:sz w:val="21"/>
        </w:rPr>
        <w:t>∂L</w:t>
      </w:r>
      <w:r w:rsidR="00FA655D">
        <w:rPr>
          <w:rFonts w:ascii="Georgia" w:hAnsi="Georgia"/>
          <w:i/>
          <w:spacing w:val="-4"/>
          <w:w w:val="115"/>
          <w:position w:val="-14"/>
          <w:sz w:val="21"/>
        </w:rPr>
        <w:t xml:space="preserve"> </w:t>
      </w:r>
      <w:r w:rsidR="00FA655D">
        <w:rPr>
          <w:rFonts w:ascii="Arial" w:hAnsi="Arial"/>
          <w:i/>
          <w:spacing w:val="2"/>
          <w:w w:val="115"/>
          <w:sz w:val="21"/>
        </w:rPr>
        <w:t>{</w:t>
      </w:r>
      <w:r w:rsidR="00FA655D">
        <w:rPr>
          <w:rFonts w:ascii="Georgia" w:hAnsi="Georgia"/>
          <w:i/>
          <w:spacing w:val="2"/>
          <w:w w:val="115"/>
          <w:sz w:val="21"/>
        </w:rPr>
        <w:t>t</w:t>
      </w:r>
      <w:r w:rsidR="00FA655D">
        <w:rPr>
          <w:rFonts w:ascii="Arial" w:hAnsi="Arial"/>
          <w:i/>
          <w:spacing w:val="2"/>
          <w:w w:val="115"/>
          <w:position w:val="-2"/>
          <w:sz w:val="16"/>
        </w:rPr>
        <w:t>e</w:t>
      </w:r>
      <w:r w:rsidR="00FA655D">
        <w:rPr>
          <w:rFonts w:ascii="Georgia" w:hAnsi="Georgia"/>
          <w:i/>
          <w:spacing w:val="2"/>
          <w:w w:val="115"/>
          <w:sz w:val="21"/>
        </w:rPr>
        <w:t>E</w:t>
      </w:r>
      <w:r w:rsidR="00FA655D">
        <w:rPr>
          <w:rFonts w:ascii="Georgia" w:hAnsi="Georgia"/>
          <w:i/>
          <w:spacing w:val="-3"/>
          <w:w w:val="115"/>
          <w:sz w:val="21"/>
        </w:rPr>
        <w:t xml:space="preserve"> </w:t>
      </w:r>
      <w:r w:rsidR="00FA655D">
        <w:rPr>
          <w:rFonts w:ascii="Arial Unicode MS" w:hAnsi="Arial Unicode MS"/>
          <w:w w:val="115"/>
          <w:sz w:val="21"/>
        </w:rPr>
        <w:t>+</w:t>
      </w:r>
      <w:r w:rsidR="00FA655D">
        <w:rPr>
          <w:rFonts w:ascii="Arial Unicode MS" w:hAnsi="Arial Unicode MS"/>
          <w:spacing w:val="-23"/>
          <w:w w:val="115"/>
          <w:sz w:val="21"/>
        </w:rPr>
        <w:t xml:space="preserve"> </w:t>
      </w:r>
      <w:r w:rsidR="00FA655D">
        <w:rPr>
          <w:rFonts w:ascii="Georgia" w:hAnsi="Georgia"/>
          <w:i/>
          <w:spacing w:val="6"/>
          <w:w w:val="115"/>
          <w:sz w:val="21"/>
        </w:rPr>
        <w:t>t</w:t>
      </w:r>
      <w:r w:rsidR="00FA655D">
        <w:rPr>
          <w:rFonts w:ascii="Arial" w:hAnsi="Arial"/>
          <w:i/>
          <w:spacing w:val="6"/>
          <w:w w:val="115"/>
          <w:position w:val="-2"/>
          <w:sz w:val="16"/>
        </w:rPr>
        <w:t>c</w:t>
      </w:r>
      <w:r w:rsidR="00FA655D">
        <w:rPr>
          <w:rFonts w:ascii="Georgia" w:hAnsi="Georgia"/>
          <w:i/>
          <w:spacing w:val="6"/>
          <w:w w:val="115"/>
          <w:sz w:val="21"/>
        </w:rPr>
        <w:t>C</w:t>
      </w:r>
      <w:r w:rsidR="00FA655D">
        <w:rPr>
          <w:rFonts w:ascii="Arial" w:hAnsi="Arial"/>
          <w:i/>
          <w:spacing w:val="6"/>
          <w:w w:val="115"/>
          <w:sz w:val="21"/>
        </w:rPr>
        <w:t>}</w:t>
      </w:r>
      <w:r w:rsidR="00FA655D">
        <w:rPr>
          <w:rFonts w:ascii="Arial" w:hAnsi="Arial"/>
          <w:i/>
          <w:spacing w:val="6"/>
          <w:w w:val="115"/>
          <w:sz w:val="21"/>
        </w:rPr>
        <w:tab/>
      </w:r>
      <w:r w:rsidR="00FA655D">
        <w:rPr>
          <w:rFonts w:ascii="Century" w:hAnsi="Century"/>
          <w:w w:val="115"/>
          <w:sz w:val="21"/>
        </w:rPr>
        <w:t>(5.5)</w:t>
      </w:r>
    </w:p>
    <w:p w14:paraId="61C137AE" w14:textId="77777777" w:rsidR="00ED6B8B" w:rsidRDefault="00890932" w:rsidP="00F672C4">
      <w:pPr>
        <w:pStyle w:val="BodyText"/>
        <w:spacing w:before="47"/>
        <w:ind w:left="107"/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599872" behindDoc="1" locked="0" layoutInCell="1" allowOverlap="1" wp14:anchorId="6B80FAB9" wp14:editId="4E1F8185">
                <wp:simplePos x="0" y="0"/>
                <wp:positionH relativeFrom="page">
                  <wp:posOffset>3707765</wp:posOffset>
                </wp:positionH>
                <wp:positionV relativeFrom="paragraph">
                  <wp:posOffset>633095</wp:posOffset>
                </wp:positionV>
                <wp:extent cx="348615" cy="289560"/>
                <wp:effectExtent l="2540" t="4445" r="1270" b="1270"/>
                <wp:wrapNone/>
                <wp:docPr id="1482" name="Text Box 14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8615" cy="2895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0548222" w14:textId="77777777" w:rsidR="00B0570F" w:rsidRDefault="00B0570F">
                            <w:pPr>
                              <w:spacing w:line="444" w:lineRule="exact"/>
                              <w:rPr>
                                <w:rFonts w:ascii="Georgia" w:hAnsi="Georgia"/>
                                <w:i/>
                                <w:sz w:val="21"/>
                              </w:rPr>
                            </w:pPr>
                            <w:r>
                              <w:rPr>
                                <w:rFonts w:ascii="Arial Unicode MS" w:hAnsi="Arial Unicode MS"/>
                                <w:w w:val="110"/>
                                <w:sz w:val="21"/>
                              </w:rPr>
                              <w:t xml:space="preserve">1 </w:t>
                            </w:r>
                            <w:r>
                              <w:rPr>
                                <w:rFonts w:ascii="Arial" w:hAnsi="Arial"/>
                                <w:i/>
                                <w:w w:val="115"/>
                                <w:sz w:val="21"/>
                              </w:rPr>
                              <w:t xml:space="preserve">− </w:t>
                            </w:r>
                            <w:r>
                              <w:rPr>
                                <w:rFonts w:ascii="Georgia" w:hAnsi="Georgia"/>
                                <w:i/>
                                <w:w w:val="115"/>
                                <w:position w:val="-14"/>
                                <w:sz w:val="21"/>
                              </w:rPr>
                              <w:t>L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B80FAB9" id="Text Box 1458" o:spid="_x0000_s1061" type="#_x0000_t202" style="position:absolute;left:0;text-align:left;margin-left:291.95pt;margin-top:49.85pt;width:27.45pt;height:22.8pt;z-index:-2517166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" filled="f" stroked="f">
                <v:textbox inset="0,0,0,0">
                  <w:txbxContent>
                    <w:p w14:paraId="30548222" w14:textId="77777777" w:rsidR="00B0570F" w:rsidRDefault="00B0570F">
                      <w:pPr>
                        <w:spacing w:line="444" w:lineRule="exact"/>
                        <w:rPr>
                          <w:rFonts w:ascii="Georgia" w:hAnsi="Georgia"/>
                          <w:i/>
                          <w:sz w:val="21"/>
                        </w:rPr>
                      </w:pPr>
                      <w:r>
                        <w:rPr>
                          <w:rFonts w:ascii="Arial Unicode MS" w:hAnsi="Arial Unicode MS"/>
                          <w:w w:val="110"/>
                          <w:sz w:val="21"/>
                        </w:rPr>
                        <w:t xml:space="preserve">1 </w:t>
                      </w:r>
                      <w:r>
                        <w:rPr>
                          <w:rFonts w:ascii="Arial" w:hAnsi="Arial"/>
                          <w:i/>
                          <w:w w:val="115"/>
                          <w:sz w:val="21"/>
                        </w:rPr>
                        <w:t xml:space="preserve">− </w:t>
                      </w:r>
                      <w:r>
                        <w:rPr>
                          <w:rFonts w:ascii="Georgia" w:hAnsi="Georgia"/>
                          <w:i/>
                          <w:w w:val="115"/>
                          <w:position w:val="-14"/>
                          <w:sz w:val="21"/>
                        </w:rPr>
                        <w:t>L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01920" behindDoc="1" locked="0" layoutInCell="1" allowOverlap="1" wp14:anchorId="29B89DF7" wp14:editId="2A90CD9F">
                <wp:simplePos x="0" y="0"/>
                <wp:positionH relativeFrom="page">
                  <wp:posOffset>4396105</wp:posOffset>
                </wp:positionH>
                <wp:positionV relativeFrom="paragraph">
                  <wp:posOffset>633095</wp:posOffset>
                </wp:positionV>
                <wp:extent cx="747395" cy="289560"/>
                <wp:effectExtent l="0" t="4445" r="0" b="1270"/>
                <wp:wrapNone/>
                <wp:docPr id="1481" name="Text Box 14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7395" cy="2895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F49406D" w14:textId="77777777" w:rsidR="00B0570F" w:rsidRDefault="00B0570F">
                            <w:pPr>
                              <w:spacing w:line="306" w:lineRule="exact"/>
                              <w:rPr>
                                <w:rFonts w:ascii="Arial Unicode MS" w:hAnsi="Arial Unicode MS"/>
                                <w:sz w:val="21"/>
                              </w:rPr>
                            </w:pPr>
                            <w:r>
                              <w:rPr>
                                <w:rFonts w:ascii="Arial Unicode MS" w:hAnsi="Arial Unicode MS"/>
                                <w:w w:val="115"/>
                                <w:sz w:val="21"/>
                              </w:rPr>
                              <w:t>(</w:t>
                            </w:r>
                            <w:r>
                              <w:rPr>
                                <w:rFonts w:ascii="Georgia" w:hAnsi="Georgia"/>
                                <w:i/>
                                <w:w w:val="115"/>
                                <w:sz w:val="21"/>
                              </w:rPr>
                              <w:t>L</w:t>
                            </w:r>
                            <w:r>
                              <w:rPr>
                                <w:rFonts w:ascii="Georgia" w:hAnsi="Georgia"/>
                                <w:i/>
                                <w:spacing w:val="-13"/>
                                <w:w w:val="11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i/>
                                <w:w w:val="115"/>
                                <w:sz w:val="21"/>
                              </w:rPr>
                              <w:t>−</w:t>
                            </w:r>
                            <w:r>
                              <w:rPr>
                                <w:rFonts w:ascii="Arial" w:hAnsi="Arial"/>
                                <w:i/>
                                <w:spacing w:val="-21"/>
                                <w:w w:val="11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Georgia" w:hAnsi="Georgia"/>
                                <w:i/>
                                <w:w w:val="115"/>
                                <w:sz w:val="21"/>
                              </w:rPr>
                              <w:t>n</w:t>
                            </w:r>
                            <w:r>
                              <w:rPr>
                                <w:rFonts w:ascii="Georgia" w:hAnsi="Georgia"/>
                                <w:i/>
                                <w:spacing w:val="-13"/>
                                <w:w w:val="11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i/>
                                <w:w w:val="115"/>
                                <w:sz w:val="21"/>
                              </w:rPr>
                              <w:t>−</w:t>
                            </w:r>
                            <w:r>
                              <w:rPr>
                                <w:rFonts w:ascii="Arial" w:hAnsi="Arial"/>
                                <w:i/>
                                <w:spacing w:val="-21"/>
                                <w:w w:val="11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hAnsi="Arial Unicode MS"/>
                                <w:w w:val="115"/>
                                <w:sz w:val="21"/>
                              </w:rPr>
                              <w:t>1))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9B89DF7" id="Text Box 1457" o:spid="_x0000_s1062" type="#_x0000_t202" style="position:absolute;left:0;text-align:left;margin-left:346.15pt;margin-top:49.85pt;width:58.85pt;height:22.8pt;z-index:-251714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" filled="f" stroked="f">
                <v:textbox inset="0,0,0,0">
                  <w:txbxContent>
                    <w:p w14:paraId="6F49406D" w14:textId="77777777" w:rsidR="00B0570F" w:rsidRDefault="00B0570F">
                      <w:pPr>
                        <w:spacing w:line="306" w:lineRule="exact"/>
                        <w:rPr>
                          <w:rFonts w:ascii="Arial Unicode MS" w:hAnsi="Arial Unicode MS"/>
                          <w:sz w:val="21"/>
                        </w:rPr>
                      </w:pPr>
                      <w:r>
                        <w:rPr>
                          <w:rFonts w:ascii="Arial Unicode MS" w:hAnsi="Arial Unicode MS"/>
                          <w:w w:val="115"/>
                          <w:sz w:val="21"/>
                        </w:rPr>
                        <w:t>(</w:t>
                      </w:r>
                      <w:r>
                        <w:rPr>
                          <w:rFonts w:ascii="Georgia" w:hAnsi="Georgia"/>
                          <w:i/>
                          <w:w w:val="115"/>
                          <w:sz w:val="21"/>
                        </w:rPr>
                        <w:t>L</w:t>
                      </w:r>
                      <w:r>
                        <w:rPr>
                          <w:rFonts w:ascii="Georgia" w:hAnsi="Georgia"/>
                          <w:i/>
                          <w:spacing w:val="-13"/>
                          <w:w w:val="115"/>
                          <w:sz w:val="21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i/>
                          <w:w w:val="115"/>
                          <w:sz w:val="21"/>
                        </w:rPr>
                        <w:t>−</w:t>
                      </w:r>
                      <w:r>
                        <w:rPr>
                          <w:rFonts w:ascii="Arial" w:hAnsi="Arial"/>
                          <w:i/>
                          <w:spacing w:val="-21"/>
                          <w:w w:val="115"/>
                          <w:sz w:val="21"/>
                        </w:rPr>
                        <w:t xml:space="preserve"> </w:t>
                      </w:r>
                      <w:r>
                        <w:rPr>
                          <w:rFonts w:ascii="Georgia" w:hAnsi="Georgia"/>
                          <w:i/>
                          <w:w w:val="115"/>
                          <w:sz w:val="21"/>
                        </w:rPr>
                        <w:t>n</w:t>
                      </w:r>
                      <w:r>
                        <w:rPr>
                          <w:rFonts w:ascii="Georgia" w:hAnsi="Georgia"/>
                          <w:i/>
                          <w:spacing w:val="-13"/>
                          <w:w w:val="115"/>
                          <w:sz w:val="21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i/>
                          <w:w w:val="115"/>
                          <w:sz w:val="21"/>
                        </w:rPr>
                        <w:t>−</w:t>
                      </w:r>
                      <w:r>
                        <w:rPr>
                          <w:rFonts w:ascii="Arial" w:hAnsi="Arial"/>
                          <w:i/>
                          <w:spacing w:val="-21"/>
                          <w:w w:val="115"/>
                          <w:sz w:val="21"/>
                        </w:rPr>
                        <w:t xml:space="preserve"> </w:t>
                      </w:r>
                      <w:r>
                        <w:rPr>
                          <w:rFonts w:ascii="Arial Unicode MS" w:hAnsi="Arial Unicode MS"/>
                          <w:w w:val="115"/>
                          <w:sz w:val="21"/>
                        </w:rPr>
                        <w:t>1))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FA655D">
        <w:t xml:space="preserve">Then, substituting the values of </w:t>
      </w:r>
      <w:r w:rsidR="00FA655D">
        <w:rPr>
          <w:rFonts w:ascii="Bookman Old Style"/>
          <w:i/>
        </w:rPr>
        <w:t>E</w:t>
      </w:r>
      <w:r w:rsidR="00FA655D">
        <w:t xml:space="preserve">, </w:t>
      </w:r>
      <w:r w:rsidR="00FA655D">
        <w:rPr>
          <w:rFonts w:ascii="Bookman Old Style"/>
          <w:i/>
        </w:rPr>
        <w:t>S</w:t>
      </w:r>
      <w:r w:rsidR="00FA655D">
        <w:t xml:space="preserve">, and </w:t>
      </w:r>
      <w:r w:rsidR="00FA655D">
        <w:rPr>
          <w:rFonts w:ascii="Bookman Old Style"/>
          <w:i/>
        </w:rPr>
        <w:t xml:space="preserve">C </w:t>
      </w:r>
      <w:r w:rsidR="00FA655D">
        <w:t>from (3.1) leads to:</w:t>
      </w:r>
    </w:p>
    <w:p w14:paraId="4C81E79A" w14:textId="77777777" w:rsidR="00ED6B8B" w:rsidRDefault="00ED6B8B" w:rsidP="00F672C4">
      <w:pPr>
        <w:sectPr w:rsidR="00ED6B8B">
          <w:pgSz w:w="11910" w:h="16840"/>
          <w:pgMar w:top="1920" w:right="1680" w:bottom="280" w:left="1620" w:header="1603" w:footer="0" w:gutter="0"/>
          <w:cols w:space="720"/>
        </w:sectPr>
      </w:pPr>
    </w:p>
    <w:p w14:paraId="2E9ECD2C" w14:textId="77777777" w:rsidR="00ED6B8B" w:rsidRDefault="00890932" w:rsidP="00F672C4">
      <w:pPr>
        <w:tabs>
          <w:tab w:val="left" w:pos="2165"/>
          <w:tab w:val="left" w:pos="2731"/>
        </w:tabs>
        <w:spacing w:before="89"/>
        <w:ind w:left="1635"/>
        <w:rPr>
          <w:rFonts w:ascii="Arial" w:hAnsi="Arial"/>
          <w:i/>
          <w:sz w:val="16"/>
        </w:rPr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593728" behindDoc="1" locked="0" layoutInCell="1" allowOverlap="1" wp14:anchorId="102D0BC8" wp14:editId="2B29A1EB">
                <wp:simplePos x="0" y="0"/>
                <wp:positionH relativeFrom="page">
                  <wp:posOffset>2343150</wp:posOffset>
                </wp:positionH>
                <wp:positionV relativeFrom="paragraph">
                  <wp:posOffset>259715</wp:posOffset>
                </wp:positionV>
                <wp:extent cx="60960" cy="140335"/>
                <wp:effectExtent l="0" t="2540" r="0" b="0"/>
                <wp:wrapNone/>
                <wp:docPr id="1480" name="Text Box 14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960" cy="1403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30C9878" w14:textId="77777777" w:rsidR="00B0570F" w:rsidRDefault="00B0570F">
                            <w:pPr>
                              <w:spacing w:line="221" w:lineRule="exact"/>
                              <w:rPr>
                                <w:rFonts w:ascii="Times New Roman"/>
                                <w:sz w:val="20"/>
                              </w:rPr>
                            </w:pPr>
                            <w:r>
                              <w:rPr>
                                <w:rFonts w:ascii="Times New Roman"/>
                                <w:w w:val="99"/>
                                <w:sz w:val="20"/>
                                <w:u w:val="thick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pacing w:val="-5"/>
                                <w:sz w:val="20"/>
                                <w:u w:val="thick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02D0BC8" id="Text Box 1456" o:spid="_x0000_s1063" type="#_x0000_t202" style="position:absolute;left:0;text-align:left;margin-left:184.5pt;margin-top:20.45pt;width:4.8pt;height:11.05pt;z-index:-251722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" filled="f" stroked="f">
                <v:textbox inset="0,0,0,0">
                  <w:txbxContent>
                    <w:p w14:paraId="030C9878" w14:textId="77777777" w:rsidR="00B0570F" w:rsidRDefault="00B0570F">
                      <w:pPr>
                        <w:spacing w:line="221" w:lineRule="exact"/>
                        <w:rPr>
                          <w:rFonts w:ascii="Times New Roman"/>
                          <w:sz w:val="20"/>
                        </w:rPr>
                      </w:pPr>
                      <w:r>
                        <w:rPr>
                          <w:rFonts w:ascii="Times New Roman"/>
                          <w:w w:val="99"/>
                          <w:sz w:val="20"/>
                          <w:u w:val="thick"/>
                        </w:rPr>
                        <w:t xml:space="preserve"> </w:t>
                      </w:r>
                      <w:r>
                        <w:rPr>
                          <w:rFonts w:ascii="Times New Roman"/>
                          <w:spacing w:val="-5"/>
                          <w:sz w:val="20"/>
                          <w:u w:val="thick"/>
                        </w:rPr>
                        <w:t xml:space="preserve"> 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595776" behindDoc="1" locked="0" layoutInCell="1" allowOverlap="1" wp14:anchorId="773578ED" wp14:editId="596D2404">
                <wp:simplePos x="0" y="0"/>
                <wp:positionH relativeFrom="page">
                  <wp:posOffset>2179955</wp:posOffset>
                </wp:positionH>
                <wp:positionV relativeFrom="paragraph">
                  <wp:posOffset>450215</wp:posOffset>
                </wp:positionV>
                <wp:extent cx="200660" cy="150495"/>
                <wp:effectExtent l="0" t="2540" r="635" b="0"/>
                <wp:wrapNone/>
                <wp:docPr id="1479" name="Text Box 14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0660" cy="1504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C980BB9" w14:textId="77777777" w:rsidR="00B0570F" w:rsidRDefault="00B0570F">
                            <w:pPr>
                              <w:spacing w:line="228" w:lineRule="exact"/>
                              <w:rPr>
                                <w:rFonts w:ascii="Georgia"/>
                                <w:i/>
                                <w:sz w:val="21"/>
                              </w:rPr>
                            </w:pPr>
                            <w:r>
                              <w:rPr>
                                <w:rFonts w:ascii="Georgia"/>
                                <w:i/>
                                <w:sz w:val="21"/>
                              </w:rPr>
                              <w:t>t</w:t>
                            </w:r>
                            <w:r>
                              <w:rPr>
                                <w:rFonts w:ascii="Arial"/>
                                <w:i/>
                                <w:position w:val="-2"/>
                                <w:sz w:val="16"/>
                              </w:rPr>
                              <w:t>e</w:t>
                            </w:r>
                            <w:r>
                              <w:rPr>
                                <w:rFonts w:ascii="Georgia"/>
                                <w:i/>
                                <w:sz w:val="21"/>
                              </w:rPr>
                              <w:t>L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73578ED" id="Text Box 1455" o:spid="_x0000_s1064" type="#_x0000_t202" style="position:absolute;left:0;text-align:left;margin-left:171.65pt;margin-top:35.45pt;width:15.8pt;height:11.85pt;z-index:-251720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" filled="f" stroked="f">
                <v:textbox inset="0,0,0,0">
                  <w:txbxContent>
                    <w:p w14:paraId="1C980BB9" w14:textId="77777777" w:rsidR="00B0570F" w:rsidRDefault="00B0570F">
                      <w:pPr>
                        <w:spacing w:line="228" w:lineRule="exact"/>
                        <w:rPr>
                          <w:rFonts w:ascii="Georgia"/>
                          <w:i/>
                          <w:sz w:val="21"/>
                        </w:rPr>
                      </w:pPr>
                      <w:r>
                        <w:rPr>
                          <w:rFonts w:ascii="Georgia"/>
                          <w:i/>
                          <w:sz w:val="21"/>
                        </w:rPr>
                        <w:t>t</w:t>
                      </w:r>
                      <w:r>
                        <w:rPr>
                          <w:rFonts w:ascii="Arial"/>
                          <w:i/>
                          <w:position w:val="-2"/>
                          <w:sz w:val="16"/>
                        </w:rPr>
                        <w:t>e</w:t>
                      </w:r>
                      <w:r>
                        <w:rPr>
                          <w:rFonts w:ascii="Georgia"/>
                          <w:i/>
                          <w:sz w:val="21"/>
                        </w:rPr>
                        <w:t>L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597824" behindDoc="1" locked="0" layoutInCell="1" allowOverlap="1" wp14:anchorId="4B0B9A79" wp14:editId="1731F8D0">
                <wp:simplePos x="0" y="0"/>
                <wp:positionH relativeFrom="page">
                  <wp:posOffset>2496820</wp:posOffset>
                </wp:positionH>
                <wp:positionV relativeFrom="paragraph">
                  <wp:posOffset>397510</wp:posOffset>
                </wp:positionV>
                <wp:extent cx="348615" cy="289560"/>
                <wp:effectExtent l="1270" t="0" r="2540" b="0"/>
                <wp:wrapNone/>
                <wp:docPr id="1478" name="Text Box 14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8615" cy="2895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551BCB9" w14:textId="77777777" w:rsidR="00B0570F" w:rsidRDefault="00B0570F">
                            <w:pPr>
                              <w:spacing w:line="444" w:lineRule="exact"/>
                              <w:rPr>
                                <w:rFonts w:ascii="Georgia" w:hAnsi="Georgia"/>
                                <w:i/>
                                <w:sz w:val="21"/>
                              </w:rPr>
                            </w:pPr>
                            <w:r>
                              <w:rPr>
                                <w:rFonts w:ascii="Arial Unicode MS" w:hAnsi="Arial Unicode MS"/>
                                <w:w w:val="110"/>
                                <w:sz w:val="21"/>
                              </w:rPr>
                              <w:t xml:space="preserve">1 </w:t>
                            </w:r>
                            <w:r>
                              <w:rPr>
                                <w:rFonts w:ascii="Arial" w:hAnsi="Arial"/>
                                <w:i/>
                                <w:w w:val="115"/>
                                <w:sz w:val="21"/>
                              </w:rPr>
                              <w:t xml:space="preserve">− </w:t>
                            </w:r>
                            <w:r>
                              <w:rPr>
                                <w:rFonts w:ascii="Georgia" w:hAnsi="Georgia"/>
                                <w:i/>
                                <w:w w:val="115"/>
                                <w:position w:val="-14"/>
                                <w:sz w:val="21"/>
                              </w:rPr>
                              <w:t>L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B0B9A79" id="Text Box 1454" o:spid="_x0000_s1065" type="#_x0000_t202" style="position:absolute;left:0;text-align:left;margin-left:196.6pt;margin-top:31.3pt;width:27.45pt;height:22.8pt;z-index:-2517186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" filled="f" stroked="f">
                <v:textbox inset="0,0,0,0">
                  <w:txbxContent>
                    <w:p w14:paraId="6551BCB9" w14:textId="77777777" w:rsidR="00B0570F" w:rsidRDefault="00B0570F">
                      <w:pPr>
                        <w:spacing w:line="444" w:lineRule="exact"/>
                        <w:rPr>
                          <w:rFonts w:ascii="Georgia" w:hAnsi="Georgia"/>
                          <w:i/>
                          <w:sz w:val="21"/>
                        </w:rPr>
                      </w:pPr>
                      <w:r>
                        <w:rPr>
                          <w:rFonts w:ascii="Arial Unicode MS" w:hAnsi="Arial Unicode MS"/>
                          <w:w w:val="110"/>
                          <w:sz w:val="21"/>
                        </w:rPr>
                        <w:t xml:space="preserve">1 </w:t>
                      </w:r>
                      <w:r>
                        <w:rPr>
                          <w:rFonts w:ascii="Arial" w:hAnsi="Arial"/>
                          <w:i/>
                          <w:w w:val="115"/>
                          <w:sz w:val="21"/>
                        </w:rPr>
                        <w:t xml:space="preserve">− </w:t>
                      </w:r>
                      <w:r>
                        <w:rPr>
                          <w:rFonts w:ascii="Georgia" w:hAnsi="Georgia"/>
                          <w:i/>
                          <w:w w:val="115"/>
                          <w:position w:val="-14"/>
                          <w:sz w:val="21"/>
                        </w:rPr>
                        <w:t>L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436032" behindDoc="0" locked="0" layoutInCell="1" allowOverlap="1" wp14:anchorId="732309C4" wp14:editId="223AABFA">
                <wp:simplePos x="0" y="0"/>
                <wp:positionH relativeFrom="page">
                  <wp:posOffset>3055620</wp:posOffset>
                </wp:positionH>
                <wp:positionV relativeFrom="paragraph">
                  <wp:posOffset>397510</wp:posOffset>
                </wp:positionV>
                <wp:extent cx="528320" cy="289560"/>
                <wp:effectExtent l="0" t="0" r="0" b="0"/>
                <wp:wrapNone/>
                <wp:docPr id="1477" name="Text Box 14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8320" cy="2895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8995565" w14:textId="77777777" w:rsidR="00B0570F" w:rsidRDefault="00B0570F">
                            <w:pPr>
                              <w:spacing w:line="310" w:lineRule="exact"/>
                              <w:rPr>
                                <w:rFonts w:ascii="Arial" w:hAnsi="Arial"/>
                                <w:i/>
                                <w:sz w:val="21"/>
                              </w:rPr>
                            </w:pPr>
                            <w:r>
                              <w:rPr>
                                <w:rFonts w:ascii="Arial Unicode MS" w:hAnsi="Arial Unicode MS"/>
                                <w:w w:val="120"/>
                                <w:sz w:val="21"/>
                              </w:rPr>
                              <w:t>+</w:t>
                            </w:r>
                            <w:r>
                              <w:rPr>
                                <w:rFonts w:ascii="Arial Unicode MS" w:hAnsi="Arial Unicode MS"/>
                                <w:spacing w:val="-55"/>
                                <w:w w:val="12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Georgia" w:hAnsi="Georgia"/>
                                <w:i/>
                                <w:spacing w:val="2"/>
                                <w:w w:val="120"/>
                                <w:sz w:val="21"/>
                              </w:rPr>
                              <w:t>t</w:t>
                            </w:r>
                            <w:r>
                              <w:rPr>
                                <w:rFonts w:ascii="Arial" w:hAnsi="Arial"/>
                                <w:i/>
                                <w:spacing w:val="2"/>
                                <w:w w:val="120"/>
                                <w:position w:val="-2"/>
                                <w:sz w:val="16"/>
                              </w:rPr>
                              <w:t>c</w:t>
                            </w:r>
                            <w:r>
                              <w:rPr>
                                <w:rFonts w:ascii="Arial Unicode MS" w:hAnsi="Arial Unicode MS"/>
                                <w:spacing w:val="2"/>
                                <w:w w:val="120"/>
                                <w:sz w:val="21"/>
                              </w:rPr>
                              <w:t>(</w:t>
                            </w:r>
                            <w:r>
                              <w:rPr>
                                <w:rFonts w:ascii="Georgia" w:hAnsi="Georgia"/>
                                <w:i/>
                                <w:spacing w:val="2"/>
                                <w:w w:val="120"/>
                                <w:sz w:val="21"/>
                              </w:rPr>
                              <w:t xml:space="preserve">L </w:t>
                            </w:r>
                            <w:r>
                              <w:rPr>
                                <w:rFonts w:ascii="Arial" w:hAnsi="Arial"/>
                                <w:i/>
                                <w:w w:val="120"/>
                                <w:sz w:val="21"/>
                              </w:rPr>
                              <w:t>−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32309C4" id="Text Box 1453" o:spid="_x0000_s1066" type="#_x0000_t202" style="position:absolute;left:0;text-align:left;margin-left:240.6pt;margin-top:31.3pt;width:41.6pt;height:22.8pt;z-index:2514360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" filled="f" stroked="f">
                <v:textbox inset="0,0,0,0">
                  <w:txbxContent>
                    <w:p w14:paraId="28995565" w14:textId="77777777" w:rsidR="00B0570F" w:rsidRDefault="00B0570F">
                      <w:pPr>
                        <w:spacing w:line="310" w:lineRule="exact"/>
                        <w:rPr>
                          <w:rFonts w:ascii="Arial" w:hAnsi="Arial"/>
                          <w:i/>
                          <w:sz w:val="21"/>
                        </w:rPr>
                      </w:pPr>
                      <w:r>
                        <w:rPr>
                          <w:rFonts w:ascii="Arial Unicode MS" w:hAnsi="Arial Unicode MS"/>
                          <w:w w:val="120"/>
                          <w:sz w:val="21"/>
                        </w:rPr>
                        <w:t>+</w:t>
                      </w:r>
                      <w:r>
                        <w:rPr>
                          <w:rFonts w:ascii="Arial Unicode MS" w:hAnsi="Arial Unicode MS"/>
                          <w:spacing w:val="-55"/>
                          <w:w w:val="120"/>
                          <w:sz w:val="21"/>
                        </w:rPr>
                        <w:t xml:space="preserve"> </w:t>
                      </w:r>
                      <w:r>
                        <w:rPr>
                          <w:rFonts w:ascii="Georgia" w:hAnsi="Georgia"/>
                          <w:i/>
                          <w:spacing w:val="2"/>
                          <w:w w:val="120"/>
                          <w:sz w:val="21"/>
                        </w:rPr>
                        <w:t>t</w:t>
                      </w:r>
                      <w:r>
                        <w:rPr>
                          <w:rFonts w:ascii="Arial" w:hAnsi="Arial"/>
                          <w:i/>
                          <w:spacing w:val="2"/>
                          <w:w w:val="120"/>
                          <w:position w:val="-2"/>
                          <w:sz w:val="16"/>
                        </w:rPr>
                        <w:t>c</w:t>
                      </w:r>
                      <w:r>
                        <w:rPr>
                          <w:rFonts w:ascii="Arial Unicode MS" w:hAnsi="Arial Unicode MS"/>
                          <w:spacing w:val="2"/>
                          <w:w w:val="120"/>
                          <w:sz w:val="21"/>
                        </w:rPr>
                        <w:t>(</w:t>
                      </w:r>
                      <w:r>
                        <w:rPr>
                          <w:rFonts w:ascii="Georgia" w:hAnsi="Georgia"/>
                          <w:i/>
                          <w:spacing w:val="2"/>
                          <w:w w:val="120"/>
                          <w:sz w:val="21"/>
                        </w:rPr>
                        <w:t xml:space="preserve">L </w:t>
                      </w:r>
                      <w:r>
                        <w:rPr>
                          <w:rFonts w:ascii="Arial" w:hAnsi="Arial"/>
                          <w:i/>
                          <w:w w:val="120"/>
                          <w:sz w:val="21"/>
                        </w:rPr>
                        <w:t>−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FA655D">
        <w:rPr>
          <w:rFonts w:ascii="Arial" w:hAnsi="Arial"/>
          <w:spacing w:val="-178"/>
          <w:w w:val="118"/>
          <w:position w:val="31"/>
          <w:sz w:val="20"/>
        </w:rPr>
        <w:t></w:t>
      </w:r>
      <w:r w:rsidR="00FA655D">
        <w:rPr>
          <w:rFonts w:ascii="Arial" w:hAnsi="Arial"/>
          <w:spacing w:val="-178"/>
          <w:w w:val="118"/>
          <w:position w:val="1"/>
          <w:sz w:val="20"/>
        </w:rPr>
        <w:t></w:t>
      </w:r>
      <w:r w:rsidR="00FA655D">
        <w:rPr>
          <w:rFonts w:ascii="Arial" w:hAnsi="Arial"/>
          <w:w w:val="118"/>
          <w:position w:val="-4"/>
          <w:sz w:val="20"/>
        </w:rPr>
        <w:t></w:t>
      </w:r>
      <w:r w:rsidR="00FA655D">
        <w:rPr>
          <w:rFonts w:ascii="Arial" w:hAnsi="Arial"/>
          <w:position w:val="-4"/>
          <w:sz w:val="20"/>
        </w:rPr>
        <w:tab/>
      </w:r>
      <w:r w:rsidR="00FA655D">
        <w:rPr>
          <w:rFonts w:ascii="Arial" w:hAnsi="Arial"/>
          <w:w w:val="263"/>
          <w:sz w:val="20"/>
          <w:u w:val="thick"/>
        </w:rPr>
        <w:t xml:space="preserve"> </w:t>
      </w:r>
      <w:r w:rsidR="00FA655D">
        <w:rPr>
          <w:rFonts w:ascii="Arial" w:hAnsi="Arial"/>
          <w:sz w:val="20"/>
          <w:u w:val="thick"/>
        </w:rPr>
        <w:t xml:space="preserve">  </w:t>
      </w:r>
      <w:r w:rsidR="00FA655D">
        <w:rPr>
          <w:rFonts w:ascii="Arial" w:hAnsi="Arial"/>
          <w:spacing w:val="-7"/>
          <w:sz w:val="20"/>
          <w:u w:val="thick"/>
        </w:rPr>
        <w:t xml:space="preserve"> </w:t>
      </w:r>
      <w:r w:rsidR="00FA655D">
        <w:rPr>
          <w:rFonts w:ascii="Arial" w:hAnsi="Arial"/>
          <w:sz w:val="20"/>
        </w:rPr>
        <w:tab/>
      </w:r>
      <w:r w:rsidR="00FA655D">
        <w:rPr>
          <w:rFonts w:ascii="Arial Unicode MS" w:hAnsi="Arial Unicode MS"/>
          <w:w w:val="89"/>
          <w:position w:val="-13"/>
          <w:sz w:val="21"/>
          <w:u w:val="single"/>
        </w:rPr>
        <w:t>1</w:t>
      </w:r>
      <w:r w:rsidR="00FA655D">
        <w:rPr>
          <w:rFonts w:ascii="Arial Unicode MS" w:hAnsi="Arial Unicode MS"/>
          <w:spacing w:val="-15"/>
          <w:position w:val="-13"/>
          <w:sz w:val="21"/>
        </w:rPr>
        <w:t xml:space="preserve"> </w:t>
      </w:r>
      <w:r w:rsidR="00FA655D">
        <w:rPr>
          <w:rFonts w:ascii="Arial" w:hAnsi="Arial"/>
          <w:w w:val="263"/>
          <w:sz w:val="20"/>
        </w:rPr>
        <w:t xml:space="preserve"> </w:t>
      </w:r>
      <w:r w:rsidR="00FA655D">
        <w:rPr>
          <w:rFonts w:ascii="Arial" w:hAnsi="Arial"/>
          <w:i/>
          <w:w w:val="115"/>
          <w:position w:val="-5"/>
          <w:sz w:val="16"/>
        </w:rPr>
        <w:t>n</w:t>
      </w:r>
    </w:p>
    <w:p w14:paraId="1D31DCBD" w14:textId="77777777" w:rsidR="00ED6B8B" w:rsidRDefault="00ED6B8B" w:rsidP="00F672C4">
      <w:pPr>
        <w:pStyle w:val="BodyText"/>
        <w:spacing w:before="3" w:after="40"/>
        <w:rPr>
          <w:rFonts w:ascii="Arial"/>
          <w:i/>
          <w:sz w:val="25"/>
        </w:rPr>
      </w:pPr>
    </w:p>
    <w:p w14:paraId="1CEE0AA4" w14:textId="77777777" w:rsidR="00ED6B8B" w:rsidRDefault="00890932" w:rsidP="00F672C4">
      <w:pPr>
        <w:pStyle w:val="BodyText"/>
        <w:spacing w:line="24" w:lineRule="exact"/>
        <w:ind w:left="2639"/>
        <w:rPr>
          <w:rFonts w:ascii="Arial"/>
          <w:sz w:val="2"/>
        </w:rPr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438080" behindDoc="0" locked="0" layoutInCell="1" allowOverlap="1" wp14:anchorId="3FE44E64" wp14:editId="34A0317D">
                <wp:simplePos x="0" y="0"/>
                <wp:positionH relativeFrom="page">
                  <wp:posOffset>5903595</wp:posOffset>
                </wp:positionH>
                <wp:positionV relativeFrom="paragraph">
                  <wp:posOffset>-311150</wp:posOffset>
                </wp:positionV>
                <wp:extent cx="285115" cy="196850"/>
                <wp:effectExtent l="0" t="3175" r="2540" b="0"/>
                <wp:wrapNone/>
                <wp:docPr id="1476" name="Text Box 14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5115" cy="196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6F02916" w14:textId="77777777" w:rsidR="00B0570F" w:rsidRDefault="00B0570F">
                            <w:pPr>
                              <w:spacing w:before="29"/>
                              <w:rPr>
                                <w:rFonts w:ascii="Century"/>
                                <w:sz w:val="21"/>
                              </w:rPr>
                            </w:pPr>
                            <w:r>
                              <w:rPr>
                                <w:rFonts w:ascii="Century"/>
                                <w:sz w:val="21"/>
                              </w:rPr>
                              <w:t>(5.6)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FE44E64" id="Text Box 1452" o:spid="_x0000_s1067" type="#_x0000_t202" style="position:absolute;left:0;text-align:left;margin-left:464.85pt;margin-top:-24.5pt;width:22.45pt;height:15.5pt;z-index:2514380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" filled="f" stroked="f">
                <v:textbox inset="0,0,0,0">
                  <w:txbxContent>
                    <w:p w14:paraId="16F02916" w14:textId="77777777" w:rsidR="00B0570F" w:rsidRDefault="00B0570F">
                      <w:pPr>
                        <w:spacing w:before="29"/>
                        <w:rPr>
                          <w:rFonts w:ascii="Century"/>
                          <w:sz w:val="21"/>
                        </w:rPr>
                      </w:pPr>
                      <w:r>
                        <w:rPr>
                          <w:rFonts w:ascii="Century"/>
                          <w:sz w:val="21"/>
                        </w:rPr>
                        <w:t>(5.6)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Arial"/>
          <w:noProof/>
          <w:sz w:val="2"/>
          <w:lang w:val="en-GB" w:eastAsia="en-GB"/>
        </w:rPr>
        <mc:AlternateContent>
          <mc:Choice Requires="wpg">
            <w:drawing>
              <wp:inline distT="0" distB="0" distL="0" distR="0" wp14:anchorId="0097561D" wp14:editId="48CF57DF">
                <wp:extent cx="271145" cy="15240"/>
                <wp:effectExtent l="0" t="0" r="5080" b="3810"/>
                <wp:docPr id="1474" name="Group 14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71145" cy="15240"/>
                          <a:chOff x="0" y="0"/>
                          <a:chExt cx="427" cy="24"/>
                        </a:xfrm>
                      </wpg:grpSpPr>
                      <wps:wsp>
                        <wps:cNvPr id="1475" name="Line 1451"/>
                        <wps:cNvCnPr/>
                        <wps:spPr bwMode="auto">
                          <a:xfrm>
                            <a:off x="12" y="12"/>
                            <a:ext cx="402" cy="0"/>
                          </a:xfrm>
                          <a:prstGeom prst="line">
                            <a:avLst/>
                          </a:prstGeom>
                          <a:noFill/>
                          <a:ln w="1517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ED18915" id="Group 1450" o:spid="_x0000_s1026" style="width:21.35pt;height:1.2pt;mso-position-horizontal-relative:char;mso-position-vertical-relative:line" coordsize="427,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">
                <v:line id="Line 1451" o:spid="_x0000_s1027" style="position:absolute;visibility:visible;mso-wrap-style:square" from="12,12" to="414,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" strokeweight=".42156mm"/>
                <w10:anchorlock/>
              </v:group>
            </w:pict>
          </mc:Fallback>
        </mc:AlternateContent>
      </w:r>
    </w:p>
    <w:p w14:paraId="731AF018" w14:textId="77777777" w:rsidR="00ED6B8B" w:rsidRDefault="00FA655D">
      <w:pPr>
        <w:spacing w:before="396"/>
        <w:rPr>
          <w:rFonts w:ascii="Tahoma" w:hAnsi="Tahoma"/>
          <w:sz w:val="16"/>
        </w:rPr>
        <w:pPrChange w:id="326" w:author="Raghda Wahdan" w:date="2017-11-06T13:08:00Z">
          <w:pPr>
            <w:spacing w:before="396"/>
            <w:jc w:val="right"/>
          </w:pPr>
        </w:pPrChange>
      </w:pPr>
      <w:r>
        <w:br w:type="column"/>
      </w:r>
      <w:r>
        <w:rPr>
          <w:rFonts w:ascii="Arial Unicode MS" w:hAnsi="Arial Unicode MS"/>
          <w:w w:val="105"/>
          <w:position w:val="-7"/>
          <w:sz w:val="21"/>
          <w:u w:val="single"/>
        </w:rPr>
        <w:t xml:space="preserve">1   </w:t>
      </w:r>
      <w:r>
        <w:rPr>
          <w:rFonts w:ascii="Arial" w:hAnsi="Arial"/>
          <w:i/>
          <w:w w:val="105"/>
          <w:sz w:val="16"/>
        </w:rPr>
        <w:t>n−</w:t>
      </w:r>
      <w:r>
        <w:rPr>
          <w:rFonts w:ascii="Tahoma" w:hAnsi="Tahoma"/>
          <w:w w:val="105"/>
          <w:sz w:val="16"/>
        </w:rPr>
        <w:t>1</w:t>
      </w:r>
    </w:p>
    <w:p w14:paraId="6B79C399" w14:textId="77777777" w:rsidR="00ED6B8B" w:rsidRDefault="00ED6B8B" w:rsidP="00F672C4">
      <w:pPr>
        <w:pStyle w:val="BodyText"/>
        <w:spacing w:before="6" w:after="40"/>
        <w:rPr>
          <w:rFonts w:ascii="Tahoma"/>
        </w:rPr>
      </w:pPr>
    </w:p>
    <w:p w14:paraId="3951C097" w14:textId="77777777" w:rsidR="00ED6B8B" w:rsidRDefault="00890932" w:rsidP="00F672C4">
      <w:pPr>
        <w:pStyle w:val="BodyText"/>
        <w:spacing w:line="24" w:lineRule="exact"/>
        <w:ind w:left="476"/>
        <w:rPr>
          <w:rFonts w:ascii="Tahoma"/>
          <w:sz w:val="2"/>
        </w:rPr>
      </w:pPr>
      <w:r>
        <w:rPr>
          <w:rFonts w:ascii="Tahoma"/>
          <w:noProof/>
          <w:sz w:val="2"/>
          <w:lang w:val="en-GB" w:eastAsia="en-GB"/>
        </w:rPr>
        <mc:AlternateContent>
          <mc:Choice Requires="wpg">
            <w:drawing>
              <wp:inline distT="0" distB="0" distL="0" distR="0" wp14:anchorId="556AEED6" wp14:editId="02597178">
                <wp:extent cx="824865" cy="15240"/>
                <wp:effectExtent l="0" t="0" r="3810" b="3810"/>
                <wp:docPr id="1472" name="Group 14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824865" cy="15240"/>
                          <a:chOff x="0" y="0"/>
                          <a:chExt cx="1299" cy="24"/>
                        </a:xfrm>
                      </wpg:grpSpPr>
                      <wps:wsp>
                        <wps:cNvPr id="1473" name="Line 1449"/>
                        <wps:cNvCnPr/>
                        <wps:spPr bwMode="auto">
                          <a:xfrm>
                            <a:off x="12" y="12"/>
                            <a:ext cx="1274" cy="0"/>
                          </a:xfrm>
                          <a:prstGeom prst="line">
                            <a:avLst/>
                          </a:prstGeom>
                          <a:noFill/>
                          <a:ln w="1517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40D2441" id="Group 1448" o:spid="_x0000_s1026" style="width:64.95pt;height:1.2pt;mso-position-horizontal-relative:char;mso-position-vertical-relative:line" coordsize="1299,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">
                <v:line id="Line 1449" o:spid="_x0000_s1027" style="position:absolute;visibility:visible;mso-wrap-style:square" from="12,12" to="1286,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" strokeweight=".42156mm"/>
                <w10:anchorlock/>
              </v:group>
            </w:pict>
          </mc:Fallback>
        </mc:AlternateContent>
      </w:r>
    </w:p>
    <w:p w14:paraId="10562C03" w14:textId="77777777" w:rsidR="00ED6B8B" w:rsidRDefault="00FA655D">
      <w:pPr>
        <w:spacing w:before="92"/>
        <w:ind w:left="1077" w:right="1841"/>
        <w:rPr>
          <w:rFonts w:ascii="Arial" w:hAnsi="Arial"/>
          <w:sz w:val="20"/>
        </w:rPr>
        <w:pPrChange w:id="327" w:author="Raghda Wahdan" w:date="2017-11-06T13:08:00Z">
          <w:pPr>
            <w:spacing w:before="92"/>
            <w:ind w:left="1077" w:right="1841"/>
            <w:jc w:val="center"/>
          </w:pPr>
        </w:pPrChange>
      </w:pPr>
      <w:r>
        <w:br w:type="column"/>
      </w:r>
      <w:r>
        <w:rPr>
          <w:rFonts w:ascii="Arial" w:hAnsi="Arial"/>
          <w:spacing w:val="-178"/>
          <w:w w:val="118"/>
          <w:sz w:val="20"/>
        </w:rPr>
        <w:t></w:t>
      </w:r>
      <w:r>
        <w:rPr>
          <w:rFonts w:ascii="Arial" w:hAnsi="Arial"/>
          <w:spacing w:val="-178"/>
          <w:w w:val="118"/>
          <w:position w:val="-29"/>
          <w:sz w:val="20"/>
        </w:rPr>
        <w:t></w:t>
      </w:r>
      <w:r>
        <w:rPr>
          <w:rFonts w:ascii="Arial" w:hAnsi="Arial"/>
          <w:w w:val="118"/>
          <w:position w:val="-35"/>
          <w:sz w:val="20"/>
        </w:rPr>
        <w:t></w:t>
      </w:r>
    </w:p>
    <w:p w14:paraId="54E329AF" w14:textId="77777777" w:rsidR="00ED6B8B" w:rsidRDefault="00ED6B8B">
      <w:pPr>
        <w:rPr>
          <w:rFonts w:ascii="Arial" w:hAnsi="Arial"/>
          <w:sz w:val="20"/>
        </w:rPr>
        <w:sectPr w:rsidR="00ED6B8B">
          <w:type w:val="continuous"/>
          <w:pgSz w:w="11910" w:h="16840"/>
          <w:pgMar w:top="1580" w:right="1680" w:bottom="280" w:left="1620" w:header="720" w:footer="720" w:gutter="0"/>
          <w:cols w:num="3" w:space="720" w:equalWidth="0">
            <w:col w:w="3134" w:space="40"/>
            <w:col w:w="2084" w:space="40"/>
            <w:col w:w="3312"/>
          </w:cols>
        </w:sectPr>
        <w:pPrChange w:id="328" w:author="Raghda Wahdan" w:date="2017-11-06T13:08:00Z">
          <w:pPr>
            <w:jc w:val="center"/>
          </w:pPr>
        </w:pPrChange>
      </w:pPr>
    </w:p>
    <w:p w14:paraId="29C2FA10" w14:textId="77777777" w:rsidR="00ED6B8B" w:rsidRDefault="00FA655D" w:rsidP="00F672C4">
      <w:pPr>
        <w:tabs>
          <w:tab w:val="left" w:pos="2472"/>
          <w:tab w:val="left" w:pos="3053"/>
        </w:tabs>
        <w:spacing w:before="146"/>
        <w:ind w:left="1635"/>
        <w:rPr>
          <w:rFonts w:ascii="Arial" w:hAnsi="Arial"/>
          <w:sz w:val="20"/>
        </w:rPr>
      </w:pPr>
      <w:r>
        <w:rPr>
          <w:rFonts w:ascii="Arial" w:hAnsi="Arial"/>
          <w:spacing w:val="-178"/>
          <w:w w:val="118"/>
          <w:position w:val="-3"/>
          <w:sz w:val="20"/>
        </w:rPr>
        <w:t></w:t>
      </w:r>
      <w:r>
        <w:rPr>
          <w:rFonts w:ascii="Arial" w:hAnsi="Arial"/>
          <w:w w:val="118"/>
          <w:position w:val="2"/>
          <w:sz w:val="20"/>
        </w:rPr>
        <w:t></w:t>
      </w:r>
      <w:r>
        <w:rPr>
          <w:rFonts w:ascii="Arial" w:hAnsi="Arial"/>
          <w:position w:val="2"/>
          <w:sz w:val="20"/>
        </w:rPr>
        <w:t xml:space="preserve">   </w:t>
      </w:r>
      <w:r>
        <w:rPr>
          <w:rFonts w:ascii="Arial" w:hAnsi="Arial"/>
          <w:w w:val="161"/>
          <w:sz w:val="20"/>
        </w:rPr>
        <w:t xml:space="preserve"> </w:t>
      </w:r>
      <w:r>
        <w:rPr>
          <w:rFonts w:ascii="Arial" w:hAnsi="Arial"/>
          <w:sz w:val="20"/>
        </w:rPr>
        <w:tab/>
      </w:r>
      <w:r>
        <w:rPr>
          <w:rFonts w:ascii="Arial" w:hAnsi="Arial"/>
          <w:spacing w:val="-67"/>
          <w:w w:val="161"/>
          <w:sz w:val="20"/>
        </w:rPr>
        <w:t xml:space="preserve"> </w:t>
      </w:r>
      <w:r>
        <w:rPr>
          <w:rFonts w:ascii="Arial" w:hAnsi="Arial"/>
          <w:i/>
          <w:spacing w:val="-58"/>
          <w:w w:val="116"/>
          <w:position w:val="-19"/>
          <w:sz w:val="16"/>
        </w:rPr>
        <w:t>E</w:t>
      </w:r>
      <w:r>
        <w:rPr>
          <w:rFonts w:ascii="Arial" w:hAnsi="Arial"/>
          <w:w w:val="161"/>
          <w:sz w:val="20"/>
        </w:rPr>
        <w:t xml:space="preserve"> </w:t>
      </w:r>
      <w:r>
        <w:rPr>
          <w:rFonts w:ascii="Arial" w:hAnsi="Arial"/>
          <w:sz w:val="20"/>
        </w:rPr>
        <w:tab/>
      </w:r>
      <w:r>
        <w:rPr>
          <w:rFonts w:ascii="Arial" w:hAnsi="Arial"/>
          <w:w w:val="161"/>
          <w:sz w:val="20"/>
        </w:rPr>
        <w:t xml:space="preserve"> </w:t>
      </w:r>
    </w:p>
    <w:p w14:paraId="38000956" w14:textId="77777777" w:rsidR="00ED6B8B" w:rsidRDefault="00FA655D" w:rsidP="00F672C4">
      <w:pPr>
        <w:tabs>
          <w:tab w:val="left" w:pos="1752"/>
        </w:tabs>
        <w:spacing w:before="354"/>
        <w:ind w:left="388"/>
        <w:rPr>
          <w:rFonts w:ascii="Arial"/>
          <w:sz w:val="20"/>
        </w:rPr>
      </w:pPr>
      <w:r>
        <w:br w:type="column"/>
      </w:r>
      <w:r>
        <w:rPr>
          <w:rFonts w:ascii="Arial"/>
          <w:w w:val="161"/>
          <w:sz w:val="20"/>
        </w:rPr>
        <w:t xml:space="preserve"> </w:t>
      </w:r>
      <w:r>
        <w:rPr>
          <w:rFonts w:ascii="Arial"/>
          <w:sz w:val="20"/>
        </w:rPr>
        <w:tab/>
      </w:r>
      <w:r>
        <w:rPr>
          <w:rFonts w:ascii="Arial"/>
          <w:spacing w:val="-66"/>
          <w:w w:val="161"/>
          <w:sz w:val="20"/>
        </w:rPr>
        <w:t xml:space="preserve"> </w:t>
      </w:r>
      <w:r>
        <w:rPr>
          <w:rFonts w:ascii="Arial"/>
          <w:i/>
          <w:spacing w:val="-55"/>
          <w:w w:val="105"/>
          <w:position w:val="-19"/>
          <w:sz w:val="16"/>
        </w:rPr>
        <w:t>C</w:t>
      </w:r>
      <w:r>
        <w:rPr>
          <w:rFonts w:ascii="Arial"/>
          <w:w w:val="161"/>
          <w:sz w:val="20"/>
          <w:u w:val="single"/>
        </w:rPr>
        <w:t xml:space="preserve"> </w:t>
      </w:r>
      <w:r>
        <w:rPr>
          <w:rFonts w:ascii="Arial"/>
          <w:spacing w:val="25"/>
          <w:sz w:val="20"/>
          <w:u w:val="single"/>
        </w:rPr>
        <w:t xml:space="preserve"> </w:t>
      </w:r>
    </w:p>
    <w:p w14:paraId="7472F3B1" w14:textId="77777777" w:rsidR="00ED6B8B" w:rsidRDefault="00FA655D" w:rsidP="00F672C4">
      <w:pPr>
        <w:tabs>
          <w:tab w:val="left" w:pos="575"/>
          <w:tab w:val="left" w:pos="869"/>
        </w:tabs>
        <w:spacing w:before="145"/>
        <w:ind w:left="151"/>
        <w:rPr>
          <w:rFonts w:ascii="Arial" w:hAnsi="Arial"/>
          <w:sz w:val="20"/>
        </w:rPr>
      </w:pPr>
      <w:r>
        <w:br w:type="column"/>
      </w:r>
      <w:r>
        <w:rPr>
          <w:rFonts w:ascii="Arial" w:hAnsi="Arial"/>
          <w:w w:val="263"/>
          <w:sz w:val="20"/>
          <w:u w:val="thick"/>
        </w:rPr>
        <w:t xml:space="preserve"> </w:t>
      </w:r>
      <w:r>
        <w:rPr>
          <w:rFonts w:ascii="Arial" w:hAnsi="Arial"/>
          <w:sz w:val="20"/>
          <w:u w:val="thick"/>
        </w:rPr>
        <w:tab/>
      </w:r>
      <w:r>
        <w:rPr>
          <w:rFonts w:ascii="Arial" w:hAnsi="Arial"/>
          <w:sz w:val="20"/>
        </w:rPr>
        <w:tab/>
      </w:r>
      <w:r>
        <w:rPr>
          <w:rFonts w:ascii="Arial" w:hAnsi="Arial"/>
          <w:spacing w:val="26"/>
          <w:w w:val="263"/>
          <w:sz w:val="20"/>
        </w:rPr>
        <w:t xml:space="preserve"> </w:t>
      </w:r>
      <w:r>
        <w:rPr>
          <w:rFonts w:ascii="Arial" w:hAnsi="Arial"/>
          <w:w w:val="161"/>
          <w:position w:val="35"/>
          <w:sz w:val="20"/>
        </w:rPr>
        <w:t xml:space="preserve"> </w:t>
      </w:r>
      <w:r>
        <w:rPr>
          <w:rFonts w:ascii="Arial" w:hAnsi="Arial"/>
          <w:spacing w:val="-178"/>
          <w:w w:val="118"/>
          <w:position w:val="37"/>
          <w:sz w:val="20"/>
        </w:rPr>
        <w:t></w:t>
      </w:r>
      <w:r>
        <w:rPr>
          <w:rFonts w:ascii="Arial" w:hAnsi="Arial"/>
          <w:w w:val="118"/>
          <w:position w:val="31"/>
          <w:sz w:val="20"/>
        </w:rPr>
        <w:t></w:t>
      </w:r>
    </w:p>
    <w:p w14:paraId="78FBCA21" w14:textId="77777777" w:rsidR="00ED6B8B" w:rsidRDefault="00ED6B8B" w:rsidP="00F672C4">
      <w:pPr>
        <w:pStyle w:val="BodyText"/>
        <w:rPr>
          <w:rFonts w:ascii="Arial"/>
          <w:sz w:val="20"/>
        </w:rPr>
      </w:pPr>
    </w:p>
    <w:p w14:paraId="6E864581" w14:textId="77777777" w:rsidR="00ED6B8B" w:rsidRDefault="00890932" w:rsidP="00F672C4">
      <w:pPr>
        <w:pStyle w:val="BodyText"/>
        <w:spacing w:before="7"/>
        <w:rPr>
          <w:rFonts w:ascii="Arial"/>
          <w:sz w:val="22"/>
        </w:rPr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0" distR="0" simplePos="0" relativeHeight="251425792" behindDoc="0" locked="0" layoutInCell="1" allowOverlap="1" wp14:anchorId="3C62C762" wp14:editId="3487DCB0">
                <wp:simplePos x="0" y="0"/>
                <wp:positionH relativeFrom="page">
                  <wp:posOffset>4903470</wp:posOffset>
                </wp:positionH>
                <wp:positionV relativeFrom="paragraph">
                  <wp:posOffset>197485</wp:posOffset>
                </wp:positionV>
                <wp:extent cx="318135" cy="0"/>
                <wp:effectExtent l="7620" t="16510" r="7620" b="12065"/>
                <wp:wrapTopAndBottom/>
                <wp:docPr id="1471" name="Line 14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18135" cy="0"/>
                        </a:xfrm>
                        <a:prstGeom prst="line">
                          <a:avLst/>
                        </a:prstGeom>
                        <a:noFill/>
                        <a:ln w="15176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69A2F4F" id="Line 1447" o:spid="_x0000_s1026" style="position:absolute;z-index:2514257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386.1pt,15.55pt" to="411.15pt,1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" strokeweight=".42156mm">
                <w10:wrap type="topAndBottom" anchorx="page"/>
              </v:line>
            </w:pict>
          </mc:Fallback>
        </mc:AlternateContent>
      </w:r>
    </w:p>
    <w:p w14:paraId="302546E6" w14:textId="77777777" w:rsidR="00ED6B8B" w:rsidRDefault="00ED6B8B" w:rsidP="00F672C4">
      <w:pPr>
        <w:rPr>
          <w:rFonts w:ascii="Arial"/>
        </w:rPr>
        <w:sectPr w:rsidR="00ED6B8B">
          <w:type w:val="continuous"/>
          <w:pgSz w:w="11910" w:h="16840"/>
          <w:pgMar w:top="1580" w:right="1680" w:bottom="280" w:left="1620" w:header="720" w:footer="720" w:gutter="0"/>
          <w:cols w:num="3" w:space="720" w:equalWidth="0">
            <w:col w:w="3144" w:space="40"/>
            <w:col w:w="2124" w:space="40"/>
            <w:col w:w="3262"/>
          </w:cols>
        </w:sectPr>
      </w:pPr>
    </w:p>
    <w:p w14:paraId="211DA1B9" w14:textId="77777777" w:rsidR="00ED6B8B" w:rsidRDefault="00ED6B8B" w:rsidP="00F672C4">
      <w:pPr>
        <w:pStyle w:val="BodyText"/>
        <w:rPr>
          <w:rFonts w:ascii="Arial"/>
          <w:sz w:val="26"/>
        </w:rPr>
      </w:pPr>
    </w:p>
    <w:p w14:paraId="08D20A94" w14:textId="77777777" w:rsidR="00ED6B8B" w:rsidRDefault="00ED6B8B" w:rsidP="00F672C4">
      <w:pPr>
        <w:rPr>
          <w:rFonts w:ascii="Arial"/>
          <w:sz w:val="26"/>
        </w:rPr>
        <w:sectPr w:rsidR="00ED6B8B">
          <w:type w:val="continuous"/>
          <w:pgSz w:w="11910" w:h="16840"/>
          <w:pgMar w:top="1580" w:right="1680" w:bottom="280" w:left="1620" w:header="720" w:footer="720" w:gutter="0"/>
          <w:cols w:space="720"/>
        </w:sectPr>
      </w:pPr>
    </w:p>
    <w:p w14:paraId="7CEC9778" w14:textId="77777777" w:rsidR="00ED6B8B" w:rsidRDefault="00890932">
      <w:pPr>
        <w:tabs>
          <w:tab w:val="left" w:pos="591"/>
        </w:tabs>
        <w:spacing w:before="254" w:line="466" w:lineRule="exact"/>
        <w:rPr>
          <w:rFonts w:ascii="Arial"/>
          <w:sz w:val="20"/>
        </w:rPr>
        <w:pPrChange w:id="329" w:author="Raghda Wahdan" w:date="2017-11-06T13:08:00Z">
          <w:pPr>
            <w:tabs>
              <w:tab w:val="left" w:pos="591"/>
            </w:tabs>
            <w:spacing w:before="254" w:line="466" w:lineRule="exact"/>
            <w:jc w:val="right"/>
          </w:pPr>
        </w:pPrChange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589632" behindDoc="1" locked="0" layoutInCell="1" allowOverlap="1" wp14:anchorId="5B2A0D80" wp14:editId="7754BEDD">
                <wp:simplePos x="0" y="0"/>
                <wp:positionH relativeFrom="page">
                  <wp:posOffset>4276725</wp:posOffset>
                </wp:positionH>
                <wp:positionV relativeFrom="paragraph">
                  <wp:posOffset>-419735</wp:posOffset>
                </wp:positionV>
                <wp:extent cx="809625" cy="0"/>
                <wp:effectExtent l="9525" t="8890" r="9525" b="10160"/>
                <wp:wrapNone/>
                <wp:docPr id="1470" name="Line 14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09625" cy="0"/>
                        </a:xfrm>
                        <a:prstGeom prst="line">
                          <a:avLst/>
                        </a:prstGeom>
                        <a:noFill/>
                        <a:ln w="15176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1389717" id="Line 1446" o:spid="_x0000_s1026" style="position:absolute;z-index:-251726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36.75pt,-33.05pt" to="400.5pt,-33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" strokeweight=".42156mm">
                <w10:wrap anchorx="page"/>
              </v:line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03968" behindDoc="1" locked="0" layoutInCell="1" allowOverlap="1" wp14:anchorId="092B1C8C" wp14:editId="55F2EEDD">
                <wp:simplePos x="0" y="0"/>
                <wp:positionH relativeFrom="page">
                  <wp:posOffset>4471035</wp:posOffset>
                </wp:positionH>
                <wp:positionV relativeFrom="paragraph">
                  <wp:posOffset>-302895</wp:posOffset>
                </wp:positionV>
                <wp:extent cx="506095" cy="140335"/>
                <wp:effectExtent l="3810" t="1905" r="4445" b="635"/>
                <wp:wrapNone/>
                <wp:docPr id="1469" name="Text Box 14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6095" cy="1403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9BFC8B2" w14:textId="77777777" w:rsidR="00B0570F" w:rsidRDefault="00B0570F">
                            <w:pPr>
                              <w:tabs>
                                <w:tab w:val="left" w:pos="623"/>
                              </w:tabs>
                              <w:spacing w:line="221" w:lineRule="exact"/>
                              <w:rPr>
                                <w:rFonts w:ascii="Times New Roman"/>
                                <w:sz w:val="20"/>
                              </w:rPr>
                            </w:pPr>
                            <w:r>
                              <w:rPr>
                                <w:rFonts w:ascii="Times New Roman"/>
                                <w:w w:val="99"/>
                                <w:sz w:val="20"/>
                                <w:u w:val="thick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pacing w:val="-23"/>
                                <w:sz w:val="20"/>
                                <w:u w:val="thick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0"/>
                              </w:rPr>
                              <w:tab/>
                            </w:r>
                            <w:r>
                              <w:rPr>
                                <w:rFonts w:ascii="Times New Roman"/>
                                <w:w w:val="99"/>
                                <w:sz w:val="20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pacing w:val="22"/>
                                <w:sz w:val="20"/>
                                <w:u w:val="single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92B1C8C" id="Text Box 1445" o:spid="_x0000_s1068" type="#_x0000_t202" style="position:absolute;margin-left:352.05pt;margin-top:-23.85pt;width:39.85pt;height:11.05pt;z-index:-251712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" filled="f" stroked="f">
                <v:textbox inset="0,0,0,0">
                  <w:txbxContent>
                    <w:p w14:paraId="39BFC8B2" w14:textId="77777777" w:rsidR="00B0570F" w:rsidRDefault="00B0570F">
                      <w:pPr>
                        <w:tabs>
                          <w:tab w:val="left" w:pos="623"/>
                        </w:tabs>
                        <w:spacing w:line="221" w:lineRule="exact"/>
                        <w:rPr>
                          <w:rFonts w:ascii="Times New Roman"/>
                          <w:sz w:val="20"/>
                        </w:rPr>
                      </w:pPr>
                      <w:r>
                        <w:rPr>
                          <w:rFonts w:ascii="Times New Roman"/>
                          <w:w w:val="99"/>
                          <w:sz w:val="20"/>
                          <w:u w:val="thick"/>
                        </w:rPr>
                        <w:t xml:space="preserve"> 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  <w:u w:val="thick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0"/>
                        </w:rPr>
                        <w:tab/>
                      </w:r>
                      <w:r>
                        <w:rPr>
                          <w:rFonts w:ascii="Times New Roman"/>
                          <w:w w:val="99"/>
                          <w:sz w:val="20"/>
                          <w:u w:val="single"/>
                        </w:rPr>
                        <w:t xml:space="preserve"> </w:t>
                      </w:r>
                      <w:r>
                        <w:rPr>
                          <w:rFonts w:ascii="Times New Roman"/>
                          <w:spacing w:val="22"/>
                          <w:sz w:val="20"/>
                          <w:u w:val="single"/>
                        </w:rPr>
                        <w:t xml:space="preserve"> 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440128" behindDoc="0" locked="0" layoutInCell="1" allowOverlap="1" wp14:anchorId="63C2837A" wp14:editId="383ACE71">
                <wp:simplePos x="0" y="0"/>
                <wp:positionH relativeFrom="page">
                  <wp:posOffset>4100195</wp:posOffset>
                </wp:positionH>
                <wp:positionV relativeFrom="paragraph">
                  <wp:posOffset>-206375</wp:posOffset>
                </wp:positionV>
                <wp:extent cx="396875" cy="330835"/>
                <wp:effectExtent l="4445" t="3175" r="0" b="0"/>
                <wp:wrapNone/>
                <wp:docPr id="1468" name="Text Box 14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6875" cy="3308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A2EF877" w14:textId="77777777" w:rsidR="00B0570F" w:rsidRDefault="00B0570F">
                            <w:pPr>
                              <w:spacing w:line="158" w:lineRule="exact"/>
                              <w:ind w:left="26"/>
                              <w:jc w:val="center"/>
                              <w:rPr>
                                <w:rFonts w:ascii="Georgia" w:hAnsi="Georgia"/>
                                <w:i/>
                                <w:sz w:val="21"/>
                              </w:rPr>
                            </w:pPr>
                            <w:r>
                              <w:rPr>
                                <w:rFonts w:ascii="Georgia" w:hAnsi="Georgia"/>
                                <w:i/>
                                <w:w w:val="91"/>
                                <w:sz w:val="21"/>
                              </w:rPr>
                              <w:t>∂</w:t>
                            </w:r>
                          </w:p>
                          <w:p w14:paraId="76FEF4C6" w14:textId="77777777" w:rsidR="00B0570F" w:rsidRDefault="00B0570F">
                            <w:pPr>
                              <w:spacing w:line="351" w:lineRule="exact"/>
                              <w:ind w:left="-1"/>
                              <w:jc w:val="center"/>
                              <w:rPr>
                                <w:rFonts w:ascii="Georgia" w:hAnsi="Georgia"/>
                                <w:i/>
                                <w:sz w:val="21"/>
                              </w:rPr>
                            </w:pPr>
                            <w:r>
                              <w:rPr>
                                <w:rFonts w:ascii="Arial" w:hAnsi="Arial"/>
                                <w:i/>
                                <w:w w:val="110"/>
                                <w:sz w:val="21"/>
                              </w:rPr>
                              <w:t>×</w:t>
                            </w:r>
                            <w:r>
                              <w:rPr>
                                <w:rFonts w:ascii="Arial" w:hAnsi="Arial"/>
                                <w:i/>
                                <w:spacing w:val="-44"/>
                                <w:w w:val="11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Georgia" w:hAnsi="Georgia"/>
                                <w:i/>
                                <w:spacing w:val="11"/>
                                <w:w w:val="110"/>
                                <w:position w:val="-14"/>
                                <w:sz w:val="21"/>
                              </w:rPr>
                              <w:t>∂L</w:t>
                            </w:r>
                            <w:r>
                              <w:rPr>
                                <w:rFonts w:ascii="Georgia" w:hAnsi="Georgia"/>
                                <w:i/>
                                <w:spacing w:val="11"/>
                                <w:w w:val="110"/>
                                <w:sz w:val="21"/>
                              </w:rPr>
                              <w:t>n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3C2837A" id="Text Box 1444" o:spid="_x0000_s1069" type="#_x0000_t202" style="position:absolute;margin-left:322.85pt;margin-top:-16.25pt;width:31.25pt;height:26.05pt;z-index:2514401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" filled="f" stroked="f">
                <v:textbox inset="0,0,0,0">
                  <w:txbxContent>
                    <w:p w14:paraId="7A2EF877" w14:textId="77777777" w:rsidR="00B0570F" w:rsidRDefault="00B0570F">
                      <w:pPr>
                        <w:spacing w:line="158" w:lineRule="exact"/>
                        <w:ind w:left="26"/>
                        <w:jc w:val="center"/>
                        <w:rPr>
                          <w:rFonts w:ascii="Georgia" w:hAnsi="Georgia"/>
                          <w:i/>
                          <w:sz w:val="21"/>
                        </w:rPr>
                      </w:pPr>
                      <w:r>
                        <w:rPr>
                          <w:rFonts w:ascii="Georgia" w:hAnsi="Georgia"/>
                          <w:i/>
                          <w:w w:val="91"/>
                          <w:sz w:val="21"/>
                        </w:rPr>
                        <w:t>∂</w:t>
                      </w:r>
                    </w:p>
                    <w:p w14:paraId="76FEF4C6" w14:textId="77777777" w:rsidR="00B0570F" w:rsidRDefault="00B0570F">
                      <w:pPr>
                        <w:spacing w:line="351" w:lineRule="exact"/>
                        <w:ind w:left="-1"/>
                        <w:jc w:val="center"/>
                        <w:rPr>
                          <w:rFonts w:ascii="Georgia" w:hAnsi="Georgia"/>
                          <w:i/>
                          <w:sz w:val="21"/>
                        </w:rPr>
                      </w:pPr>
                      <w:r>
                        <w:rPr>
                          <w:rFonts w:ascii="Arial" w:hAnsi="Arial"/>
                          <w:i/>
                          <w:w w:val="110"/>
                          <w:sz w:val="21"/>
                        </w:rPr>
                        <w:t>×</w:t>
                      </w:r>
                      <w:r>
                        <w:rPr>
                          <w:rFonts w:ascii="Arial" w:hAnsi="Arial"/>
                          <w:i/>
                          <w:spacing w:val="-44"/>
                          <w:w w:val="110"/>
                          <w:sz w:val="21"/>
                        </w:rPr>
                        <w:t xml:space="preserve"> </w:t>
                      </w:r>
                      <w:r>
                        <w:rPr>
                          <w:rFonts w:ascii="Georgia" w:hAnsi="Georgia"/>
                          <w:i/>
                          <w:spacing w:val="11"/>
                          <w:w w:val="110"/>
                          <w:position w:val="-14"/>
                          <w:sz w:val="21"/>
                        </w:rPr>
                        <w:t>∂L</w:t>
                      </w:r>
                      <w:r>
                        <w:rPr>
                          <w:rFonts w:ascii="Georgia" w:hAnsi="Georgia"/>
                          <w:i/>
                          <w:spacing w:val="11"/>
                          <w:w w:val="110"/>
                          <w:sz w:val="21"/>
                        </w:rPr>
                        <w:t>n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06016" behindDoc="1" locked="0" layoutInCell="1" allowOverlap="1" wp14:anchorId="430E86D7" wp14:editId="1F57AC04">
                <wp:simplePos x="0" y="0"/>
                <wp:positionH relativeFrom="page">
                  <wp:posOffset>4613275</wp:posOffset>
                </wp:positionH>
                <wp:positionV relativeFrom="paragraph">
                  <wp:posOffset>-259080</wp:posOffset>
                </wp:positionV>
                <wp:extent cx="348615" cy="382905"/>
                <wp:effectExtent l="3175" t="0" r="635" b="0"/>
                <wp:wrapNone/>
                <wp:docPr id="1467" name="Text Box 14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8615" cy="3829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1105543" w14:textId="77777777" w:rsidR="00B0570F" w:rsidRDefault="00B0570F">
                            <w:pPr>
                              <w:spacing w:line="397" w:lineRule="exact"/>
                              <w:ind w:right="17"/>
                              <w:jc w:val="right"/>
                              <w:rPr>
                                <w:rFonts w:ascii="Arial" w:hAnsi="Arial"/>
                                <w:i/>
                                <w:sz w:val="21"/>
                              </w:rPr>
                            </w:pPr>
                            <w:r>
                              <w:rPr>
                                <w:rFonts w:ascii="Arial Unicode MS" w:hAnsi="Arial Unicode MS"/>
                                <w:spacing w:val="-529"/>
                                <w:w w:val="89"/>
                                <w:position w:val="15"/>
                                <w:sz w:val="21"/>
                              </w:rPr>
                              <w:t>1</w:t>
                            </w:r>
                            <w:r>
                              <w:rPr>
                                <w:rFonts w:ascii="Arial Unicode MS" w:hAnsi="Arial Unicode MS"/>
                                <w:w w:val="89"/>
                                <w:sz w:val="21"/>
                              </w:rPr>
                              <w:t>1</w:t>
                            </w:r>
                            <w:r>
                              <w:rPr>
                                <w:rFonts w:ascii="Arial Unicode MS" w:hAnsi="Arial Unicode MS"/>
                                <w:spacing w:val="-1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i/>
                                <w:w w:val="132"/>
                                <w:sz w:val="21"/>
                              </w:rPr>
                              <w:t>−</w:t>
                            </w:r>
                          </w:p>
                          <w:p w14:paraId="6AA39466" w14:textId="77777777" w:rsidR="00B0570F" w:rsidRDefault="00B0570F">
                            <w:pPr>
                              <w:spacing w:line="194" w:lineRule="exact"/>
                              <w:jc w:val="right"/>
                              <w:rPr>
                                <w:rFonts w:ascii="Georgia"/>
                                <w:i/>
                                <w:sz w:val="21"/>
                              </w:rPr>
                            </w:pPr>
                            <w:r>
                              <w:rPr>
                                <w:rFonts w:ascii="Georgia"/>
                                <w:i/>
                                <w:w w:val="111"/>
                                <w:sz w:val="21"/>
                              </w:rPr>
                              <w:t>L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30E86D7" id="Text Box 1443" o:spid="_x0000_s1070" type="#_x0000_t202" style="position:absolute;margin-left:363.25pt;margin-top:-20.4pt;width:27.45pt;height:30.15pt;z-index:-251710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" filled="f" stroked="f">
                <v:textbox inset="0,0,0,0">
                  <w:txbxContent>
                    <w:p w14:paraId="01105543" w14:textId="77777777" w:rsidR="00B0570F" w:rsidRDefault="00B0570F">
                      <w:pPr>
                        <w:spacing w:line="397" w:lineRule="exact"/>
                        <w:ind w:right="17"/>
                        <w:jc w:val="right"/>
                        <w:rPr>
                          <w:rFonts w:ascii="Arial" w:hAnsi="Arial"/>
                          <w:i/>
                          <w:sz w:val="21"/>
                        </w:rPr>
                      </w:pPr>
                      <w:r>
                        <w:rPr>
                          <w:rFonts w:ascii="Arial Unicode MS" w:hAnsi="Arial Unicode MS"/>
                          <w:spacing w:val="-529"/>
                          <w:w w:val="89"/>
                          <w:position w:val="15"/>
                          <w:sz w:val="21"/>
                        </w:rPr>
                        <w:t>1</w:t>
                      </w:r>
                      <w:r>
                        <w:rPr>
                          <w:rFonts w:ascii="Arial Unicode MS" w:hAnsi="Arial Unicode MS"/>
                          <w:w w:val="89"/>
                          <w:sz w:val="21"/>
                        </w:rPr>
                        <w:t>1</w:t>
                      </w:r>
                      <w:r>
                        <w:rPr>
                          <w:rFonts w:ascii="Arial Unicode MS" w:hAnsi="Arial Unicode MS"/>
                          <w:spacing w:val="-10"/>
                          <w:sz w:val="21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i/>
                          <w:w w:val="132"/>
                          <w:sz w:val="21"/>
                        </w:rPr>
                        <w:t>−</w:t>
                      </w:r>
                    </w:p>
                    <w:p w14:paraId="6AA39466" w14:textId="77777777" w:rsidR="00B0570F" w:rsidRDefault="00B0570F">
                      <w:pPr>
                        <w:spacing w:line="194" w:lineRule="exact"/>
                        <w:jc w:val="right"/>
                        <w:rPr>
                          <w:rFonts w:ascii="Georgia"/>
                          <w:i/>
                          <w:sz w:val="21"/>
                        </w:rPr>
                      </w:pPr>
                      <w:r>
                        <w:rPr>
                          <w:rFonts w:ascii="Georgia"/>
                          <w:i/>
                          <w:w w:val="111"/>
                          <w:sz w:val="21"/>
                        </w:rPr>
                        <w:t>L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08064" behindDoc="1" locked="0" layoutInCell="1" allowOverlap="1" wp14:anchorId="016EDAFE" wp14:editId="14D3E4F8">
                <wp:simplePos x="0" y="0"/>
                <wp:positionH relativeFrom="page">
                  <wp:posOffset>5069840</wp:posOffset>
                </wp:positionH>
                <wp:positionV relativeFrom="paragraph">
                  <wp:posOffset>-269240</wp:posOffset>
                </wp:positionV>
                <wp:extent cx="203200" cy="210820"/>
                <wp:effectExtent l="2540" t="0" r="3810" b="1270"/>
                <wp:wrapNone/>
                <wp:docPr id="1466" name="Text Box 14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3200" cy="2108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F4018A3" w14:textId="77777777" w:rsidR="00B0570F" w:rsidRDefault="00B0570F">
                            <w:pPr>
                              <w:spacing w:before="19"/>
                              <w:rPr>
                                <w:rFonts w:ascii="Tahoma" w:hAnsi="Tahoma"/>
                                <w:sz w:val="16"/>
                              </w:rPr>
                            </w:pPr>
                            <w:r>
                              <w:rPr>
                                <w:rFonts w:ascii="Arial" w:hAnsi="Arial"/>
                                <w:i/>
                                <w:w w:val="115"/>
                                <w:sz w:val="16"/>
                              </w:rPr>
                              <w:t>n−</w:t>
                            </w:r>
                            <w:r>
                              <w:rPr>
                                <w:rFonts w:ascii="Tahoma" w:hAnsi="Tahoma"/>
                                <w:w w:val="115"/>
                                <w:sz w:val="16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16EDAFE" id="Text Box 1442" o:spid="_x0000_s1071" type="#_x0000_t202" style="position:absolute;margin-left:399.2pt;margin-top:-21.2pt;width:16pt;height:16.6pt;z-index:-2517084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" filled="f" stroked="f">
                <v:textbox inset="0,0,0,0">
                  <w:txbxContent>
                    <w:p w14:paraId="0F4018A3" w14:textId="77777777" w:rsidR="00B0570F" w:rsidRDefault="00B0570F">
                      <w:pPr>
                        <w:spacing w:before="19"/>
                        <w:rPr>
                          <w:rFonts w:ascii="Tahoma" w:hAnsi="Tahoma"/>
                          <w:sz w:val="16"/>
                        </w:rPr>
                      </w:pPr>
                      <w:r>
                        <w:rPr>
                          <w:rFonts w:ascii="Arial" w:hAnsi="Arial"/>
                          <w:i/>
                          <w:w w:val="115"/>
                          <w:sz w:val="16"/>
                        </w:rPr>
                        <w:t>n−</w:t>
                      </w:r>
                      <w:r>
                        <w:rPr>
                          <w:rFonts w:ascii="Tahoma" w:hAnsi="Tahoma"/>
                          <w:w w:val="115"/>
                          <w:sz w:val="16"/>
                        </w:rPr>
                        <w:t>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10112" behindDoc="1" locked="0" layoutInCell="1" allowOverlap="1" wp14:anchorId="2003B565" wp14:editId="4952A49E">
                <wp:simplePos x="0" y="0"/>
                <wp:positionH relativeFrom="page">
                  <wp:posOffset>4613275</wp:posOffset>
                </wp:positionH>
                <wp:positionV relativeFrom="paragraph">
                  <wp:posOffset>408305</wp:posOffset>
                </wp:positionV>
                <wp:extent cx="69850" cy="196850"/>
                <wp:effectExtent l="3175" t="0" r="3175" b="4445"/>
                <wp:wrapNone/>
                <wp:docPr id="1465" name="Text Box 14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850" cy="196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E2F674F" w14:textId="77777777" w:rsidR="00B0570F" w:rsidRDefault="00B0570F">
                            <w:pPr>
                              <w:spacing w:line="306" w:lineRule="exact"/>
                              <w:rPr>
                                <w:rFonts w:ascii="Arial Unicode MS"/>
                                <w:sz w:val="21"/>
                              </w:rPr>
                            </w:pPr>
                            <w:r>
                              <w:rPr>
                                <w:rFonts w:ascii="Arial Unicode MS"/>
                                <w:w w:val="89"/>
                                <w:sz w:val="21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003B565" id="Text Box 1441" o:spid="_x0000_s1072" type="#_x0000_t202" style="position:absolute;margin-left:363.25pt;margin-top:32.15pt;width:5.5pt;height:15.5pt;z-index:-251706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" filled="f" stroked="f">
                <v:textbox inset="0,0,0,0">
                  <w:txbxContent>
                    <w:p w14:paraId="2E2F674F" w14:textId="77777777" w:rsidR="00B0570F" w:rsidRDefault="00B0570F">
                      <w:pPr>
                        <w:spacing w:line="306" w:lineRule="exact"/>
                        <w:rPr>
                          <w:rFonts w:ascii="Arial Unicode MS"/>
                          <w:sz w:val="21"/>
                        </w:rPr>
                      </w:pPr>
                      <w:r>
                        <w:rPr>
                          <w:rFonts w:ascii="Arial Unicode MS"/>
                          <w:w w:val="89"/>
                          <w:sz w:val="21"/>
                        </w:rPr>
                        <w:t>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442176" behindDoc="0" locked="0" layoutInCell="1" allowOverlap="1" wp14:anchorId="02821715" wp14:editId="53BC3BF9">
                <wp:simplePos x="0" y="0"/>
                <wp:positionH relativeFrom="page">
                  <wp:posOffset>4267835</wp:posOffset>
                </wp:positionH>
                <wp:positionV relativeFrom="paragraph">
                  <wp:posOffset>408305</wp:posOffset>
                </wp:positionV>
                <wp:extent cx="107950" cy="196850"/>
                <wp:effectExtent l="635" t="0" r="0" b="4445"/>
                <wp:wrapNone/>
                <wp:docPr id="1464" name="Text Box 14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7950" cy="196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748BCA5" w14:textId="77777777" w:rsidR="00B0570F" w:rsidRDefault="00B0570F">
                            <w:pPr>
                              <w:spacing w:line="306" w:lineRule="exact"/>
                              <w:rPr>
                                <w:rFonts w:ascii="Arial Unicode MS"/>
                                <w:sz w:val="21"/>
                              </w:rPr>
                            </w:pPr>
                            <w:r>
                              <w:rPr>
                                <w:rFonts w:ascii="Arial Unicode MS"/>
                                <w:w w:val="132"/>
                                <w:sz w:val="21"/>
                              </w:rPr>
                              <w:t>=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2821715" id="Text Box 1440" o:spid="_x0000_s1073" type="#_x0000_t202" style="position:absolute;margin-left:336.05pt;margin-top:32.15pt;width:8.5pt;height:15.5pt;z-index:251442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" filled="f" stroked="f">
                <v:textbox inset="0,0,0,0">
                  <w:txbxContent>
                    <w:p w14:paraId="3748BCA5" w14:textId="77777777" w:rsidR="00B0570F" w:rsidRDefault="00B0570F">
                      <w:pPr>
                        <w:spacing w:line="306" w:lineRule="exact"/>
                        <w:rPr>
                          <w:rFonts w:ascii="Arial Unicode MS"/>
                          <w:sz w:val="21"/>
                        </w:rPr>
                      </w:pPr>
                      <w:r>
                        <w:rPr>
                          <w:rFonts w:ascii="Arial Unicode MS"/>
                          <w:w w:val="132"/>
                          <w:sz w:val="21"/>
                        </w:rPr>
                        <w:t>=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FA655D">
        <w:rPr>
          <w:rFonts w:ascii="Arial"/>
          <w:w w:val="161"/>
          <w:sz w:val="20"/>
        </w:rPr>
        <w:t xml:space="preserve"> </w:t>
      </w:r>
      <w:r w:rsidR="00FA655D">
        <w:rPr>
          <w:rFonts w:ascii="Times New Roman"/>
          <w:w w:val="99"/>
          <w:position w:val="-34"/>
          <w:sz w:val="20"/>
          <w:u w:val="thick"/>
        </w:rPr>
        <w:t xml:space="preserve"> </w:t>
      </w:r>
      <w:r w:rsidR="00FA655D">
        <w:rPr>
          <w:rFonts w:ascii="Times New Roman"/>
          <w:spacing w:val="-23"/>
          <w:position w:val="-34"/>
          <w:sz w:val="20"/>
          <w:u w:val="thick"/>
        </w:rPr>
        <w:t xml:space="preserve"> </w:t>
      </w:r>
      <w:r w:rsidR="00FA655D">
        <w:rPr>
          <w:rFonts w:ascii="Arial"/>
          <w:w w:val="263"/>
          <w:position w:val="-34"/>
          <w:sz w:val="20"/>
          <w:u w:val="thick"/>
        </w:rPr>
        <w:t xml:space="preserve"> </w:t>
      </w:r>
      <w:r w:rsidR="00FA655D">
        <w:rPr>
          <w:rFonts w:ascii="Arial"/>
          <w:position w:val="-34"/>
          <w:sz w:val="20"/>
          <w:u w:val="thick"/>
        </w:rPr>
        <w:tab/>
      </w:r>
      <w:r w:rsidR="00FA655D">
        <w:rPr>
          <w:rFonts w:ascii="Arial"/>
          <w:spacing w:val="-56"/>
          <w:w w:val="161"/>
          <w:sz w:val="20"/>
        </w:rPr>
        <w:t xml:space="preserve"> </w:t>
      </w:r>
      <w:r w:rsidR="00FA655D">
        <w:rPr>
          <w:rFonts w:ascii="Arial"/>
          <w:i/>
          <w:spacing w:val="-47"/>
          <w:position w:val="-19"/>
          <w:sz w:val="16"/>
        </w:rPr>
        <w:t>S</w:t>
      </w:r>
      <w:r w:rsidR="00FA655D">
        <w:rPr>
          <w:rFonts w:ascii="Arial"/>
          <w:i/>
          <w:spacing w:val="-10"/>
          <w:position w:val="-19"/>
          <w:sz w:val="16"/>
        </w:rPr>
        <w:t xml:space="preserve"> </w:t>
      </w:r>
      <w:r w:rsidR="00FA655D">
        <w:rPr>
          <w:rFonts w:ascii="Arial Unicode MS"/>
          <w:position w:val="-48"/>
          <w:sz w:val="21"/>
        </w:rPr>
        <w:t>1</w:t>
      </w:r>
      <w:r w:rsidR="00FA655D">
        <w:rPr>
          <w:rFonts w:ascii="Arial Unicode MS"/>
          <w:spacing w:val="-15"/>
          <w:position w:val="-48"/>
          <w:sz w:val="21"/>
        </w:rPr>
        <w:t xml:space="preserve"> </w:t>
      </w:r>
      <w:r w:rsidR="00FA655D">
        <w:rPr>
          <w:rFonts w:ascii="Arial"/>
          <w:w w:val="263"/>
          <w:position w:val="-34"/>
          <w:sz w:val="20"/>
        </w:rPr>
        <w:t xml:space="preserve"> </w:t>
      </w:r>
    </w:p>
    <w:p w14:paraId="1B7BD048" w14:textId="77777777" w:rsidR="00ED6B8B" w:rsidRDefault="00ED6B8B" w:rsidP="00F672C4">
      <w:pPr>
        <w:pStyle w:val="BodyText"/>
        <w:spacing w:before="6"/>
        <w:rPr>
          <w:rFonts w:ascii="Arial"/>
          <w:sz w:val="9"/>
        </w:rPr>
      </w:pPr>
    </w:p>
    <w:p w14:paraId="77F20D08" w14:textId="77777777" w:rsidR="00ED6B8B" w:rsidRDefault="00890932" w:rsidP="00F672C4">
      <w:pPr>
        <w:pStyle w:val="BodyText"/>
        <w:spacing w:line="20" w:lineRule="exact"/>
        <w:ind w:left="6040"/>
        <w:rPr>
          <w:rFonts w:ascii="Arial"/>
          <w:sz w:val="2"/>
        </w:rPr>
      </w:pPr>
      <w:r>
        <w:rPr>
          <w:rFonts w:ascii="Arial"/>
          <w:noProof/>
          <w:sz w:val="2"/>
          <w:lang w:val="en-GB" w:eastAsia="en-GB"/>
        </w:rPr>
        <mc:AlternateContent>
          <mc:Choice Requires="wpg">
            <w:drawing>
              <wp:inline distT="0" distB="0" distL="0" distR="0" wp14:anchorId="775593E7" wp14:editId="2917EA99">
                <wp:extent cx="99695" cy="5080"/>
                <wp:effectExtent l="9525" t="9525" r="5080" b="4445"/>
                <wp:docPr id="1462" name="Group 14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9695" cy="5080"/>
                          <a:chOff x="0" y="0"/>
                          <a:chExt cx="157" cy="8"/>
                        </a:xfrm>
                      </wpg:grpSpPr>
                      <wps:wsp>
                        <wps:cNvPr id="1463" name="Line 1439"/>
                        <wps:cNvCnPr/>
                        <wps:spPr bwMode="auto">
                          <a:xfrm>
                            <a:off x="4" y="4"/>
                            <a:ext cx="148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FD32E23" id="Group 1438" o:spid="_x0000_s1026" style="width:7.85pt;height:.4pt;mso-position-horizontal-relative:char;mso-position-vertical-relative:line" coordsize="157,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">
                <v:line id="Line 1439" o:spid="_x0000_s1027" style="position:absolute;visibility:visible;mso-wrap-style:square" from="4,4" to="152,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" strokeweight=".14042mm"/>
                <w10:anchorlock/>
              </v:group>
            </w:pict>
          </mc:Fallback>
        </mc:AlternateContent>
      </w:r>
    </w:p>
    <w:p w14:paraId="1BEAD290" w14:textId="77777777" w:rsidR="00ED6B8B" w:rsidRDefault="00FA655D" w:rsidP="00F672C4">
      <w:pPr>
        <w:spacing w:before="498"/>
        <w:ind w:left="-40"/>
        <w:rPr>
          <w:rFonts w:ascii="Arial" w:hAnsi="Arial"/>
          <w:sz w:val="20"/>
        </w:rPr>
      </w:pPr>
      <w:r>
        <w:br w:type="column"/>
      </w:r>
      <w:r>
        <w:rPr>
          <w:rFonts w:ascii="Arial" w:hAnsi="Arial"/>
          <w:i/>
          <w:spacing w:val="-1"/>
          <w:w w:val="115"/>
          <w:sz w:val="16"/>
        </w:rPr>
        <w:t>n</w:t>
      </w:r>
      <w:r>
        <w:rPr>
          <w:rFonts w:ascii="Arial" w:hAnsi="Arial"/>
          <w:i/>
          <w:w w:val="140"/>
          <w:sz w:val="16"/>
        </w:rPr>
        <w:t>−</w:t>
      </w:r>
      <w:r>
        <w:rPr>
          <w:rFonts w:ascii="Tahoma" w:hAnsi="Tahoma"/>
          <w:spacing w:val="-80"/>
          <w:w w:val="96"/>
          <w:sz w:val="16"/>
        </w:rPr>
        <w:t>1</w:t>
      </w:r>
      <w:r>
        <w:rPr>
          <w:rFonts w:ascii="Arial" w:hAnsi="Arial"/>
          <w:w w:val="161"/>
          <w:position w:val="40"/>
          <w:sz w:val="20"/>
        </w:rPr>
        <w:t xml:space="preserve"> </w:t>
      </w:r>
    </w:p>
    <w:p w14:paraId="1A9C8C19" w14:textId="77777777" w:rsidR="00ED6B8B" w:rsidRDefault="00ED6B8B" w:rsidP="00F672C4">
      <w:pPr>
        <w:rPr>
          <w:rFonts w:ascii="Arial" w:hAnsi="Arial"/>
          <w:sz w:val="20"/>
        </w:rPr>
        <w:sectPr w:rsidR="00ED6B8B">
          <w:type w:val="continuous"/>
          <w:pgSz w:w="11910" w:h="16840"/>
          <w:pgMar w:top="1580" w:right="1680" w:bottom="280" w:left="1620" w:header="720" w:footer="720" w:gutter="0"/>
          <w:cols w:num="2" w:space="720" w:equalWidth="0">
            <w:col w:w="6364" w:space="40"/>
            <w:col w:w="2206"/>
          </w:cols>
        </w:sectPr>
      </w:pPr>
    </w:p>
    <w:p w14:paraId="02B74DE3" w14:textId="77777777" w:rsidR="00ED6B8B" w:rsidRDefault="00890932" w:rsidP="00F672C4">
      <w:pPr>
        <w:tabs>
          <w:tab w:val="left" w:pos="5802"/>
        </w:tabs>
        <w:spacing w:line="283" w:lineRule="exact"/>
        <w:ind w:left="5331"/>
        <w:rPr>
          <w:rFonts w:ascii="Georgia" w:hAnsi="Georgia"/>
          <w:i/>
          <w:sz w:val="21"/>
        </w:rPr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0" distR="0" simplePos="0" relativeHeight="251427840" behindDoc="0" locked="0" layoutInCell="1" allowOverlap="1" wp14:anchorId="158FB5CB" wp14:editId="453DE7CA">
                <wp:simplePos x="0" y="0"/>
                <wp:positionH relativeFrom="page">
                  <wp:posOffset>4903470</wp:posOffset>
                </wp:positionH>
                <wp:positionV relativeFrom="paragraph">
                  <wp:posOffset>269875</wp:posOffset>
                </wp:positionV>
                <wp:extent cx="318135" cy="0"/>
                <wp:effectExtent l="7620" t="12700" r="7620" b="15875"/>
                <wp:wrapTopAndBottom/>
                <wp:docPr id="1461" name="Line 14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18135" cy="0"/>
                        </a:xfrm>
                        <a:prstGeom prst="line">
                          <a:avLst/>
                        </a:prstGeom>
                        <a:noFill/>
                        <a:ln w="15176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68C6B6A" id="Line 1437" o:spid="_x0000_s1026" style="position:absolute;z-index:2514278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386.1pt,21.25pt" to="411.15pt,2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" strokeweight=".42156mm">
                <w10:wrap type="topAndBottom" anchorx="page"/>
              </v:line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24448" behindDoc="1" locked="0" layoutInCell="1" allowOverlap="1" wp14:anchorId="72F20F50" wp14:editId="4B427596">
                <wp:simplePos x="0" y="0"/>
                <wp:positionH relativeFrom="page">
                  <wp:posOffset>4418965</wp:posOffset>
                </wp:positionH>
                <wp:positionV relativeFrom="paragraph">
                  <wp:posOffset>688975</wp:posOffset>
                </wp:positionV>
                <wp:extent cx="747395" cy="289560"/>
                <wp:effectExtent l="0" t="3175" r="0" b="2540"/>
                <wp:wrapNone/>
                <wp:docPr id="1460" name="Text Box 14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7395" cy="2895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793EF78" w14:textId="77777777" w:rsidR="00B0570F" w:rsidRDefault="00B0570F">
                            <w:pPr>
                              <w:spacing w:line="306" w:lineRule="exact"/>
                              <w:rPr>
                                <w:rFonts w:ascii="Arial Unicode MS" w:hAnsi="Arial Unicode MS"/>
                                <w:sz w:val="21"/>
                              </w:rPr>
                            </w:pPr>
                            <w:r>
                              <w:rPr>
                                <w:rFonts w:ascii="Arial Unicode MS" w:hAnsi="Arial Unicode MS"/>
                                <w:w w:val="115"/>
                                <w:sz w:val="21"/>
                              </w:rPr>
                              <w:t>(</w:t>
                            </w:r>
                            <w:r>
                              <w:rPr>
                                <w:rFonts w:ascii="Georgia" w:hAnsi="Georgia"/>
                                <w:i/>
                                <w:w w:val="115"/>
                                <w:sz w:val="21"/>
                              </w:rPr>
                              <w:t>L</w:t>
                            </w:r>
                            <w:r>
                              <w:rPr>
                                <w:rFonts w:ascii="Georgia" w:hAnsi="Georgia"/>
                                <w:i/>
                                <w:spacing w:val="-13"/>
                                <w:w w:val="11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i/>
                                <w:w w:val="115"/>
                                <w:sz w:val="21"/>
                              </w:rPr>
                              <w:t>−</w:t>
                            </w:r>
                            <w:r>
                              <w:rPr>
                                <w:rFonts w:ascii="Arial" w:hAnsi="Arial"/>
                                <w:i/>
                                <w:spacing w:val="-21"/>
                                <w:w w:val="11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Georgia" w:hAnsi="Georgia"/>
                                <w:i/>
                                <w:w w:val="115"/>
                                <w:sz w:val="21"/>
                              </w:rPr>
                              <w:t>n</w:t>
                            </w:r>
                            <w:r>
                              <w:rPr>
                                <w:rFonts w:ascii="Georgia" w:hAnsi="Georgia"/>
                                <w:i/>
                                <w:spacing w:val="-13"/>
                                <w:w w:val="11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i/>
                                <w:w w:val="115"/>
                                <w:sz w:val="21"/>
                              </w:rPr>
                              <w:t>−</w:t>
                            </w:r>
                            <w:r>
                              <w:rPr>
                                <w:rFonts w:ascii="Arial" w:hAnsi="Arial"/>
                                <w:i/>
                                <w:spacing w:val="-21"/>
                                <w:w w:val="11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hAnsi="Arial Unicode MS"/>
                                <w:w w:val="115"/>
                                <w:sz w:val="21"/>
                              </w:rPr>
                              <w:t>1))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2F20F50" id="Text Box 1436" o:spid="_x0000_s1074" type="#_x0000_t202" style="position:absolute;left:0;text-align:left;margin-left:347.95pt;margin-top:54.25pt;width:58.85pt;height:22.8pt;z-index:-2516920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" filled="f" stroked="f">
                <v:textbox inset="0,0,0,0">
                  <w:txbxContent>
                    <w:p w14:paraId="6793EF78" w14:textId="77777777" w:rsidR="00B0570F" w:rsidRDefault="00B0570F">
                      <w:pPr>
                        <w:spacing w:line="306" w:lineRule="exact"/>
                        <w:rPr>
                          <w:rFonts w:ascii="Arial Unicode MS" w:hAnsi="Arial Unicode MS"/>
                          <w:sz w:val="21"/>
                        </w:rPr>
                      </w:pPr>
                      <w:r>
                        <w:rPr>
                          <w:rFonts w:ascii="Arial Unicode MS" w:hAnsi="Arial Unicode MS"/>
                          <w:w w:val="115"/>
                          <w:sz w:val="21"/>
                        </w:rPr>
                        <w:t>(</w:t>
                      </w:r>
                      <w:r>
                        <w:rPr>
                          <w:rFonts w:ascii="Georgia" w:hAnsi="Georgia"/>
                          <w:i/>
                          <w:w w:val="115"/>
                          <w:sz w:val="21"/>
                        </w:rPr>
                        <w:t>L</w:t>
                      </w:r>
                      <w:r>
                        <w:rPr>
                          <w:rFonts w:ascii="Georgia" w:hAnsi="Georgia"/>
                          <w:i/>
                          <w:spacing w:val="-13"/>
                          <w:w w:val="115"/>
                          <w:sz w:val="21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i/>
                          <w:w w:val="115"/>
                          <w:sz w:val="21"/>
                        </w:rPr>
                        <w:t>−</w:t>
                      </w:r>
                      <w:r>
                        <w:rPr>
                          <w:rFonts w:ascii="Arial" w:hAnsi="Arial"/>
                          <w:i/>
                          <w:spacing w:val="-21"/>
                          <w:w w:val="115"/>
                          <w:sz w:val="21"/>
                        </w:rPr>
                        <w:t xml:space="preserve"> </w:t>
                      </w:r>
                      <w:r>
                        <w:rPr>
                          <w:rFonts w:ascii="Georgia" w:hAnsi="Georgia"/>
                          <w:i/>
                          <w:w w:val="115"/>
                          <w:sz w:val="21"/>
                        </w:rPr>
                        <w:t>n</w:t>
                      </w:r>
                      <w:r>
                        <w:rPr>
                          <w:rFonts w:ascii="Georgia" w:hAnsi="Georgia"/>
                          <w:i/>
                          <w:spacing w:val="-13"/>
                          <w:w w:val="115"/>
                          <w:sz w:val="21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i/>
                          <w:w w:val="115"/>
                          <w:sz w:val="21"/>
                        </w:rPr>
                        <w:t>−</w:t>
                      </w:r>
                      <w:r>
                        <w:rPr>
                          <w:rFonts w:ascii="Arial" w:hAnsi="Arial"/>
                          <w:i/>
                          <w:spacing w:val="-21"/>
                          <w:w w:val="115"/>
                          <w:sz w:val="21"/>
                        </w:rPr>
                        <w:t xml:space="preserve"> </w:t>
                      </w:r>
                      <w:r>
                        <w:rPr>
                          <w:rFonts w:ascii="Arial Unicode MS" w:hAnsi="Arial Unicode MS"/>
                          <w:w w:val="115"/>
                          <w:sz w:val="21"/>
                        </w:rPr>
                        <w:t>1))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FA655D">
        <w:rPr>
          <w:rFonts w:ascii="Georgia" w:hAnsi="Georgia"/>
          <w:i/>
          <w:w w:val="115"/>
          <w:sz w:val="21"/>
        </w:rPr>
        <w:t>n</w:t>
      </w:r>
      <w:r w:rsidR="00FA655D">
        <w:rPr>
          <w:rFonts w:ascii="Georgia" w:hAnsi="Georgia"/>
          <w:i/>
          <w:w w:val="115"/>
          <w:sz w:val="21"/>
        </w:rPr>
        <w:tab/>
      </w:r>
      <w:r w:rsidR="00FA655D">
        <w:rPr>
          <w:rFonts w:ascii="Arial" w:hAnsi="Arial"/>
          <w:i/>
          <w:w w:val="115"/>
          <w:sz w:val="21"/>
        </w:rPr>
        <w:t>−</w:t>
      </w:r>
      <w:r w:rsidR="00FA655D">
        <w:rPr>
          <w:rFonts w:ascii="Arial" w:hAnsi="Arial"/>
          <w:i/>
          <w:spacing w:val="22"/>
          <w:w w:val="115"/>
          <w:sz w:val="21"/>
        </w:rPr>
        <w:t xml:space="preserve"> </w:t>
      </w:r>
      <w:r w:rsidR="00FA655D">
        <w:rPr>
          <w:rFonts w:ascii="Georgia" w:hAnsi="Georgia"/>
          <w:i/>
          <w:w w:val="115"/>
          <w:position w:val="-14"/>
          <w:sz w:val="21"/>
        </w:rPr>
        <w:t>L</w:t>
      </w:r>
    </w:p>
    <w:p w14:paraId="4D33B6C9" w14:textId="77777777" w:rsidR="00ED6B8B" w:rsidRDefault="00ED6B8B" w:rsidP="00F672C4">
      <w:pPr>
        <w:spacing w:line="283" w:lineRule="exact"/>
        <w:rPr>
          <w:rFonts w:ascii="Georgia" w:hAnsi="Georgia"/>
          <w:sz w:val="21"/>
        </w:rPr>
        <w:sectPr w:rsidR="00ED6B8B">
          <w:type w:val="continuous"/>
          <w:pgSz w:w="11910" w:h="16840"/>
          <w:pgMar w:top="1580" w:right="1680" w:bottom="280" w:left="1620" w:header="720" w:footer="720" w:gutter="0"/>
          <w:cols w:space="720"/>
        </w:sectPr>
      </w:pPr>
    </w:p>
    <w:p w14:paraId="53F81523" w14:textId="77777777" w:rsidR="00ED6B8B" w:rsidRDefault="00ED6B8B" w:rsidP="00F672C4">
      <w:pPr>
        <w:pStyle w:val="BodyText"/>
        <w:spacing w:before="7"/>
        <w:rPr>
          <w:rFonts w:ascii="Georgia"/>
          <w:i/>
          <w:sz w:val="23"/>
        </w:rPr>
      </w:pPr>
    </w:p>
    <w:p w14:paraId="6F4FC192" w14:textId="77777777" w:rsidR="00ED6B8B" w:rsidRDefault="00890932" w:rsidP="00F672C4">
      <w:pPr>
        <w:tabs>
          <w:tab w:val="left" w:pos="1656"/>
          <w:tab w:val="left" w:pos="2747"/>
          <w:tab w:val="left" w:pos="4654"/>
        </w:tabs>
        <w:ind w:left="1335"/>
        <w:rPr>
          <w:rFonts w:ascii="Times New Roman"/>
          <w:sz w:val="20"/>
        </w:rPr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12160" behindDoc="1" locked="0" layoutInCell="1" allowOverlap="1" wp14:anchorId="4FA5C958" wp14:editId="262A043F">
                <wp:simplePos x="0" y="0"/>
                <wp:positionH relativeFrom="page">
                  <wp:posOffset>2090420</wp:posOffset>
                </wp:positionH>
                <wp:positionV relativeFrom="paragraph">
                  <wp:posOffset>20955</wp:posOffset>
                </wp:positionV>
                <wp:extent cx="113030" cy="472440"/>
                <wp:effectExtent l="4445" t="1905" r="0" b="1905"/>
                <wp:wrapNone/>
                <wp:docPr id="1459" name="Text Box 14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3030" cy="472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68DE4B7" w14:textId="77777777" w:rsidR="00B0570F" w:rsidRDefault="00B0570F">
                            <w:pPr>
                              <w:spacing w:line="196" w:lineRule="exact"/>
                              <w:rPr>
                                <w:rFonts w:ascii="Arial" w:hAnsi="Arial"/>
                                <w:sz w:val="20"/>
                              </w:rPr>
                            </w:pPr>
                            <w:r>
                              <w:rPr>
                                <w:rFonts w:ascii="Arial" w:hAnsi="Arial"/>
                                <w:w w:val="118"/>
                                <w:sz w:val="20"/>
                              </w:rPr>
                              <w:t>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FA5C958" id="Text Box 1435" o:spid="_x0000_s1075" type="#_x0000_t202" style="position:absolute;left:0;text-align:left;margin-left:164.6pt;margin-top:1.65pt;width:8.9pt;height:37.2pt;z-index:-2517043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" filled="f" stroked="f">
                <v:textbox inset="0,0,0,0">
                  <w:txbxContent>
                    <w:p w14:paraId="668DE4B7" w14:textId="77777777" w:rsidR="00B0570F" w:rsidRDefault="00B0570F">
                      <w:pPr>
                        <w:spacing w:line="196" w:lineRule="exact"/>
                        <w:rPr>
                          <w:rFonts w:ascii="Arial" w:hAnsi="Arial"/>
                          <w:sz w:val="20"/>
                        </w:rPr>
                      </w:pPr>
                      <w:r>
                        <w:rPr>
                          <w:rFonts w:ascii="Arial" w:hAnsi="Arial"/>
                          <w:w w:val="118"/>
                          <w:sz w:val="20"/>
                        </w:rPr>
                        <w:t>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FA655D">
        <w:rPr>
          <w:rFonts w:ascii="Times New Roman"/>
          <w:w w:val="99"/>
          <w:sz w:val="20"/>
          <w:u w:val="single"/>
        </w:rPr>
        <w:t xml:space="preserve"> </w:t>
      </w:r>
      <w:r w:rsidR="00FA655D">
        <w:rPr>
          <w:rFonts w:ascii="Times New Roman"/>
          <w:sz w:val="20"/>
          <w:u w:val="single"/>
        </w:rPr>
        <w:tab/>
      </w:r>
      <w:r w:rsidR="00FA655D">
        <w:rPr>
          <w:rFonts w:ascii="Times New Roman"/>
          <w:sz w:val="20"/>
        </w:rPr>
        <w:tab/>
      </w:r>
      <w:r w:rsidR="00FA655D">
        <w:rPr>
          <w:rFonts w:ascii="Times New Roman"/>
          <w:w w:val="99"/>
          <w:sz w:val="20"/>
          <w:u w:val="single"/>
        </w:rPr>
        <w:t xml:space="preserve"> </w:t>
      </w:r>
      <w:r w:rsidR="00FA655D">
        <w:rPr>
          <w:rFonts w:ascii="Times New Roman"/>
          <w:sz w:val="20"/>
          <w:u w:val="single"/>
        </w:rPr>
        <w:t xml:space="preserve">  </w:t>
      </w:r>
      <w:r w:rsidR="00FA655D">
        <w:rPr>
          <w:rFonts w:ascii="Times New Roman"/>
          <w:spacing w:val="-7"/>
          <w:sz w:val="20"/>
          <w:u w:val="single"/>
        </w:rPr>
        <w:t xml:space="preserve"> </w:t>
      </w:r>
      <w:r w:rsidR="00FA655D">
        <w:rPr>
          <w:rFonts w:ascii="Times New Roman"/>
          <w:sz w:val="20"/>
        </w:rPr>
        <w:tab/>
      </w:r>
      <w:r w:rsidR="00FA655D">
        <w:rPr>
          <w:rFonts w:ascii="Times New Roman"/>
          <w:w w:val="99"/>
          <w:sz w:val="20"/>
          <w:u w:val="single"/>
        </w:rPr>
        <w:t xml:space="preserve"> </w:t>
      </w:r>
      <w:r w:rsidR="00FA655D">
        <w:rPr>
          <w:rFonts w:ascii="Times New Roman"/>
          <w:spacing w:val="-7"/>
          <w:sz w:val="20"/>
          <w:u w:val="single"/>
        </w:rPr>
        <w:t xml:space="preserve"> </w:t>
      </w:r>
    </w:p>
    <w:p w14:paraId="61C1E06B" w14:textId="77777777" w:rsidR="00ED6B8B" w:rsidRDefault="00ED6B8B" w:rsidP="00F672C4">
      <w:pPr>
        <w:pStyle w:val="BodyText"/>
        <w:spacing w:before="5"/>
        <w:rPr>
          <w:rFonts w:ascii="Times New Roman"/>
          <w:sz w:val="7"/>
        </w:rPr>
      </w:pPr>
    </w:p>
    <w:p w14:paraId="65CB55BD" w14:textId="77777777" w:rsidR="00ED6B8B" w:rsidRDefault="00890932" w:rsidP="00F672C4">
      <w:pPr>
        <w:pStyle w:val="BodyText"/>
        <w:spacing w:line="220" w:lineRule="exact"/>
        <w:ind w:left="2106"/>
        <w:rPr>
          <w:rFonts w:ascii="Times New Roman"/>
          <w:sz w:val="20"/>
        </w:rPr>
      </w:pPr>
      <w:r>
        <w:rPr>
          <w:rFonts w:ascii="Times New Roman"/>
          <w:noProof/>
          <w:position w:val="-3"/>
          <w:sz w:val="20"/>
          <w:lang w:val="en-GB" w:eastAsia="en-GB"/>
        </w:rPr>
        <mc:AlternateContent>
          <mc:Choice Requires="wps">
            <w:drawing>
              <wp:inline distT="0" distB="0" distL="0" distR="0" wp14:anchorId="34F19F1B" wp14:editId="3471ADD2">
                <wp:extent cx="60960" cy="140335"/>
                <wp:effectExtent l="0" t="0" r="0" b="2540"/>
                <wp:docPr id="1458" name="Text Box 14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960" cy="1403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99AA244" w14:textId="77777777" w:rsidR="00B0570F" w:rsidRDefault="00B0570F">
                            <w:pPr>
                              <w:spacing w:line="221" w:lineRule="exact"/>
                              <w:rPr>
                                <w:rFonts w:ascii="Times New Roman"/>
                                <w:sz w:val="20"/>
                              </w:rPr>
                            </w:pPr>
                            <w:r>
                              <w:rPr>
                                <w:rFonts w:ascii="Times New Roman"/>
                                <w:w w:val="99"/>
                                <w:sz w:val="20"/>
                                <w:u w:val="thick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pacing w:val="-5"/>
                                <w:sz w:val="20"/>
                                <w:u w:val="thick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4F19F1B" id="Text Box 1434" o:spid="_x0000_s1076" type="#_x0000_t202" style="width:4.8pt;height:11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" filled="f" stroked="f">
                <v:textbox inset="0,0,0,0">
                  <w:txbxContent>
                    <w:p w14:paraId="599AA244" w14:textId="77777777" w:rsidR="00B0570F" w:rsidRDefault="00B0570F">
                      <w:pPr>
                        <w:spacing w:line="221" w:lineRule="exact"/>
                        <w:rPr>
                          <w:rFonts w:ascii="Times New Roman"/>
                          <w:sz w:val="20"/>
                        </w:rPr>
                      </w:pPr>
                      <w:r>
                        <w:rPr>
                          <w:rFonts w:ascii="Times New Roman"/>
                          <w:w w:val="99"/>
                          <w:sz w:val="20"/>
                          <w:u w:val="thick"/>
                        </w:rPr>
                        <w:t xml:space="preserve"> </w:t>
                      </w:r>
                      <w:r>
                        <w:rPr>
                          <w:rFonts w:ascii="Times New Roman"/>
                          <w:spacing w:val="-5"/>
                          <w:sz w:val="20"/>
                          <w:u w:val="thick"/>
                        </w:rPr>
                        <w:t xml:space="preserve"> 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4A530F1" w14:textId="77777777" w:rsidR="00ED6B8B" w:rsidRDefault="00FA655D" w:rsidP="00F672C4">
      <w:pPr>
        <w:tabs>
          <w:tab w:val="left" w:pos="1034"/>
          <w:tab w:val="left" w:pos="1627"/>
        </w:tabs>
        <w:spacing w:before="154"/>
        <w:ind w:left="442"/>
        <w:rPr>
          <w:rFonts w:ascii="Arial" w:hAnsi="Arial"/>
          <w:sz w:val="20"/>
        </w:rPr>
      </w:pPr>
      <w:r>
        <w:br w:type="column"/>
      </w:r>
      <w:r>
        <w:rPr>
          <w:rFonts w:ascii="Arial" w:hAnsi="Arial"/>
          <w:w w:val="161"/>
          <w:sz w:val="20"/>
        </w:rPr>
        <w:t xml:space="preserve"> </w:t>
      </w:r>
      <w:r>
        <w:rPr>
          <w:rFonts w:ascii="Arial" w:hAnsi="Arial"/>
          <w:sz w:val="20"/>
        </w:rPr>
        <w:tab/>
      </w:r>
      <w:r>
        <w:rPr>
          <w:rFonts w:ascii="Arial" w:hAnsi="Arial"/>
          <w:spacing w:val="-56"/>
          <w:w w:val="161"/>
          <w:sz w:val="20"/>
        </w:rPr>
        <w:t xml:space="preserve"> </w:t>
      </w:r>
      <w:r>
        <w:rPr>
          <w:rFonts w:ascii="Arial" w:hAnsi="Arial"/>
          <w:i/>
          <w:spacing w:val="-47"/>
          <w:w w:val="110"/>
          <w:position w:val="-19"/>
          <w:sz w:val="16"/>
        </w:rPr>
        <w:t>S</w:t>
      </w:r>
      <w:r>
        <w:rPr>
          <w:rFonts w:ascii="Arial" w:hAnsi="Arial"/>
          <w:spacing w:val="-47"/>
          <w:w w:val="110"/>
          <w:sz w:val="20"/>
        </w:rPr>
        <w:tab/>
      </w:r>
      <w:r>
        <w:rPr>
          <w:rFonts w:ascii="Arial" w:hAnsi="Arial"/>
          <w:spacing w:val="-90"/>
          <w:w w:val="110"/>
          <w:position w:val="-29"/>
          <w:sz w:val="20"/>
        </w:rPr>
        <w:t></w:t>
      </w:r>
      <w:r>
        <w:rPr>
          <w:rFonts w:ascii="Arial" w:hAnsi="Arial"/>
          <w:w w:val="161"/>
          <w:sz w:val="20"/>
        </w:rPr>
        <w:t xml:space="preserve"> </w:t>
      </w:r>
    </w:p>
    <w:p w14:paraId="10535C01" w14:textId="77777777" w:rsidR="00ED6B8B" w:rsidRDefault="00ED6B8B" w:rsidP="00F672C4">
      <w:pPr>
        <w:rPr>
          <w:rFonts w:ascii="Arial" w:hAnsi="Arial"/>
          <w:sz w:val="20"/>
        </w:rPr>
        <w:sectPr w:rsidR="00ED6B8B">
          <w:type w:val="continuous"/>
          <w:pgSz w:w="11910" w:h="16840"/>
          <w:pgMar w:top="1580" w:right="1680" w:bottom="280" w:left="1620" w:header="720" w:footer="720" w:gutter="0"/>
          <w:cols w:num="2" w:space="720" w:equalWidth="0">
            <w:col w:w="4849" w:space="40"/>
            <w:col w:w="3721"/>
          </w:cols>
        </w:sectPr>
      </w:pPr>
    </w:p>
    <w:p w14:paraId="68FD4CA8" w14:textId="77777777" w:rsidR="00ED6B8B" w:rsidRDefault="00890932" w:rsidP="00F672C4">
      <w:pPr>
        <w:tabs>
          <w:tab w:val="left" w:pos="2201"/>
        </w:tabs>
        <w:spacing w:before="65"/>
        <w:ind w:left="1409"/>
        <w:rPr>
          <w:rFonts w:ascii="Arial" w:hAnsi="Arial"/>
          <w:sz w:val="20"/>
        </w:rPr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14208" behindDoc="1" locked="0" layoutInCell="1" allowOverlap="1" wp14:anchorId="0826110F" wp14:editId="37690FAB">
                <wp:simplePos x="0" y="0"/>
                <wp:positionH relativeFrom="page">
                  <wp:posOffset>1753870</wp:posOffset>
                </wp:positionH>
                <wp:positionV relativeFrom="paragraph">
                  <wp:posOffset>240665</wp:posOffset>
                </wp:positionV>
                <wp:extent cx="299085" cy="240665"/>
                <wp:effectExtent l="1270" t="2540" r="4445" b="4445"/>
                <wp:wrapNone/>
                <wp:docPr id="1457" name="Text Box 14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9085" cy="2406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0A072ED" w14:textId="77777777" w:rsidR="00B0570F" w:rsidRDefault="00B0570F">
                            <w:pPr>
                              <w:spacing w:line="367" w:lineRule="exact"/>
                              <w:rPr>
                                <w:rFonts w:ascii="Georgia" w:hAnsi="Georgia"/>
                                <w:i/>
                                <w:sz w:val="21"/>
                              </w:rPr>
                            </w:pPr>
                            <w:r>
                              <w:rPr>
                                <w:rFonts w:ascii="Arial" w:hAnsi="Arial"/>
                                <w:i/>
                                <w:w w:val="115"/>
                                <w:position w:val="15"/>
                                <w:sz w:val="21"/>
                              </w:rPr>
                              <w:t>×</w:t>
                            </w:r>
                            <w:r>
                              <w:rPr>
                                <w:rFonts w:ascii="Arial" w:hAnsi="Arial"/>
                                <w:i/>
                                <w:spacing w:val="-56"/>
                                <w:w w:val="115"/>
                                <w:position w:val="1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Georgia" w:hAnsi="Georgia"/>
                                <w:i/>
                                <w:spacing w:val="6"/>
                                <w:w w:val="115"/>
                                <w:sz w:val="21"/>
                              </w:rPr>
                              <w:t>∂L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826110F" id="Text Box 1433" o:spid="_x0000_s1077" type="#_x0000_t202" style="position:absolute;left:0;text-align:left;margin-left:138.1pt;margin-top:18.95pt;width:23.55pt;height:18.95pt;z-index:-2517022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" filled="f" stroked="f">
                <v:textbox inset="0,0,0,0">
                  <w:txbxContent>
                    <w:p w14:paraId="40A072ED" w14:textId="77777777" w:rsidR="00B0570F" w:rsidRDefault="00B0570F">
                      <w:pPr>
                        <w:spacing w:line="367" w:lineRule="exact"/>
                        <w:rPr>
                          <w:rFonts w:ascii="Georgia" w:hAnsi="Georgia"/>
                          <w:i/>
                          <w:sz w:val="21"/>
                        </w:rPr>
                      </w:pPr>
                      <w:r>
                        <w:rPr>
                          <w:rFonts w:ascii="Arial" w:hAnsi="Arial"/>
                          <w:i/>
                          <w:w w:val="115"/>
                          <w:position w:val="15"/>
                          <w:sz w:val="21"/>
                        </w:rPr>
                        <w:t>×</w:t>
                      </w:r>
                      <w:r>
                        <w:rPr>
                          <w:rFonts w:ascii="Arial" w:hAnsi="Arial"/>
                          <w:i/>
                          <w:spacing w:val="-56"/>
                          <w:w w:val="115"/>
                          <w:position w:val="15"/>
                          <w:sz w:val="21"/>
                        </w:rPr>
                        <w:t xml:space="preserve"> </w:t>
                      </w:r>
                      <w:r>
                        <w:rPr>
                          <w:rFonts w:ascii="Georgia" w:hAnsi="Georgia"/>
                          <w:i/>
                          <w:spacing w:val="6"/>
                          <w:w w:val="115"/>
                          <w:sz w:val="21"/>
                        </w:rPr>
                        <w:t>∂L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16256" behindDoc="1" locked="0" layoutInCell="1" allowOverlap="1" wp14:anchorId="548AD4D5" wp14:editId="6D13D4AE">
                <wp:simplePos x="0" y="0"/>
                <wp:positionH relativeFrom="page">
                  <wp:posOffset>2202815</wp:posOffset>
                </wp:positionH>
                <wp:positionV relativeFrom="paragraph">
                  <wp:posOffset>244475</wp:posOffset>
                </wp:positionV>
                <wp:extent cx="200660" cy="150495"/>
                <wp:effectExtent l="2540" t="0" r="0" b="0"/>
                <wp:wrapNone/>
                <wp:docPr id="1456" name="Text Box 14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0660" cy="1504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98BD5AB" w14:textId="77777777" w:rsidR="00B0570F" w:rsidRDefault="00B0570F">
                            <w:pPr>
                              <w:spacing w:line="228" w:lineRule="exact"/>
                              <w:rPr>
                                <w:rFonts w:ascii="Georgia"/>
                                <w:i/>
                                <w:sz w:val="21"/>
                              </w:rPr>
                            </w:pPr>
                            <w:r>
                              <w:rPr>
                                <w:rFonts w:ascii="Georgia"/>
                                <w:i/>
                                <w:sz w:val="21"/>
                              </w:rPr>
                              <w:t>t</w:t>
                            </w:r>
                            <w:r>
                              <w:rPr>
                                <w:rFonts w:ascii="Arial"/>
                                <w:i/>
                                <w:position w:val="-2"/>
                                <w:sz w:val="16"/>
                              </w:rPr>
                              <w:t>e</w:t>
                            </w:r>
                            <w:r>
                              <w:rPr>
                                <w:rFonts w:ascii="Georgia"/>
                                <w:i/>
                                <w:sz w:val="21"/>
                              </w:rPr>
                              <w:t>L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48AD4D5" id="Text Box 1432" o:spid="_x0000_s1078" type="#_x0000_t202" style="position:absolute;left:0;text-align:left;margin-left:173.45pt;margin-top:19.25pt;width:15.8pt;height:11.85pt;z-index:-251700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" filled="f" stroked="f">
                <v:textbox inset="0,0,0,0">
                  <w:txbxContent>
                    <w:p w14:paraId="698BD5AB" w14:textId="77777777" w:rsidR="00B0570F" w:rsidRDefault="00B0570F">
                      <w:pPr>
                        <w:spacing w:line="228" w:lineRule="exact"/>
                        <w:rPr>
                          <w:rFonts w:ascii="Georgia"/>
                          <w:i/>
                          <w:sz w:val="21"/>
                        </w:rPr>
                      </w:pPr>
                      <w:r>
                        <w:rPr>
                          <w:rFonts w:ascii="Georgia"/>
                          <w:i/>
                          <w:sz w:val="21"/>
                        </w:rPr>
                        <w:t>t</w:t>
                      </w:r>
                      <w:r>
                        <w:rPr>
                          <w:rFonts w:ascii="Arial"/>
                          <w:i/>
                          <w:position w:val="-2"/>
                          <w:sz w:val="16"/>
                        </w:rPr>
                        <w:t>e</w:t>
                      </w:r>
                      <w:r>
                        <w:rPr>
                          <w:rFonts w:ascii="Georgia"/>
                          <w:i/>
                          <w:sz w:val="21"/>
                        </w:rPr>
                        <w:t>L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18304" behindDoc="1" locked="0" layoutInCell="1" allowOverlap="1" wp14:anchorId="2CD3073B" wp14:editId="36C92B31">
                <wp:simplePos x="0" y="0"/>
                <wp:positionH relativeFrom="page">
                  <wp:posOffset>2519680</wp:posOffset>
                </wp:positionH>
                <wp:positionV relativeFrom="paragraph">
                  <wp:posOffset>191770</wp:posOffset>
                </wp:positionV>
                <wp:extent cx="348615" cy="289560"/>
                <wp:effectExtent l="0" t="1270" r="0" b="4445"/>
                <wp:wrapNone/>
                <wp:docPr id="1455" name="Text Box 14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8615" cy="2895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7014073" w14:textId="77777777" w:rsidR="00B0570F" w:rsidRDefault="00B0570F">
                            <w:pPr>
                              <w:spacing w:line="444" w:lineRule="exact"/>
                              <w:rPr>
                                <w:rFonts w:ascii="Georgia" w:hAnsi="Georgia"/>
                                <w:i/>
                                <w:sz w:val="21"/>
                              </w:rPr>
                            </w:pPr>
                            <w:r>
                              <w:rPr>
                                <w:rFonts w:ascii="Arial Unicode MS" w:hAnsi="Arial Unicode MS"/>
                                <w:w w:val="110"/>
                                <w:sz w:val="21"/>
                              </w:rPr>
                              <w:t xml:space="preserve">1 </w:t>
                            </w:r>
                            <w:r>
                              <w:rPr>
                                <w:rFonts w:ascii="Arial" w:hAnsi="Arial"/>
                                <w:i/>
                                <w:w w:val="115"/>
                                <w:sz w:val="21"/>
                              </w:rPr>
                              <w:t xml:space="preserve">− </w:t>
                            </w:r>
                            <w:r>
                              <w:rPr>
                                <w:rFonts w:ascii="Georgia" w:hAnsi="Georgia"/>
                                <w:i/>
                                <w:w w:val="115"/>
                                <w:position w:val="-14"/>
                                <w:sz w:val="21"/>
                              </w:rPr>
                              <w:t>L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CD3073B" id="Text Box 1431" o:spid="_x0000_s1079" type="#_x0000_t202" style="position:absolute;left:0;text-align:left;margin-left:198.4pt;margin-top:15.1pt;width:27.45pt;height:22.8pt;z-index:-251698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" filled="f" stroked="f">
                <v:textbox inset="0,0,0,0">
                  <w:txbxContent>
                    <w:p w14:paraId="37014073" w14:textId="77777777" w:rsidR="00B0570F" w:rsidRDefault="00B0570F">
                      <w:pPr>
                        <w:spacing w:line="444" w:lineRule="exact"/>
                        <w:rPr>
                          <w:rFonts w:ascii="Georgia" w:hAnsi="Georgia"/>
                          <w:i/>
                          <w:sz w:val="21"/>
                        </w:rPr>
                      </w:pPr>
                      <w:r>
                        <w:rPr>
                          <w:rFonts w:ascii="Arial Unicode MS" w:hAnsi="Arial Unicode MS"/>
                          <w:w w:val="110"/>
                          <w:sz w:val="21"/>
                        </w:rPr>
                        <w:t xml:space="preserve">1 </w:t>
                      </w:r>
                      <w:r>
                        <w:rPr>
                          <w:rFonts w:ascii="Arial" w:hAnsi="Arial"/>
                          <w:i/>
                          <w:w w:val="115"/>
                          <w:sz w:val="21"/>
                        </w:rPr>
                        <w:t xml:space="preserve">− </w:t>
                      </w:r>
                      <w:r>
                        <w:rPr>
                          <w:rFonts w:ascii="Georgia" w:hAnsi="Georgia"/>
                          <w:i/>
                          <w:w w:val="115"/>
                          <w:position w:val="-14"/>
                          <w:sz w:val="21"/>
                        </w:rPr>
                        <w:t>L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20352" behindDoc="1" locked="0" layoutInCell="1" allowOverlap="1" wp14:anchorId="5E8AB896" wp14:editId="0AD83EC4">
                <wp:simplePos x="0" y="0"/>
                <wp:positionH relativeFrom="page">
                  <wp:posOffset>3078480</wp:posOffset>
                </wp:positionH>
                <wp:positionV relativeFrom="paragraph">
                  <wp:posOffset>191770</wp:posOffset>
                </wp:positionV>
                <wp:extent cx="528320" cy="289560"/>
                <wp:effectExtent l="1905" t="1270" r="3175" b="4445"/>
                <wp:wrapNone/>
                <wp:docPr id="1454" name="Text Box 14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8320" cy="2895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7F2A580" w14:textId="77777777" w:rsidR="00B0570F" w:rsidRDefault="00B0570F">
                            <w:pPr>
                              <w:spacing w:line="310" w:lineRule="exact"/>
                              <w:rPr>
                                <w:rFonts w:ascii="Arial" w:hAnsi="Arial"/>
                                <w:i/>
                                <w:sz w:val="21"/>
                              </w:rPr>
                            </w:pPr>
                            <w:r>
                              <w:rPr>
                                <w:rFonts w:ascii="Arial Unicode MS" w:hAnsi="Arial Unicode MS"/>
                                <w:w w:val="120"/>
                                <w:sz w:val="21"/>
                              </w:rPr>
                              <w:t>+</w:t>
                            </w:r>
                            <w:r>
                              <w:rPr>
                                <w:rFonts w:ascii="Arial Unicode MS" w:hAnsi="Arial Unicode MS"/>
                                <w:spacing w:val="-55"/>
                                <w:w w:val="12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Georgia" w:hAnsi="Georgia"/>
                                <w:i/>
                                <w:spacing w:val="2"/>
                                <w:w w:val="120"/>
                                <w:sz w:val="21"/>
                              </w:rPr>
                              <w:t>t</w:t>
                            </w:r>
                            <w:r>
                              <w:rPr>
                                <w:rFonts w:ascii="Arial" w:hAnsi="Arial"/>
                                <w:i/>
                                <w:spacing w:val="2"/>
                                <w:w w:val="120"/>
                                <w:position w:val="-2"/>
                                <w:sz w:val="16"/>
                              </w:rPr>
                              <w:t>c</w:t>
                            </w:r>
                            <w:r>
                              <w:rPr>
                                <w:rFonts w:ascii="Arial Unicode MS" w:hAnsi="Arial Unicode MS"/>
                                <w:spacing w:val="2"/>
                                <w:w w:val="120"/>
                                <w:sz w:val="21"/>
                              </w:rPr>
                              <w:t>(</w:t>
                            </w:r>
                            <w:r>
                              <w:rPr>
                                <w:rFonts w:ascii="Georgia" w:hAnsi="Georgia"/>
                                <w:i/>
                                <w:spacing w:val="2"/>
                                <w:w w:val="120"/>
                                <w:sz w:val="21"/>
                              </w:rPr>
                              <w:t xml:space="preserve">L </w:t>
                            </w:r>
                            <w:r>
                              <w:rPr>
                                <w:rFonts w:ascii="Arial" w:hAnsi="Arial"/>
                                <w:i/>
                                <w:w w:val="120"/>
                                <w:sz w:val="21"/>
                              </w:rPr>
                              <w:t>−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E8AB896" id="Text Box 1430" o:spid="_x0000_s1080" type="#_x0000_t202" style="position:absolute;left:0;text-align:left;margin-left:242.4pt;margin-top:15.1pt;width:41.6pt;height:22.8pt;z-index:-2516961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" filled="f" stroked="f">
                <v:textbox inset="0,0,0,0">
                  <w:txbxContent>
                    <w:p w14:paraId="47F2A580" w14:textId="77777777" w:rsidR="00B0570F" w:rsidRDefault="00B0570F">
                      <w:pPr>
                        <w:spacing w:line="310" w:lineRule="exact"/>
                        <w:rPr>
                          <w:rFonts w:ascii="Arial" w:hAnsi="Arial"/>
                          <w:i/>
                          <w:sz w:val="21"/>
                        </w:rPr>
                      </w:pPr>
                      <w:r>
                        <w:rPr>
                          <w:rFonts w:ascii="Arial Unicode MS" w:hAnsi="Arial Unicode MS"/>
                          <w:w w:val="120"/>
                          <w:sz w:val="21"/>
                        </w:rPr>
                        <w:t>+</w:t>
                      </w:r>
                      <w:r>
                        <w:rPr>
                          <w:rFonts w:ascii="Arial Unicode MS" w:hAnsi="Arial Unicode MS"/>
                          <w:spacing w:val="-55"/>
                          <w:w w:val="120"/>
                          <w:sz w:val="21"/>
                        </w:rPr>
                        <w:t xml:space="preserve"> </w:t>
                      </w:r>
                      <w:r>
                        <w:rPr>
                          <w:rFonts w:ascii="Georgia" w:hAnsi="Georgia"/>
                          <w:i/>
                          <w:spacing w:val="2"/>
                          <w:w w:val="120"/>
                          <w:sz w:val="21"/>
                        </w:rPr>
                        <w:t>t</w:t>
                      </w:r>
                      <w:r>
                        <w:rPr>
                          <w:rFonts w:ascii="Arial" w:hAnsi="Arial"/>
                          <w:i/>
                          <w:spacing w:val="2"/>
                          <w:w w:val="120"/>
                          <w:position w:val="-2"/>
                          <w:sz w:val="16"/>
                        </w:rPr>
                        <w:t>c</w:t>
                      </w:r>
                      <w:r>
                        <w:rPr>
                          <w:rFonts w:ascii="Arial Unicode MS" w:hAnsi="Arial Unicode MS"/>
                          <w:spacing w:val="2"/>
                          <w:w w:val="120"/>
                          <w:sz w:val="21"/>
                        </w:rPr>
                        <w:t>(</w:t>
                      </w:r>
                      <w:r>
                        <w:rPr>
                          <w:rFonts w:ascii="Georgia" w:hAnsi="Georgia"/>
                          <w:i/>
                          <w:spacing w:val="2"/>
                          <w:w w:val="120"/>
                          <w:sz w:val="21"/>
                        </w:rPr>
                        <w:t xml:space="preserve">L </w:t>
                      </w:r>
                      <w:r>
                        <w:rPr>
                          <w:rFonts w:ascii="Arial" w:hAnsi="Arial"/>
                          <w:i/>
                          <w:w w:val="120"/>
                          <w:sz w:val="21"/>
                        </w:rPr>
                        <w:t>−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22400" behindDoc="1" locked="0" layoutInCell="1" allowOverlap="1" wp14:anchorId="24ECAABD" wp14:editId="265EDDB8">
                <wp:simplePos x="0" y="0"/>
                <wp:positionH relativeFrom="page">
                  <wp:posOffset>3730625</wp:posOffset>
                </wp:positionH>
                <wp:positionV relativeFrom="paragraph">
                  <wp:posOffset>191770</wp:posOffset>
                </wp:positionV>
                <wp:extent cx="348615" cy="289560"/>
                <wp:effectExtent l="0" t="1270" r="0" b="4445"/>
                <wp:wrapNone/>
                <wp:docPr id="1453" name="Text Box 14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8615" cy="2895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6212F2B" w14:textId="77777777" w:rsidR="00B0570F" w:rsidRDefault="00B0570F">
                            <w:pPr>
                              <w:spacing w:line="444" w:lineRule="exact"/>
                              <w:rPr>
                                <w:rFonts w:ascii="Georgia" w:hAnsi="Georgia"/>
                                <w:i/>
                                <w:sz w:val="21"/>
                              </w:rPr>
                            </w:pPr>
                            <w:r>
                              <w:rPr>
                                <w:rFonts w:ascii="Arial Unicode MS" w:hAnsi="Arial Unicode MS"/>
                                <w:w w:val="110"/>
                                <w:sz w:val="21"/>
                              </w:rPr>
                              <w:t xml:space="preserve">1 </w:t>
                            </w:r>
                            <w:r>
                              <w:rPr>
                                <w:rFonts w:ascii="Arial" w:hAnsi="Arial"/>
                                <w:i/>
                                <w:w w:val="115"/>
                                <w:sz w:val="21"/>
                              </w:rPr>
                              <w:t xml:space="preserve">− </w:t>
                            </w:r>
                            <w:r>
                              <w:rPr>
                                <w:rFonts w:ascii="Georgia" w:hAnsi="Georgia"/>
                                <w:i/>
                                <w:w w:val="115"/>
                                <w:position w:val="-14"/>
                                <w:sz w:val="21"/>
                              </w:rPr>
                              <w:t>L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4ECAABD" id="Text Box 1429" o:spid="_x0000_s1081" type="#_x0000_t202" style="position:absolute;left:0;text-align:left;margin-left:293.75pt;margin-top:15.1pt;width:27.45pt;height:22.8pt;z-index:-2516940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" filled="f" stroked="f">
                <v:textbox inset="0,0,0,0">
                  <w:txbxContent>
                    <w:p w14:paraId="76212F2B" w14:textId="77777777" w:rsidR="00B0570F" w:rsidRDefault="00B0570F">
                      <w:pPr>
                        <w:spacing w:line="444" w:lineRule="exact"/>
                        <w:rPr>
                          <w:rFonts w:ascii="Georgia" w:hAnsi="Georgia"/>
                          <w:i/>
                          <w:sz w:val="21"/>
                        </w:rPr>
                      </w:pPr>
                      <w:r>
                        <w:rPr>
                          <w:rFonts w:ascii="Arial Unicode MS" w:hAnsi="Arial Unicode MS"/>
                          <w:w w:val="110"/>
                          <w:sz w:val="21"/>
                        </w:rPr>
                        <w:t xml:space="preserve">1 </w:t>
                      </w:r>
                      <w:r>
                        <w:rPr>
                          <w:rFonts w:ascii="Arial" w:hAnsi="Arial"/>
                          <w:i/>
                          <w:w w:val="115"/>
                          <w:sz w:val="21"/>
                        </w:rPr>
                        <w:t xml:space="preserve">− </w:t>
                      </w:r>
                      <w:r>
                        <w:rPr>
                          <w:rFonts w:ascii="Georgia" w:hAnsi="Georgia"/>
                          <w:i/>
                          <w:w w:val="115"/>
                          <w:position w:val="-14"/>
                          <w:sz w:val="21"/>
                        </w:rPr>
                        <w:t>L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26496" behindDoc="1" locked="0" layoutInCell="1" allowOverlap="1" wp14:anchorId="206C9325" wp14:editId="0055A7DF">
                <wp:simplePos x="0" y="0"/>
                <wp:positionH relativeFrom="page">
                  <wp:posOffset>4300220</wp:posOffset>
                </wp:positionH>
                <wp:positionV relativeFrom="paragraph">
                  <wp:posOffset>405765</wp:posOffset>
                </wp:positionV>
                <wp:extent cx="979170" cy="510540"/>
                <wp:effectExtent l="4445" t="0" r="0" b="0"/>
                <wp:wrapNone/>
                <wp:docPr id="1452" name="Text Box 14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9170" cy="5105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1D24649" w14:textId="77777777" w:rsidR="00B0570F" w:rsidRDefault="00B0570F">
                            <w:pPr>
                              <w:tabs>
                                <w:tab w:val="left" w:pos="1274"/>
                              </w:tabs>
                              <w:spacing w:line="256" w:lineRule="exact"/>
                              <w:rPr>
                                <w:rFonts w:ascii="Arial" w:hAnsi="Arial"/>
                                <w:sz w:val="2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w w:val="99"/>
                                <w:position w:val="-1"/>
                                <w:sz w:val="20"/>
                                <w:u w:val="thick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position w:val="-1"/>
                                <w:sz w:val="20"/>
                                <w:u w:val="thick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position w:val="-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spacing w:val="-11"/>
                                <w:position w:val="-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spacing w:val="-178"/>
                                <w:w w:val="118"/>
                                <w:sz w:val="20"/>
                              </w:rPr>
                              <w:t></w:t>
                            </w:r>
                            <w:r>
                              <w:rPr>
                                <w:rFonts w:ascii="Arial" w:hAnsi="Arial"/>
                                <w:w w:val="118"/>
                                <w:position w:val="-5"/>
                                <w:sz w:val="20"/>
                              </w:rPr>
                              <w:t>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06C9325" id="Text Box 1428" o:spid="_x0000_s1082" type="#_x0000_t202" style="position:absolute;left:0;text-align:left;margin-left:338.6pt;margin-top:31.95pt;width:77.1pt;height:40.2pt;z-index:-251689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" filled="f" stroked="f">
                <v:textbox inset="0,0,0,0">
                  <w:txbxContent>
                    <w:p w14:paraId="21D24649" w14:textId="77777777" w:rsidR="00B0570F" w:rsidRDefault="00B0570F">
                      <w:pPr>
                        <w:tabs>
                          <w:tab w:val="left" w:pos="1274"/>
                        </w:tabs>
                        <w:spacing w:line="256" w:lineRule="exact"/>
                        <w:rPr>
                          <w:rFonts w:ascii="Arial" w:hAnsi="Arial"/>
                          <w:sz w:val="20"/>
                        </w:rPr>
                      </w:pPr>
                      <w:r>
                        <w:rPr>
                          <w:rFonts w:ascii="Times New Roman" w:hAnsi="Times New Roman"/>
                          <w:w w:val="99"/>
                          <w:position w:val="-1"/>
                          <w:sz w:val="20"/>
                          <w:u w:val="thick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position w:val="-1"/>
                          <w:sz w:val="20"/>
                          <w:u w:val="thick"/>
                        </w:rPr>
                        <w:tab/>
                      </w:r>
                      <w:r>
                        <w:rPr>
                          <w:rFonts w:ascii="Times New Roman" w:hAnsi="Times New Roman"/>
                          <w:position w:val="-1"/>
                          <w:sz w:val="20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spacing w:val="-11"/>
                          <w:position w:val="-1"/>
                          <w:sz w:val="20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spacing w:val="-178"/>
                          <w:w w:val="118"/>
                          <w:sz w:val="20"/>
                        </w:rPr>
                        <w:t></w:t>
                      </w:r>
                      <w:r>
                        <w:rPr>
                          <w:rFonts w:ascii="Arial" w:hAnsi="Arial"/>
                          <w:w w:val="118"/>
                          <w:position w:val="-5"/>
                          <w:sz w:val="20"/>
                        </w:rPr>
                        <w:t>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FA655D">
        <w:rPr>
          <w:rFonts w:ascii="Georgia" w:hAnsi="Georgia"/>
          <w:i/>
          <w:w w:val="91"/>
          <w:position w:val="-13"/>
          <w:sz w:val="21"/>
        </w:rPr>
        <w:t>∂</w:t>
      </w:r>
      <w:r w:rsidR="00FA655D">
        <w:rPr>
          <w:rFonts w:ascii="Georgia" w:hAnsi="Georgia"/>
          <w:i/>
          <w:position w:val="-13"/>
          <w:sz w:val="21"/>
        </w:rPr>
        <w:t xml:space="preserve">  </w:t>
      </w:r>
      <w:r w:rsidR="00FA655D">
        <w:rPr>
          <w:rFonts w:ascii="Georgia" w:hAnsi="Georgia"/>
          <w:i/>
          <w:spacing w:val="-6"/>
          <w:position w:val="-13"/>
          <w:sz w:val="21"/>
        </w:rPr>
        <w:t xml:space="preserve"> </w:t>
      </w:r>
      <w:r w:rsidR="00FA655D">
        <w:rPr>
          <w:rFonts w:ascii="Arial" w:hAnsi="Arial"/>
          <w:spacing w:val="-178"/>
          <w:w w:val="118"/>
          <w:position w:val="1"/>
          <w:sz w:val="20"/>
        </w:rPr>
        <w:t></w:t>
      </w:r>
      <w:r w:rsidR="00FA655D">
        <w:rPr>
          <w:rFonts w:ascii="Arial" w:hAnsi="Arial"/>
          <w:w w:val="118"/>
          <w:position w:val="-4"/>
          <w:sz w:val="20"/>
        </w:rPr>
        <w:t></w:t>
      </w:r>
      <w:r w:rsidR="00FA655D">
        <w:rPr>
          <w:rFonts w:ascii="Arial" w:hAnsi="Arial"/>
          <w:position w:val="-4"/>
          <w:sz w:val="20"/>
        </w:rPr>
        <w:tab/>
      </w:r>
      <w:r w:rsidR="00FA655D">
        <w:rPr>
          <w:rFonts w:ascii="Arial" w:hAnsi="Arial"/>
          <w:w w:val="263"/>
          <w:sz w:val="20"/>
          <w:u w:val="thick"/>
        </w:rPr>
        <w:t xml:space="preserve"> </w:t>
      </w:r>
      <w:r w:rsidR="00FA655D">
        <w:rPr>
          <w:rFonts w:ascii="Arial" w:hAnsi="Arial"/>
          <w:spacing w:val="-7"/>
          <w:sz w:val="20"/>
          <w:u w:val="thick"/>
        </w:rPr>
        <w:t xml:space="preserve"> </w:t>
      </w:r>
    </w:p>
    <w:p w14:paraId="5872AF02" w14:textId="77777777" w:rsidR="00ED6B8B" w:rsidRDefault="00FA655D" w:rsidP="00F672C4">
      <w:pPr>
        <w:spacing w:before="77"/>
        <w:ind w:left="219"/>
        <w:rPr>
          <w:rFonts w:ascii="Arial"/>
          <w:i/>
          <w:sz w:val="16"/>
        </w:rPr>
      </w:pPr>
      <w:r>
        <w:br w:type="column"/>
      </w:r>
      <w:r>
        <w:rPr>
          <w:rFonts w:ascii="Arial Unicode MS"/>
          <w:position w:val="-13"/>
          <w:sz w:val="21"/>
        </w:rPr>
        <w:t xml:space="preserve">1   </w:t>
      </w:r>
      <w:r>
        <w:rPr>
          <w:rFonts w:ascii="Arial"/>
          <w:i/>
          <w:position w:val="-5"/>
          <w:sz w:val="16"/>
        </w:rPr>
        <w:t>n</w:t>
      </w:r>
    </w:p>
    <w:p w14:paraId="42B0C1BC" w14:textId="77777777" w:rsidR="00ED6B8B" w:rsidRDefault="00ED6B8B" w:rsidP="00F672C4">
      <w:pPr>
        <w:pStyle w:val="BodyText"/>
        <w:spacing w:before="3" w:after="40"/>
        <w:rPr>
          <w:rFonts w:ascii="Arial"/>
          <w:i/>
          <w:sz w:val="25"/>
        </w:rPr>
      </w:pPr>
    </w:p>
    <w:p w14:paraId="12051341" w14:textId="77777777" w:rsidR="00ED6B8B" w:rsidRDefault="00890932" w:rsidP="00F672C4">
      <w:pPr>
        <w:pStyle w:val="BodyText"/>
        <w:spacing w:line="24" w:lineRule="exact"/>
        <w:ind w:left="127"/>
        <w:rPr>
          <w:rFonts w:ascii="Arial"/>
          <w:sz w:val="2"/>
        </w:rPr>
      </w:pPr>
      <w:r>
        <w:rPr>
          <w:rFonts w:ascii="Arial"/>
          <w:noProof/>
          <w:sz w:val="2"/>
          <w:lang w:val="en-GB" w:eastAsia="en-GB"/>
        </w:rPr>
        <mc:AlternateContent>
          <mc:Choice Requires="wpg">
            <w:drawing>
              <wp:inline distT="0" distB="0" distL="0" distR="0" wp14:anchorId="7115B6AE" wp14:editId="690E128B">
                <wp:extent cx="271145" cy="15240"/>
                <wp:effectExtent l="0" t="0" r="5080" b="3810"/>
                <wp:docPr id="1450" name="Group 14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71145" cy="15240"/>
                          <a:chOff x="0" y="0"/>
                          <a:chExt cx="427" cy="24"/>
                        </a:xfrm>
                      </wpg:grpSpPr>
                      <wps:wsp>
                        <wps:cNvPr id="1451" name="Line 1427"/>
                        <wps:cNvCnPr/>
                        <wps:spPr bwMode="auto">
                          <a:xfrm>
                            <a:off x="12" y="12"/>
                            <a:ext cx="402" cy="0"/>
                          </a:xfrm>
                          <a:prstGeom prst="line">
                            <a:avLst/>
                          </a:prstGeom>
                          <a:noFill/>
                          <a:ln w="1517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0B205F9" id="Group 1426" o:spid="_x0000_s1026" style="width:21.35pt;height:1.2pt;mso-position-horizontal-relative:char;mso-position-vertical-relative:line" coordsize="427,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">
                <v:line id="Line 1427" o:spid="_x0000_s1027" style="position:absolute;visibility:visible;mso-wrap-style:square" from="12,12" to="414,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" strokeweight=".42156mm"/>
                <w10:anchorlock/>
              </v:group>
            </w:pict>
          </mc:Fallback>
        </mc:AlternateContent>
      </w:r>
    </w:p>
    <w:p w14:paraId="67C062CD" w14:textId="77777777" w:rsidR="00ED6B8B" w:rsidRDefault="00FA655D" w:rsidP="00F672C4">
      <w:pPr>
        <w:tabs>
          <w:tab w:val="left" w:pos="3251"/>
        </w:tabs>
        <w:spacing w:before="71"/>
        <w:ind w:left="1409"/>
        <w:rPr>
          <w:rFonts w:ascii="Arial" w:hAnsi="Arial"/>
          <w:sz w:val="20"/>
        </w:rPr>
      </w:pPr>
      <w:r>
        <w:br w:type="column"/>
      </w:r>
      <w:r>
        <w:rPr>
          <w:rFonts w:ascii="Arial Unicode MS" w:hAnsi="Arial Unicode MS"/>
          <w:w w:val="89"/>
          <w:position w:val="-7"/>
          <w:sz w:val="21"/>
        </w:rPr>
        <w:t>1</w:t>
      </w:r>
      <w:r>
        <w:rPr>
          <w:rFonts w:ascii="Arial Unicode MS" w:hAnsi="Arial Unicode MS"/>
          <w:spacing w:val="-15"/>
          <w:position w:val="-7"/>
          <w:sz w:val="21"/>
        </w:rPr>
        <w:t xml:space="preserve"> </w:t>
      </w:r>
      <w:r>
        <w:rPr>
          <w:rFonts w:ascii="Arial" w:hAnsi="Arial"/>
          <w:w w:val="263"/>
          <w:position w:val="6"/>
          <w:sz w:val="20"/>
        </w:rPr>
        <w:t xml:space="preserve"> </w:t>
      </w:r>
      <w:r>
        <w:rPr>
          <w:rFonts w:ascii="Arial" w:hAnsi="Arial"/>
          <w:i/>
          <w:spacing w:val="-1"/>
          <w:w w:val="115"/>
          <w:sz w:val="16"/>
        </w:rPr>
        <w:t>n</w:t>
      </w:r>
      <w:r>
        <w:rPr>
          <w:rFonts w:ascii="Arial" w:hAnsi="Arial"/>
          <w:i/>
          <w:w w:val="140"/>
          <w:sz w:val="16"/>
        </w:rPr>
        <w:t>−</w:t>
      </w:r>
      <w:r>
        <w:rPr>
          <w:rFonts w:ascii="Tahoma" w:hAnsi="Tahoma"/>
          <w:w w:val="96"/>
          <w:sz w:val="16"/>
        </w:rPr>
        <w:t>1</w:t>
      </w:r>
      <w:r>
        <w:rPr>
          <w:rFonts w:ascii="Tahoma" w:hAnsi="Tahoma"/>
          <w:sz w:val="16"/>
        </w:rPr>
        <w:tab/>
      </w:r>
      <w:r>
        <w:rPr>
          <w:rFonts w:ascii="Arial" w:hAnsi="Arial"/>
          <w:spacing w:val="-178"/>
          <w:w w:val="118"/>
          <w:position w:val="6"/>
          <w:sz w:val="20"/>
        </w:rPr>
        <w:t></w:t>
      </w:r>
      <w:r>
        <w:rPr>
          <w:rFonts w:ascii="Arial" w:hAnsi="Arial"/>
          <w:w w:val="118"/>
          <w:sz w:val="20"/>
        </w:rPr>
        <w:t></w:t>
      </w:r>
    </w:p>
    <w:p w14:paraId="5A9B4988" w14:textId="77777777" w:rsidR="00ED6B8B" w:rsidRDefault="00890932" w:rsidP="00F672C4">
      <w:pPr>
        <w:pStyle w:val="BodyText"/>
        <w:spacing w:before="8"/>
        <w:rPr>
          <w:rFonts w:ascii="Arial"/>
          <w:sz w:val="25"/>
        </w:rPr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0" distR="0" simplePos="0" relativeHeight="251429888" behindDoc="0" locked="0" layoutInCell="1" allowOverlap="1" wp14:anchorId="5BEA44EC" wp14:editId="4562F730">
                <wp:simplePos x="0" y="0"/>
                <wp:positionH relativeFrom="page">
                  <wp:posOffset>3376930</wp:posOffset>
                </wp:positionH>
                <wp:positionV relativeFrom="paragraph">
                  <wp:posOffset>220345</wp:posOffset>
                </wp:positionV>
                <wp:extent cx="809625" cy="0"/>
                <wp:effectExtent l="14605" t="10795" r="13970" b="8255"/>
                <wp:wrapTopAndBottom/>
                <wp:docPr id="1449" name="Line 14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09625" cy="0"/>
                        </a:xfrm>
                        <a:prstGeom prst="line">
                          <a:avLst/>
                        </a:prstGeom>
                        <a:noFill/>
                        <a:ln w="15176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0F70F8A" id="Line 1425" o:spid="_x0000_s1026" style="position:absolute;z-index:25142988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265.9pt,17.35pt" to="329.65pt,17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" strokeweight=".42156mm">
                <w10:wrap type="topAndBottom" anchorx="page"/>
              </v:line>
            </w:pict>
          </mc:Fallback>
        </mc:AlternateContent>
      </w:r>
    </w:p>
    <w:p w14:paraId="1260D84D" w14:textId="77777777" w:rsidR="00ED6B8B" w:rsidRDefault="00ED6B8B" w:rsidP="00F672C4">
      <w:pPr>
        <w:rPr>
          <w:rFonts w:ascii="Arial"/>
          <w:sz w:val="25"/>
        </w:rPr>
        <w:sectPr w:rsidR="00ED6B8B">
          <w:type w:val="continuous"/>
          <w:pgSz w:w="11910" w:h="16840"/>
          <w:pgMar w:top="1580" w:right="1680" w:bottom="280" w:left="1620" w:header="720" w:footer="720" w:gutter="0"/>
          <w:cols w:num="3" w:space="720" w:equalWidth="0">
            <w:col w:w="2509" w:space="40"/>
            <w:col w:w="622" w:space="94"/>
            <w:col w:w="5345"/>
          </w:cols>
        </w:sectPr>
      </w:pPr>
    </w:p>
    <w:p w14:paraId="2856B90C" w14:textId="77777777" w:rsidR="00ED6B8B" w:rsidRDefault="00FA655D" w:rsidP="00F672C4">
      <w:pPr>
        <w:tabs>
          <w:tab w:val="left" w:pos="2508"/>
          <w:tab w:val="left" w:pos="3090"/>
          <w:tab w:val="left" w:pos="3608"/>
          <w:tab w:val="left" w:pos="4972"/>
          <w:tab w:val="left" w:pos="6426"/>
        </w:tabs>
        <w:spacing w:before="146"/>
        <w:ind w:left="1672"/>
        <w:rPr>
          <w:rFonts w:ascii="Arial" w:hAnsi="Arial"/>
          <w:sz w:val="20"/>
        </w:rPr>
      </w:pPr>
      <w:r>
        <w:rPr>
          <w:rFonts w:ascii="Arial" w:hAnsi="Arial"/>
          <w:spacing w:val="-178"/>
          <w:w w:val="118"/>
          <w:position w:val="-3"/>
          <w:sz w:val="20"/>
        </w:rPr>
        <w:t></w:t>
      </w:r>
      <w:r>
        <w:rPr>
          <w:rFonts w:ascii="Arial" w:hAnsi="Arial"/>
          <w:w w:val="118"/>
          <w:position w:val="2"/>
          <w:sz w:val="20"/>
        </w:rPr>
        <w:t></w:t>
      </w:r>
      <w:r>
        <w:rPr>
          <w:rFonts w:ascii="Arial" w:hAnsi="Arial"/>
          <w:position w:val="2"/>
          <w:sz w:val="20"/>
        </w:rPr>
        <w:t xml:space="preserve">   </w:t>
      </w:r>
      <w:r>
        <w:rPr>
          <w:rFonts w:ascii="Arial" w:hAnsi="Arial"/>
          <w:w w:val="161"/>
          <w:sz w:val="20"/>
        </w:rPr>
        <w:t xml:space="preserve"> </w:t>
      </w:r>
      <w:r>
        <w:rPr>
          <w:rFonts w:ascii="Arial" w:hAnsi="Arial"/>
          <w:sz w:val="20"/>
        </w:rPr>
        <w:tab/>
      </w:r>
      <w:r>
        <w:rPr>
          <w:rFonts w:ascii="Arial" w:hAnsi="Arial"/>
          <w:spacing w:val="-67"/>
          <w:w w:val="161"/>
          <w:sz w:val="20"/>
        </w:rPr>
        <w:t xml:space="preserve"> </w:t>
      </w:r>
      <w:r>
        <w:rPr>
          <w:rFonts w:ascii="Arial" w:hAnsi="Arial"/>
          <w:i/>
          <w:spacing w:val="-58"/>
          <w:w w:val="116"/>
          <w:position w:val="-19"/>
          <w:sz w:val="16"/>
        </w:rPr>
        <w:t>E</w:t>
      </w:r>
      <w:r>
        <w:rPr>
          <w:rFonts w:ascii="Arial" w:hAnsi="Arial"/>
          <w:w w:val="161"/>
          <w:sz w:val="20"/>
        </w:rPr>
        <w:t xml:space="preserve"> </w:t>
      </w:r>
      <w:r>
        <w:rPr>
          <w:rFonts w:ascii="Arial" w:hAnsi="Arial"/>
          <w:sz w:val="20"/>
        </w:rPr>
        <w:tab/>
      </w:r>
      <w:r>
        <w:rPr>
          <w:rFonts w:ascii="Arial" w:hAnsi="Arial"/>
          <w:w w:val="161"/>
          <w:sz w:val="20"/>
        </w:rPr>
        <w:t xml:space="preserve"> </w:t>
      </w:r>
      <w:r>
        <w:rPr>
          <w:rFonts w:ascii="Arial" w:hAnsi="Arial"/>
          <w:sz w:val="20"/>
        </w:rPr>
        <w:tab/>
      </w:r>
      <w:r>
        <w:rPr>
          <w:rFonts w:ascii="Arial" w:hAnsi="Arial"/>
          <w:w w:val="161"/>
          <w:sz w:val="20"/>
        </w:rPr>
        <w:t xml:space="preserve"> </w:t>
      </w:r>
      <w:r>
        <w:rPr>
          <w:rFonts w:ascii="Arial" w:hAnsi="Arial"/>
          <w:sz w:val="20"/>
        </w:rPr>
        <w:tab/>
      </w:r>
      <w:r>
        <w:rPr>
          <w:rFonts w:ascii="Arial" w:hAnsi="Arial"/>
          <w:spacing w:val="-66"/>
          <w:w w:val="161"/>
          <w:sz w:val="20"/>
        </w:rPr>
        <w:t xml:space="preserve"> </w:t>
      </w:r>
      <w:r>
        <w:rPr>
          <w:rFonts w:ascii="Arial" w:hAnsi="Arial"/>
          <w:i/>
          <w:spacing w:val="-55"/>
          <w:w w:val="104"/>
          <w:position w:val="-19"/>
          <w:sz w:val="16"/>
        </w:rPr>
        <w:t>C</w:t>
      </w:r>
      <w:r>
        <w:rPr>
          <w:rFonts w:ascii="Arial" w:hAnsi="Arial"/>
          <w:w w:val="161"/>
          <w:sz w:val="20"/>
        </w:rPr>
        <w:t xml:space="preserve"> </w:t>
      </w:r>
      <w:r>
        <w:rPr>
          <w:rFonts w:ascii="Arial" w:hAnsi="Arial"/>
          <w:sz w:val="20"/>
        </w:rPr>
        <w:tab/>
      </w:r>
      <w:r>
        <w:rPr>
          <w:rFonts w:ascii="Arial" w:hAnsi="Arial"/>
          <w:w w:val="161"/>
          <w:sz w:val="20"/>
        </w:rPr>
        <w:t xml:space="preserve"> </w:t>
      </w:r>
    </w:p>
    <w:p w14:paraId="2205C83E" w14:textId="77777777" w:rsidR="00ED6B8B" w:rsidRDefault="00FA655D" w:rsidP="00F672C4">
      <w:pPr>
        <w:pStyle w:val="BodyText"/>
        <w:spacing w:before="192" w:line="266" w:lineRule="auto"/>
        <w:ind w:left="108"/>
      </w:pPr>
      <w:r>
        <w:t>By</w:t>
      </w:r>
      <w:r>
        <w:rPr>
          <w:spacing w:val="-25"/>
        </w:rPr>
        <w:t xml:space="preserve"> </w:t>
      </w:r>
      <w:r>
        <w:t>simplifying</w:t>
      </w:r>
      <w:r>
        <w:rPr>
          <w:spacing w:val="-25"/>
        </w:rPr>
        <w:t xml:space="preserve"> </w:t>
      </w:r>
      <w:r>
        <w:t>the</w:t>
      </w:r>
      <w:r>
        <w:rPr>
          <w:spacing w:val="-25"/>
        </w:rPr>
        <w:t xml:space="preserve"> </w:t>
      </w:r>
      <w:r>
        <w:t>result,</w:t>
      </w:r>
      <w:r>
        <w:rPr>
          <w:spacing w:val="-24"/>
        </w:rPr>
        <w:t xml:space="preserve"> </w:t>
      </w:r>
      <w:r>
        <w:t>the</w:t>
      </w:r>
      <w:r>
        <w:rPr>
          <w:spacing w:val="-25"/>
        </w:rPr>
        <w:t xml:space="preserve"> </w:t>
      </w:r>
      <w:r>
        <w:t>final</w:t>
      </w:r>
      <w:r>
        <w:rPr>
          <w:spacing w:val="-25"/>
        </w:rPr>
        <w:t xml:space="preserve"> </w:t>
      </w:r>
      <w:r>
        <w:t>exact</w:t>
      </w:r>
      <w:r>
        <w:rPr>
          <w:spacing w:val="-25"/>
        </w:rPr>
        <w:t xml:space="preserve"> </w:t>
      </w:r>
      <w:r>
        <w:t>equation</w:t>
      </w:r>
      <w:r>
        <w:rPr>
          <w:spacing w:val="-25"/>
        </w:rPr>
        <w:t xml:space="preserve"> </w:t>
      </w:r>
      <w:r>
        <w:t>for</w:t>
      </w:r>
      <w:r>
        <w:rPr>
          <w:spacing w:val="-25"/>
        </w:rPr>
        <w:t xml:space="preserve"> </w:t>
      </w:r>
      <w:r>
        <w:t>the</w:t>
      </w:r>
      <w:r>
        <w:rPr>
          <w:spacing w:val="-25"/>
        </w:rPr>
        <w:t xml:space="preserve"> </w:t>
      </w:r>
      <w:r>
        <w:t>proposed</w:t>
      </w:r>
      <w:r>
        <w:rPr>
          <w:spacing w:val="-25"/>
        </w:rPr>
        <w:t xml:space="preserve"> </w:t>
      </w:r>
      <w:r>
        <w:rPr>
          <w:spacing w:val="-3"/>
        </w:rPr>
        <w:t xml:space="preserve">time-aware </w:t>
      </w:r>
      <w:r>
        <w:t>frame</w:t>
      </w:r>
      <w:r>
        <w:rPr>
          <w:spacing w:val="-22"/>
        </w:rPr>
        <w:t xml:space="preserve"> </w:t>
      </w:r>
      <w:r>
        <w:t>length</w:t>
      </w:r>
      <w:r>
        <w:rPr>
          <w:spacing w:val="-21"/>
        </w:rPr>
        <w:t xml:space="preserve"> </w:t>
      </w:r>
      <w:r>
        <w:t>is</w:t>
      </w:r>
      <w:r>
        <w:rPr>
          <w:spacing w:val="-21"/>
        </w:rPr>
        <w:t xml:space="preserve"> </w:t>
      </w:r>
      <w:r>
        <w:t>given</w:t>
      </w:r>
      <w:r>
        <w:rPr>
          <w:spacing w:val="-22"/>
        </w:rPr>
        <w:t xml:space="preserve"> </w:t>
      </w:r>
      <w:r>
        <w:rPr>
          <w:spacing w:val="-4"/>
        </w:rPr>
        <w:t>by</w:t>
      </w:r>
      <w:r>
        <w:rPr>
          <w:spacing w:val="-22"/>
        </w:rPr>
        <w:t xml:space="preserve"> </w:t>
      </w:r>
      <w:r>
        <w:t>the</w:t>
      </w:r>
      <w:r>
        <w:rPr>
          <w:spacing w:val="-21"/>
        </w:rPr>
        <w:t xml:space="preserve"> </w:t>
      </w:r>
      <w:r>
        <w:t>implicit</w:t>
      </w:r>
      <w:r>
        <w:rPr>
          <w:spacing w:val="-22"/>
        </w:rPr>
        <w:t xml:space="preserve"> </w:t>
      </w:r>
      <w:r>
        <w:t>equation:</w:t>
      </w:r>
    </w:p>
    <w:p w14:paraId="52DFC5EB" w14:textId="77777777" w:rsidR="00ED6B8B" w:rsidRDefault="00ED6B8B" w:rsidP="00F672C4">
      <w:pPr>
        <w:spacing w:line="266" w:lineRule="auto"/>
        <w:sectPr w:rsidR="00ED6B8B">
          <w:type w:val="continuous"/>
          <w:pgSz w:w="11910" w:h="16840"/>
          <w:pgMar w:top="1580" w:right="1680" w:bottom="280" w:left="1620" w:header="720" w:footer="720" w:gutter="0"/>
          <w:cols w:space="720"/>
        </w:sectPr>
      </w:pPr>
    </w:p>
    <w:p w14:paraId="6DB8A894" w14:textId="77777777" w:rsidR="00ED6B8B" w:rsidRDefault="00890932">
      <w:pPr>
        <w:tabs>
          <w:tab w:val="left" w:pos="433"/>
        </w:tabs>
        <w:spacing w:before="232"/>
        <w:ind w:right="106"/>
        <w:rPr>
          <w:rFonts w:ascii="Bookman Old Style"/>
          <w:i/>
          <w:sz w:val="24"/>
        </w:rPr>
        <w:pPrChange w:id="330" w:author="Raghda Wahdan" w:date="2017-11-06T13:08:00Z">
          <w:pPr>
            <w:tabs>
              <w:tab w:val="left" w:pos="433"/>
            </w:tabs>
            <w:spacing w:before="232"/>
            <w:ind w:right="106"/>
            <w:jc w:val="right"/>
          </w:pPr>
        </w:pPrChange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28544" behindDoc="1" locked="0" layoutInCell="1" allowOverlap="1" wp14:anchorId="00B1C408" wp14:editId="3EBA2758">
                <wp:simplePos x="0" y="0"/>
                <wp:positionH relativeFrom="page">
                  <wp:posOffset>2675890</wp:posOffset>
                </wp:positionH>
                <wp:positionV relativeFrom="paragraph">
                  <wp:posOffset>276225</wp:posOffset>
                </wp:positionV>
                <wp:extent cx="268605" cy="263525"/>
                <wp:effectExtent l="0" t="0" r="0" b="3175"/>
                <wp:wrapNone/>
                <wp:docPr id="1448" name="Text Box 14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8605" cy="2635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C93E05B" w14:textId="77777777" w:rsidR="00B0570F" w:rsidRDefault="00B0570F">
                            <w:pPr>
                              <w:spacing w:line="401" w:lineRule="exact"/>
                              <w:rPr>
                                <w:rFonts w:ascii="Bookman Old Style" w:hAnsi="Bookman Old Style"/>
                                <w:i/>
                                <w:sz w:val="24"/>
                              </w:rPr>
                            </w:pPr>
                            <w:r>
                              <w:rPr>
                                <w:rFonts w:ascii="Arial" w:hAnsi="Arial"/>
                                <w:i/>
                                <w:w w:val="125"/>
                                <w:sz w:val="24"/>
                              </w:rPr>
                              <w:t>−</w:t>
                            </w:r>
                            <w:r>
                              <w:rPr>
                                <w:rFonts w:ascii="Arial" w:hAnsi="Arial"/>
                                <w:i/>
                                <w:spacing w:val="-11"/>
                                <w:w w:val="12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Bookman Old Style" w:hAnsi="Bookman Old Style"/>
                                <w:i/>
                                <w:w w:val="125"/>
                                <w:position w:val="-15"/>
                                <w:sz w:val="24"/>
                              </w:rPr>
                              <w:t>L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0B1C408" id="Text Box 1424" o:spid="_x0000_s1083" type="#_x0000_t202" style="position:absolute;margin-left:210.7pt;margin-top:21.75pt;width:21.15pt;height:20.75pt;z-index:-2516879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" filled="f" stroked="f">
                <v:textbox inset="0,0,0,0">
                  <w:txbxContent>
                    <w:p w14:paraId="7C93E05B" w14:textId="77777777" w:rsidR="00B0570F" w:rsidRDefault="00B0570F">
                      <w:pPr>
                        <w:spacing w:line="401" w:lineRule="exact"/>
                        <w:rPr>
                          <w:rFonts w:ascii="Bookman Old Style" w:hAnsi="Bookman Old Style"/>
                          <w:i/>
                          <w:sz w:val="24"/>
                        </w:rPr>
                      </w:pPr>
                      <w:r>
                        <w:rPr>
                          <w:rFonts w:ascii="Arial" w:hAnsi="Arial"/>
                          <w:i/>
                          <w:w w:val="125"/>
                          <w:sz w:val="24"/>
                        </w:rPr>
                        <w:t>−</w:t>
                      </w:r>
                      <w:r>
                        <w:rPr>
                          <w:rFonts w:ascii="Arial" w:hAnsi="Arial"/>
                          <w:i/>
                          <w:spacing w:val="-11"/>
                          <w:w w:val="125"/>
                          <w:sz w:val="24"/>
                        </w:rPr>
                        <w:t xml:space="preserve"> </w:t>
                      </w:r>
                      <w:r>
                        <w:rPr>
                          <w:rFonts w:ascii="Bookman Old Style" w:hAnsi="Bookman Old Style"/>
                          <w:i/>
                          <w:w w:val="125"/>
                          <w:position w:val="-15"/>
                          <w:sz w:val="24"/>
                        </w:rPr>
                        <w:t>L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34688" behindDoc="1" locked="0" layoutInCell="1" allowOverlap="1" wp14:anchorId="06843CE8" wp14:editId="1A21385F">
                <wp:simplePos x="0" y="0"/>
                <wp:positionH relativeFrom="page">
                  <wp:posOffset>2467610</wp:posOffset>
                </wp:positionH>
                <wp:positionV relativeFrom="paragraph">
                  <wp:posOffset>73025</wp:posOffset>
                </wp:positionV>
                <wp:extent cx="100330" cy="472440"/>
                <wp:effectExtent l="635" t="0" r="3810" b="0"/>
                <wp:wrapNone/>
                <wp:docPr id="1447" name="Text Box 14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0330" cy="472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20F8E82" w14:textId="77777777" w:rsidR="00B0570F" w:rsidRDefault="00B0570F">
                            <w:pPr>
                              <w:spacing w:line="196" w:lineRule="exact"/>
                              <w:rPr>
                                <w:rFonts w:ascii="Arial"/>
                                <w:sz w:val="20"/>
                              </w:rPr>
                            </w:pPr>
                            <w:r>
                              <w:rPr>
                                <w:rFonts w:ascii="Arial"/>
                                <w:w w:val="236"/>
                                <w:sz w:val="20"/>
                              </w:rPr>
                              <w:t>(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6843CE8" id="Text Box 1423" o:spid="_x0000_s1084" type="#_x0000_t202" style="position:absolute;margin-left:194.3pt;margin-top:5.75pt;width:7.9pt;height:37.2pt;z-index:-2516817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" filled="f" stroked="f">
                <v:textbox inset="0,0,0,0">
                  <w:txbxContent>
                    <w:p w14:paraId="020F8E82" w14:textId="77777777" w:rsidR="00B0570F" w:rsidRDefault="00B0570F">
                      <w:pPr>
                        <w:spacing w:line="196" w:lineRule="exact"/>
                        <w:rPr>
                          <w:rFonts w:ascii="Arial"/>
                          <w:sz w:val="20"/>
                        </w:rPr>
                      </w:pPr>
                      <w:r>
                        <w:rPr>
                          <w:rFonts w:ascii="Arial"/>
                          <w:w w:val="236"/>
                          <w:sz w:val="20"/>
                        </w:rPr>
                        <w:t>(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FA655D">
        <w:rPr>
          <w:rFonts w:ascii="Arial Unicode MS"/>
          <w:position w:val="-15"/>
          <w:sz w:val="24"/>
        </w:rPr>
        <w:t>1</w:t>
      </w:r>
      <w:r w:rsidR="00FA655D">
        <w:rPr>
          <w:rFonts w:ascii="Arial Unicode MS"/>
          <w:position w:val="-15"/>
          <w:sz w:val="24"/>
        </w:rPr>
        <w:tab/>
      </w:r>
      <w:r w:rsidR="00FA655D">
        <w:rPr>
          <w:rFonts w:ascii="Bookman Old Style"/>
          <w:i/>
          <w:sz w:val="24"/>
          <w:u w:val="single"/>
        </w:rPr>
        <w:t>n</w:t>
      </w:r>
    </w:p>
    <w:p w14:paraId="6028184B" w14:textId="77777777" w:rsidR="00ED6B8B" w:rsidRDefault="00FA655D">
      <w:pPr>
        <w:spacing w:before="51"/>
        <w:rPr>
          <w:rFonts w:ascii="Arial"/>
          <w:i/>
          <w:sz w:val="12"/>
        </w:rPr>
        <w:pPrChange w:id="331" w:author="Raghda Wahdan" w:date="2017-11-06T13:08:00Z">
          <w:pPr>
            <w:spacing w:before="51"/>
            <w:jc w:val="right"/>
          </w:pPr>
        </w:pPrChange>
      </w:pPr>
      <w:r>
        <w:rPr>
          <w:rFonts w:ascii="Arial"/>
          <w:i/>
          <w:w w:val="125"/>
          <w:sz w:val="12"/>
        </w:rPr>
        <w:t>TA</w:t>
      </w:r>
    </w:p>
    <w:p w14:paraId="7D38F00D" w14:textId="77777777" w:rsidR="00ED6B8B" w:rsidRDefault="00FA655D" w:rsidP="00F672C4">
      <w:pPr>
        <w:spacing w:before="82"/>
        <w:ind w:left="3"/>
        <w:rPr>
          <w:rFonts w:ascii="Arial Unicode MS"/>
          <w:sz w:val="24"/>
        </w:rPr>
      </w:pPr>
      <w:r>
        <w:br w:type="column"/>
      </w:r>
      <w:r>
        <w:rPr>
          <w:rFonts w:ascii="Arial"/>
          <w:w w:val="265"/>
          <w:position w:val="35"/>
          <w:sz w:val="20"/>
        </w:rPr>
        <w:t>\</w:t>
      </w:r>
      <w:r>
        <w:rPr>
          <w:rFonts w:ascii="Arial"/>
          <w:spacing w:val="-105"/>
          <w:w w:val="265"/>
          <w:position w:val="35"/>
          <w:sz w:val="20"/>
        </w:rPr>
        <w:t xml:space="preserve"> </w:t>
      </w:r>
      <w:r>
        <w:rPr>
          <w:rFonts w:ascii="Arial Unicode MS"/>
          <w:w w:val="150"/>
          <w:sz w:val="24"/>
        </w:rPr>
        <w:t>=</w:t>
      </w:r>
      <w:r>
        <w:rPr>
          <w:rFonts w:ascii="Arial Unicode MS"/>
          <w:spacing w:val="-58"/>
          <w:w w:val="150"/>
          <w:sz w:val="24"/>
        </w:rPr>
        <w:t xml:space="preserve"> </w:t>
      </w:r>
      <w:r>
        <w:rPr>
          <w:rFonts w:ascii="Arial Unicode MS"/>
          <w:w w:val="110"/>
          <w:sz w:val="24"/>
        </w:rPr>
        <w:t>(1</w:t>
      </w:r>
    </w:p>
    <w:p w14:paraId="0C5E17C4" w14:textId="77777777" w:rsidR="00ED6B8B" w:rsidRDefault="00FA655D" w:rsidP="00F672C4">
      <w:pPr>
        <w:pStyle w:val="BodyText"/>
        <w:spacing w:before="8"/>
        <w:rPr>
          <w:rFonts w:ascii="Arial Unicode MS"/>
          <w:sz w:val="22"/>
        </w:rPr>
      </w:pPr>
      <w:r>
        <w:br w:type="column"/>
      </w:r>
    </w:p>
    <w:p w14:paraId="10C26331" w14:textId="77777777" w:rsidR="00ED6B8B" w:rsidRDefault="00FA655D" w:rsidP="00F672C4">
      <w:pPr>
        <w:ind w:left="13"/>
        <w:rPr>
          <w:rFonts w:ascii="Arial" w:hAnsi="Arial"/>
          <w:i/>
          <w:sz w:val="16"/>
        </w:rPr>
      </w:pPr>
      <w:r>
        <w:rPr>
          <w:rFonts w:ascii="Arial" w:hAnsi="Arial"/>
          <w:i/>
          <w:w w:val="125"/>
          <w:sz w:val="24"/>
        </w:rPr>
        <w:t>−</w:t>
      </w:r>
      <w:r>
        <w:rPr>
          <w:rFonts w:ascii="Arial" w:hAnsi="Arial"/>
          <w:i/>
          <w:spacing w:val="-64"/>
          <w:w w:val="125"/>
          <w:sz w:val="24"/>
        </w:rPr>
        <w:t xml:space="preserve"> </w:t>
      </w:r>
      <w:r>
        <w:rPr>
          <w:rFonts w:ascii="Bookman Old Style" w:hAnsi="Bookman Old Style"/>
          <w:i/>
          <w:w w:val="125"/>
          <w:sz w:val="24"/>
        </w:rPr>
        <w:t>C</w:t>
      </w:r>
      <w:r>
        <w:rPr>
          <w:rFonts w:ascii="Arial" w:hAnsi="Arial"/>
          <w:i/>
          <w:w w:val="125"/>
          <w:position w:val="-3"/>
          <w:sz w:val="16"/>
        </w:rPr>
        <w:t>t</w:t>
      </w:r>
    </w:p>
    <w:p w14:paraId="0C640FFE" w14:textId="77777777" w:rsidR="00ED6B8B" w:rsidRDefault="00FA655D" w:rsidP="00F672C4">
      <w:pPr>
        <w:spacing w:before="82"/>
        <w:ind w:left="-31"/>
        <w:rPr>
          <w:rFonts w:ascii="Arial Unicode MS"/>
          <w:sz w:val="24"/>
        </w:rPr>
      </w:pPr>
      <w:r>
        <w:br w:type="column"/>
      </w:r>
      <w:r>
        <w:rPr>
          <w:rFonts w:ascii="Arial Unicode MS"/>
          <w:w w:val="113"/>
          <w:sz w:val="24"/>
        </w:rPr>
        <w:t>)</w:t>
      </w:r>
      <w:r>
        <w:rPr>
          <w:rFonts w:ascii="Arial Unicode MS"/>
          <w:spacing w:val="-27"/>
          <w:sz w:val="24"/>
        </w:rPr>
        <w:t xml:space="preserve"> </w:t>
      </w:r>
      <w:r>
        <w:rPr>
          <w:rFonts w:ascii="Arial"/>
          <w:spacing w:val="-1"/>
          <w:w w:val="236"/>
          <w:position w:val="35"/>
          <w:sz w:val="20"/>
        </w:rPr>
        <w:t>(</w:t>
      </w:r>
      <w:r>
        <w:rPr>
          <w:rFonts w:ascii="Arial Unicode MS"/>
          <w:w w:val="87"/>
          <w:sz w:val="24"/>
        </w:rPr>
        <w:t>1</w:t>
      </w:r>
    </w:p>
    <w:p w14:paraId="75C637CC" w14:textId="77777777" w:rsidR="00ED6B8B" w:rsidRDefault="00FA655D">
      <w:pPr>
        <w:spacing w:before="102" w:line="356" w:lineRule="exact"/>
        <w:ind w:left="266" w:right="105"/>
        <w:rPr>
          <w:rFonts w:ascii="Arial"/>
          <w:i/>
          <w:sz w:val="16"/>
        </w:rPr>
        <w:pPrChange w:id="332" w:author="Raghda Wahdan" w:date="2017-11-06T13:08:00Z">
          <w:pPr>
            <w:spacing w:before="102" w:line="356" w:lineRule="exact"/>
            <w:ind w:left="266" w:right="105"/>
            <w:jc w:val="center"/>
          </w:pPr>
        </w:pPrChange>
      </w:pPr>
      <w:r>
        <w:br w:type="column"/>
      </w:r>
      <w:r>
        <w:rPr>
          <w:rFonts w:ascii="Times New Roman"/>
          <w:w w:val="99"/>
          <w:sz w:val="24"/>
          <w:u w:val="single"/>
        </w:rPr>
        <w:t xml:space="preserve"> </w:t>
      </w:r>
      <w:r>
        <w:rPr>
          <w:rFonts w:ascii="Times New Roman"/>
          <w:sz w:val="24"/>
          <w:u w:val="single"/>
        </w:rPr>
        <w:t xml:space="preserve"> </w:t>
      </w:r>
      <w:r>
        <w:rPr>
          <w:rFonts w:ascii="Arial Unicode MS"/>
          <w:sz w:val="24"/>
          <w:u w:val="single"/>
        </w:rPr>
        <w:t xml:space="preserve">1   </w:t>
      </w:r>
      <w:r>
        <w:rPr>
          <w:rFonts w:ascii="Arial Unicode MS"/>
          <w:spacing w:val="51"/>
          <w:sz w:val="24"/>
          <w:u w:val="single"/>
        </w:rPr>
        <w:t xml:space="preserve"> </w:t>
      </w:r>
      <w:r>
        <w:rPr>
          <w:rFonts w:ascii="Arial"/>
          <w:i/>
          <w:position w:val="13"/>
          <w:sz w:val="16"/>
        </w:rPr>
        <w:t>n</w:t>
      </w:r>
    </w:p>
    <w:p w14:paraId="5057739C" w14:textId="77777777" w:rsidR="00ED6B8B" w:rsidRDefault="00890932">
      <w:pPr>
        <w:spacing w:line="217" w:lineRule="exact"/>
        <w:rPr>
          <w:rFonts w:ascii="Bookman Old Style"/>
          <w:i/>
          <w:sz w:val="24"/>
        </w:rPr>
        <w:pPrChange w:id="333" w:author="Raghda Wahdan" w:date="2017-11-06T13:08:00Z">
          <w:pPr>
            <w:spacing w:line="217" w:lineRule="exact"/>
            <w:jc w:val="right"/>
          </w:pPr>
        </w:pPrChange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30592" behindDoc="1" locked="0" layoutInCell="1" allowOverlap="1" wp14:anchorId="077C4ECF" wp14:editId="46E81AD0">
                <wp:simplePos x="0" y="0"/>
                <wp:positionH relativeFrom="page">
                  <wp:posOffset>4605020</wp:posOffset>
                </wp:positionH>
                <wp:positionV relativeFrom="paragraph">
                  <wp:posOffset>-217805</wp:posOffset>
                </wp:positionV>
                <wp:extent cx="100330" cy="472440"/>
                <wp:effectExtent l="4445" t="1270" r="0" b="2540"/>
                <wp:wrapNone/>
                <wp:docPr id="1446" name="Text Box 14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0330" cy="472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865A2D1" w14:textId="77777777" w:rsidR="00B0570F" w:rsidRDefault="00B0570F">
                            <w:pPr>
                              <w:spacing w:line="196" w:lineRule="exact"/>
                              <w:rPr>
                                <w:rFonts w:ascii="Arial"/>
                                <w:sz w:val="20"/>
                              </w:rPr>
                            </w:pPr>
                            <w:r>
                              <w:rPr>
                                <w:rFonts w:ascii="Arial"/>
                                <w:w w:val="283"/>
                                <w:sz w:val="20"/>
                              </w:rPr>
                              <w:t>\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77C4ECF" id="Text Box 1422" o:spid="_x0000_s1085" type="#_x0000_t202" style="position:absolute;margin-left:362.6pt;margin-top:-17.15pt;width:7.9pt;height:37.2pt;z-index:-2516858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" filled="f" stroked="f">
                <v:textbox inset="0,0,0,0">
                  <w:txbxContent>
                    <w:p w14:paraId="4865A2D1" w14:textId="77777777" w:rsidR="00B0570F" w:rsidRDefault="00B0570F">
                      <w:pPr>
                        <w:spacing w:line="196" w:lineRule="exact"/>
                        <w:rPr>
                          <w:rFonts w:ascii="Arial"/>
                          <w:sz w:val="20"/>
                        </w:rPr>
                      </w:pPr>
                      <w:r>
                        <w:rPr>
                          <w:rFonts w:ascii="Arial"/>
                          <w:w w:val="283"/>
                          <w:sz w:val="20"/>
                        </w:rPr>
                        <w:t>\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32640" behindDoc="1" locked="0" layoutInCell="1" allowOverlap="1" wp14:anchorId="51597F91" wp14:editId="717FCDFE">
                <wp:simplePos x="0" y="0"/>
                <wp:positionH relativeFrom="page">
                  <wp:posOffset>4170680</wp:posOffset>
                </wp:positionH>
                <wp:positionV relativeFrom="paragraph">
                  <wp:posOffset>-15240</wp:posOffset>
                </wp:positionV>
                <wp:extent cx="268605" cy="263525"/>
                <wp:effectExtent l="0" t="3810" r="0" b="0"/>
                <wp:wrapNone/>
                <wp:docPr id="1445" name="Text Box 14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8605" cy="2635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5491588" w14:textId="77777777" w:rsidR="00B0570F" w:rsidRDefault="00B0570F">
                            <w:pPr>
                              <w:spacing w:line="401" w:lineRule="exact"/>
                              <w:rPr>
                                <w:rFonts w:ascii="Bookman Old Style" w:hAnsi="Bookman Old Style"/>
                                <w:i/>
                                <w:sz w:val="24"/>
                              </w:rPr>
                            </w:pPr>
                            <w:r>
                              <w:rPr>
                                <w:rFonts w:ascii="Arial" w:hAnsi="Arial"/>
                                <w:i/>
                                <w:w w:val="125"/>
                                <w:sz w:val="24"/>
                              </w:rPr>
                              <w:t>−</w:t>
                            </w:r>
                            <w:r>
                              <w:rPr>
                                <w:rFonts w:ascii="Arial" w:hAnsi="Arial"/>
                                <w:i/>
                                <w:spacing w:val="-11"/>
                                <w:w w:val="12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Bookman Old Style" w:hAnsi="Bookman Old Style"/>
                                <w:i/>
                                <w:w w:val="125"/>
                                <w:position w:val="-15"/>
                                <w:sz w:val="24"/>
                              </w:rPr>
                              <w:t>L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1597F91" id="Text Box 1421" o:spid="_x0000_s1086" type="#_x0000_t202" style="position:absolute;margin-left:328.4pt;margin-top:-1.2pt;width:21.15pt;height:20.75pt;z-index:-251683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" filled="f" stroked="f">
                <v:textbox inset="0,0,0,0">
                  <w:txbxContent>
                    <w:p w14:paraId="45491588" w14:textId="77777777" w:rsidR="00B0570F" w:rsidRDefault="00B0570F">
                      <w:pPr>
                        <w:spacing w:line="401" w:lineRule="exact"/>
                        <w:rPr>
                          <w:rFonts w:ascii="Bookman Old Style" w:hAnsi="Bookman Old Style"/>
                          <w:i/>
                          <w:sz w:val="24"/>
                        </w:rPr>
                      </w:pPr>
                      <w:r>
                        <w:rPr>
                          <w:rFonts w:ascii="Arial" w:hAnsi="Arial"/>
                          <w:i/>
                          <w:w w:val="125"/>
                          <w:sz w:val="24"/>
                        </w:rPr>
                        <w:t>−</w:t>
                      </w:r>
                      <w:r>
                        <w:rPr>
                          <w:rFonts w:ascii="Arial" w:hAnsi="Arial"/>
                          <w:i/>
                          <w:spacing w:val="-11"/>
                          <w:w w:val="125"/>
                          <w:sz w:val="24"/>
                        </w:rPr>
                        <w:t xml:space="preserve"> </w:t>
                      </w:r>
                      <w:r>
                        <w:rPr>
                          <w:rFonts w:ascii="Bookman Old Style" w:hAnsi="Bookman Old Style"/>
                          <w:i/>
                          <w:w w:val="125"/>
                          <w:position w:val="-15"/>
                          <w:sz w:val="24"/>
                        </w:rPr>
                        <w:t>L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FA655D">
        <w:rPr>
          <w:rFonts w:ascii="Bookman Old Style"/>
          <w:i/>
          <w:w w:val="90"/>
          <w:sz w:val="24"/>
        </w:rPr>
        <w:t>,</w:t>
      </w:r>
    </w:p>
    <w:p w14:paraId="45FB1418" w14:textId="77777777" w:rsidR="00ED6B8B" w:rsidRDefault="00FA655D">
      <w:pPr>
        <w:spacing w:before="58"/>
        <w:ind w:left="121" w:right="105"/>
        <w:rPr>
          <w:rFonts w:ascii="Arial"/>
          <w:i/>
          <w:sz w:val="12"/>
        </w:rPr>
        <w:pPrChange w:id="334" w:author="Raghda Wahdan" w:date="2017-11-06T13:08:00Z">
          <w:pPr>
            <w:spacing w:before="58"/>
            <w:ind w:left="121" w:right="105"/>
            <w:jc w:val="center"/>
          </w:pPr>
        </w:pPrChange>
      </w:pPr>
      <w:r>
        <w:rPr>
          <w:rFonts w:ascii="Arial"/>
          <w:i/>
          <w:w w:val="130"/>
          <w:sz w:val="12"/>
        </w:rPr>
        <w:t>TA</w:t>
      </w:r>
    </w:p>
    <w:p w14:paraId="4C3EB030" w14:textId="77777777" w:rsidR="00ED6B8B" w:rsidRDefault="00FA655D" w:rsidP="00F672C4">
      <w:pPr>
        <w:pStyle w:val="BodyText"/>
        <w:spacing w:before="11"/>
        <w:rPr>
          <w:rFonts w:ascii="Arial"/>
          <w:i/>
          <w:sz w:val="31"/>
        </w:rPr>
      </w:pPr>
      <w:r>
        <w:br w:type="column"/>
      </w:r>
    </w:p>
    <w:p w14:paraId="1BFA089E" w14:textId="77777777" w:rsidR="00ED6B8B" w:rsidRDefault="00FA655D" w:rsidP="00F672C4">
      <w:pPr>
        <w:pStyle w:val="BodyText"/>
        <w:ind w:left="1597"/>
      </w:pPr>
      <w:r>
        <w:rPr>
          <w:w w:val="105"/>
        </w:rPr>
        <w:t>(5.7)</w:t>
      </w:r>
    </w:p>
    <w:p w14:paraId="62294D71" w14:textId="77777777" w:rsidR="00ED6B8B" w:rsidRDefault="00ED6B8B" w:rsidP="00F672C4">
      <w:pPr>
        <w:sectPr w:rsidR="00ED6B8B">
          <w:type w:val="continuous"/>
          <w:pgSz w:w="11910" w:h="16840"/>
          <w:pgMar w:top="1580" w:right="1680" w:bottom="280" w:left="1620" w:header="720" w:footer="720" w:gutter="0"/>
          <w:cols w:num="6" w:space="720" w:equalWidth="0">
            <w:col w:w="3234" w:space="40"/>
            <w:col w:w="685" w:space="40"/>
            <w:col w:w="481" w:space="40"/>
            <w:col w:w="376" w:space="40"/>
            <w:col w:w="1072" w:space="40"/>
            <w:col w:w="2562"/>
          </w:cols>
        </w:sectPr>
      </w:pPr>
    </w:p>
    <w:p w14:paraId="658CE328" w14:textId="77777777" w:rsidR="00ED6B8B" w:rsidRDefault="00FA655D" w:rsidP="00F672C4">
      <w:pPr>
        <w:pStyle w:val="BodyText"/>
        <w:spacing w:before="215"/>
        <w:ind w:left="108"/>
      </w:pPr>
      <w:r>
        <w:t xml:space="preserve">where </w:t>
      </w:r>
      <w:r>
        <w:rPr>
          <w:rFonts w:ascii="Bookman Old Style"/>
          <w:i/>
        </w:rPr>
        <w:t xml:space="preserve">n </w:t>
      </w:r>
      <w:r>
        <w:t xml:space="preserve">is the number of tags, and </w:t>
      </w:r>
      <w:r>
        <w:rPr>
          <w:rFonts w:ascii="Bookman Old Style"/>
          <w:i/>
        </w:rPr>
        <w:t>C</w:t>
      </w:r>
      <w:r>
        <w:rPr>
          <w:rFonts w:ascii="Arial"/>
          <w:i/>
          <w:position w:val="-3"/>
          <w:sz w:val="16"/>
        </w:rPr>
        <w:t xml:space="preserve">t  </w:t>
      </w:r>
      <w:r>
        <w:t xml:space="preserve">is the slot duration constant </w:t>
      </w:r>
      <w:r>
        <w:rPr>
          <w:spacing w:val="55"/>
        </w:rPr>
        <w:t xml:space="preserve"> </w:t>
      </w:r>
      <w:r>
        <w:t>defined</w:t>
      </w:r>
    </w:p>
    <w:p w14:paraId="68F36014" w14:textId="77777777" w:rsidR="00ED6B8B" w:rsidRDefault="00ED6B8B" w:rsidP="00F672C4">
      <w:pPr>
        <w:sectPr w:rsidR="00ED6B8B">
          <w:type w:val="continuous"/>
          <w:pgSz w:w="11910" w:h="16840"/>
          <w:pgMar w:top="1580" w:right="1680" w:bottom="280" w:left="1620" w:header="720" w:footer="720" w:gutter="0"/>
          <w:cols w:space="720"/>
        </w:sectPr>
      </w:pPr>
    </w:p>
    <w:p w14:paraId="5BB9C458" w14:textId="77777777" w:rsidR="00ED6B8B" w:rsidRDefault="00ED6B8B" w:rsidP="00F672C4">
      <w:pPr>
        <w:pStyle w:val="BodyText"/>
        <w:spacing w:before="5"/>
        <w:rPr>
          <w:sz w:val="17"/>
        </w:rPr>
      </w:pPr>
    </w:p>
    <w:p w14:paraId="00AE3F16" w14:textId="77777777" w:rsidR="00ED6B8B" w:rsidRDefault="00890932" w:rsidP="00F672C4">
      <w:pPr>
        <w:spacing w:before="14"/>
        <w:ind w:left="480"/>
        <w:rPr>
          <w:sz w:val="24"/>
        </w:rPr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40832" behindDoc="1" locked="0" layoutInCell="1" allowOverlap="1" wp14:anchorId="4F0E6DD4" wp14:editId="77982EDC">
                <wp:simplePos x="0" y="0"/>
                <wp:positionH relativeFrom="page">
                  <wp:posOffset>1956435</wp:posOffset>
                </wp:positionH>
                <wp:positionV relativeFrom="paragraph">
                  <wp:posOffset>211455</wp:posOffset>
                </wp:positionV>
                <wp:extent cx="81280" cy="107950"/>
                <wp:effectExtent l="3810" t="1905" r="635" b="4445"/>
                <wp:wrapNone/>
                <wp:docPr id="1444" name="Text Box 14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1280" cy="1079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CA49959" w14:textId="77777777" w:rsidR="00B0570F" w:rsidRDefault="00B0570F">
                            <w:pPr>
                              <w:spacing w:line="165" w:lineRule="exact"/>
                              <w:rPr>
                                <w:rFonts w:ascii="Arial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Arial"/>
                                <w:i/>
                                <w:spacing w:val="-2"/>
                                <w:w w:val="125"/>
                                <w:position w:val="2"/>
                                <w:sz w:val="16"/>
                              </w:rPr>
                              <w:t>t</w:t>
                            </w:r>
                            <w:r>
                              <w:rPr>
                                <w:rFonts w:ascii="Arial"/>
                                <w:i/>
                                <w:spacing w:val="-2"/>
                                <w:w w:val="125"/>
                                <w:sz w:val="12"/>
                              </w:rPr>
                              <w:t>c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F0E6DD4" id="Text Box 1420" o:spid="_x0000_s1087" type="#_x0000_t202" style="position:absolute;left:0;text-align:left;margin-left:154.05pt;margin-top:16.65pt;width:6.4pt;height:8.5pt;z-index:-2516756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" filled="f" stroked="f">
                <v:textbox inset="0,0,0,0">
                  <w:txbxContent>
                    <w:p w14:paraId="6CA49959" w14:textId="77777777" w:rsidR="00B0570F" w:rsidRDefault="00B0570F">
                      <w:pPr>
                        <w:spacing w:line="165" w:lineRule="exact"/>
                        <w:rPr>
                          <w:rFonts w:ascii="Arial"/>
                          <w:i/>
                          <w:sz w:val="12"/>
                        </w:rPr>
                      </w:pPr>
                      <w:r>
                        <w:rPr>
                          <w:rFonts w:ascii="Arial"/>
                          <w:i/>
                          <w:spacing w:val="-2"/>
                          <w:w w:val="125"/>
                          <w:position w:val="2"/>
                          <w:sz w:val="16"/>
                        </w:rPr>
                        <w:t>t</w:t>
                      </w:r>
                      <w:r>
                        <w:rPr>
                          <w:rFonts w:ascii="Arial"/>
                          <w:i/>
                          <w:spacing w:val="-2"/>
                          <w:w w:val="125"/>
                          <w:sz w:val="12"/>
                        </w:rPr>
                        <w:t>c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FA655D">
        <w:rPr>
          <w:w w:val="105"/>
          <w:sz w:val="24"/>
        </w:rPr>
        <w:t xml:space="preserve">as </w:t>
      </w:r>
      <w:r w:rsidR="00FA655D">
        <w:rPr>
          <w:rFonts w:ascii="Bookman Old Style" w:hAnsi="Bookman Old Style"/>
          <w:i/>
          <w:w w:val="105"/>
          <w:sz w:val="24"/>
        </w:rPr>
        <w:t>C</w:t>
      </w:r>
      <w:r w:rsidR="00FA655D">
        <w:rPr>
          <w:rFonts w:ascii="Arial" w:hAnsi="Arial"/>
          <w:i/>
          <w:w w:val="105"/>
          <w:position w:val="-3"/>
          <w:sz w:val="16"/>
        </w:rPr>
        <w:t xml:space="preserve">t </w:t>
      </w:r>
      <w:r w:rsidR="00FA655D">
        <w:rPr>
          <w:rFonts w:ascii="Arial Unicode MS" w:hAnsi="Arial Unicode MS"/>
          <w:w w:val="105"/>
          <w:sz w:val="24"/>
        </w:rPr>
        <w:t xml:space="preserve">= </w:t>
      </w:r>
      <w:r w:rsidR="00FA655D">
        <w:rPr>
          <w:rFonts w:ascii="Arial" w:hAnsi="Arial"/>
          <w:i/>
          <w:w w:val="105"/>
          <w:position w:val="9"/>
          <w:sz w:val="16"/>
          <w:u w:val="single"/>
        </w:rPr>
        <w:t>t</w:t>
      </w:r>
      <w:r w:rsidR="00FA655D">
        <w:rPr>
          <w:rFonts w:ascii="Arial" w:hAnsi="Arial"/>
          <w:i/>
          <w:w w:val="105"/>
          <w:position w:val="7"/>
          <w:sz w:val="12"/>
          <w:u w:val="single"/>
        </w:rPr>
        <w:t xml:space="preserve">e   </w:t>
      </w:r>
      <w:r w:rsidR="00FA655D">
        <w:rPr>
          <w:w w:val="105"/>
          <w:sz w:val="24"/>
        </w:rPr>
        <w:t xml:space="preserve">with </w:t>
      </w:r>
      <w:r w:rsidR="00FA655D">
        <w:rPr>
          <w:rFonts w:ascii="Arial Unicode MS" w:hAnsi="Arial Unicode MS"/>
          <w:w w:val="105"/>
          <w:sz w:val="24"/>
        </w:rPr>
        <w:t xml:space="preserve">0 </w:t>
      </w:r>
      <w:r w:rsidR="00FA655D">
        <w:rPr>
          <w:rFonts w:ascii="Bookman Old Style" w:hAnsi="Bookman Old Style"/>
          <w:i/>
          <w:w w:val="105"/>
          <w:sz w:val="24"/>
        </w:rPr>
        <w:t>&lt; C</w:t>
      </w:r>
      <w:r w:rsidR="00FA655D">
        <w:rPr>
          <w:rFonts w:ascii="Arial" w:hAnsi="Arial"/>
          <w:i/>
          <w:w w:val="105"/>
          <w:position w:val="-3"/>
          <w:sz w:val="16"/>
        </w:rPr>
        <w:t xml:space="preserve">t </w:t>
      </w:r>
      <w:r w:rsidR="00FA655D">
        <w:rPr>
          <w:rFonts w:ascii="Arial" w:hAnsi="Arial"/>
          <w:i/>
          <w:w w:val="110"/>
          <w:sz w:val="24"/>
        </w:rPr>
        <w:t xml:space="preserve">≤ </w:t>
      </w:r>
      <w:r w:rsidR="00FA655D">
        <w:rPr>
          <w:rFonts w:ascii="Arial Unicode MS" w:hAnsi="Arial Unicode MS"/>
          <w:w w:val="105"/>
          <w:sz w:val="24"/>
        </w:rPr>
        <w:t>1</w:t>
      </w:r>
      <w:r w:rsidR="00FA655D">
        <w:rPr>
          <w:w w:val="105"/>
          <w:sz w:val="24"/>
        </w:rPr>
        <w:t xml:space="preserve">, as </w:t>
      </w:r>
      <w:r w:rsidR="00FA655D">
        <w:rPr>
          <w:rFonts w:ascii="Bookman Old Style" w:hAnsi="Bookman Old Style"/>
          <w:i/>
          <w:w w:val="105"/>
          <w:sz w:val="24"/>
        </w:rPr>
        <w:t>t</w:t>
      </w:r>
      <w:r w:rsidR="00FA655D">
        <w:rPr>
          <w:rFonts w:ascii="Arial" w:hAnsi="Arial"/>
          <w:i/>
          <w:w w:val="105"/>
          <w:position w:val="-3"/>
          <w:sz w:val="16"/>
        </w:rPr>
        <w:t xml:space="preserve">e </w:t>
      </w:r>
      <w:r w:rsidR="00FA655D">
        <w:rPr>
          <w:rFonts w:ascii="Arial" w:hAnsi="Arial"/>
          <w:i/>
          <w:w w:val="110"/>
          <w:sz w:val="24"/>
        </w:rPr>
        <w:t xml:space="preserve">≤ </w:t>
      </w:r>
      <w:r w:rsidR="00FA655D">
        <w:rPr>
          <w:rFonts w:ascii="Bookman Old Style" w:hAnsi="Bookman Old Style"/>
          <w:i/>
          <w:w w:val="105"/>
          <w:sz w:val="24"/>
        </w:rPr>
        <w:t>t</w:t>
      </w:r>
      <w:r w:rsidR="00FA655D">
        <w:rPr>
          <w:rFonts w:ascii="Arial" w:hAnsi="Arial"/>
          <w:i/>
          <w:w w:val="105"/>
          <w:position w:val="-3"/>
          <w:sz w:val="16"/>
        </w:rPr>
        <w:t xml:space="preserve">c </w:t>
      </w:r>
      <w:r w:rsidR="00FA655D">
        <w:rPr>
          <w:w w:val="105"/>
          <w:sz w:val="24"/>
        </w:rPr>
        <w:t>in practical applications.  (5.7)   shows</w:t>
      </w:r>
    </w:p>
    <w:p w14:paraId="37B6DDAC" w14:textId="77777777" w:rsidR="00ED6B8B" w:rsidRDefault="00FA655D">
      <w:pPr>
        <w:pStyle w:val="BodyText"/>
        <w:spacing w:before="32" w:line="264" w:lineRule="auto"/>
        <w:ind w:left="480" w:right="105"/>
        <w:pPrChange w:id="335" w:author="Raghda Wahdan" w:date="2017-11-06T13:08:00Z">
          <w:pPr>
            <w:pStyle w:val="BodyText"/>
            <w:spacing w:before="32" w:line="264" w:lineRule="auto"/>
            <w:ind w:left="480" w:right="105"/>
            <w:jc w:val="both"/>
          </w:pPr>
        </w:pPrChange>
      </w:pPr>
      <w:r>
        <w:t>the</w:t>
      </w:r>
      <w:r>
        <w:rPr>
          <w:spacing w:val="-15"/>
        </w:rPr>
        <w:t xml:space="preserve"> </w:t>
      </w:r>
      <w:r>
        <w:t>exact</w:t>
      </w:r>
      <w:r>
        <w:rPr>
          <w:spacing w:val="-16"/>
        </w:rPr>
        <w:t xml:space="preserve"> </w:t>
      </w:r>
      <w:r>
        <w:t>relation</w:t>
      </w:r>
      <w:r>
        <w:rPr>
          <w:spacing w:val="-15"/>
        </w:rPr>
        <w:t xml:space="preserve"> </w:t>
      </w:r>
      <w:r>
        <w:t>between</w:t>
      </w:r>
      <w:r>
        <w:rPr>
          <w:spacing w:val="-15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proposed</w:t>
      </w:r>
      <w:r>
        <w:rPr>
          <w:spacing w:val="-15"/>
        </w:rPr>
        <w:t xml:space="preserve"> </w:t>
      </w:r>
      <w:r>
        <w:rPr>
          <w:spacing w:val="-3"/>
        </w:rPr>
        <w:t>time-aware</w:t>
      </w:r>
      <w:r>
        <w:rPr>
          <w:spacing w:val="-15"/>
        </w:rPr>
        <w:t xml:space="preserve"> </w:t>
      </w:r>
      <w:r>
        <w:t>frame</w:t>
      </w:r>
      <w:r>
        <w:rPr>
          <w:spacing w:val="-16"/>
        </w:rPr>
        <w:t xml:space="preserve"> </w:t>
      </w:r>
      <w:r>
        <w:t>length</w:t>
      </w:r>
      <w:r>
        <w:rPr>
          <w:spacing w:val="-15"/>
        </w:rPr>
        <w:t xml:space="preserve"> </w:t>
      </w:r>
      <w:r>
        <w:rPr>
          <w:rFonts w:ascii="Bookman Old Style"/>
          <w:i/>
        </w:rPr>
        <w:t>L</w:t>
      </w:r>
      <w:r>
        <w:rPr>
          <w:rFonts w:ascii="Arial"/>
          <w:i/>
          <w:position w:val="-3"/>
          <w:sz w:val="16"/>
        </w:rPr>
        <w:t>T</w:t>
      </w:r>
      <w:r>
        <w:rPr>
          <w:rFonts w:ascii="Arial"/>
          <w:i/>
          <w:spacing w:val="-31"/>
          <w:position w:val="-3"/>
          <w:sz w:val="16"/>
        </w:rPr>
        <w:t xml:space="preserve"> </w:t>
      </w:r>
      <w:r>
        <w:rPr>
          <w:rFonts w:ascii="Arial"/>
          <w:i/>
          <w:position w:val="-3"/>
          <w:sz w:val="16"/>
        </w:rPr>
        <w:t>A</w:t>
      </w:r>
      <w:r>
        <w:rPr>
          <w:rFonts w:ascii="Arial"/>
          <w:i/>
          <w:spacing w:val="6"/>
          <w:position w:val="-3"/>
          <w:sz w:val="16"/>
        </w:rPr>
        <w:t xml:space="preserve"> </w:t>
      </w:r>
      <w:r>
        <w:t>and</w:t>
      </w:r>
      <w:r>
        <w:rPr>
          <w:spacing w:val="-15"/>
        </w:rPr>
        <w:t xml:space="preserve"> </w:t>
      </w:r>
      <w:r>
        <w:t xml:space="preserve">the number of tags </w:t>
      </w:r>
      <w:r>
        <w:rPr>
          <w:rFonts w:ascii="Bookman Old Style"/>
          <w:i/>
        </w:rPr>
        <w:t>n</w:t>
      </w:r>
      <w:r>
        <w:t>, taking into consideration the time difference in the slot durations.</w:t>
      </w:r>
    </w:p>
    <w:p w14:paraId="7D62EF8A" w14:textId="77777777" w:rsidR="00ED6B8B" w:rsidRDefault="00FA655D" w:rsidP="00F672C4">
      <w:pPr>
        <w:pStyle w:val="BodyText"/>
        <w:spacing w:before="100" w:line="249" w:lineRule="auto"/>
        <w:ind w:left="480" w:right="103" w:firstLine="351"/>
      </w:pPr>
      <w:r>
        <w:t>Unfortunately,</w:t>
      </w:r>
      <w:r>
        <w:rPr>
          <w:spacing w:val="-25"/>
        </w:rPr>
        <w:t xml:space="preserve"> </w:t>
      </w:r>
      <w:r>
        <w:t>(5.7)</w:t>
      </w:r>
      <w:r>
        <w:rPr>
          <w:spacing w:val="-25"/>
        </w:rPr>
        <w:t xml:space="preserve"> </w:t>
      </w:r>
      <w:r>
        <w:t>is</w:t>
      </w:r>
      <w:r>
        <w:rPr>
          <w:spacing w:val="-25"/>
        </w:rPr>
        <w:t xml:space="preserve"> </w:t>
      </w:r>
      <w:r>
        <w:t>an</w:t>
      </w:r>
      <w:r>
        <w:rPr>
          <w:spacing w:val="-25"/>
        </w:rPr>
        <w:t xml:space="preserve"> </w:t>
      </w:r>
      <w:r>
        <w:t>implicit</w:t>
      </w:r>
      <w:r>
        <w:rPr>
          <w:spacing w:val="-25"/>
        </w:rPr>
        <w:t xml:space="preserve"> </w:t>
      </w:r>
      <w:r>
        <w:t>equation.</w:t>
      </w:r>
      <w:r>
        <w:rPr>
          <w:spacing w:val="-11"/>
        </w:rPr>
        <w:t xml:space="preserve"> </w:t>
      </w:r>
      <w:r>
        <w:rPr>
          <w:spacing w:val="-10"/>
        </w:rPr>
        <w:t>We</w:t>
      </w:r>
      <w:r>
        <w:rPr>
          <w:spacing w:val="-25"/>
        </w:rPr>
        <w:t xml:space="preserve"> </w:t>
      </w:r>
      <w:r>
        <w:t>will</w:t>
      </w:r>
      <w:r>
        <w:rPr>
          <w:spacing w:val="-25"/>
        </w:rPr>
        <w:t xml:space="preserve"> </w:t>
      </w:r>
      <w:r>
        <w:rPr>
          <w:spacing w:val="-3"/>
        </w:rPr>
        <w:t>now</w:t>
      </w:r>
      <w:r>
        <w:rPr>
          <w:spacing w:val="-25"/>
        </w:rPr>
        <w:t xml:space="preserve"> </w:t>
      </w:r>
      <w:r>
        <w:t>derive</w:t>
      </w:r>
      <w:r>
        <w:rPr>
          <w:spacing w:val="-25"/>
        </w:rPr>
        <w:t xml:space="preserve"> </w:t>
      </w:r>
      <w:r>
        <w:t>an</w:t>
      </w:r>
      <w:r>
        <w:rPr>
          <w:spacing w:val="-25"/>
        </w:rPr>
        <w:t xml:space="preserve"> </w:t>
      </w:r>
      <w:r>
        <w:t>approx- imate,</w:t>
      </w:r>
      <w:r>
        <w:rPr>
          <w:spacing w:val="-10"/>
        </w:rPr>
        <w:t xml:space="preserve"> </w:t>
      </w:r>
      <w:r>
        <w:t>but</w:t>
      </w:r>
      <w:r>
        <w:rPr>
          <w:spacing w:val="-9"/>
        </w:rPr>
        <w:t xml:space="preserve"> </w:t>
      </w:r>
      <w:r>
        <w:t>explicit</w:t>
      </w:r>
      <w:r>
        <w:rPr>
          <w:spacing w:val="-10"/>
        </w:rPr>
        <w:t xml:space="preserve"> </w:t>
      </w:r>
      <w:r>
        <w:t>equation.</w:t>
      </w:r>
      <w:r>
        <w:rPr>
          <w:spacing w:val="7"/>
        </w:rPr>
        <w:t xml:space="preserve"> </w:t>
      </w:r>
      <w:r>
        <w:t>(5.7)</w:t>
      </w:r>
      <w:r>
        <w:rPr>
          <w:spacing w:val="-10"/>
        </w:rPr>
        <w:t xml:space="preserve"> </w:t>
      </w:r>
      <w:r>
        <w:t>can</w:t>
      </w:r>
      <w:r>
        <w:rPr>
          <w:spacing w:val="-9"/>
        </w:rPr>
        <w:t xml:space="preserve"> </w:t>
      </w:r>
      <w:r>
        <w:rPr>
          <w:spacing w:val="3"/>
        </w:rPr>
        <w:t>be</w:t>
      </w:r>
      <w:r>
        <w:rPr>
          <w:spacing w:val="-9"/>
        </w:rPr>
        <w:t xml:space="preserve"> </w:t>
      </w:r>
      <w:r>
        <w:t>also</w:t>
      </w:r>
      <w:r>
        <w:rPr>
          <w:spacing w:val="-9"/>
        </w:rPr>
        <w:t xml:space="preserve"> </w:t>
      </w:r>
      <w:r>
        <w:t>expressed</w:t>
      </w:r>
      <w:r>
        <w:rPr>
          <w:spacing w:val="-9"/>
        </w:rPr>
        <w:t xml:space="preserve"> </w:t>
      </w:r>
      <w:r>
        <w:t>as:</w:t>
      </w:r>
    </w:p>
    <w:p w14:paraId="578C878E" w14:textId="77777777" w:rsidR="00ED6B8B" w:rsidRDefault="00ED6B8B" w:rsidP="00F672C4">
      <w:pPr>
        <w:spacing w:line="249" w:lineRule="auto"/>
        <w:sectPr w:rsidR="00ED6B8B">
          <w:pgSz w:w="11910" w:h="16840"/>
          <w:pgMar w:top="1920" w:right="1620" w:bottom="280" w:left="1680" w:header="1603" w:footer="0" w:gutter="0"/>
          <w:cols w:space="720"/>
        </w:sectPr>
      </w:pPr>
    </w:p>
    <w:p w14:paraId="45392754" w14:textId="77777777" w:rsidR="00ED6B8B" w:rsidRDefault="00890932">
      <w:pPr>
        <w:spacing w:before="89"/>
        <w:rPr>
          <w:rFonts w:ascii="Arial Unicode MS" w:hAnsi="Arial Unicode MS"/>
          <w:sz w:val="21"/>
        </w:rPr>
        <w:pPrChange w:id="336" w:author="Raghda Wahdan" w:date="2017-11-06T13:08:00Z">
          <w:pPr>
            <w:spacing w:before="89"/>
            <w:jc w:val="right"/>
          </w:pPr>
        </w:pPrChange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42880" behindDoc="1" locked="0" layoutInCell="1" allowOverlap="1" wp14:anchorId="244AADC0" wp14:editId="5FF87417">
                <wp:simplePos x="0" y="0"/>
                <wp:positionH relativeFrom="page">
                  <wp:posOffset>3275330</wp:posOffset>
                </wp:positionH>
                <wp:positionV relativeFrom="paragraph">
                  <wp:posOffset>349885</wp:posOffset>
                </wp:positionV>
                <wp:extent cx="78740" cy="139065"/>
                <wp:effectExtent l="0" t="0" r="0" b="0"/>
                <wp:wrapNone/>
                <wp:docPr id="1443" name="Text Box 14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8740" cy="1390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20A2229" w14:textId="77777777" w:rsidR="00B0570F" w:rsidRDefault="00B0570F">
                            <w:pPr>
                              <w:spacing w:line="212" w:lineRule="exact"/>
                              <w:rPr>
                                <w:rFonts w:ascii="Georgia" w:hAnsi="Georgia"/>
                                <w:i/>
                                <w:sz w:val="21"/>
                              </w:rPr>
                            </w:pPr>
                            <w:r>
                              <w:rPr>
                                <w:rFonts w:ascii="Georgia" w:hAnsi="Georgia"/>
                                <w:i/>
                                <w:w w:val="99"/>
                                <w:sz w:val="21"/>
                              </w:rPr>
                              <w:t>β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44AADC0" id="Text Box 1419" o:spid="_x0000_s1088" type="#_x0000_t202" style="position:absolute;margin-left:257.9pt;margin-top:27.55pt;width:6.2pt;height:10.95pt;z-index:-2516736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" filled="f" stroked="f">
                <v:textbox inset="0,0,0,0">
                  <w:txbxContent>
                    <w:p w14:paraId="520A2229" w14:textId="77777777" w:rsidR="00B0570F" w:rsidRDefault="00B0570F">
                      <w:pPr>
                        <w:spacing w:line="212" w:lineRule="exact"/>
                        <w:rPr>
                          <w:rFonts w:ascii="Georgia" w:hAnsi="Georgia"/>
                          <w:i/>
                          <w:sz w:val="21"/>
                        </w:rPr>
                      </w:pPr>
                      <w:r>
                        <w:rPr>
                          <w:rFonts w:ascii="Georgia" w:hAnsi="Georgia"/>
                          <w:i/>
                          <w:w w:val="99"/>
                          <w:sz w:val="21"/>
                        </w:rPr>
                        <w:t>β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FA655D">
        <w:rPr>
          <w:rFonts w:ascii="Arial" w:hAnsi="Arial"/>
          <w:w w:val="263"/>
          <w:position w:val="29"/>
          <w:sz w:val="20"/>
        </w:rPr>
        <w:t xml:space="preserve"> </w:t>
      </w:r>
      <w:r w:rsidR="00FA655D">
        <w:rPr>
          <w:rFonts w:ascii="Arial Unicode MS" w:hAnsi="Arial Unicode MS"/>
          <w:w w:val="110"/>
          <w:sz w:val="21"/>
        </w:rPr>
        <w:t xml:space="preserve">1 </w:t>
      </w:r>
      <w:r w:rsidR="00FA655D">
        <w:rPr>
          <w:rFonts w:ascii="Arial" w:hAnsi="Arial"/>
          <w:i/>
          <w:w w:val="110"/>
          <w:sz w:val="21"/>
        </w:rPr>
        <w:t xml:space="preserve">− </w:t>
      </w:r>
      <w:r w:rsidR="00FA655D">
        <w:rPr>
          <w:rFonts w:ascii="Arial Unicode MS" w:hAnsi="Arial Unicode MS"/>
          <w:w w:val="110"/>
          <w:position w:val="15"/>
          <w:sz w:val="21"/>
          <w:u w:val="single"/>
        </w:rPr>
        <w:t xml:space="preserve">1    </w:t>
      </w:r>
      <w:r w:rsidR="00FA655D">
        <w:rPr>
          <w:rFonts w:ascii="Arial Unicode MS" w:hAnsi="Arial Unicode MS"/>
          <w:w w:val="110"/>
          <w:sz w:val="21"/>
        </w:rPr>
        <w:t>= (1</w:t>
      </w:r>
    </w:p>
    <w:p w14:paraId="3CA6AC10" w14:textId="77777777" w:rsidR="00ED6B8B" w:rsidRDefault="00FA655D" w:rsidP="00F672C4">
      <w:pPr>
        <w:pStyle w:val="BodyText"/>
        <w:spacing w:before="8"/>
        <w:rPr>
          <w:rFonts w:ascii="Arial Unicode MS"/>
          <w:sz w:val="20"/>
        </w:rPr>
      </w:pPr>
      <w:r>
        <w:br w:type="column"/>
      </w:r>
    </w:p>
    <w:p w14:paraId="6123C6E4" w14:textId="77777777" w:rsidR="00ED6B8B" w:rsidRDefault="00FA655D" w:rsidP="00F672C4">
      <w:pPr>
        <w:pStyle w:val="ListParagraph"/>
        <w:numPr>
          <w:ilvl w:val="0"/>
          <w:numId w:val="8"/>
        </w:numPr>
        <w:tabs>
          <w:tab w:val="left" w:pos="227"/>
        </w:tabs>
        <w:spacing w:before="1"/>
        <w:ind w:hanging="218"/>
        <w:rPr>
          <w:rFonts w:ascii="Arial"/>
          <w:i/>
          <w:sz w:val="12"/>
        </w:rPr>
      </w:pPr>
      <w:r>
        <w:rPr>
          <w:i/>
          <w:spacing w:val="-13"/>
          <w:w w:val="140"/>
          <w:sz w:val="21"/>
        </w:rPr>
        <w:t>C</w:t>
      </w:r>
      <w:r>
        <w:rPr>
          <w:rFonts w:ascii="Arial"/>
          <w:i/>
          <w:spacing w:val="-13"/>
          <w:w w:val="140"/>
          <w:position w:val="-4"/>
          <w:sz w:val="12"/>
        </w:rPr>
        <w:t>t</w:t>
      </w:r>
    </w:p>
    <w:p w14:paraId="3491F3F1" w14:textId="77777777" w:rsidR="00ED6B8B" w:rsidRDefault="00FA655D" w:rsidP="00F672C4">
      <w:pPr>
        <w:spacing w:before="239"/>
        <w:ind w:left="-21"/>
        <w:rPr>
          <w:rFonts w:ascii="Arial Unicode MS"/>
          <w:sz w:val="21"/>
        </w:rPr>
      </w:pPr>
      <w:r>
        <w:br w:type="column"/>
      </w:r>
      <w:r>
        <w:rPr>
          <w:rFonts w:ascii="Arial Unicode MS"/>
          <w:sz w:val="21"/>
        </w:rPr>
        <w:t>)   1</w:t>
      </w:r>
    </w:p>
    <w:p w14:paraId="5E483998" w14:textId="77777777" w:rsidR="00ED6B8B" w:rsidRDefault="00FA655D" w:rsidP="00F672C4">
      <w:pPr>
        <w:spacing w:before="92" w:line="327" w:lineRule="exact"/>
        <w:ind w:left="250"/>
        <w:rPr>
          <w:rFonts w:ascii="Arial"/>
          <w:i/>
          <w:sz w:val="16"/>
        </w:rPr>
      </w:pPr>
      <w:r>
        <w:br w:type="column"/>
      </w:r>
      <w:r>
        <w:rPr>
          <w:rFonts w:ascii="Times New Roman"/>
          <w:w w:val="99"/>
          <w:sz w:val="21"/>
          <w:u w:val="single"/>
        </w:rPr>
        <w:t xml:space="preserve"> </w:t>
      </w:r>
      <w:r>
        <w:rPr>
          <w:rFonts w:ascii="Times New Roman"/>
          <w:sz w:val="21"/>
          <w:u w:val="single"/>
        </w:rPr>
        <w:t xml:space="preserve"> </w:t>
      </w:r>
      <w:r>
        <w:rPr>
          <w:rFonts w:ascii="Arial Unicode MS"/>
          <w:sz w:val="21"/>
          <w:u w:val="single"/>
        </w:rPr>
        <w:t xml:space="preserve">1    </w:t>
      </w:r>
      <w:r>
        <w:rPr>
          <w:rFonts w:ascii="Arial"/>
          <w:i/>
          <w:position w:val="8"/>
          <w:sz w:val="16"/>
        </w:rPr>
        <w:t>n</w:t>
      </w:r>
    </w:p>
    <w:p w14:paraId="13D65C48" w14:textId="77777777" w:rsidR="00ED6B8B" w:rsidRDefault="00890932" w:rsidP="00F672C4">
      <w:pPr>
        <w:pStyle w:val="ListParagraph"/>
        <w:numPr>
          <w:ilvl w:val="0"/>
          <w:numId w:val="8"/>
        </w:numPr>
        <w:tabs>
          <w:tab w:val="left" w:pos="251"/>
          <w:tab w:val="left" w:pos="836"/>
        </w:tabs>
        <w:spacing w:line="345" w:lineRule="exact"/>
        <w:ind w:left="250" w:hanging="242"/>
        <w:rPr>
          <w:i/>
          <w:sz w:val="21"/>
        </w:rPr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44928" behindDoc="1" locked="0" layoutInCell="1" allowOverlap="1" wp14:anchorId="598A9249" wp14:editId="341AE4FE">
                <wp:simplePos x="0" y="0"/>
                <wp:positionH relativeFrom="page">
                  <wp:posOffset>4702810</wp:posOffset>
                </wp:positionH>
                <wp:positionV relativeFrom="paragraph">
                  <wp:posOffset>-185420</wp:posOffset>
                </wp:positionV>
                <wp:extent cx="93345" cy="472440"/>
                <wp:effectExtent l="0" t="0" r="4445" b="0"/>
                <wp:wrapNone/>
                <wp:docPr id="1442" name="Text Box 14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3345" cy="472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4707158" w14:textId="77777777" w:rsidR="00B0570F" w:rsidRDefault="00B0570F">
                            <w:pPr>
                              <w:spacing w:line="196" w:lineRule="exact"/>
                              <w:rPr>
                                <w:rFonts w:ascii="Arial"/>
                                <w:sz w:val="20"/>
                              </w:rPr>
                            </w:pPr>
                            <w:r>
                              <w:rPr>
                                <w:rFonts w:ascii="Arial"/>
                                <w:w w:val="263"/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98A9249" id="Text Box 1418" o:spid="_x0000_s1089" type="#_x0000_t202" style="position:absolute;left:0;text-align:left;margin-left:370.3pt;margin-top:-14.6pt;width:7.35pt;height:37.2pt;z-index:-2516715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" filled="f" stroked="f">
                <v:textbox inset="0,0,0,0">
                  <w:txbxContent>
                    <w:p w14:paraId="04707158" w14:textId="77777777" w:rsidR="00B0570F" w:rsidRDefault="00B0570F">
                      <w:pPr>
                        <w:spacing w:line="196" w:lineRule="exact"/>
                        <w:rPr>
                          <w:rFonts w:ascii="Arial"/>
                          <w:sz w:val="20"/>
                        </w:rPr>
                      </w:pPr>
                      <w:r>
                        <w:rPr>
                          <w:rFonts w:ascii="Arial"/>
                          <w:w w:val="263"/>
                          <w:sz w:val="20"/>
                        </w:rPr>
                        <w:t xml:space="preserve"> 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FA655D">
        <w:rPr>
          <w:i/>
          <w:spacing w:val="5"/>
          <w:position w:val="-14"/>
          <w:sz w:val="21"/>
        </w:rPr>
        <w:t>βn</w:t>
      </w:r>
      <w:r w:rsidR="00FA655D">
        <w:rPr>
          <w:i/>
          <w:spacing w:val="5"/>
          <w:position w:val="-14"/>
          <w:sz w:val="21"/>
        </w:rPr>
        <w:tab/>
      </w:r>
      <w:r w:rsidR="00FA655D">
        <w:rPr>
          <w:i/>
          <w:sz w:val="21"/>
        </w:rPr>
        <w:t>,</w:t>
      </w:r>
    </w:p>
    <w:p w14:paraId="219EE464" w14:textId="77777777" w:rsidR="00ED6B8B" w:rsidRDefault="00FA655D" w:rsidP="00F672C4">
      <w:pPr>
        <w:pStyle w:val="BodyText"/>
        <w:spacing w:before="8"/>
        <w:rPr>
          <w:rFonts w:ascii="Georgia"/>
          <w:i/>
          <w:sz w:val="30"/>
        </w:rPr>
      </w:pPr>
      <w:r>
        <w:br w:type="column"/>
      </w:r>
    </w:p>
    <w:p w14:paraId="67AC8693" w14:textId="77777777" w:rsidR="00ED6B8B" w:rsidRDefault="00FA655D">
      <w:pPr>
        <w:ind w:right="106"/>
        <w:rPr>
          <w:rFonts w:ascii="Century"/>
          <w:sz w:val="21"/>
        </w:rPr>
        <w:pPrChange w:id="337" w:author="Raghda Wahdan" w:date="2017-11-06T13:08:00Z">
          <w:pPr>
            <w:ind w:right="106"/>
            <w:jc w:val="right"/>
          </w:pPr>
        </w:pPrChange>
      </w:pPr>
      <w:r>
        <w:rPr>
          <w:rFonts w:ascii="Century"/>
          <w:sz w:val="21"/>
        </w:rPr>
        <w:t>(5.8)</w:t>
      </w:r>
    </w:p>
    <w:p w14:paraId="60B3A2B9" w14:textId="77777777" w:rsidR="00ED6B8B" w:rsidRDefault="00ED6B8B">
      <w:pPr>
        <w:rPr>
          <w:rFonts w:ascii="Century"/>
          <w:sz w:val="21"/>
        </w:rPr>
        <w:sectPr w:rsidR="00ED6B8B">
          <w:type w:val="continuous"/>
          <w:pgSz w:w="11910" w:h="16840"/>
          <w:pgMar w:top="1580" w:right="1620" w:bottom="280" w:left="1680" w:header="720" w:footer="720" w:gutter="0"/>
          <w:cols w:num="5" w:space="720" w:equalWidth="0">
            <w:col w:w="4269" w:space="40"/>
            <w:col w:w="440" w:space="40"/>
            <w:col w:w="357" w:space="40"/>
            <w:col w:w="897" w:space="40"/>
            <w:col w:w="2487"/>
          </w:cols>
        </w:sectPr>
        <w:pPrChange w:id="338" w:author="Raghda Wahdan" w:date="2017-11-06T13:08:00Z">
          <w:pPr>
            <w:jc w:val="right"/>
          </w:pPr>
        </w:pPrChange>
      </w:pPr>
    </w:p>
    <w:p w14:paraId="66766D92" w14:textId="77777777" w:rsidR="00ED6B8B" w:rsidRDefault="00ED6B8B" w:rsidP="00F672C4">
      <w:pPr>
        <w:pStyle w:val="BodyText"/>
        <w:spacing w:before="3"/>
        <w:rPr>
          <w:rFonts w:ascii="Century"/>
          <w:sz w:val="10"/>
        </w:rPr>
      </w:pPr>
    </w:p>
    <w:p w14:paraId="68565620" w14:textId="77777777" w:rsidR="00ED6B8B" w:rsidRDefault="00890932" w:rsidP="00F672C4">
      <w:pPr>
        <w:pStyle w:val="BodyText"/>
        <w:spacing w:before="14" w:line="330" w:lineRule="atLeast"/>
        <w:ind w:left="480"/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46976" behindDoc="1" locked="0" layoutInCell="1" allowOverlap="1" wp14:anchorId="06CFC263" wp14:editId="6B6108D5">
                <wp:simplePos x="0" y="0"/>
                <wp:positionH relativeFrom="page">
                  <wp:posOffset>2183130</wp:posOffset>
                </wp:positionH>
                <wp:positionV relativeFrom="paragraph">
                  <wp:posOffset>211455</wp:posOffset>
                </wp:positionV>
                <wp:extent cx="65405" cy="101600"/>
                <wp:effectExtent l="1905" t="1905" r="0" b="1270"/>
                <wp:wrapNone/>
                <wp:docPr id="1441" name="Text Box 14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405" cy="101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9E1979B" w14:textId="77777777" w:rsidR="00B0570F" w:rsidRDefault="00B0570F">
                            <w:pPr>
                              <w:spacing w:line="153" w:lineRule="exact"/>
                              <w:rPr>
                                <w:rFonts w:ascii="Arial"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Arial"/>
                                <w:i/>
                                <w:w w:val="115"/>
                                <w:sz w:val="16"/>
                              </w:rPr>
                              <w:t>n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6CFC263" id="Text Box 1417" o:spid="_x0000_s1090" type="#_x0000_t202" style="position:absolute;left:0;text-align:left;margin-left:171.9pt;margin-top:16.65pt;width:5.15pt;height:8pt;z-index:-251669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" filled="f" stroked="f">
                <v:textbox inset="0,0,0,0">
                  <w:txbxContent>
                    <w:p w14:paraId="19E1979B" w14:textId="77777777" w:rsidR="00B0570F" w:rsidRDefault="00B0570F">
                      <w:pPr>
                        <w:spacing w:line="153" w:lineRule="exact"/>
                        <w:rPr>
                          <w:rFonts w:ascii="Arial"/>
                          <w:i/>
                          <w:sz w:val="16"/>
                        </w:rPr>
                      </w:pPr>
                      <w:r>
                        <w:rPr>
                          <w:rFonts w:ascii="Arial"/>
                          <w:i/>
                          <w:w w:val="115"/>
                          <w:sz w:val="16"/>
                        </w:rPr>
                        <w:t>n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FA655D">
        <w:t>where</w:t>
      </w:r>
      <w:r w:rsidR="00FA655D">
        <w:rPr>
          <w:spacing w:val="-8"/>
        </w:rPr>
        <w:t xml:space="preserve"> </w:t>
      </w:r>
      <w:r w:rsidR="00FA655D">
        <w:rPr>
          <w:rFonts w:ascii="Bookman Old Style" w:hAnsi="Bookman Old Style"/>
          <w:i/>
        </w:rPr>
        <w:t>β</w:t>
      </w:r>
      <w:r w:rsidR="00FA655D">
        <w:rPr>
          <w:rFonts w:ascii="Bookman Old Style" w:hAnsi="Bookman Old Style"/>
          <w:i/>
          <w:spacing w:val="-17"/>
        </w:rPr>
        <w:t xml:space="preserve"> </w:t>
      </w:r>
      <w:r w:rsidR="00FA655D">
        <w:rPr>
          <w:rFonts w:ascii="Arial Unicode MS" w:hAnsi="Arial Unicode MS"/>
        </w:rPr>
        <w:t>=</w:t>
      </w:r>
      <w:r w:rsidR="00FA655D">
        <w:rPr>
          <w:rFonts w:ascii="Arial Unicode MS" w:hAnsi="Arial Unicode MS"/>
          <w:spacing w:val="-5"/>
        </w:rPr>
        <w:t xml:space="preserve"> </w:t>
      </w:r>
      <w:r w:rsidR="00FA655D">
        <w:rPr>
          <w:rFonts w:ascii="Arial" w:hAnsi="Arial"/>
          <w:i/>
          <w:spacing w:val="6"/>
          <w:position w:val="10"/>
          <w:sz w:val="16"/>
          <w:u w:val="single"/>
        </w:rPr>
        <w:t>L</w:t>
      </w:r>
      <w:r w:rsidR="00FA655D">
        <w:rPr>
          <w:rFonts w:ascii="Arial" w:hAnsi="Arial"/>
          <w:i/>
          <w:spacing w:val="6"/>
          <w:position w:val="7"/>
          <w:sz w:val="12"/>
          <w:u w:val="single"/>
        </w:rPr>
        <w:t>TA</w:t>
      </w:r>
      <w:r w:rsidR="00FA655D">
        <w:rPr>
          <w:rFonts w:ascii="Arial" w:hAnsi="Arial"/>
          <w:i/>
          <w:spacing w:val="-11"/>
          <w:position w:val="7"/>
          <w:sz w:val="12"/>
          <w:u w:val="single"/>
        </w:rPr>
        <w:t xml:space="preserve"> </w:t>
      </w:r>
      <w:r w:rsidR="00FA655D">
        <w:t>.</w:t>
      </w:r>
      <w:r w:rsidR="00FA655D">
        <w:rPr>
          <w:spacing w:val="11"/>
        </w:rPr>
        <w:t xml:space="preserve"> </w:t>
      </w:r>
      <w:r w:rsidR="00FA655D">
        <w:t>As</w:t>
      </w:r>
      <w:r w:rsidR="00FA655D">
        <w:rPr>
          <w:spacing w:val="-8"/>
        </w:rPr>
        <w:t xml:space="preserve"> </w:t>
      </w:r>
      <w:r w:rsidR="00FA655D">
        <w:rPr>
          <w:spacing w:val="-4"/>
        </w:rPr>
        <w:t>we</w:t>
      </w:r>
      <w:r w:rsidR="00FA655D">
        <w:rPr>
          <w:spacing w:val="-8"/>
        </w:rPr>
        <w:t xml:space="preserve"> </w:t>
      </w:r>
      <w:r w:rsidR="00FA655D">
        <w:t>are</w:t>
      </w:r>
      <w:r w:rsidR="00FA655D">
        <w:rPr>
          <w:spacing w:val="-8"/>
        </w:rPr>
        <w:t xml:space="preserve"> </w:t>
      </w:r>
      <w:r w:rsidR="00FA655D">
        <w:t>focusing</w:t>
      </w:r>
      <w:r w:rsidR="00FA655D">
        <w:rPr>
          <w:spacing w:val="-8"/>
        </w:rPr>
        <w:t xml:space="preserve"> </w:t>
      </w:r>
      <w:r w:rsidR="00FA655D">
        <w:t>on</w:t>
      </w:r>
      <w:r w:rsidR="00FA655D">
        <w:rPr>
          <w:spacing w:val="-8"/>
        </w:rPr>
        <w:t xml:space="preserve"> </w:t>
      </w:r>
      <w:r w:rsidR="00FA655D">
        <w:t>systems</w:t>
      </w:r>
      <w:r w:rsidR="00FA655D">
        <w:rPr>
          <w:spacing w:val="-8"/>
        </w:rPr>
        <w:t xml:space="preserve"> </w:t>
      </w:r>
      <w:r w:rsidR="00FA655D">
        <w:t>with</w:t>
      </w:r>
      <w:r w:rsidR="00FA655D">
        <w:rPr>
          <w:spacing w:val="-8"/>
        </w:rPr>
        <w:t xml:space="preserve"> </w:t>
      </w:r>
      <w:r w:rsidR="00FA655D">
        <w:t>many</w:t>
      </w:r>
      <w:r w:rsidR="00FA655D">
        <w:rPr>
          <w:spacing w:val="-8"/>
        </w:rPr>
        <w:t xml:space="preserve"> </w:t>
      </w:r>
      <w:r w:rsidR="00FA655D">
        <w:t>tags</w:t>
      </w:r>
      <w:r w:rsidR="00FA655D">
        <w:rPr>
          <w:spacing w:val="-8"/>
        </w:rPr>
        <w:t xml:space="preserve"> </w:t>
      </w:r>
      <w:r w:rsidR="00FA655D">
        <w:rPr>
          <w:spacing w:val="-4"/>
        </w:rPr>
        <w:t>we</w:t>
      </w:r>
      <w:r w:rsidR="00FA655D">
        <w:rPr>
          <w:spacing w:val="-8"/>
        </w:rPr>
        <w:t xml:space="preserve"> </w:t>
      </w:r>
      <w:r w:rsidR="00FA655D">
        <w:t>can</w:t>
      </w:r>
      <w:r w:rsidR="00FA655D">
        <w:rPr>
          <w:spacing w:val="-8"/>
        </w:rPr>
        <w:t xml:space="preserve"> </w:t>
      </w:r>
      <w:r w:rsidR="00FA655D">
        <w:t>use</w:t>
      </w:r>
      <w:r w:rsidR="00FA655D">
        <w:rPr>
          <w:spacing w:val="-8"/>
        </w:rPr>
        <w:t xml:space="preserve"> </w:t>
      </w:r>
      <w:r w:rsidR="00FA655D">
        <w:t>the approximation</w:t>
      </w:r>
    </w:p>
    <w:p w14:paraId="5332EC88" w14:textId="77777777" w:rsidR="00ED6B8B" w:rsidRDefault="00ED6B8B" w:rsidP="00F672C4">
      <w:pPr>
        <w:spacing w:line="330" w:lineRule="atLeast"/>
        <w:sectPr w:rsidR="00ED6B8B">
          <w:type w:val="continuous"/>
          <w:pgSz w:w="11910" w:h="16840"/>
          <w:pgMar w:top="1580" w:right="1620" w:bottom="280" w:left="1680" w:header="720" w:footer="720" w:gutter="0"/>
          <w:cols w:space="720"/>
        </w:sectPr>
      </w:pPr>
    </w:p>
    <w:p w14:paraId="63A8EE41" w14:textId="77777777" w:rsidR="00ED6B8B" w:rsidRDefault="00FA655D">
      <w:pPr>
        <w:spacing w:line="124" w:lineRule="exact"/>
        <w:rPr>
          <w:rFonts w:ascii="Arial Unicode MS"/>
          <w:sz w:val="21"/>
        </w:rPr>
        <w:pPrChange w:id="339" w:author="Raghda Wahdan" w:date="2017-11-06T13:08:00Z">
          <w:pPr>
            <w:spacing w:line="124" w:lineRule="exact"/>
            <w:jc w:val="right"/>
          </w:pPr>
        </w:pPrChange>
      </w:pPr>
      <w:r>
        <w:rPr>
          <w:rFonts w:ascii="Arial Unicode MS"/>
          <w:sz w:val="21"/>
        </w:rPr>
        <w:t>lim    1</w:t>
      </w:r>
    </w:p>
    <w:p w14:paraId="62C90D13" w14:textId="77777777" w:rsidR="00ED6B8B" w:rsidRDefault="00FA655D" w:rsidP="00F672C4">
      <w:pPr>
        <w:spacing w:line="124" w:lineRule="exact"/>
        <w:ind w:left="250"/>
        <w:rPr>
          <w:rFonts w:ascii="Lucida Sans Unicode" w:hAnsi="Lucida Sans Unicode"/>
          <w:sz w:val="12"/>
        </w:rPr>
      </w:pPr>
      <w:r>
        <w:br w:type="column"/>
      </w:r>
      <w:r>
        <w:rPr>
          <w:rFonts w:ascii="Times New Roman" w:hAnsi="Times New Roman"/>
          <w:w w:val="99"/>
          <w:sz w:val="21"/>
          <w:u w:val="single"/>
        </w:rPr>
        <w:t xml:space="preserve"> </w:t>
      </w:r>
      <w:r>
        <w:rPr>
          <w:rFonts w:ascii="Times New Roman" w:hAnsi="Times New Roman"/>
          <w:spacing w:val="-29"/>
          <w:sz w:val="21"/>
          <w:u w:val="single"/>
        </w:rPr>
        <w:t xml:space="preserve"> </w:t>
      </w:r>
      <w:r>
        <w:rPr>
          <w:rFonts w:ascii="Arial Unicode MS" w:hAnsi="Arial Unicode MS"/>
          <w:w w:val="110"/>
          <w:sz w:val="21"/>
          <w:u w:val="single"/>
        </w:rPr>
        <w:t xml:space="preserve">1    </w:t>
      </w:r>
      <w:r>
        <w:rPr>
          <w:rFonts w:ascii="Arial" w:hAnsi="Arial"/>
          <w:i/>
          <w:w w:val="120"/>
          <w:position w:val="8"/>
          <w:sz w:val="16"/>
        </w:rPr>
        <w:t xml:space="preserve">n </w:t>
      </w:r>
      <w:r>
        <w:rPr>
          <w:rFonts w:ascii="Arial Unicode MS" w:hAnsi="Arial Unicode MS"/>
          <w:w w:val="120"/>
          <w:position w:val="-14"/>
          <w:sz w:val="21"/>
        </w:rPr>
        <w:t xml:space="preserve">=  </w:t>
      </w:r>
      <w:r>
        <w:rPr>
          <w:rFonts w:ascii="Arial" w:hAnsi="Arial"/>
          <w:i/>
          <w:w w:val="120"/>
          <w:position w:val="-3"/>
          <w:sz w:val="16"/>
        </w:rPr>
        <w:t>−</w:t>
      </w:r>
      <w:r>
        <w:rPr>
          <w:rFonts w:ascii="Arial" w:hAnsi="Arial"/>
          <w:i/>
          <w:spacing w:val="4"/>
          <w:w w:val="120"/>
          <w:position w:val="-3"/>
          <w:sz w:val="16"/>
        </w:rPr>
        <w:t xml:space="preserve"> </w:t>
      </w:r>
      <w:r>
        <w:rPr>
          <w:rFonts w:ascii="Lucida Sans Unicode" w:hAnsi="Lucida Sans Unicode"/>
          <w:w w:val="110"/>
          <w:position w:val="3"/>
          <w:sz w:val="12"/>
          <w:u w:val="single"/>
        </w:rPr>
        <w:t>1</w:t>
      </w:r>
    </w:p>
    <w:p w14:paraId="56078D75" w14:textId="77777777" w:rsidR="00ED6B8B" w:rsidRDefault="00FA655D">
      <w:pPr>
        <w:spacing w:before="76" w:line="48" w:lineRule="exact"/>
        <w:ind w:right="106"/>
        <w:rPr>
          <w:rFonts w:ascii="Century"/>
          <w:sz w:val="21"/>
        </w:rPr>
        <w:pPrChange w:id="340" w:author="Raghda Wahdan" w:date="2017-11-06T13:08:00Z">
          <w:pPr>
            <w:spacing w:before="76" w:line="48" w:lineRule="exact"/>
            <w:ind w:right="106"/>
            <w:jc w:val="right"/>
          </w:pPr>
        </w:pPrChange>
      </w:pPr>
      <w:r>
        <w:br w:type="column"/>
      </w:r>
      <w:r>
        <w:rPr>
          <w:rFonts w:ascii="Century"/>
          <w:sz w:val="21"/>
        </w:rPr>
        <w:t>(5.9)</w:t>
      </w:r>
    </w:p>
    <w:p w14:paraId="7ACAAF7F" w14:textId="77777777" w:rsidR="00ED6B8B" w:rsidRDefault="00ED6B8B">
      <w:pPr>
        <w:spacing w:line="48" w:lineRule="exact"/>
        <w:rPr>
          <w:rFonts w:ascii="Century"/>
          <w:sz w:val="21"/>
        </w:rPr>
        <w:sectPr w:rsidR="00ED6B8B">
          <w:type w:val="continuous"/>
          <w:pgSz w:w="11910" w:h="16840"/>
          <w:pgMar w:top="1580" w:right="1620" w:bottom="280" w:left="1680" w:header="720" w:footer="720" w:gutter="0"/>
          <w:cols w:num="3" w:space="720" w:equalWidth="0">
            <w:col w:w="4070" w:space="40"/>
            <w:col w:w="1430" w:space="40"/>
            <w:col w:w="3030"/>
          </w:cols>
        </w:sectPr>
        <w:pPrChange w:id="341" w:author="Raghda Wahdan" w:date="2017-11-06T13:08:00Z">
          <w:pPr>
            <w:spacing w:line="48" w:lineRule="exact"/>
            <w:jc w:val="right"/>
          </w:pPr>
        </w:pPrChange>
      </w:pPr>
    </w:p>
    <w:p w14:paraId="4CBB8DDA" w14:textId="77777777" w:rsidR="00ED6B8B" w:rsidRDefault="00ED6B8B" w:rsidP="00F672C4">
      <w:pPr>
        <w:pStyle w:val="BodyText"/>
        <w:rPr>
          <w:rFonts w:ascii="Century"/>
          <w:sz w:val="39"/>
        </w:rPr>
      </w:pPr>
    </w:p>
    <w:p w14:paraId="523DC1A1" w14:textId="77777777" w:rsidR="00ED6B8B" w:rsidRDefault="00FA655D" w:rsidP="00F672C4">
      <w:pPr>
        <w:pStyle w:val="BodyText"/>
        <w:ind w:left="480"/>
      </w:pPr>
      <w:r>
        <w:t>which</w:t>
      </w:r>
      <w:r>
        <w:rPr>
          <w:spacing w:val="-30"/>
        </w:rPr>
        <w:t xml:space="preserve"> </w:t>
      </w:r>
      <w:r>
        <w:t>simplifies</w:t>
      </w:r>
      <w:r>
        <w:rPr>
          <w:spacing w:val="-30"/>
        </w:rPr>
        <w:t xml:space="preserve"> </w:t>
      </w:r>
      <w:r>
        <w:t>(5.7)</w:t>
      </w:r>
      <w:r>
        <w:rPr>
          <w:spacing w:val="-30"/>
        </w:rPr>
        <w:t xml:space="preserve"> </w:t>
      </w:r>
      <w:r>
        <w:t>to:</w:t>
      </w:r>
    </w:p>
    <w:p w14:paraId="263A2ABC" w14:textId="77777777" w:rsidR="00ED6B8B" w:rsidRDefault="00FA655D" w:rsidP="00F672C4">
      <w:pPr>
        <w:spacing w:before="138"/>
        <w:ind w:left="296"/>
        <w:rPr>
          <w:rFonts w:ascii="Arial" w:hAnsi="Arial"/>
          <w:i/>
          <w:sz w:val="16"/>
        </w:rPr>
      </w:pPr>
      <w:r>
        <w:br w:type="column"/>
      </w:r>
      <w:r>
        <w:rPr>
          <w:rFonts w:ascii="Arial" w:hAnsi="Arial"/>
          <w:i/>
          <w:w w:val="120"/>
          <w:sz w:val="16"/>
        </w:rPr>
        <w:t>n→∞</w:t>
      </w:r>
    </w:p>
    <w:p w14:paraId="208641B2" w14:textId="77777777" w:rsidR="00ED6B8B" w:rsidRDefault="00FA655D" w:rsidP="00F672C4">
      <w:pPr>
        <w:tabs>
          <w:tab w:val="left" w:pos="1382"/>
          <w:tab w:val="left" w:pos="1763"/>
        </w:tabs>
        <w:spacing w:line="81" w:lineRule="exact"/>
        <w:ind w:left="300"/>
        <w:rPr>
          <w:rFonts w:ascii="Georgia" w:hAnsi="Georgia"/>
          <w:i/>
          <w:sz w:val="21"/>
        </w:rPr>
      </w:pPr>
      <w:r>
        <w:br w:type="column"/>
      </w:r>
      <w:r>
        <w:rPr>
          <w:rFonts w:ascii="Arial" w:hAnsi="Arial"/>
          <w:i/>
          <w:w w:val="110"/>
          <w:sz w:val="21"/>
        </w:rPr>
        <w:t>−</w:t>
      </w:r>
      <w:r>
        <w:rPr>
          <w:rFonts w:ascii="Arial" w:hAnsi="Arial"/>
          <w:i/>
          <w:spacing w:val="9"/>
          <w:w w:val="110"/>
          <w:sz w:val="21"/>
        </w:rPr>
        <w:t xml:space="preserve"> </w:t>
      </w:r>
      <w:r>
        <w:rPr>
          <w:rFonts w:ascii="Georgia" w:hAnsi="Georgia"/>
          <w:i/>
          <w:spacing w:val="5"/>
          <w:w w:val="110"/>
          <w:position w:val="-14"/>
          <w:sz w:val="21"/>
        </w:rPr>
        <w:t>βn</w:t>
      </w:r>
      <w:r>
        <w:rPr>
          <w:rFonts w:ascii="Georgia" w:hAnsi="Georgia"/>
          <w:i/>
          <w:spacing w:val="5"/>
          <w:w w:val="110"/>
          <w:position w:val="-14"/>
          <w:sz w:val="21"/>
        </w:rPr>
        <w:tab/>
      </w:r>
      <w:r>
        <w:rPr>
          <w:rFonts w:ascii="Georgia" w:hAnsi="Georgia"/>
          <w:i/>
          <w:w w:val="110"/>
          <w:sz w:val="21"/>
        </w:rPr>
        <w:t>e</w:t>
      </w:r>
      <w:r>
        <w:rPr>
          <w:rFonts w:ascii="Georgia" w:hAnsi="Georgia"/>
          <w:i/>
          <w:w w:val="110"/>
          <w:sz w:val="21"/>
        </w:rPr>
        <w:tab/>
        <w:t>,</w:t>
      </w:r>
    </w:p>
    <w:p w14:paraId="59930382" w14:textId="77777777" w:rsidR="00ED6B8B" w:rsidRDefault="00FA655D">
      <w:pPr>
        <w:spacing w:line="67" w:lineRule="exact"/>
        <w:ind w:right="1422"/>
        <w:rPr>
          <w:rFonts w:ascii="Arial" w:hAnsi="Arial"/>
          <w:i/>
          <w:sz w:val="12"/>
        </w:rPr>
        <w:pPrChange w:id="342" w:author="Raghda Wahdan" w:date="2017-11-06T13:08:00Z">
          <w:pPr>
            <w:spacing w:line="67" w:lineRule="exact"/>
            <w:ind w:right="1422"/>
            <w:jc w:val="center"/>
          </w:pPr>
        </w:pPrChange>
      </w:pPr>
      <w:r>
        <w:rPr>
          <w:rFonts w:ascii="Arial" w:hAnsi="Arial"/>
          <w:i/>
          <w:w w:val="121"/>
          <w:sz w:val="12"/>
        </w:rPr>
        <w:t>β</w:t>
      </w:r>
    </w:p>
    <w:p w14:paraId="77FA74C1" w14:textId="77777777" w:rsidR="00ED6B8B" w:rsidRDefault="00ED6B8B">
      <w:pPr>
        <w:spacing w:line="67" w:lineRule="exact"/>
        <w:rPr>
          <w:rFonts w:ascii="Arial" w:hAnsi="Arial"/>
          <w:sz w:val="12"/>
        </w:rPr>
        <w:sectPr w:rsidR="00ED6B8B">
          <w:type w:val="continuous"/>
          <w:pgSz w:w="11910" w:h="16840"/>
          <w:pgMar w:top="1580" w:right="1620" w:bottom="280" w:left="1680" w:header="720" w:footer="720" w:gutter="0"/>
          <w:cols w:num="3" w:space="720" w:equalWidth="0">
            <w:col w:w="3000" w:space="40"/>
            <w:col w:w="738" w:space="40"/>
            <w:col w:w="4792"/>
          </w:cols>
        </w:sectPr>
        <w:pPrChange w:id="343" w:author="Raghda Wahdan" w:date="2017-11-06T13:08:00Z">
          <w:pPr>
            <w:spacing w:line="67" w:lineRule="exact"/>
            <w:jc w:val="center"/>
          </w:pPr>
        </w:pPrChange>
      </w:pPr>
    </w:p>
    <w:p w14:paraId="5E5E0AD8" w14:textId="77777777" w:rsidR="00ED6B8B" w:rsidRDefault="00890932" w:rsidP="00F672C4">
      <w:pPr>
        <w:tabs>
          <w:tab w:val="left" w:pos="7939"/>
        </w:tabs>
        <w:spacing w:before="97" w:line="439" w:lineRule="exact"/>
        <w:ind w:left="3307"/>
        <w:rPr>
          <w:rFonts w:ascii="Century" w:hAnsi="Century"/>
          <w:sz w:val="21"/>
        </w:rPr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49024" behindDoc="1" locked="0" layoutInCell="1" allowOverlap="1" wp14:anchorId="049CCE6A" wp14:editId="0EA775E1">
                <wp:simplePos x="0" y="0"/>
                <wp:positionH relativeFrom="page">
                  <wp:posOffset>4573270</wp:posOffset>
                </wp:positionH>
                <wp:positionV relativeFrom="paragraph">
                  <wp:posOffset>277495</wp:posOffset>
                </wp:positionV>
                <wp:extent cx="53340" cy="76200"/>
                <wp:effectExtent l="1270" t="1270" r="2540" b="0"/>
                <wp:wrapNone/>
                <wp:docPr id="1440" name="Text Box 14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340" cy="76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667BD04" w14:textId="77777777" w:rsidR="00B0570F" w:rsidRDefault="00B0570F">
                            <w:pPr>
                              <w:spacing w:line="115" w:lineRule="exact"/>
                              <w:rPr>
                                <w:rFonts w:ascii="Arial" w:hAnsi="Arial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Arial" w:hAnsi="Arial"/>
                                <w:i/>
                                <w:w w:val="121"/>
                                <w:sz w:val="12"/>
                              </w:rPr>
                              <w:t>β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49CCE6A" id="Text Box 1416" o:spid="_x0000_s1091" type="#_x0000_t202" style="position:absolute;left:0;text-align:left;margin-left:360.1pt;margin-top:21.85pt;width:4.2pt;height:6pt;z-index:-251667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" filled="f" stroked="f">
                <v:textbox inset="0,0,0,0">
                  <w:txbxContent>
                    <w:p w14:paraId="5667BD04" w14:textId="77777777" w:rsidR="00B0570F" w:rsidRDefault="00B0570F">
                      <w:pPr>
                        <w:spacing w:line="115" w:lineRule="exact"/>
                        <w:rPr>
                          <w:rFonts w:ascii="Arial" w:hAnsi="Arial"/>
                          <w:i/>
                          <w:sz w:val="12"/>
                        </w:rPr>
                      </w:pPr>
                      <w:r>
                        <w:rPr>
                          <w:rFonts w:ascii="Arial" w:hAnsi="Arial"/>
                          <w:i/>
                          <w:w w:val="121"/>
                          <w:sz w:val="12"/>
                        </w:rPr>
                        <w:t>β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FA655D">
        <w:rPr>
          <w:rFonts w:ascii="Arial" w:hAnsi="Arial"/>
          <w:w w:val="263"/>
          <w:position w:val="29"/>
          <w:sz w:val="20"/>
        </w:rPr>
        <w:t xml:space="preserve"> </w:t>
      </w:r>
      <w:r w:rsidR="00FA655D">
        <w:rPr>
          <w:rFonts w:ascii="Arial Unicode MS" w:hAnsi="Arial Unicode MS"/>
          <w:w w:val="110"/>
          <w:sz w:val="21"/>
        </w:rPr>
        <w:t xml:space="preserve">1 </w:t>
      </w:r>
      <w:r w:rsidR="00FA655D">
        <w:rPr>
          <w:rFonts w:ascii="Arial" w:hAnsi="Arial"/>
          <w:i/>
          <w:w w:val="110"/>
          <w:sz w:val="21"/>
        </w:rPr>
        <w:t xml:space="preserve">− </w:t>
      </w:r>
      <w:r w:rsidR="00FA655D">
        <w:rPr>
          <w:rFonts w:ascii="Arial Unicode MS" w:hAnsi="Arial Unicode MS"/>
          <w:w w:val="110"/>
          <w:position w:val="15"/>
          <w:sz w:val="21"/>
          <w:u w:val="single"/>
        </w:rPr>
        <w:t xml:space="preserve">1   </w:t>
      </w:r>
      <w:r w:rsidR="00FA655D">
        <w:rPr>
          <w:rFonts w:ascii="Arial Unicode MS" w:hAnsi="Arial Unicode MS"/>
          <w:w w:val="110"/>
          <w:sz w:val="21"/>
        </w:rPr>
        <w:t xml:space="preserve">= (1 </w:t>
      </w:r>
      <w:r w:rsidR="00FA655D">
        <w:rPr>
          <w:rFonts w:ascii="Arial" w:hAnsi="Arial"/>
          <w:i/>
          <w:w w:val="110"/>
          <w:sz w:val="21"/>
        </w:rPr>
        <w:t xml:space="preserve">− </w:t>
      </w:r>
      <w:r w:rsidR="00FA655D">
        <w:rPr>
          <w:rFonts w:ascii="Georgia" w:hAnsi="Georgia"/>
          <w:i/>
          <w:w w:val="110"/>
          <w:sz w:val="21"/>
        </w:rPr>
        <w:t xml:space="preserve">C </w:t>
      </w:r>
      <w:r w:rsidR="00FA655D">
        <w:rPr>
          <w:rFonts w:ascii="Arial Unicode MS" w:hAnsi="Arial Unicode MS"/>
          <w:w w:val="110"/>
          <w:sz w:val="21"/>
        </w:rPr>
        <w:t xml:space="preserve">) </w:t>
      </w:r>
      <w:r w:rsidR="00FA655D">
        <w:rPr>
          <w:rFonts w:ascii="Georgia" w:hAnsi="Georgia"/>
          <w:i/>
          <w:w w:val="110"/>
          <w:sz w:val="21"/>
        </w:rPr>
        <w:t>e</w:t>
      </w:r>
      <w:r w:rsidR="00FA655D">
        <w:rPr>
          <w:rFonts w:ascii="Arial" w:hAnsi="Arial"/>
          <w:i/>
          <w:w w:val="110"/>
          <w:position w:val="11"/>
          <w:sz w:val="16"/>
        </w:rPr>
        <w:t>−</w:t>
      </w:r>
      <w:r w:rsidR="00FA655D">
        <w:rPr>
          <w:rFonts w:ascii="Arial" w:hAnsi="Arial"/>
          <w:i/>
          <w:spacing w:val="7"/>
          <w:w w:val="110"/>
          <w:position w:val="11"/>
          <w:sz w:val="16"/>
        </w:rPr>
        <w:t xml:space="preserve"> </w:t>
      </w:r>
      <w:r w:rsidR="00FA655D">
        <w:rPr>
          <w:rFonts w:ascii="Lucida Sans Unicode" w:hAnsi="Lucida Sans Unicode"/>
          <w:w w:val="110"/>
          <w:position w:val="17"/>
          <w:sz w:val="12"/>
          <w:u w:val="single"/>
        </w:rPr>
        <w:t xml:space="preserve">1 </w:t>
      </w:r>
      <w:r w:rsidR="00FA655D">
        <w:rPr>
          <w:rFonts w:ascii="Georgia" w:hAnsi="Georgia"/>
          <w:i/>
          <w:w w:val="110"/>
          <w:sz w:val="21"/>
        </w:rPr>
        <w:t>.</w:t>
      </w:r>
      <w:r w:rsidR="00FA655D">
        <w:rPr>
          <w:rFonts w:ascii="Georgia" w:hAnsi="Georgia"/>
          <w:i/>
          <w:w w:val="110"/>
          <w:sz w:val="21"/>
        </w:rPr>
        <w:tab/>
      </w:r>
      <w:r w:rsidR="00FA655D">
        <w:rPr>
          <w:rFonts w:ascii="Century" w:hAnsi="Century"/>
          <w:w w:val="110"/>
          <w:sz w:val="21"/>
        </w:rPr>
        <w:t>(5.10)</w:t>
      </w:r>
    </w:p>
    <w:p w14:paraId="58D2EEB0" w14:textId="77777777" w:rsidR="00ED6B8B" w:rsidRDefault="00FA655D">
      <w:pPr>
        <w:tabs>
          <w:tab w:val="left" w:pos="1585"/>
        </w:tabs>
        <w:spacing w:line="238" w:lineRule="exact"/>
        <w:ind w:left="372"/>
        <w:rPr>
          <w:rFonts w:ascii="Arial" w:hAnsi="Arial"/>
          <w:i/>
          <w:sz w:val="12"/>
        </w:rPr>
        <w:pPrChange w:id="344" w:author="Raghda Wahdan" w:date="2017-11-06T13:08:00Z">
          <w:pPr>
            <w:tabs>
              <w:tab w:val="left" w:pos="1585"/>
            </w:tabs>
            <w:spacing w:line="238" w:lineRule="exact"/>
            <w:ind w:left="372"/>
            <w:jc w:val="center"/>
          </w:pPr>
        </w:pPrChange>
      </w:pPr>
      <w:r>
        <w:rPr>
          <w:rFonts w:ascii="Georgia" w:hAnsi="Georgia"/>
          <w:i/>
          <w:w w:val="115"/>
          <w:position w:val="-9"/>
          <w:sz w:val="21"/>
        </w:rPr>
        <w:t>β</w:t>
      </w:r>
      <w:r>
        <w:rPr>
          <w:rFonts w:ascii="Georgia" w:hAnsi="Georgia"/>
          <w:i/>
          <w:w w:val="115"/>
          <w:position w:val="-9"/>
          <w:sz w:val="21"/>
        </w:rPr>
        <w:tab/>
      </w:r>
      <w:r>
        <w:rPr>
          <w:rFonts w:ascii="Arial" w:hAnsi="Arial"/>
          <w:i/>
          <w:w w:val="150"/>
          <w:sz w:val="12"/>
        </w:rPr>
        <w:t>t</w:t>
      </w:r>
    </w:p>
    <w:p w14:paraId="2F1BB732" w14:textId="77777777" w:rsidR="00ED6B8B" w:rsidRDefault="00ED6B8B" w:rsidP="00F672C4">
      <w:pPr>
        <w:pStyle w:val="BodyText"/>
        <w:spacing w:before="6"/>
        <w:rPr>
          <w:rFonts w:ascii="Arial"/>
          <w:i/>
          <w:sz w:val="10"/>
        </w:rPr>
      </w:pPr>
    </w:p>
    <w:p w14:paraId="554FCA29" w14:textId="77777777" w:rsidR="00ED6B8B" w:rsidRDefault="00890932" w:rsidP="00F672C4">
      <w:pPr>
        <w:pStyle w:val="BodyText"/>
        <w:spacing w:before="14" w:line="319" w:lineRule="exact"/>
        <w:ind w:left="480"/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51072" behindDoc="1" locked="0" layoutInCell="1" allowOverlap="1" wp14:anchorId="4961E326" wp14:editId="4B53FB4D">
                <wp:simplePos x="0" y="0"/>
                <wp:positionH relativeFrom="page">
                  <wp:posOffset>4371340</wp:posOffset>
                </wp:positionH>
                <wp:positionV relativeFrom="paragraph">
                  <wp:posOffset>250825</wp:posOffset>
                </wp:positionV>
                <wp:extent cx="46990" cy="108585"/>
                <wp:effectExtent l="0" t="3175" r="1270" b="2540"/>
                <wp:wrapNone/>
                <wp:docPr id="1439" name="Text Box 14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990" cy="1085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F093AEB" w14:textId="77777777" w:rsidR="00B0570F" w:rsidRDefault="00B0570F">
                            <w:pPr>
                              <w:spacing w:before="3" w:line="167" w:lineRule="exact"/>
                              <w:rPr>
                                <w:rFonts w:ascii="Lucida Sans Unicode"/>
                                <w:sz w:val="12"/>
                              </w:rPr>
                            </w:pPr>
                            <w:r>
                              <w:rPr>
                                <w:rFonts w:ascii="Lucida Sans Unicode"/>
                                <w:w w:val="96"/>
                                <w:sz w:val="12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961E326" id="Text Box 1415" o:spid="_x0000_s1092" type="#_x0000_t202" style="position:absolute;left:0;text-align:left;margin-left:344.2pt;margin-top:19.75pt;width:3.7pt;height:8.55pt;z-index:-251665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" filled="f" stroked="f">
                <v:textbox inset="0,0,0,0">
                  <w:txbxContent>
                    <w:p w14:paraId="5F093AEB" w14:textId="77777777" w:rsidR="00B0570F" w:rsidRDefault="00B0570F">
                      <w:pPr>
                        <w:spacing w:before="3" w:line="167" w:lineRule="exact"/>
                        <w:rPr>
                          <w:rFonts w:ascii="Lucida Sans Unicode"/>
                          <w:sz w:val="12"/>
                        </w:rPr>
                      </w:pPr>
                      <w:r>
                        <w:rPr>
                          <w:rFonts w:ascii="Lucida Sans Unicode"/>
                          <w:w w:val="96"/>
                          <w:sz w:val="12"/>
                        </w:rPr>
                        <w:t>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FA655D">
        <w:t xml:space="preserve">The analysis of (5.7) indicates that the relevant values for </w:t>
      </w:r>
      <w:r w:rsidR="00FA655D">
        <w:rPr>
          <w:rFonts w:ascii="Bookman Old Style" w:hAnsi="Bookman Old Style"/>
          <w:i/>
        </w:rPr>
        <w:t xml:space="preserve">β </w:t>
      </w:r>
      <w:r w:rsidR="00FA655D">
        <w:rPr>
          <w:rFonts w:ascii="Arial Unicode MS" w:hAnsi="Arial Unicode MS"/>
        </w:rPr>
        <w:t xml:space="preserve">= </w:t>
      </w:r>
      <w:r w:rsidR="00FA655D">
        <w:rPr>
          <w:rFonts w:ascii="Arial" w:hAnsi="Arial"/>
          <w:i/>
          <w:position w:val="10"/>
          <w:sz w:val="16"/>
          <w:u w:val="single"/>
        </w:rPr>
        <w:t>L</w:t>
      </w:r>
      <w:r w:rsidR="00FA655D">
        <w:rPr>
          <w:rFonts w:ascii="Arial" w:hAnsi="Arial"/>
          <w:i/>
          <w:position w:val="7"/>
          <w:sz w:val="12"/>
          <w:u w:val="single"/>
        </w:rPr>
        <w:t xml:space="preserve">TA   </w:t>
      </w:r>
      <w:r w:rsidR="00FA655D">
        <w:t>are in   the</w:t>
      </w:r>
    </w:p>
    <w:p w14:paraId="710B6E4B" w14:textId="77777777" w:rsidR="00ED6B8B" w:rsidRDefault="00ED6B8B" w:rsidP="00F672C4">
      <w:pPr>
        <w:spacing w:line="319" w:lineRule="exact"/>
        <w:sectPr w:rsidR="00ED6B8B">
          <w:type w:val="continuous"/>
          <w:pgSz w:w="11910" w:h="16840"/>
          <w:pgMar w:top="1580" w:right="1620" w:bottom="280" w:left="1680" w:header="720" w:footer="720" w:gutter="0"/>
          <w:cols w:space="720"/>
        </w:sectPr>
      </w:pPr>
    </w:p>
    <w:p w14:paraId="5E93268F" w14:textId="77777777" w:rsidR="00ED6B8B" w:rsidRDefault="00890932" w:rsidP="00F672C4">
      <w:pPr>
        <w:pStyle w:val="BodyText"/>
        <w:spacing w:before="113" w:line="330" w:lineRule="atLeast"/>
        <w:ind w:left="479"/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36736" behindDoc="1" locked="0" layoutInCell="1" allowOverlap="1" wp14:anchorId="6FDC9249" wp14:editId="7BE4E823">
                <wp:simplePos x="0" y="0"/>
                <wp:positionH relativeFrom="page">
                  <wp:posOffset>4366260</wp:posOffset>
                </wp:positionH>
                <wp:positionV relativeFrom="paragraph">
                  <wp:posOffset>140970</wp:posOffset>
                </wp:positionV>
                <wp:extent cx="57150" cy="0"/>
                <wp:effectExtent l="13335" t="7620" r="5715" b="11430"/>
                <wp:wrapNone/>
                <wp:docPr id="1438" name="Line 14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7150" cy="0"/>
                        </a:xfrm>
                        <a:prstGeom prst="line">
                          <a:avLst/>
                        </a:pr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E8844C5" id="Line 1414" o:spid="_x0000_s1026" style="position:absolute;z-index:-2516797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43.8pt,11.1pt" to="348.3pt,1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" strokeweight=".14042mm">
                <w10:wrap anchorx="page"/>
              </v:line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53120" behindDoc="1" locked="0" layoutInCell="1" allowOverlap="1" wp14:anchorId="17AA7D08" wp14:editId="028B4831">
                <wp:simplePos x="0" y="0"/>
                <wp:positionH relativeFrom="page">
                  <wp:posOffset>3488055</wp:posOffset>
                </wp:positionH>
                <wp:positionV relativeFrom="paragraph">
                  <wp:posOffset>467995</wp:posOffset>
                </wp:positionV>
                <wp:extent cx="46990" cy="108585"/>
                <wp:effectExtent l="1905" t="1270" r="0" b="4445"/>
                <wp:wrapNone/>
                <wp:docPr id="1437" name="Text Box 14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990" cy="1085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2106110" w14:textId="77777777" w:rsidR="00B0570F" w:rsidRDefault="00B0570F">
                            <w:pPr>
                              <w:spacing w:before="3" w:line="167" w:lineRule="exact"/>
                              <w:rPr>
                                <w:rFonts w:ascii="Lucida Sans Unicode"/>
                                <w:sz w:val="12"/>
                              </w:rPr>
                            </w:pPr>
                            <w:r>
                              <w:rPr>
                                <w:rFonts w:ascii="Lucida Sans Unicode"/>
                                <w:w w:val="96"/>
                                <w:sz w:val="12"/>
                                <w:u w:val="single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7AA7D08" id="Text Box 1413" o:spid="_x0000_s1093" type="#_x0000_t202" style="position:absolute;left:0;text-align:left;margin-left:274.65pt;margin-top:36.85pt;width:3.7pt;height:8.55pt;z-index:-251663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" filled="f" stroked="f">
                <v:textbox inset="0,0,0,0">
                  <w:txbxContent>
                    <w:p w14:paraId="52106110" w14:textId="77777777" w:rsidR="00B0570F" w:rsidRDefault="00B0570F">
                      <w:pPr>
                        <w:spacing w:before="3" w:line="167" w:lineRule="exact"/>
                        <w:rPr>
                          <w:rFonts w:ascii="Lucida Sans Unicode"/>
                          <w:sz w:val="12"/>
                        </w:rPr>
                      </w:pPr>
                      <w:r>
                        <w:rPr>
                          <w:rFonts w:ascii="Lucida Sans Unicode"/>
                          <w:w w:val="96"/>
                          <w:sz w:val="12"/>
                          <w:u w:val="single"/>
                        </w:rPr>
                        <w:t>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FA655D">
        <w:t>region</w:t>
      </w:r>
      <w:r w:rsidR="00FA655D">
        <w:rPr>
          <w:spacing w:val="-15"/>
        </w:rPr>
        <w:t xml:space="preserve"> </w:t>
      </w:r>
      <w:r w:rsidR="00FA655D">
        <w:t>close</w:t>
      </w:r>
      <w:r w:rsidR="00FA655D">
        <w:rPr>
          <w:spacing w:val="-15"/>
        </w:rPr>
        <w:t xml:space="preserve"> </w:t>
      </w:r>
      <w:r w:rsidR="00FA655D">
        <w:t>to</w:t>
      </w:r>
      <w:r w:rsidR="00FA655D">
        <w:rPr>
          <w:spacing w:val="-15"/>
        </w:rPr>
        <w:t xml:space="preserve"> </w:t>
      </w:r>
      <w:r w:rsidR="00FA655D">
        <w:t>1.</w:t>
      </w:r>
      <w:r w:rsidR="00FA655D">
        <w:rPr>
          <w:spacing w:val="5"/>
        </w:rPr>
        <w:t xml:space="preserve"> </w:t>
      </w:r>
      <w:r w:rsidR="00FA655D">
        <w:t>Hence,</w:t>
      </w:r>
      <w:r w:rsidR="00FA655D">
        <w:rPr>
          <w:spacing w:val="-14"/>
        </w:rPr>
        <w:t xml:space="preserve"> </w:t>
      </w:r>
      <w:r w:rsidR="00FA655D">
        <w:t>a</w:t>
      </w:r>
      <w:r w:rsidR="00FA655D">
        <w:rPr>
          <w:spacing w:val="-15"/>
        </w:rPr>
        <w:t xml:space="preserve"> </w:t>
      </w:r>
      <w:r w:rsidR="00FA655D">
        <w:rPr>
          <w:spacing w:val="-5"/>
        </w:rPr>
        <w:t>Taylor</w:t>
      </w:r>
      <w:r w:rsidR="00FA655D">
        <w:rPr>
          <w:spacing w:val="-15"/>
        </w:rPr>
        <w:t xml:space="preserve"> </w:t>
      </w:r>
      <w:r w:rsidR="00FA655D">
        <w:t>series</w:t>
      </w:r>
      <w:r w:rsidR="00FA655D">
        <w:rPr>
          <w:spacing w:val="-15"/>
        </w:rPr>
        <w:t xml:space="preserve"> </w:t>
      </w:r>
      <w:r w:rsidR="00FA655D">
        <w:t>for</w:t>
      </w:r>
      <w:r w:rsidR="00FA655D">
        <w:rPr>
          <w:spacing w:val="-15"/>
        </w:rPr>
        <w:t xml:space="preserve"> </w:t>
      </w:r>
      <w:r w:rsidR="00FA655D">
        <w:rPr>
          <w:rFonts w:ascii="Bookman Old Style" w:hAnsi="Bookman Old Style"/>
          <w:i/>
        </w:rPr>
        <w:t>e</w:t>
      </w:r>
      <w:r w:rsidR="00FA655D">
        <w:rPr>
          <w:rFonts w:ascii="Arial" w:hAnsi="Arial"/>
          <w:i/>
          <w:position w:val="11"/>
          <w:sz w:val="16"/>
        </w:rPr>
        <w:t>−</w:t>
      </w:r>
      <w:r w:rsidR="00FA655D">
        <w:rPr>
          <w:rFonts w:ascii="Arial" w:hAnsi="Arial"/>
          <w:i/>
          <w:spacing w:val="-30"/>
          <w:position w:val="11"/>
          <w:sz w:val="16"/>
        </w:rPr>
        <w:t xml:space="preserve"> </w:t>
      </w:r>
      <w:r w:rsidR="00FA655D">
        <w:rPr>
          <w:rFonts w:ascii="Arial" w:hAnsi="Arial"/>
          <w:i/>
          <w:position w:val="5"/>
          <w:sz w:val="12"/>
        </w:rPr>
        <w:t>β</w:t>
      </w:r>
      <w:r w:rsidR="00FA655D">
        <w:rPr>
          <w:rFonts w:ascii="Arial" w:hAnsi="Arial"/>
          <w:i/>
          <w:spacing w:val="4"/>
          <w:position w:val="5"/>
          <w:sz w:val="12"/>
        </w:rPr>
        <w:t xml:space="preserve"> </w:t>
      </w:r>
      <w:r w:rsidR="00FA655D">
        <w:t>around</w:t>
      </w:r>
      <w:r w:rsidR="00FA655D">
        <w:rPr>
          <w:spacing w:val="-14"/>
        </w:rPr>
        <w:t xml:space="preserve"> </w:t>
      </w:r>
      <w:r w:rsidR="00FA655D">
        <w:t>one</w:t>
      </w:r>
      <w:r w:rsidR="00FA655D">
        <w:rPr>
          <w:spacing w:val="-15"/>
        </w:rPr>
        <w:t xml:space="preserve"> </w:t>
      </w:r>
      <w:r w:rsidR="00FA655D">
        <w:t>is leads</w:t>
      </w:r>
      <w:r w:rsidR="00FA655D">
        <w:rPr>
          <w:spacing w:val="-27"/>
        </w:rPr>
        <w:t xml:space="preserve"> </w:t>
      </w:r>
      <w:r w:rsidR="00FA655D">
        <w:t>to:</w:t>
      </w:r>
    </w:p>
    <w:p w14:paraId="4E3B2AC5" w14:textId="77777777" w:rsidR="00ED6B8B" w:rsidRDefault="00FA655D">
      <w:pPr>
        <w:spacing w:line="138" w:lineRule="exact"/>
        <w:ind w:left="49"/>
        <w:rPr>
          <w:rFonts w:ascii="Arial"/>
          <w:i/>
          <w:sz w:val="16"/>
        </w:rPr>
        <w:pPrChange w:id="345" w:author="Raghda Wahdan" w:date="2017-11-06T13:08:00Z">
          <w:pPr>
            <w:spacing w:line="138" w:lineRule="exact"/>
            <w:ind w:left="49"/>
            <w:jc w:val="center"/>
          </w:pPr>
        </w:pPrChange>
      </w:pPr>
      <w:r>
        <w:br w:type="column"/>
      </w:r>
      <w:r>
        <w:rPr>
          <w:rFonts w:ascii="Arial"/>
          <w:i/>
          <w:w w:val="115"/>
          <w:sz w:val="16"/>
        </w:rPr>
        <w:t>n</w:t>
      </w:r>
    </w:p>
    <w:p w14:paraId="4EE493D8" w14:textId="77777777" w:rsidR="00ED6B8B" w:rsidRDefault="00FA655D">
      <w:pPr>
        <w:pStyle w:val="BodyText"/>
        <w:spacing w:line="308" w:lineRule="exact"/>
        <w:ind w:left="31"/>
        <w:pPrChange w:id="346" w:author="Raghda Wahdan" w:date="2017-11-06T13:08:00Z">
          <w:pPr>
            <w:pStyle w:val="BodyText"/>
            <w:spacing w:line="308" w:lineRule="exact"/>
            <w:ind w:left="31"/>
            <w:jc w:val="center"/>
          </w:pPr>
        </w:pPrChange>
      </w:pPr>
      <w:r>
        <w:rPr>
          <w:spacing w:val="-1"/>
          <w:w w:val="90"/>
        </w:rPr>
        <w:t>develop</w:t>
      </w:r>
    </w:p>
    <w:p w14:paraId="32089BDD" w14:textId="77777777" w:rsidR="00ED6B8B" w:rsidRDefault="00FA655D" w:rsidP="00F672C4">
      <w:pPr>
        <w:pStyle w:val="BodyText"/>
        <w:spacing w:before="121"/>
        <w:ind w:left="-34"/>
      </w:pPr>
      <w:r>
        <w:br w:type="column"/>
      </w:r>
      <w:r>
        <w:rPr>
          <w:w w:val="95"/>
        </w:rPr>
        <w:t>ed which</w:t>
      </w:r>
    </w:p>
    <w:p w14:paraId="0F503153" w14:textId="77777777" w:rsidR="00ED6B8B" w:rsidRDefault="00ED6B8B" w:rsidP="00F672C4">
      <w:pPr>
        <w:sectPr w:rsidR="00ED6B8B">
          <w:type w:val="continuous"/>
          <w:pgSz w:w="11910" w:h="16840"/>
          <w:pgMar w:top="1580" w:right="1620" w:bottom="280" w:left="1680" w:header="720" w:footer="720" w:gutter="0"/>
          <w:cols w:num="3" w:space="720" w:equalWidth="0">
            <w:col w:w="6756" w:space="40"/>
            <w:col w:w="799" w:space="40"/>
            <w:col w:w="975"/>
          </w:cols>
        </w:sectPr>
      </w:pPr>
    </w:p>
    <w:p w14:paraId="1280EDEF" w14:textId="77777777" w:rsidR="00ED6B8B" w:rsidRDefault="00FA655D" w:rsidP="00F672C4">
      <w:pPr>
        <w:spacing w:line="168" w:lineRule="exact"/>
        <w:ind w:left="3547"/>
        <w:rPr>
          <w:rFonts w:ascii="Arial Unicode MS" w:hAnsi="Arial Unicode MS"/>
          <w:sz w:val="21"/>
        </w:rPr>
      </w:pPr>
      <w:r>
        <w:rPr>
          <w:rFonts w:ascii="Georgia" w:hAnsi="Georgia"/>
          <w:i/>
          <w:w w:val="110"/>
          <w:sz w:val="21"/>
        </w:rPr>
        <w:t>e</w:t>
      </w:r>
      <w:r>
        <w:rPr>
          <w:rFonts w:ascii="Arial" w:hAnsi="Arial"/>
          <w:i/>
          <w:w w:val="110"/>
          <w:position w:val="11"/>
          <w:sz w:val="16"/>
        </w:rPr>
        <w:t>−</w:t>
      </w:r>
      <w:r>
        <w:rPr>
          <w:rFonts w:ascii="Arial" w:hAnsi="Arial"/>
          <w:i/>
          <w:w w:val="110"/>
          <w:position w:val="5"/>
          <w:sz w:val="12"/>
        </w:rPr>
        <w:t xml:space="preserve">β  </w:t>
      </w:r>
      <w:r>
        <w:rPr>
          <w:rFonts w:ascii="Arial" w:hAnsi="Arial"/>
          <w:i/>
          <w:w w:val="110"/>
          <w:sz w:val="21"/>
        </w:rPr>
        <w:t xml:space="preserve">::: </w:t>
      </w:r>
      <w:r>
        <w:rPr>
          <w:rFonts w:ascii="Arial Unicode MS" w:hAnsi="Arial Unicode MS"/>
          <w:w w:val="110"/>
          <w:sz w:val="21"/>
        </w:rPr>
        <w:t xml:space="preserve">1 </w:t>
      </w:r>
      <w:r>
        <w:rPr>
          <w:rFonts w:ascii="Arial" w:hAnsi="Arial"/>
          <w:i/>
          <w:w w:val="110"/>
          <w:sz w:val="21"/>
        </w:rPr>
        <w:t xml:space="preserve">− </w:t>
      </w:r>
      <w:r>
        <w:rPr>
          <w:rFonts w:ascii="Arial Unicode MS" w:hAnsi="Arial Unicode MS"/>
          <w:w w:val="110"/>
          <w:position w:val="15"/>
          <w:sz w:val="21"/>
          <w:u w:val="single"/>
        </w:rPr>
        <w:t xml:space="preserve">1 </w:t>
      </w:r>
      <w:r>
        <w:rPr>
          <w:rFonts w:ascii="Arial Unicode MS" w:hAnsi="Arial Unicode MS"/>
          <w:w w:val="110"/>
          <w:sz w:val="21"/>
        </w:rPr>
        <w:t xml:space="preserve">+   </w:t>
      </w:r>
      <w:r>
        <w:rPr>
          <w:rFonts w:ascii="Arial Unicode MS" w:hAnsi="Arial Unicode MS"/>
          <w:w w:val="110"/>
          <w:position w:val="15"/>
          <w:sz w:val="21"/>
          <w:u w:val="single"/>
        </w:rPr>
        <w:t>1</w:t>
      </w:r>
      <w:r>
        <w:rPr>
          <w:rFonts w:ascii="Arial Unicode MS" w:hAnsi="Arial Unicode MS"/>
          <w:position w:val="15"/>
          <w:sz w:val="21"/>
          <w:u w:val="single"/>
        </w:rPr>
        <w:t xml:space="preserve"> </w:t>
      </w:r>
    </w:p>
    <w:p w14:paraId="7734A6D0" w14:textId="77777777" w:rsidR="00ED6B8B" w:rsidRDefault="00890932" w:rsidP="00F672C4">
      <w:pPr>
        <w:pStyle w:val="BodyText"/>
        <w:spacing w:line="225" w:lineRule="exact"/>
        <w:ind w:left="5311" w:right="-30"/>
        <w:rPr>
          <w:rFonts w:ascii="Arial Unicode MS"/>
          <w:sz w:val="20"/>
        </w:rPr>
      </w:pPr>
      <w:r>
        <w:rPr>
          <w:rFonts w:ascii="Arial Unicode MS"/>
          <w:noProof/>
          <w:position w:val="-4"/>
          <w:sz w:val="20"/>
          <w:lang w:val="en-GB" w:eastAsia="en-GB"/>
        </w:rPr>
        <mc:AlternateContent>
          <mc:Choice Requires="wps">
            <w:drawing>
              <wp:inline distT="0" distB="0" distL="0" distR="0" wp14:anchorId="345D40B1" wp14:editId="78878551">
                <wp:extent cx="53975" cy="143510"/>
                <wp:effectExtent l="0" t="0" r="3175" b="0"/>
                <wp:docPr id="1436" name="Text Box 14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975" cy="1435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C2648D4" w14:textId="77777777" w:rsidR="00B0570F" w:rsidRDefault="00B0570F">
                            <w:pPr>
                              <w:spacing w:before="19"/>
                              <w:rPr>
                                <w:rFonts w:ascii="Tahoma"/>
                                <w:sz w:val="16"/>
                              </w:rPr>
                            </w:pPr>
                            <w:r>
                              <w:rPr>
                                <w:rFonts w:ascii="Tahoma"/>
                                <w:w w:val="96"/>
                                <w:sz w:val="16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45D40B1" id="Text Box 1412" o:spid="_x0000_s1094" type="#_x0000_t202" style="width:4.25pt;height:11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" filled="f" stroked="f">
                <v:textbox inset="0,0,0,0">
                  <w:txbxContent>
                    <w:p w14:paraId="1C2648D4" w14:textId="77777777" w:rsidR="00B0570F" w:rsidRDefault="00B0570F">
                      <w:pPr>
                        <w:spacing w:before="19"/>
                        <w:rPr>
                          <w:rFonts w:ascii="Tahoma"/>
                          <w:sz w:val="16"/>
                        </w:rPr>
                      </w:pPr>
                      <w:r>
                        <w:rPr>
                          <w:rFonts w:ascii="Tahoma"/>
                          <w:w w:val="96"/>
                          <w:sz w:val="16"/>
                        </w:rPr>
                        <w:t>2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9F07439" w14:textId="77777777" w:rsidR="00ED6B8B" w:rsidRDefault="00FA655D">
      <w:pPr>
        <w:spacing w:before="47" w:line="121" w:lineRule="exact"/>
        <w:ind w:right="106"/>
        <w:rPr>
          <w:rFonts w:ascii="Century"/>
          <w:sz w:val="21"/>
        </w:rPr>
        <w:pPrChange w:id="347" w:author="Raghda Wahdan" w:date="2017-11-06T13:08:00Z">
          <w:pPr>
            <w:spacing w:before="47" w:line="121" w:lineRule="exact"/>
            <w:ind w:right="106"/>
            <w:jc w:val="right"/>
          </w:pPr>
        </w:pPrChange>
      </w:pPr>
      <w:r>
        <w:br w:type="column"/>
      </w:r>
      <w:r>
        <w:rPr>
          <w:rFonts w:ascii="Century"/>
          <w:w w:val="95"/>
          <w:sz w:val="21"/>
        </w:rPr>
        <w:t>(5.11)</w:t>
      </w:r>
    </w:p>
    <w:p w14:paraId="58A76F85" w14:textId="77777777" w:rsidR="00ED6B8B" w:rsidRDefault="00ED6B8B">
      <w:pPr>
        <w:spacing w:line="121" w:lineRule="exact"/>
        <w:rPr>
          <w:rFonts w:ascii="Century"/>
          <w:sz w:val="21"/>
        </w:rPr>
        <w:sectPr w:rsidR="00ED6B8B">
          <w:type w:val="continuous"/>
          <w:pgSz w:w="11910" w:h="16840"/>
          <w:pgMar w:top="1580" w:right="1620" w:bottom="280" w:left="1680" w:header="720" w:footer="720" w:gutter="0"/>
          <w:cols w:num="2" w:space="720" w:equalWidth="0">
            <w:col w:w="5407" w:space="40"/>
            <w:col w:w="3163"/>
          </w:cols>
        </w:sectPr>
        <w:pPrChange w:id="348" w:author="Raghda Wahdan" w:date="2017-11-06T13:08:00Z">
          <w:pPr>
            <w:spacing w:line="121" w:lineRule="exact"/>
            <w:jc w:val="right"/>
          </w:pPr>
        </w:pPrChange>
      </w:pPr>
    </w:p>
    <w:p w14:paraId="2A6E1FBA" w14:textId="77777777" w:rsidR="00ED6B8B" w:rsidRDefault="00FA655D">
      <w:pPr>
        <w:tabs>
          <w:tab w:val="left" w:pos="1762"/>
        </w:tabs>
        <w:spacing w:line="306" w:lineRule="exact"/>
        <w:ind w:left="1313"/>
        <w:rPr>
          <w:rFonts w:ascii="Georgia" w:hAnsi="Georgia"/>
          <w:i/>
          <w:sz w:val="21"/>
        </w:rPr>
        <w:pPrChange w:id="349" w:author="Raghda Wahdan" w:date="2017-11-06T13:08:00Z">
          <w:pPr>
            <w:tabs>
              <w:tab w:val="left" w:pos="1762"/>
            </w:tabs>
            <w:spacing w:line="306" w:lineRule="exact"/>
            <w:ind w:left="1313"/>
            <w:jc w:val="center"/>
          </w:pPr>
        </w:pPrChange>
      </w:pPr>
      <w:r>
        <w:rPr>
          <w:rFonts w:ascii="Georgia" w:hAnsi="Georgia"/>
          <w:i/>
          <w:sz w:val="21"/>
        </w:rPr>
        <w:t>β</w:t>
      </w:r>
      <w:r>
        <w:rPr>
          <w:rFonts w:ascii="Georgia" w:hAnsi="Georgia"/>
          <w:i/>
          <w:sz w:val="21"/>
        </w:rPr>
        <w:tab/>
      </w:r>
      <w:r>
        <w:rPr>
          <w:rFonts w:ascii="Arial Unicode MS" w:hAnsi="Arial Unicode MS"/>
          <w:sz w:val="21"/>
        </w:rPr>
        <w:t>2</w:t>
      </w:r>
      <w:r>
        <w:rPr>
          <w:rFonts w:ascii="Georgia" w:hAnsi="Georgia"/>
          <w:i/>
          <w:sz w:val="21"/>
        </w:rPr>
        <w:t>β</w:t>
      </w:r>
    </w:p>
    <w:p w14:paraId="5DC3F750" w14:textId="77777777" w:rsidR="00ED6B8B" w:rsidRDefault="00890932">
      <w:pPr>
        <w:pStyle w:val="BodyText"/>
        <w:spacing w:before="23" w:line="358" w:lineRule="exact"/>
        <w:ind w:left="479" w:right="105"/>
        <w:pPrChange w:id="350" w:author="Raghda Wahdan" w:date="2017-11-06T13:08:00Z">
          <w:pPr>
            <w:pStyle w:val="BodyText"/>
            <w:spacing w:before="23" w:line="358" w:lineRule="exact"/>
            <w:ind w:left="479" w:right="105"/>
            <w:jc w:val="both"/>
          </w:pPr>
        </w:pPrChange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55168" behindDoc="1" locked="0" layoutInCell="1" allowOverlap="1" wp14:anchorId="02125C0E" wp14:editId="156240A8">
                <wp:simplePos x="0" y="0"/>
                <wp:positionH relativeFrom="page">
                  <wp:posOffset>6097905</wp:posOffset>
                </wp:positionH>
                <wp:positionV relativeFrom="paragraph">
                  <wp:posOffset>172720</wp:posOffset>
                </wp:positionV>
                <wp:extent cx="73660" cy="101600"/>
                <wp:effectExtent l="1905" t="1270" r="635" b="1905"/>
                <wp:wrapNone/>
                <wp:docPr id="1435" name="Text Box 14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3660" cy="101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9A40F91" w14:textId="77777777" w:rsidR="00B0570F" w:rsidRDefault="00B0570F">
                            <w:pPr>
                              <w:spacing w:line="153" w:lineRule="exact"/>
                              <w:rPr>
                                <w:rFonts w:ascii="Arial"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Arial"/>
                                <w:i/>
                                <w:w w:val="129"/>
                                <w:sz w:val="16"/>
                              </w:rPr>
                              <w:t>L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2125C0E" id="Text Box 1411" o:spid="_x0000_s1095" type="#_x0000_t202" style="position:absolute;left:0;text-align:left;margin-left:480.15pt;margin-top:13.6pt;width:5.8pt;height:8pt;z-index:-2516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" filled="f" stroked="f">
                <v:textbox inset="0,0,0,0">
                  <w:txbxContent>
                    <w:p w14:paraId="29A40F91" w14:textId="77777777" w:rsidR="00B0570F" w:rsidRDefault="00B0570F">
                      <w:pPr>
                        <w:spacing w:line="153" w:lineRule="exact"/>
                        <w:rPr>
                          <w:rFonts w:ascii="Arial"/>
                          <w:i/>
                          <w:sz w:val="16"/>
                        </w:rPr>
                      </w:pPr>
                      <w:r>
                        <w:rPr>
                          <w:rFonts w:ascii="Arial"/>
                          <w:i/>
                          <w:w w:val="129"/>
                          <w:sz w:val="16"/>
                        </w:rPr>
                        <w:t>L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57216" behindDoc="1" locked="0" layoutInCell="1" allowOverlap="1" wp14:anchorId="75573004" wp14:editId="2CDA0922">
                <wp:simplePos x="0" y="0"/>
                <wp:positionH relativeFrom="page">
                  <wp:posOffset>3075940</wp:posOffset>
                </wp:positionH>
                <wp:positionV relativeFrom="paragraph">
                  <wp:posOffset>628015</wp:posOffset>
                </wp:positionV>
                <wp:extent cx="73660" cy="101600"/>
                <wp:effectExtent l="0" t="0" r="3175" b="3810"/>
                <wp:wrapNone/>
                <wp:docPr id="1434" name="Text Box 14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3660" cy="101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9323426" w14:textId="77777777" w:rsidR="00B0570F" w:rsidRDefault="00B0570F">
                            <w:pPr>
                              <w:spacing w:line="153" w:lineRule="exact"/>
                              <w:rPr>
                                <w:rFonts w:ascii="Arial"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Arial"/>
                                <w:i/>
                                <w:w w:val="129"/>
                                <w:sz w:val="16"/>
                              </w:rPr>
                              <w:t>L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5573004" id="Text Box 1410" o:spid="_x0000_s1096" type="#_x0000_t202" style="position:absolute;left:0;text-align:left;margin-left:242.2pt;margin-top:49.45pt;width:5.8pt;height:8pt;z-index:-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" filled="f" stroked="f">
                <v:textbox inset="0,0,0,0">
                  <w:txbxContent>
                    <w:p w14:paraId="19323426" w14:textId="77777777" w:rsidR="00B0570F" w:rsidRDefault="00B0570F">
                      <w:pPr>
                        <w:spacing w:line="153" w:lineRule="exact"/>
                        <w:rPr>
                          <w:rFonts w:ascii="Arial"/>
                          <w:i/>
                          <w:sz w:val="16"/>
                        </w:rPr>
                      </w:pPr>
                      <w:r>
                        <w:rPr>
                          <w:rFonts w:ascii="Arial"/>
                          <w:i/>
                          <w:w w:val="129"/>
                          <w:sz w:val="16"/>
                        </w:rPr>
                        <w:t>L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FA655D">
        <w:t>According</w:t>
      </w:r>
      <w:r w:rsidR="00FA655D">
        <w:rPr>
          <w:spacing w:val="-13"/>
        </w:rPr>
        <w:t xml:space="preserve"> </w:t>
      </w:r>
      <w:r w:rsidR="00FA655D">
        <w:t>to</w:t>
      </w:r>
      <w:r w:rsidR="00FA655D">
        <w:rPr>
          <w:spacing w:val="-12"/>
        </w:rPr>
        <w:t xml:space="preserve"> </w:t>
      </w:r>
      <w:r w:rsidR="00FA655D">
        <w:t>figure</w:t>
      </w:r>
      <w:r w:rsidR="00FA655D">
        <w:rPr>
          <w:spacing w:val="-12"/>
        </w:rPr>
        <w:t xml:space="preserve"> </w:t>
      </w:r>
      <w:r w:rsidR="00FA655D">
        <w:t>5.1,</w:t>
      </w:r>
      <w:r w:rsidR="00FA655D">
        <w:rPr>
          <w:spacing w:val="-12"/>
        </w:rPr>
        <w:t xml:space="preserve"> </w:t>
      </w:r>
      <w:r w:rsidR="00FA655D">
        <w:t>this</w:t>
      </w:r>
      <w:r w:rsidR="00FA655D">
        <w:rPr>
          <w:spacing w:val="-12"/>
        </w:rPr>
        <w:t xml:space="preserve"> </w:t>
      </w:r>
      <w:r w:rsidR="00FA655D">
        <w:t>approximation</w:t>
      </w:r>
      <w:r w:rsidR="00FA655D">
        <w:rPr>
          <w:spacing w:val="-12"/>
        </w:rPr>
        <w:t xml:space="preserve"> </w:t>
      </w:r>
      <w:r w:rsidR="00FA655D">
        <w:t>is</w:t>
      </w:r>
      <w:r w:rsidR="00FA655D">
        <w:rPr>
          <w:spacing w:val="-12"/>
        </w:rPr>
        <w:t xml:space="preserve"> </w:t>
      </w:r>
      <w:r w:rsidR="00FA655D">
        <w:t>acceptable</w:t>
      </w:r>
      <w:r w:rsidR="00FA655D">
        <w:rPr>
          <w:spacing w:val="-12"/>
        </w:rPr>
        <w:t xml:space="preserve"> </w:t>
      </w:r>
      <w:r w:rsidR="00FA655D">
        <w:t>in</w:t>
      </w:r>
      <w:r w:rsidR="00FA655D">
        <w:rPr>
          <w:spacing w:val="-12"/>
        </w:rPr>
        <w:t xml:space="preserve"> </w:t>
      </w:r>
      <w:r w:rsidR="00FA655D">
        <w:t>the</w:t>
      </w:r>
      <w:r w:rsidR="00FA655D">
        <w:rPr>
          <w:spacing w:val="-12"/>
        </w:rPr>
        <w:t xml:space="preserve"> </w:t>
      </w:r>
      <w:r w:rsidR="00FA655D">
        <w:t>range</w:t>
      </w:r>
      <w:r w:rsidR="00FA655D">
        <w:rPr>
          <w:spacing w:val="-12"/>
        </w:rPr>
        <w:t xml:space="preserve"> </w:t>
      </w:r>
      <w:r w:rsidR="00FA655D">
        <w:t>of</w:t>
      </w:r>
      <w:r w:rsidR="00FA655D">
        <w:rPr>
          <w:spacing w:val="7"/>
        </w:rPr>
        <w:t xml:space="preserve"> </w:t>
      </w:r>
      <w:r w:rsidR="00FA655D">
        <w:rPr>
          <w:rFonts w:ascii="Arial" w:hAnsi="Arial"/>
          <w:i/>
          <w:position w:val="9"/>
          <w:sz w:val="16"/>
          <w:u w:val="single"/>
        </w:rPr>
        <w:t>n</w:t>
      </w:r>
      <w:r w:rsidR="00FA655D">
        <w:rPr>
          <w:rFonts w:ascii="Arial" w:hAnsi="Arial"/>
          <w:i/>
          <w:spacing w:val="17"/>
          <w:position w:val="9"/>
          <w:sz w:val="16"/>
          <w:u w:val="single"/>
        </w:rPr>
        <w:t xml:space="preserve"> </w:t>
      </w:r>
      <w:r w:rsidR="00FA655D">
        <w:rPr>
          <w:rFonts w:ascii="Arial" w:hAnsi="Arial"/>
          <w:i/>
          <w:w w:val="110"/>
        </w:rPr>
        <w:t>≤</w:t>
      </w:r>
      <w:r w:rsidR="00FA655D">
        <w:rPr>
          <w:rFonts w:ascii="Arial" w:hAnsi="Arial"/>
          <w:i/>
          <w:spacing w:val="-31"/>
          <w:w w:val="110"/>
        </w:rPr>
        <w:t xml:space="preserve"> </w:t>
      </w:r>
      <w:r w:rsidR="00FA655D">
        <w:rPr>
          <w:rFonts w:ascii="Arial Unicode MS" w:hAnsi="Arial Unicode MS"/>
        </w:rPr>
        <w:t xml:space="preserve">1 </w:t>
      </w:r>
      <w:r w:rsidR="00FA655D">
        <w:t xml:space="preserve">and has almost identical </w:t>
      </w:r>
      <w:r w:rsidR="00FA655D">
        <w:rPr>
          <w:spacing w:val="-3"/>
        </w:rPr>
        <w:t xml:space="preserve">values </w:t>
      </w:r>
      <w:r w:rsidR="00FA655D">
        <w:t xml:space="preserve">when the number of tags is less than </w:t>
      </w:r>
      <w:r w:rsidR="00FA655D">
        <w:rPr>
          <w:rFonts w:ascii="Arial Unicode MS" w:hAnsi="Arial Unicode MS"/>
        </w:rPr>
        <w:t>0</w:t>
      </w:r>
      <w:r w:rsidR="00FA655D">
        <w:rPr>
          <w:rFonts w:ascii="Bookman Old Style" w:hAnsi="Bookman Old Style"/>
          <w:i/>
        </w:rPr>
        <w:t>.</w:t>
      </w:r>
      <w:r w:rsidR="00FA655D">
        <w:rPr>
          <w:rFonts w:ascii="Arial Unicode MS" w:hAnsi="Arial Unicode MS"/>
        </w:rPr>
        <w:t>7</w:t>
      </w:r>
      <w:r w:rsidR="00FA655D">
        <w:rPr>
          <w:rFonts w:ascii="Arial Unicode MS" w:hAnsi="Arial Unicode MS"/>
          <w:spacing w:val="-32"/>
        </w:rPr>
        <w:t xml:space="preserve"> </w:t>
      </w:r>
      <w:r w:rsidR="00FA655D">
        <w:t xml:space="preserve">the working frame length i.e. </w:t>
      </w:r>
      <w:r w:rsidR="00FA655D">
        <w:rPr>
          <w:rFonts w:ascii="Arial" w:hAnsi="Arial"/>
          <w:i/>
          <w:position w:val="9"/>
          <w:sz w:val="16"/>
          <w:u w:val="single"/>
        </w:rPr>
        <w:t xml:space="preserve">n </w:t>
      </w:r>
      <w:r w:rsidR="00FA655D">
        <w:rPr>
          <w:rFonts w:ascii="Arial" w:hAnsi="Arial"/>
          <w:i/>
          <w:w w:val="110"/>
        </w:rPr>
        <w:t>≤</w:t>
      </w:r>
      <w:r w:rsidR="00FA655D">
        <w:rPr>
          <w:rFonts w:ascii="Arial" w:hAnsi="Arial"/>
          <w:i/>
          <w:spacing w:val="1"/>
          <w:w w:val="110"/>
        </w:rPr>
        <w:t xml:space="preserve"> </w:t>
      </w:r>
      <w:r w:rsidR="00FA655D">
        <w:rPr>
          <w:rFonts w:ascii="Arial Unicode MS" w:hAnsi="Arial Unicode MS"/>
        </w:rPr>
        <w:t>0</w:t>
      </w:r>
      <w:r w:rsidR="00FA655D">
        <w:rPr>
          <w:rFonts w:ascii="Bookman Old Style" w:hAnsi="Bookman Old Style"/>
          <w:i/>
        </w:rPr>
        <w:t>.</w:t>
      </w:r>
      <w:r w:rsidR="00FA655D">
        <w:rPr>
          <w:rFonts w:ascii="Arial Unicode MS" w:hAnsi="Arial Unicode MS"/>
        </w:rPr>
        <w:t>7</w:t>
      </w:r>
      <w:r w:rsidR="00FA655D">
        <w:t>.</w:t>
      </w:r>
    </w:p>
    <w:p w14:paraId="41F3A29C" w14:textId="77777777" w:rsidR="00ED6B8B" w:rsidRDefault="00FA655D">
      <w:pPr>
        <w:pStyle w:val="BodyText"/>
        <w:spacing w:before="155"/>
        <w:ind w:left="372" w:right="902"/>
        <w:pPrChange w:id="351" w:author="Raghda Wahdan" w:date="2017-11-06T13:08:00Z">
          <w:pPr>
            <w:pStyle w:val="BodyText"/>
            <w:spacing w:before="155"/>
            <w:ind w:left="372" w:right="902"/>
            <w:jc w:val="center"/>
          </w:pPr>
        </w:pPrChange>
      </w:pPr>
      <w:r>
        <w:t>After substituting (5.10) and additional simplifications we get:</w:t>
      </w:r>
    </w:p>
    <w:p w14:paraId="3AB21FC0" w14:textId="77777777" w:rsidR="00ED6B8B" w:rsidRDefault="00ED6B8B" w:rsidP="00F672C4">
      <w:pPr>
        <w:pStyle w:val="BodyText"/>
        <w:spacing w:before="4"/>
        <w:rPr>
          <w:sz w:val="29"/>
        </w:rPr>
      </w:pPr>
    </w:p>
    <w:p w14:paraId="5E78E3DC" w14:textId="77777777" w:rsidR="00ED6B8B" w:rsidRDefault="00890932" w:rsidP="00F672C4">
      <w:pPr>
        <w:tabs>
          <w:tab w:val="left" w:pos="7939"/>
        </w:tabs>
        <w:ind w:left="3078"/>
        <w:rPr>
          <w:rFonts w:ascii="Century" w:hAnsi="Century"/>
          <w:sz w:val="21"/>
        </w:rPr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439D249C" wp14:editId="7E92448B">
                <wp:simplePos x="0" y="0"/>
                <wp:positionH relativeFrom="page">
                  <wp:posOffset>3266440</wp:posOffset>
                </wp:positionH>
                <wp:positionV relativeFrom="paragraph">
                  <wp:posOffset>183515</wp:posOffset>
                </wp:positionV>
                <wp:extent cx="987425" cy="76200"/>
                <wp:effectExtent l="0" t="2540" r="3810" b="0"/>
                <wp:wrapNone/>
                <wp:docPr id="1433" name="Text Box 14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87425" cy="76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FE0E8D8" w14:textId="77777777" w:rsidR="00B0570F" w:rsidRDefault="00B0570F">
                            <w:pPr>
                              <w:tabs>
                                <w:tab w:val="left" w:pos="634"/>
                                <w:tab w:val="left" w:pos="1497"/>
                              </w:tabs>
                              <w:spacing w:line="115" w:lineRule="exact"/>
                              <w:rPr>
                                <w:rFonts w:ascii="Arial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Arial"/>
                                <w:i/>
                                <w:w w:val="170"/>
                                <w:sz w:val="12"/>
                              </w:rPr>
                              <w:t>t</w:t>
                            </w:r>
                            <w:r>
                              <w:rPr>
                                <w:rFonts w:ascii="Arial"/>
                                <w:i/>
                                <w:w w:val="170"/>
                                <w:sz w:val="12"/>
                              </w:rPr>
                              <w:tab/>
                              <w:t>t</w:t>
                            </w:r>
                            <w:r>
                              <w:rPr>
                                <w:rFonts w:ascii="Arial"/>
                                <w:i/>
                                <w:w w:val="170"/>
                                <w:sz w:val="12"/>
                              </w:rPr>
                              <w:tab/>
                              <w:t>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39D249C" id="Text Box 1409" o:spid="_x0000_s1097" type="#_x0000_t202" style="position:absolute;left:0;text-align:left;margin-left:257.2pt;margin-top:14.45pt;width:77.75pt;height:6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" filled="f" stroked="f">
                <v:textbox inset="0,0,0,0">
                  <w:txbxContent>
                    <w:p w14:paraId="4FE0E8D8" w14:textId="77777777" w:rsidR="00B0570F" w:rsidRDefault="00B0570F">
                      <w:pPr>
                        <w:tabs>
                          <w:tab w:val="left" w:pos="634"/>
                          <w:tab w:val="left" w:pos="1497"/>
                        </w:tabs>
                        <w:spacing w:line="115" w:lineRule="exact"/>
                        <w:rPr>
                          <w:rFonts w:ascii="Arial"/>
                          <w:i/>
                          <w:sz w:val="12"/>
                        </w:rPr>
                      </w:pPr>
                      <w:r>
                        <w:rPr>
                          <w:rFonts w:ascii="Arial"/>
                          <w:i/>
                          <w:w w:val="170"/>
                          <w:sz w:val="12"/>
                        </w:rPr>
                        <w:t>t</w:t>
                      </w:r>
                      <w:r>
                        <w:rPr>
                          <w:rFonts w:ascii="Arial"/>
                          <w:i/>
                          <w:w w:val="170"/>
                          <w:sz w:val="12"/>
                        </w:rPr>
                        <w:tab/>
                        <w:t>t</w:t>
                      </w:r>
                      <w:r>
                        <w:rPr>
                          <w:rFonts w:ascii="Arial"/>
                          <w:i/>
                          <w:w w:val="170"/>
                          <w:sz w:val="12"/>
                        </w:rPr>
                        <w:tab/>
                        <w:t>t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FA655D">
        <w:rPr>
          <w:rFonts w:ascii="Georgia" w:hAnsi="Georgia"/>
          <w:i/>
          <w:spacing w:val="7"/>
          <w:w w:val="110"/>
          <w:sz w:val="21"/>
        </w:rPr>
        <w:t>β</w:t>
      </w:r>
      <w:r w:rsidR="00FA655D">
        <w:rPr>
          <w:rFonts w:ascii="Tahoma" w:hAnsi="Tahoma"/>
          <w:spacing w:val="7"/>
          <w:w w:val="110"/>
          <w:position w:val="9"/>
          <w:sz w:val="16"/>
        </w:rPr>
        <w:t>2</w:t>
      </w:r>
      <w:r w:rsidR="00FA655D">
        <w:rPr>
          <w:rFonts w:ascii="Georgia" w:hAnsi="Georgia"/>
          <w:i/>
          <w:spacing w:val="7"/>
          <w:w w:val="110"/>
          <w:sz w:val="21"/>
        </w:rPr>
        <w:t xml:space="preserve">C </w:t>
      </w:r>
      <w:r w:rsidR="00FA655D">
        <w:rPr>
          <w:rFonts w:ascii="Arial" w:hAnsi="Arial"/>
          <w:i/>
          <w:w w:val="110"/>
          <w:sz w:val="21"/>
        </w:rPr>
        <w:t xml:space="preserve">− </w:t>
      </w:r>
      <w:r w:rsidR="00FA655D">
        <w:rPr>
          <w:rFonts w:ascii="Georgia" w:hAnsi="Georgia"/>
          <w:i/>
          <w:spacing w:val="5"/>
          <w:w w:val="110"/>
          <w:sz w:val="21"/>
        </w:rPr>
        <w:t xml:space="preserve">βC  </w:t>
      </w:r>
      <w:r w:rsidR="00FA655D">
        <w:rPr>
          <w:rFonts w:ascii="Arial Unicode MS" w:hAnsi="Arial Unicode MS"/>
          <w:w w:val="110"/>
          <w:sz w:val="21"/>
        </w:rPr>
        <w:t>+ 0</w:t>
      </w:r>
      <w:r w:rsidR="00FA655D">
        <w:rPr>
          <w:rFonts w:ascii="Georgia" w:hAnsi="Georgia"/>
          <w:i/>
          <w:w w:val="110"/>
          <w:sz w:val="21"/>
        </w:rPr>
        <w:t>.</w:t>
      </w:r>
      <w:r w:rsidR="00FA655D">
        <w:rPr>
          <w:rFonts w:ascii="Arial Unicode MS" w:hAnsi="Arial Unicode MS"/>
          <w:w w:val="110"/>
          <w:sz w:val="21"/>
        </w:rPr>
        <w:t>5(</w:t>
      </w:r>
      <w:r w:rsidR="00FA655D">
        <w:rPr>
          <w:rFonts w:ascii="Georgia" w:hAnsi="Georgia"/>
          <w:i/>
          <w:w w:val="110"/>
          <w:sz w:val="21"/>
        </w:rPr>
        <w:t xml:space="preserve">C  </w:t>
      </w:r>
      <w:r w:rsidR="00FA655D">
        <w:rPr>
          <w:rFonts w:ascii="Arial" w:hAnsi="Arial"/>
          <w:i/>
          <w:w w:val="110"/>
          <w:sz w:val="21"/>
        </w:rPr>
        <w:t xml:space="preserve">− </w:t>
      </w:r>
      <w:r w:rsidR="00FA655D">
        <w:rPr>
          <w:rFonts w:ascii="Arial Unicode MS" w:hAnsi="Arial Unicode MS"/>
          <w:w w:val="110"/>
          <w:sz w:val="21"/>
        </w:rPr>
        <w:t>1)</w:t>
      </w:r>
      <w:r w:rsidR="00FA655D">
        <w:rPr>
          <w:rFonts w:ascii="Arial Unicode MS" w:hAnsi="Arial Unicode MS"/>
          <w:spacing w:val="13"/>
          <w:w w:val="110"/>
          <w:sz w:val="21"/>
        </w:rPr>
        <w:t xml:space="preserve"> </w:t>
      </w:r>
      <w:r w:rsidR="00FA655D">
        <w:rPr>
          <w:rFonts w:ascii="Arial Unicode MS" w:hAnsi="Arial Unicode MS"/>
          <w:w w:val="110"/>
          <w:sz w:val="21"/>
        </w:rPr>
        <w:t>=</w:t>
      </w:r>
      <w:r w:rsidR="00FA655D">
        <w:rPr>
          <w:rFonts w:ascii="Arial Unicode MS" w:hAnsi="Arial Unicode MS"/>
          <w:spacing w:val="-6"/>
          <w:w w:val="110"/>
          <w:sz w:val="21"/>
        </w:rPr>
        <w:t xml:space="preserve"> </w:t>
      </w:r>
      <w:r w:rsidR="00FA655D">
        <w:rPr>
          <w:rFonts w:ascii="Arial Unicode MS" w:hAnsi="Arial Unicode MS"/>
          <w:w w:val="110"/>
          <w:sz w:val="21"/>
        </w:rPr>
        <w:t>0</w:t>
      </w:r>
      <w:r w:rsidR="00FA655D">
        <w:rPr>
          <w:rFonts w:ascii="Arial Unicode MS" w:hAnsi="Arial Unicode MS"/>
          <w:w w:val="110"/>
          <w:sz w:val="21"/>
        </w:rPr>
        <w:tab/>
      </w:r>
      <w:r w:rsidR="00FA655D">
        <w:rPr>
          <w:rFonts w:ascii="Century" w:hAnsi="Century"/>
          <w:w w:val="110"/>
          <w:sz w:val="21"/>
        </w:rPr>
        <w:t>(5.12)</w:t>
      </w:r>
    </w:p>
    <w:p w14:paraId="5ECA6A54" w14:textId="77777777" w:rsidR="00ED6B8B" w:rsidRDefault="00FA655D">
      <w:pPr>
        <w:pStyle w:val="BodyText"/>
        <w:spacing w:before="207"/>
        <w:ind w:left="479"/>
        <w:pPrChange w:id="352" w:author="Raghda Wahdan" w:date="2017-11-06T13:08:00Z">
          <w:pPr>
            <w:pStyle w:val="BodyText"/>
            <w:spacing w:before="207"/>
            <w:ind w:left="479"/>
            <w:jc w:val="both"/>
          </w:pPr>
        </w:pPrChange>
      </w:pPr>
      <w:r>
        <w:t>By solving (5.12), and rejecting the negative solution we finally obtain:</w:t>
      </w:r>
    </w:p>
    <w:p w14:paraId="165DF894" w14:textId="77777777" w:rsidR="00ED6B8B" w:rsidRDefault="00ED6B8B" w:rsidP="00F672C4">
      <w:pPr>
        <w:pStyle w:val="BodyText"/>
        <w:spacing w:before="4"/>
        <w:rPr>
          <w:sz w:val="12"/>
        </w:rPr>
      </w:pPr>
    </w:p>
    <w:p w14:paraId="2E15F3FF" w14:textId="77777777" w:rsidR="00ED6B8B" w:rsidRDefault="00890932" w:rsidP="00F672C4">
      <w:pPr>
        <w:tabs>
          <w:tab w:val="left" w:pos="3715"/>
          <w:tab w:val="left" w:pos="7939"/>
        </w:tabs>
        <w:spacing w:before="68"/>
        <w:ind w:left="3269"/>
        <w:rPr>
          <w:rFonts w:ascii="Century" w:hAnsi="Century"/>
          <w:sz w:val="21"/>
        </w:rPr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38784" behindDoc="1" locked="0" layoutInCell="1" allowOverlap="1" wp14:anchorId="4C5C7A76" wp14:editId="12D2E559">
                <wp:simplePos x="0" y="0"/>
                <wp:positionH relativeFrom="page">
                  <wp:posOffset>4174490</wp:posOffset>
                </wp:positionH>
                <wp:positionV relativeFrom="paragraph">
                  <wp:posOffset>158750</wp:posOffset>
                </wp:positionV>
                <wp:extent cx="416560" cy="0"/>
                <wp:effectExtent l="12065" t="6350" r="9525" b="12700"/>
                <wp:wrapNone/>
                <wp:docPr id="1432" name="Line 14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16560" cy="0"/>
                        </a:xfrm>
                        <a:prstGeom prst="line">
                          <a:avLst/>
                        </a:pr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D31BA22" id="Line 1408" o:spid="_x0000_s1026" style="position:absolute;z-index:-2516776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28.7pt,12.5pt" to="361.5pt,12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" strokeweight=".14042mm">
                <w10:wrap anchorx="page"/>
              </v:line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3FB55110" wp14:editId="29F3A277">
                <wp:simplePos x="0" y="0"/>
                <wp:positionH relativeFrom="page">
                  <wp:posOffset>3237230</wp:posOffset>
                </wp:positionH>
                <wp:positionV relativeFrom="paragraph">
                  <wp:posOffset>365125</wp:posOffset>
                </wp:positionV>
                <wp:extent cx="138430" cy="76200"/>
                <wp:effectExtent l="0" t="3175" r="0" b="0"/>
                <wp:wrapNone/>
                <wp:docPr id="1431" name="Text Box 14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8430" cy="76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F6E7D70" w14:textId="77777777" w:rsidR="00B0570F" w:rsidRDefault="00B0570F">
                            <w:pPr>
                              <w:spacing w:line="115" w:lineRule="exact"/>
                              <w:rPr>
                                <w:rFonts w:ascii="Arial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Arial"/>
                                <w:i/>
                                <w:w w:val="130"/>
                                <w:sz w:val="12"/>
                              </w:rPr>
                              <w:t>TA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FB55110" id="Text Box 1407" o:spid="_x0000_s1098" type="#_x0000_t202" style="position:absolute;left:0;text-align:left;margin-left:254.9pt;margin-top:28.75pt;width:10.9pt;height:6pt;z-index:-251655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" filled="f" stroked="f">
                <v:textbox inset="0,0,0,0">
                  <w:txbxContent>
                    <w:p w14:paraId="0F6E7D70" w14:textId="77777777" w:rsidR="00B0570F" w:rsidRDefault="00B0570F">
                      <w:pPr>
                        <w:spacing w:line="115" w:lineRule="exact"/>
                        <w:rPr>
                          <w:rFonts w:ascii="Arial"/>
                          <w:i/>
                          <w:sz w:val="12"/>
                        </w:rPr>
                      </w:pPr>
                      <w:r>
                        <w:rPr>
                          <w:rFonts w:ascii="Arial"/>
                          <w:i/>
                          <w:w w:val="130"/>
                          <w:sz w:val="12"/>
                        </w:rPr>
                        <w:t>TA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63360" behindDoc="1" locked="0" layoutInCell="1" allowOverlap="1" wp14:anchorId="02AC65EF" wp14:editId="2ACF25DE">
                <wp:simplePos x="0" y="0"/>
                <wp:positionH relativeFrom="page">
                  <wp:posOffset>3594735</wp:posOffset>
                </wp:positionH>
                <wp:positionV relativeFrom="paragraph">
                  <wp:posOffset>323215</wp:posOffset>
                </wp:positionV>
                <wp:extent cx="69850" cy="196850"/>
                <wp:effectExtent l="3810" t="0" r="2540" b="3810"/>
                <wp:wrapNone/>
                <wp:docPr id="1430" name="Text Box 14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850" cy="196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A178F77" w14:textId="77777777" w:rsidR="00B0570F" w:rsidRDefault="00B0570F">
                            <w:pPr>
                              <w:spacing w:line="306" w:lineRule="exact"/>
                              <w:rPr>
                                <w:rFonts w:ascii="Arial Unicode MS"/>
                                <w:sz w:val="21"/>
                              </w:rPr>
                            </w:pPr>
                            <w:r>
                              <w:rPr>
                                <w:rFonts w:ascii="Arial Unicode MS"/>
                                <w:w w:val="89"/>
                                <w:sz w:val="21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2AC65EF" id="Text Box 1406" o:spid="_x0000_s1099" type="#_x0000_t202" style="position:absolute;left:0;text-align:left;margin-left:283.05pt;margin-top:25.45pt;width:5.5pt;height:15.5pt;z-index:-251653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" filled="f" stroked="f">
                <v:textbox inset="0,0,0,0">
                  <w:txbxContent>
                    <w:p w14:paraId="4A178F77" w14:textId="77777777" w:rsidR="00B0570F" w:rsidRDefault="00B0570F">
                      <w:pPr>
                        <w:spacing w:line="306" w:lineRule="exact"/>
                        <w:rPr>
                          <w:rFonts w:ascii="Arial Unicode MS"/>
                          <w:sz w:val="21"/>
                        </w:rPr>
                      </w:pPr>
                      <w:r>
                        <w:rPr>
                          <w:rFonts w:ascii="Arial Unicode MS"/>
                          <w:w w:val="89"/>
                          <w:sz w:val="21"/>
                        </w:rPr>
                        <w:t>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65408" behindDoc="1" locked="0" layoutInCell="1" allowOverlap="1" wp14:anchorId="67EC7749" wp14:editId="75A920DB">
                <wp:simplePos x="0" y="0"/>
                <wp:positionH relativeFrom="page">
                  <wp:posOffset>4189730</wp:posOffset>
                </wp:positionH>
                <wp:positionV relativeFrom="paragraph">
                  <wp:posOffset>375920</wp:posOffset>
                </wp:positionV>
                <wp:extent cx="135255" cy="156845"/>
                <wp:effectExtent l="0" t="4445" r="0" b="635"/>
                <wp:wrapNone/>
                <wp:docPr id="1429" name="Text Box 14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5255" cy="1568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4CB8383" w14:textId="77777777" w:rsidR="00B0570F" w:rsidRDefault="00B0570F">
                            <w:pPr>
                              <w:spacing w:line="239" w:lineRule="exact"/>
                              <w:rPr>
                                <w:rFonts w:ascii="Arial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Georgia"/>
                                <w:i/>
                                <w:spacing w:val="-14"/>
                                <w:w w:val="140"/>
                                <w:sz w:val="21"/>
                              </w:rPr>
                              <w:t>C</w:t>
                            </w:r>
                            <w:r>
                              <w:rPr>
                                <w:rFonts w:ascii="Arial"/>
                                <w:i/>
                                <w:spacing w:val="-14"/>
                                <w:w w:val="140"/>
                                <w:position w:val="-4"/>
                                <w:sz w:val="12"/>
                              </w:rPr>
                              <w:t>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7EC7749" id="Text Box 1405" o:spid="_x0000_s1100" type="#_x0000_t202" style="position:absolute;left:0;text-align:left;margin-left:329.9pt;margin-top:29.6pt;width:10.65pt;height:12.35pt;z-index:-251651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" filled="f" stroked="f">
                <v:textbox inset="0,0,0,0">
                  <w:txbxContent>
                    <w:p w14:paraId="44CB8383" w14:textId="77777777" w:rsidR="00B0570F" w:rsidRDefault="00B0570F">
                      <w:pPr>
                        <w:spacing w:line="239" w:lineRule="exact"/>
                        <w:rPr>
                          <w:rFonts w:ascii="Arial"/>
                          <w:i/>
                          <w:sz w:val="12"/>
                        </w:rPr>
                      </w:pPr>
                      <w:r>
                        <w:rPr>
                          <w:rFonts w:ascii="Georgia"/>
                          <w:i/>
                          <w:spacing w:val="-14"/>
                          <w:w w:val="140"/>
                          <w:sz w:val="21"/>
                        </w:rPr>
                        <w:t>C</w:t>
                      </w:r>
                      <w:r>
                        <w:rPr>
                          <w:rFonts w:ascii="Arial"/>
                          <w:i/>
                          <w:spacing w:val="-14"/>
                          <w:w w:val="140"/>
                          <w:position w:val="-4"/>
                          <w:sz w:val="12"/>
                        </w:rPr>
                        <w:t>t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FA655D">
        <w:rPr>
          <w:rFonts w:ascii="Georgia" w:hAnsi="Georgia"/>
          <w:i/>
          <w:w w:val="111"/>
          <w:sz w:val="21"/>
        </w:rPr>
        <w:t>L</w:t>
      </w:r>
      <w:r w:rsidR="00FA655D">
        <w:rPr>
          <w:rFonts w:ascii="Georgia" w:hAnsi="Georgia"/>
          <w:i/>
          <w:sz w:val="21"/>
        </w:rPr>
        <w:tab/>
      </w:r>
      <w:r w:rsidR="00FA655D">
        <w:rPr>
          <w:rFonts w:ascii="Arial Unicode MS" w:hAnsi="Arial Unicode MS"/>
          <w:w w:val="132"/>
          <w:sz w:val="21"/>
        </w:rPr>
        <w:t>=</w:t>
      </w:r>
      <w:r w:rsidR="00FA655D">
        <w:rPr>
          <w:rFonts w:ascii="Arial Unicode MS" w:hAnsi="Arial Unicode MS"/>
          <w:spacing w:val="26"/>
          <w:sz w:val="21"/>
        </w:rPr>
        <w:t xml:space="preserve"> </w:t>
      </w:r>
      <w:r w:rsidR="00FA655D">
        <w:rPr>
          <w:rFonts w:ascii="Georgia" w:hAnsi="Georgia"/>
          <w:i/>
          <w:position w:val="15"/>
          <w:sz w:val="21"/>
          <w:u w:val="single"/>
        </w:rPr>
        <w:t>n</w:t>
      </w:r>
      <w:r w:rsidR="00FA655D">
        <w:rPr>
          <w:rFonts w:ascii="Georgia" w:hAnsi="Georgia"/>
          <w:i/>
          <w:spacing w:val="9"/>
          <w:position w:val="15"/>
          <w:sz w:val="21"/>
        </w:rPr>
        <w:t xml:space="preserve"> </w:t>
      </w:r>
      <w:r w:rsidR="00FA655D">
        <w:rPr>
          <w:rFonts w:ascii="Arial" w:hAnsi="Arial"/>
          <w:spacing w:val="-1"/>
          <w:w w:val="236"/>
          <w:position w:val="35"/>
          <w:sz w:val="20"/>
        </w:rPr>
        <w:t>(</w:t>
      </w:r>
      <w:r w:rsidR="00FA655D">
        <w:rPr>
          <w:rFonts w:ascii="Arial Unicode MS" w:hAnsi="Arial Unicode MS"/>
          <w:w w:val="89"/>
          <w:sz w:val="21"/>
        </w:rPr>
        <w:t>1</w:t>
      </w:r>
      <w:r w:rsidR="00FA655D">
        <w:rPr>
          <w:rFonts w:ascii="Arial Unicode MS" w:hAnsi="Arial Unicode MS"/>
          <w:spacing w:val="-10"/>
          <w:sz w:val="21"/>
        </w:rPr>
        <w:t xml:space="preserve"> </w:t>
      </w:r>
      <w:r w:rsidR="00FA655D">
        <w:rPr>
          <w:rFonts w:ascii="Arial Unicode MS" w:hAnsi="Arial Unicode MS"/>
          <w:w w:val="132"/>
          <w:sz w:val="21"/>
        </w:rPr>
        <w:t>+</w:t>
      </w:r>
      <w:r w:rsidR="00FA655D">
        <w:rPr>
          <w:rFonts w:ascii="Arial Unicode MS" w:hAnsi="Arial Unicode MS"/>
          <w:spacing w:val="-10"/>
          <w:sz w:val="21"/>
        </w:rPr>
        <w:t xml:space="preserve"> </w:t>
      </w:r>
      <w:r w:rsidR="00FA655D">
        <w:rPr>
          <w:rFonts w:ascii="Arial" w:hAnsi="Arial"/>
          <w:w w:val="358"/>
          <w:position w:val="35"/>
          <w:sz w:val="20"/>
        </w:rPr>
        <w:t>/</w:t>
      </w:r>
      <w:r w:rsidR="00FA655D">
        <w:rPr>
          <w:rFonts w:ascii="Arial" w:hAnsi="Arial"/>
          <w:spacing w:val="-32"/>
          <w:position w:val="35"/>
          <w:sz w:val="20"/>
        </w:rPr>
        <w:t xml:space="preserve"> </w:t>
      </w:r>
      <w:r w:rsidR="00FA655D">
        <w:rPr>
          <w:rFonts w:ascii="Times New Roman" w:hAnsi="Times New Roman"/>
          <w:spacing w:val="7"/>
          <w:w w:val="99"/>
          <w:position w:val="15"/>
          <w:sz w:val="21"/>
          <w:u w:val="single"/>
        </w:rPr>
        <w:t xml:space="preserve"> </w:t>
      </w:r>
      <w:r w:rsidR="00FA655D">
        <w:rPr>
          <w:rFonts w:ascii="Arial Unicode MS" w:hAnsi="Arial Unicode MS"/>
          <w:w w:val="89"/>
          <w:position w:val="15"/>
          <w:sz w:val="21"/>
          <w:u w:val="single"/>
        </w:rPr>
        <w:t>2</w:t>
      </w:r>
      <w:r w:rsidR="00FA655D">
        <w:rPr>
          <w:rFonts w:ascii="Arial Unicode MS" w:hAnsi="Arial Unicode MS"/>
          <w:spacing w:val="3"/>
          <w:position w:val="15"/>
          <w:sz w:val="21"/>
          <w:u w:val="single"/>
        </w:rPr>
        <w:t xml:space="preserve"> </w:t>
      </w:r>
      <w:r w:rsidR="00FA655D">
        <w:rPr>
          <w:rFonts w:ascii="Arial Unicode MS" w:hAnsi="Arial Unicode MS"/>
          <w:spacing w:val="14"/>
          <w:position w:val="15"/>
          <w:sz w:val="21"/>
        </w:rPr>
        <w:t xml:space="preserve"> </w:t>
      </w:r>
      <w:r w:rsidR="00FA655D">
        <w:rPr>
          <w:rFonts w:ascii="Arial" w:hAnsi="Arial"/>
          <w:i/>
          <w:w w:val="132"/>
          <w:sz w:val="21"/>
        </w:rPr>
        <w:t>−</w:t>
      </w:r>
      <w:r w:rsidR="00FA655D">
        <w:rPr>
          <w:rFonts w:ascii="Arial" w:hAnsi="Arial"/>
          <w:i/>
          <w:spacing w:val="-10"/>
          <w:sz w:val="21"/>
        </w:rPr>
        <w:t xml:space="preserve"> </w:t>
      </w:r>
      <w:r w:rsidR="00FA655D">
        <w:rPr>
          <w:rFonts w:ascii="Arial Unicode MS" w:hAnsi="Arial Unicode MS"/>
          <w:w w:val="89"/>
          <w:sz w:val="21"/>
        </w:rPr>
        <w:t>1</w:t>
      </w:r>
      <w:r w:rsidR="00FA655D">
        <w:rPr>
          <w:rFonts w:ascii="Arial" w:hAnsi="Arial"/>
          <w:w w:val="283"/>
          <w:position w:val="35"/>
          <w:sz w:val="20"/>
        </w:rPr>
        <w:t>\</w:t>
      </w:r>
      <w:r w:rsidR="00FA655D">
        <w:rPr>
          <w:rFonts w:ascii="Arial" w:hAnsi="Arial"/>
          <w:position w:val="35"/>
          <w:sz w:val="20"/>
        </w:rPr>
        <w:tab/>
      </w:r>
      <w:r w:rsidR="00FA655D">
        <w:rPr>
          <w:rFonts w:ascii="Century" w:hAnsi="Century"/>
          <w:spacing w:val="-1"/>
          <w:w w:val="97"/>
          <w:sz w:val="21"/>
        </w:rPr>
        <w:t>(5.13)</w:t>
      </w:r>
    </w:p>
    <w:p w14:paraId="1B3E5A40" w14:textId="77777777" w:rsidR="00ED6B8B" w:rsidRDefault="00ED6B8B" w:rsidP="00F672C4">
      <w:pPr>
        <w:pStyle w:val="BodyText"/>
        <w:spacing w:before="3"/>
        <w:rPr>
          <w:rFonts w:ascii="Century"/>
          <w:sz w:val="13"/>
        </w:rPr>
      </w:pPr>
    </w:p>
    <w:p w14:paraId="42191035" w14:textId="622E822D" w:rsidR="00ED6B8B" w:rsidRDefault="00FA655D">
      <w:pPr>
        <w:pStyle w:val="BodyText"/>
        <w:spacing w:before="118" w:line="264" w:lineRule="auto"/>
        <w:ind w:left="480" w:right="105"/>
        <w:pPrChange w:id="353" w:author="Raghda Wahdan" w:date="2017-11-06T13:08:00Z">
          <w:pPr>
            <w:pStyle w:val="BodyText"/>
            <w:spacing w:before="118" w:line="264" w:lineRule="auto"/>
            <w:ind w:left="480" w:right="105"/>
            <w:jc w:val="both"/>
          </w:pPr>
        </w:pPrChange>
      </w:pPr>
      <w:r>
        <w:t>The</w:t>
      </w:r>
      <w:r>
        <w:rPr>
          <w:spacing w:val="-9"/>
        </w:rPr>
        <w:t xml:space="preserve"> </w:t>
      </w:r>
      <w:r>
        <w:t>proposed</w:t>
      </w:r>
      <w:r>
        <w:rPr>
          <w:spacing w:val="-9"/>
        </w:rPr>
        <w:t xml:space="preserve"> </w:t>
      </w:r>
      <w:r>
        <w:t>equation</w:t>
      </w:r>
      <w:r>
        <w:rPr>
          <w:spacing w:val="-10"/>
        </w:rPr>
        <w:t xml:space="preserve"> </w:t>
      </w:r>
      <w:r>
        <w:t>gives</w:t>
      </w:r>
      <w:r>
        <w:rPr>
          <w:spacing w:val="-9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linear</w:t>
      </w:r>
      <w:r>
        <w:rPr>
          <w:spacing w:val="-9"/>
        </w:rPr>
        <w:t xml:space="preserve"> </w:t>
      </w:r>
      <w:r>
        <w:t>relation</w:t>
      </w:r>
      <w:r>
        <w:rPr>
          <w:spacing w:val="-9"/>
        </w:rPr>
        <w:t xml:space="preserve"> </w:t>
      </w:r>
      <w:del w:id="354" w:author="Raghda Wahdan" w:date="2017-11-18T23:36:00Z">
        <w:r w:rsidDel="003627DF">
          <w:delText>wrt.</w:delText>
        </w:r>
      </w:del>
      <w:ins w:id="355" w:author="Raghda Wahdan" w:date="2017-11-18T23:36:00Z">
        <w:r w:rsidR="003627DF">
          <w:t>in reference to</w:t>
        </w:r>
      </w:ins>
      <w:r>
        <w:rPr>
          <w:spacing w:val="15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number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tags</w:t>
      </w:r>
      <w:r>
        <w:rPr>
          <w:spacing w:val="-9"/>
        </w:rPr>
        <w:t xml:space="preserve"> </w:t>
      </w:r>
      <w:r>
        <w:rPr>
          <w:rFonts w:ascii="Bookman Old Style"/>
          <w:i/>
        </w:rPr>
        <w:t>n</w:t>
      </w:r>
      <w:r>
        <w:t>,</w:t>
      </w:r>
      <w:r>
        <w:rPr>
          <w:spacing w:val="-8"/>
        </w:rPr>
        <w:t xml:space="preserve"> </w:t>
      </w:r>
      <w:r>
        <w:t>and includes</w:t>
      </w:r>
      <w:r>
        <w:rPr>
          <w:spacing w:val="-21"/>
        </w:rPr>
        <w:t xml:space="preserve"> </w:t>
      </w:r>
      <w:r>
        <w:t>the</w:t>
      </w:r>
      <w:r>
        <w:rPr>
          <w:spacing w:val="-21"/>
        </w:rPr>
        <w:t xml:space="preserve"> </w:t>
      </w:r>
      <w:r>
        <w:t>slot</w:t>
      </w:r>
      <w:r>
        <w:rPr>
          <w:spacing w:val="-21"/>
        </w:rPr>
        <w:t xml:space="preserve"> </w:t>
      </w:r>
      <w:r>
        <w:t>duration</w:t>
      </w:r>
      <w:r>
        <w:rPr>
          <w:spacing w:val="-21"/>
        </w:rPr>
        <w:t xml:space="preserve"> </w:t>
      </w:r>
      <w:r>
        <w:t>constant</w:t>
      </w:r>
      <w:r>
        <w:rPr>
          <w:spacing w:val="-21"/>
        </w:rPr>
        <w:t xml:space="preserve"> </w:t>
      </w:r>
      <w:r>
        <w:rPr>
          <w:rFonts w:ascii="Bookman Old Style"/>
          <w:i/>
          <w:spacing w:val="2"/>
        </w:rPr>
        <w:t>C</w:t>
      </w:r>
      <w:r>
        <w:rPr>
          <w:rFonts w:ascii="Arial"/>
          <w:i/>
          <w:spacing w:val="2"/>
          <w:position w:val="-3"/>
          <w:sz w:val="16"/>
        </w:rPr>
        <w:t>t</w:t>
      </w:r>
      <w:r>
        <w:rPr>
          <w:spacing w:val="2"/>
        </w:rPr>
        <w:t>,</w:t>
      </w:r>
      <w:r>
        <w:rPr>
          <w:spacing w:val="-20"/>
        </w:rPr>
        <w:t xml:space="preserve"> </w:t>
      </w:r>
      <w:r>
        <w:t>which</w:t>
      </w:r>
      <w:r>
        <w:rPr>
          <w:spacing w:val="-21"/>
        </w:rPr>
        <w:t xml:space="preserve"> </w:t>
      </w:r>
      <w:r>
        <w:t>can</w:t>
      </w:r>
      <w:r>
        <w:rPr>
          <w:spacing w:val="-21"/>
        </w:rPr>
        <w:t xml:space="preserve"> </w:t>
      </w:r>
      <w:r>
        <w:rPr>
          <w:spacing w:val="3"/>
        </w:rPr>
        <w:t>be</w:t>
      </w:r>
      <w:r>
        <w:rPr>
          <w:spacing w:val="-21"/>
        </w:rPr>
        <w:t xml:space="preserve"> </w:t>
      </w:r>
      <w:r>
        <w:t>easily</w:t>
      </w:r>
      <w:r>
        <w:rPr>
          <w:spacing w:val="-21"/>
        </w:rPr>
        <w:t xml:space="preserve"> </w:t>
      </w:r>
      <w:r>
        <w:rPr>
          <w:spacing w:val="-3"/>
        </w:rPr>
        <w:t>varied</w:t>
      </w:r>
      <w:r>
        <w:rPr>
          <w:spacing w:val="-21"/>
        </w:rPr>
        <w:t xml:space="preserve"> </w:t>
      </w:r>
      <w:r>
        <w:t>as</w:t>
      </w:r>
      <w:r>
        <w:rPr>
          <w:spacing w:val="-21"/>
        </w:rPr>
        <w:t xml:space="preserve"> </w:t>
      </w:r>
      <w:r>
        <w:t>a</w:t>
      </w:r>
      <w:r>
        <w:rPr>
          <w:spacing w:val="-21"/>
        </w:rPr>
        <w:t xml:space="preserve"> </w:t>
      </w:r>
      <w:r>
        <w:t>function of</w:t>
      </w:r>
      <w:r>
        <w:rPr>
          <w:spacing w:val="-28"/>
        </w:rPr>
        <w:t xml:space="preserve"> </w:t>
      </w:r>
      <w:r>
        <w:t>the</w:t>
      </w:r>
      <w:r>
        <w:rPr>
          <w:spacing w:val="-28"/>
        </w:rPr>
        <w:t xml:space="preserve"> </w:t>
      </w:r>
      <w:r>
        <w:t>transmission</w:t>
      </w:r>
      <w:r>
        <w:rPr>
          <w:spacing w:val="-28"/>
        </w:rPr>
        <w:t xml:space="preserve"> </w:t>
      </w:r>
      <w:r>
        <w:t>rate</w:t>
      </w:r>
      <w:r>
        <w:rPr>
          <w:spacing w:val="-29"/>
        </w:rPr>
        <w:t xml:space="preserve"> </w:t>
      </w:r>
      <w:r>
        <w:t>and</w:t>
      </w:r>
      <w:r>
        <w:rPr>
          <w:spacing w:val="-28"/>
        </w:rPr>
        <w:t xml:space="preserve"> </w:t>
      </w:r>
      <w:r>
        <w:t>the</w:t>
      </w:r>
      <w:r>
        <w:rPr>
          <w:spacing w:val="-28"/>
        </w:rPr>
        <w:t xml:space="preserve"> </w:t>
      </w:r>
      <w:r>
        <w:t>working</w:t>
      </w:r>
      <w:r>
        <w:rPr>
          <w:spacing w:val="-28"/>
        </w:rPr>
        <w:t xml:space="preserve"> </w:t>
      </w:r>
      <w:r>
        <w:t>standard.</w:t>
      </w:r>
    </w:p>
    <w:p w14:paraId="568F9B9E" w14:textId="77777777" w:rsidR="00ED6B8B" w:rsidRDefault="00ED6B8B">
      <w:pPr>
        <w:spacing w:line="264" w:lineRule="auto"/>
        <w:sectPr w:rsidR="00ED6B8B">
          <w:type w:val="continuous"/>
          <w:pgSz w:w="11910" w:h="16840"/>
          <w:pgMar w:top="1580" w:right="1620" w:bottom="280" w:left="1680" w:header="720" w:footer="720" w:gutter="0"/>
          <w:cols w:space="720"/>
        </w:sectPr>
        <w:pPrChange w:id="356" w:author="Raghda Wahdan" w:date="2017-11-06T13:08:00Z">
          <w:pPr>
            <w:spacing w:line="264" w:lineRule="auto"/>
            <w:jc w:val="both"/>
          </w:pPr>
        </w:pPrChange>
      </w:pPr>
    </w:p>
    <w:p w14:paraId="5E51D87C" w14:textId="77777777" w:rsidR="00ED6B8B" w:rsidRDefault="00ED6B8B" w:rsidP="00F672C4">
      <w:pPr>
        <w:pStyle w:val="BodyText"/>
        <w:rPr>
          <w:sz w:val="20"/>
        </w:rPr>
      </w:pPr>
    </w:p>
    <w:p w14:paraId="04EAEFF5" w14:textId="77777777" w:rsidR="00ED6B8B" w:rsidRDefault="00ED6B8B" w:rsidP="00F672C4">
      <w:pPr>
        <w:pStyle w:val="BodyText"/>
        <w:spacing w:before="10"/>
        <w:rPr>
          <w:sz w:val="11"/>
        </w:rPr>
      </w:pPr>
    </w:p>
    <w:p w14:paraId="4404347D" w14:textId="77777777" w:rsidR="00ED6B8B" w:rsidRDefault="00FA655D" w:rsidP="00F672C4">
      <w:pPr>
        <w:pStyle w:val="BodyText"/>
        <w:spacing w:line="107" w:lineRule="exact"/>
        <w:ind w:left="898"/>
        <w:rPr>
          <w:sz w:val="10"/>
        </w:rPr>
      </w:pPr>
      <w:r>
        <w:rPr>
          <w:noProof/>
          <w:position w:val="-1"/>
          <w:sz w:val="10"/>
          <w:lang w:val="en-GB" w:eastAsia="en-GB"/>
        </w:rPr>
        <w:drawing>
          <wp:inline distT="0" distB="0" distL="0" distR="0" wp14:anchorId="745E5CA1" wp14:editId="63147C0E">
            <wp:extent cx="525255" cy="68008"/>
            <wp:effectExtent l="0" t="0" r="0" b="0"/>
            <wp:docPr id="5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4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255" cy="68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E78DF" w14:textId="77777777" w:rsidR="00ED6B8B" w:rsidRDefault="00ED6B8B" w:rsidP="00F672C4">
      <w:pPr>
        <w:pStyle w:val="BodyText"/>
        <w:rPr>
          <w:sz w:val="20"/>
        </w:rPr>
      </w:pPr>
    </w:p>
    <w:p w14:paraId="734FFE91" w14:textId="77777777" w:rsidR="00ED6B8B" w:rsidRDefault="00ED6B8B" w:rsidP="00F672C4">
      <w:pPr>
        <w:pStyle w:val="BodyText"/>
        <w:rPr>
          <w:sz w:val="20"/>
        </w:rPr>
      </w:pPr>
    </w:p>
    <w:p w14:paraId="5EE5EEBE" w14:textId="77777777" w:rsidR="00ED6B8B" w:rsidRDefault="00ED6B8B" w:rsidP="00F672C4">
      <w:pPr>
        <w:pStyle w:val="BodyText"/>
        <w:rPr>
          <w:sz w:val="20"/>
        </w:rPr>
      </w:pPr>
    </w:p>
    <w:p w14:paraId="3604E8C8" w14:textId="77777777" w:rsidR="00ED6B8B" w:rsidRDefault="00ED6B8B" w:rsidP="00F672C4">
      <w:pPr>
        <w:pStyle w:val="BodyText"/>
        <w:rPr>
          <w:sz w:val="20"/>
        </w:rPr>
      </w:pPr>
    </w:p>
    <w:p w14:paraId="756320DC" w14:textId="77777777" w:rsidR="00ED6B8B" w:rsidRDefault="00ED6B8B" w:rsidP="00F672C4">
      <w:pPr>
        <w:pStyle w:val="BodyText"/>
        <w:rPr>
          <w:sz w:val="20"/>
        </w:rPr>
      </w:pPr>
    </w:p>
    <w:p w14:paraId="76F0A0D0" w14:textId="77777777" w:rsidR="00ED6B8B" w:rsidRDefault="00ED6B8B" w:rsidP="00F672C4">
      <w:pPr>
        <w:pStyle w:val="BodyText"/>
        <w:rPr>
          <w:sz w:val="20"/>
        </w:rPr>
      </w:pPr>
    </w:p>
    <w:p w14:paraId="08564660" w14:textId="77777777" w:rsidR="00ED6B8B" w:rsidRDefault="00ED6B8B" w:rsidP="00F672C4">
      <w:pPr>
        <w:pStyle w:val="BodyText"/>
        <w:rPr>
          <w:sz w:val="20"/>
        </w:rPr>
      </w:pPr>
    </w:p>
    <w:p w14:paraId="70D67942" w14:textId="77777777" w:rsidR="00ED6B8B" w:rsidRDefault="00ED6B8B" w:rsidP="00F672C4">
      <w:pPr>
        <w:pStyle w:val="BodyText"/>
        <w:spacing w:before="6"/>
        <w:rPr>
          <w:sz w:val="29"/>
        </w:rPr>
      </w:pPr>
    </w:p>
    <w:p w14:paraId="6EF6D581" w14:textId="77777777" w:rsidR="00ED6B8B" w:rsidRDefault="00FA655D">
      <w:pPr>
        <w:pStyle w:val="BodyText"/>
        <w:spacing w:before="139" w:line="288" w:lineRule="exact"/>
        <w:ind w:left="108" w:right="478"/>
        <w:pPrChange w:id="357" w:author="Raghda Wahdan" w:date="2017-11-06T13:08:00Z">
          <w:pPr>
            <w:pStyle w:val="BodyText"/>
            <w:spacing w:before="139" w:line="288" w:lineRule="exact"/>
            <w:ind w:left="108" w:right="478"/>
            <w:jc w:val="both"/>
          </w:pPr>
        </w:pPrChange>
      </w:pPr>
      <w:r>
        <w:rPr>
          <w:noProof/>
          <w:lang w:val="en-GB" w:eastAsia="en-GB"/>
        </w:rPr>
        <w:drawing>
          <wp:anchor distT="0" distB="0" distL="0" distR="0" simplePos="0" relativeHeight="251444224" behindDoc="0" locked="0" layoutInCell="1" allowOverlap="1" wp14:anchorId="23E810C3" wp14:editId="18D7BCFE">
            <wp:simplePos x="0" y="0"/>
            <wp:positionH relativeFrom="page">
              <wp:posOffset>1610317</wp:posOffset>
            </wp:positionH>
            <wp:positionV relativeFrom="paragraph">
              <wp:posOffset>-688953</wp:posOffset>
            </wp:positionV>
            <wp:extent cx="343513" cy="68008"/>
            <wp:effectExtent l="0" t="0" r="0" b="0"/>
            <wp:wrapNone/>
            <wp:docPr id="7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5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3513" cy="68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90932">
        <w:rPr>
          <w:noProof/>
          <w:lang w:val="en-GB" w:eastAsia="en-GB"/>
        </w:rPr>
        <mc:AlternateContent>
          <mc:Choice Requires="wpg">
            <w:drawing>
              <wp:anchor distT="0" distB="0" distL="114300" distR="114300" simplePos="0" relativeHeight="251446272" behindDoc="0" locked="0" layoutInCell="1" allowOverlap="1" wp14:anchorId="277A1FEF" wp14:editId="1327EE7E">
                <wp:simplePos x="0" y="0"/>
                <wp:positionH relativeFrom="page">
                  <wp:posOffset>1603375</wp:posOffset>
                </wp:positionH>
                <wp:positionV relativeFrom="paragraph">
                  <wp:posOffset>-1384300</wp:posOffset>
                </wp:positionV>
                <wp:extent cx="2712720" cy="593090"/>
                <wp:effectExtent l="3175" t="6350" r="0" b="635"/>
                <wp:wrapNone/>
                <wp:docPr id="1382" name="Group 13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712720" cy="593090"/>
                          <a:chOff x="2525" y="-2180"/>
                          <a:chExt cx="4272" cy="934"/>
                        </a:xfrm>
                      </wpg:grpSpPr>
                      <pic:pic xmlns:pic="http://schemas.openxmlformats.org/drawingml/2006/picture">
                        <pic:nvPicPr>
                          <pic:cNvPr id="1383" name="Picture 140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539" y="-1927"/>
                            <a:ext cx="575" cy="2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384" name="Rectangle 1403"/>
                        <wps:cNvSpPr>
                          <a:spLocks noChangeArrowheads="1"/>
                        </wps:cNvSpPr>
                        <wps:spPr bwMode="auto">
                          <a:xfrm>
                            <a:off x="2533" y="-1934"/>
                            <a:ext cx="561" cy="240"/>
                          </a:xfrm>
                          <a:prstGeom prst="rect">
                            <a:avLst/>
                          </a:prstGeom>
                          <a:noFill/>
                          <a:ln w="8968">
                            <a:solidFill>
                              <a:srgbClr val="3F3F3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85" name="Picture 140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340" y="-2166"/>
                            <a:ext cx="815" cy="2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386" name="Rectangle 1401"/>
                        <wps:cNvSpPr>
                          <a:spLocks noChangeArrowheads="1"/>
                        </wps:cNvSpPr>
                        <wps:spPr bwMode="auto">
                          <a:xfrm>
                            <a:off x="3333" y="-2173"/>
                            <a:ext cx="801" cy="240"/>
                          </a:xfrm>
                          <a:prstGeom prst="rect">
                            <a:avLst/>
                          </a:prstGeom>
                          <a:solidFill>
                            <a:srgbClr val="A5C3D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87" name="Rectangle 1400"/>
                        <wps:cNvSpPr>
                          <a:spLocks noChangeArrowheads="1"/>
                        </wps:cNvSpPr>
                        <wps:spPr bwMode="auto">
                          <a:xfrm>
                            <a:off x="3333" y="-2173"/>
                            <a:ext cx="801" cy="240"/>
                          </a:xfrm>
                          <a:prstGeom prst="rect">
                            <a:avLst/>
                          </a:prstGeom>
                          <a:noFill/>
                          <a:ln w="8968">
                            <a:solidFill>
                              <a:srgbClr val="3F3F3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88" name="Picture 139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56" y="-2109"/>
                            <a:ext cx="352" cy="1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89" name="Picture 139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340" y="-1929"/>
                            <a:ext cx="815" cy="2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390" name="Rectangle 1397"/>
                        <wps:cNvSpPr>
                          <a:spLocks noChangeArrowheads="1"/>
                        </wps:cNvSpPr>
                        <wps:spPr bwMode="auto">
                          <a:xfrm>
                            <a:off x="3333" y="-1935"/>
                            <a:ext cx="801" cy="240"/>
                          </a:xfrm>
                          <a:prstGeom prst="rect">
                            <a:avLst/>
                          </a:prstGeom>
                          <a:solidFill>
                            <a:srgbClr val="A5C3D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91" name="Rectangle 1396"/>
                        <wps:cNvSpPr>
                          <a:spLocks noChangeArrowheads="1"/>
                        </wps:cNvSpPr>
                        <wps:spPr bwMode="auto">
                          <a:xfrm>
                            <a:off x="3333" y="-1935"/>
                            <a:ext cx="801" cy="240"/>
                          </a:xfrm>
                          <a:prstGeom prst="rect">
                            <a:avLst/>
                          </a:prstGeom>
                          <a:noFill/>
                          <a:ln w="8968">
                            <a:solidFill>
                              <a:srgbClr val="3F3F3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92" name="Picture 139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56" y="-1872"/>
                            <a:ext cx="352" cy="1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93" name="Picture 139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107" y="-1638"/>
                            <a:ext cx="240" cy="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394" name="Line 1393"/>
                        <wps:cNvCnPr/>
                        <wps:spPr bwMode="auto">
                          <a:xfrm>
                            <a:off x="3151" y="-1614"/>
                            <a:ext cx="125" cy="0"/>
                          </a:xfrm>
                          <a:prstGeom prst="line">
                            <a:avLst/>
                          </a:prstGeom>
                          <a:noFill/>
                          <a:ln w="8968">
                            <a:solidFill>
                              <a:srgbClr val="3F3F3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95" name="AutoShape 1392"/>
                        <wps:cNvSpPr>
                          <a:spLocks/>
                        </wps:cNvSpPr>
                        <wps:spPr bwMode="auto">
                          <a:xfrm>
                            <a:off x="3093" y="-1652"/>
                            <a:ext cx="241" cy="76"/>
                          </a:xfrm>
                          <a:custGeom>
                            <a:avLst/>
                            <a:gdLst>
                              <a:gd name="T0" fmla="+- 0 3169 3093"/>
                              <a:gd name="T1" fmla="*/ T0 w 241"/>
                              <a:gd name="T2" fmla="+- 0 -1652 -1652"/>
                              <a:gd name="T3" fmla="*/ -1652 h 76"/>
                              <a:gd name="T4" fmla="+- 0 3093 3093"/>
                              <a:gd name="T5" fmla="*/ T4 w 241"/>
                              <a:gd name="T6" fmla="+- 0 -1614 -1652"/>
                              <a:gd name="T7" fmla="*/ -1614 h 76"/>
                              <a:gd name="T8" fmla="+- 0 3169 3093"/>
                              <a:gd name="T9" fmla="*/ T8 w 241"/>
                              <a:gd name="T10" fmla="+- 0 -1576 -1652"/>
                              <a:gd name="T11" fmla="*/ -1576 h 76"/>
                              <a:gd name="T12" fmla="+- 0 3162 3093"/>
                              <a:gd name="T13" fmla="*/ T12 w 241"/>
                              <a:gd name="T14" fmla="+- 0 -1594 -1652"/>
                              <a:gd name="T15" fmla="*/ -1594 h 76"/>
                              <a:gd name="T16" fmla="+- 0 3160 3093"/>
                              <a:gd name="T17" fmla="*/ T16 w 241"/>
                              <a:gd name="T18" fmla="+- 0 -1614 -1652"/>
                              <a:gd name="T19" fmla="*/ -1614 h 76"/>
                              <a:gd name="T20" fmla="+- 0 3162 3093"/>
                              <a:gd name="T21" fmla="*/ T20 w 241"/>
                              <a:gd name="T22" fmla="+- 0 -1633 -1652"/>
                              <a:gd name="T23" fmla="*/ -1633 h 76"/>
                              <a:gd name="T24" fmla="+- 0 3169 3093"/>
                              <a:gd name="T25" fmla="*/ T24 w 241"/>
                              <a:gd name="T26" fmla="+- 0 -1652 -1652"/>
                              <a:gd name="T27" fmla="*/ -1652 h 76"/>
                              <a:gd name="T28" fmla="+- 0 3333 3093"/>
                              <a:gd name="T29" fmla="*/ T28 w 241"/>
                              <a:gd name="T30" fmla="+- 0 -1614 -1652"/>
                              <a:gd name="T31" fmla="*/ -1614 h 76"/>
                              <a:gd name="T32" fmla="+- 0 3258 3093"/>
                              <a:gd name="T33" fmla="*/ T32 w 241"/>
                              <a:gd name="T34" fmla="+- 0 -1652 -1652"/>
                              <a:gd name="T35" fmla="*/ -1652 h 76"/>
                              <a:gd name="T36" fmla="+- 0 3264 3093"/>
                              <a:gd name="T37" fmla="*/ T36 w 241"/>
                              <a:gd name="T38" fmla="+- 0 -1633 -1652"/>
                              <a:gd name="T39" fmla="*/ -1633 h 76"/>
                              <a:gd name="T40" fmla="+- 0 3267 3093"/>
                              <a:gd name="T41" fmla="*/ T40 w 241"/>
                              <a:gd name="T42" fmla="+- 0 -1614 -1652"/>
                              <a:gd name="T43" fmla="*/ -1614 h 76"/>
                              <a:gd name="T44" fmla="+- 0 3264 3093"/>
                              <a:gd name="T45" fmla="*/ T44 w 241"/>
                              <a:gd name="T46" fmla="+- 0 -1594 -1652"/>
                              <a:gd name="T47" fmla="*/ -1594 h 76"/>
                              <a:gd name="T48" fmla="+- 0 3258 3093"/>
                              <a:gd name="T49" fmla="*/ T48 w 241"/>
                              <a:gd name="T50" fmla="+- 0 -1576 -1652"/>
                              <a:gd name="T51" fmla="*/ -1576 h 76"/>
                              <a:gd name="T52" fmla="+- 0 3333 3093"/>
                              <a:gd name="T53" fmla="*/ T52 w 241"/>
                              <a:gd name="T54" fmla="+- 0 -1614 -1652"/>
                              <a:gd name="T55" fmla="*/ -1614 h 7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241" h="76">
                                <a:moveTo>
                                  <a:pt x="76" y="0"/>
                                </a:moveTo>
                                <a:lnTo>
                                  <a:pt x="0" y="38"/>
                                </a:lnTo>
                                <a:lnTo>
                                  <a:pt x="76" y="76"/>
                                </a:lnTo>
                                <a:lnTo>
                                  <a:pt x="69" y="58"/>
                                </a:lnTo>
                                <a:lnTo>
                                  <a:pt x="67" y="38"/>
                                </a:lnTo>
                                <a:lnTo>
                                  <a:pt x="69" y="19"/>
                                </a:lnTo>
                                <a:lnTo>
                                  <a:pt x="76" y="0"/>
                                </a:lnTo>
                                <a:moveTo>
                                  <a:pt x="240" y="38"/>
                                </a:moveTo>
                                <a:lnTo>
                                  <a:pt x="165" y="0"/>
                                </a:lnTo>
                                <a:lnTo>
                                  <a:pt x="171" y="19"/>
                                </a:lnTo>
                                <a:lnTo>
                                  <a:pt x="174" y="38"/>
                                </a:lnTo>
                                <a:lnTo>
                                  <a:pt x="171" y="58"/>
                                </a:lnTo>
                                <a:lnTo>
                                  <a:pt x="165" y="76"/>
                                </a:lnTo>
                                <a:lnTo>
                                  <a:pt x="240" y="38"/>
                                </a:lnTo>
                              </a:path>
                            </a:pathLst>
                          </a:custGeom>
                          <a:solidFill>
                            <a:srgbClr val="3F3F3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96" name="Picture 139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381" y="-1927"/>
                            <a:ext cx="574" cy="2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397" name="Rectangle 1390"/>
                        <wps:cNvSpPr>
                          <a:spLocks noChangeArrowheads="1"/>
                        </wps:cNvSpPr>
                        <wps:spPr bwMode="auto">
                          <a:xfrm>
                            <a:off x="4374" y="-1934"/>
                            <a:ext cx="560" cy="240"/>
                          </a:xfrm>
                          <a:prstGeom prst="rect">
                            <a:avLst/>
                          </a:prstGeom>
                          <a:noFill/>
                          <a:ln w="8968">
                            <a:solidFill>
                              <a:srgbClr val="3F3F3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98" name="Picture 138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465" y="-1870"/>
                            <a:ext cx="298" cy="1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99" name="Picture 138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148" y="-1638"/>
                            <a:ext cx="240" cy="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400" name="Line 1387"/>
                        <wps:cNvCnPr/>
                        <wps:spPr bwMode="auto">
                          <a:xfrm>
                            <a:off x="4191" y="-1614"/>
                            <a:ext cx="126" cy="0"/>
                          </a:xfrm>
                          <a:prstGeom prst="line">
                            <a:avLst/>
                          </a:prstGeom>
                          <a:noFill/>
                          <a:ln w="8968">
                            <a:solidFill>
                              <a:srgbClr val="3F3F3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01" name="AutoShape 1386"/>
                        <wps:cNvSpPr>
                          <a:spLocks/>
                        </wps:cNvSpPr>
                        <wps:spPr bwMode="auto">
                          <a:xfrm>
                            <a:off x="4134" y="-1652"/>
                            <a:ext cx="241" cy="76"/>
                          </a:xfrm>
                          <a:custGeom>
                            <a:avLst/>
                            <a:gdLst>
                              <a:gd name="T0" fmla="+- 0 4210 4134"/>
                              <a:gd name="T1" fmla="*/ T0 w 241"/>
                              <a:gd name="T2" fmla="+- 0 -1652 -1652"/>
                              <a:gd name="T3" fmla="*/ -1652 h 76"/>
                              <a:gd name="T4" fmla="+- 0 4134 4134"/>
                              <a:gd name="T5" fmla="*/ T4 w 241"/>
                              <a:gd name="T6" fmla="+- 0 -1614 -1652"/>
                              <a:gd name="T7" fmla="*/ -1614 h 76"/>
                              <a:gd name="T8" fmla="+- 0 4210 4134"/>
                              <a:gd name="T9" fmla="*/ T8 w 241"/>
                              <a:gd name="T10" fmla="+- 0 -1576 -1652"/>
                              <a:gd name="T11" fmla="*/ -1576 h 76"/>
                              <a:gd name="T12" fmla="+- 0 4203 4134"/>
                              <a:gd name="T13" fmla="*/ T12 w 241"/>
                              <a:gd name="T14" fmla="+- 0 -1594 -1652"/>
                              <a:gd name="T15" fmla="*/ -1594 h 76"/>
                              <a:gd name="T16" fmla="+- 0 4201 4134"/>
                              <a:gd name="T17" fmla="*/ T16 w 241"/>
                              <a:gd name="T18" fmla="+- 0 -1614 -1652"/>
                              <a:gd name="T19" fmla="*/ -1614 h 76"/>
                              <a:gd name="T20" fmla="+- 0 4203 4134"/>
                              <a:gd name="T21" fmla="*/ T20 w 241"/>
                              <a:gd name="T22" fmla="+- 0 -1633 -1652"/>
                              <a:gd name="T23" fmla="*/ -1633 h 76"/>
                              <a:gd name="T24" fmla="+- 0 4210 4134"/>
                              <a:gd name="T25" fmla="*/ T24 w 241"/>
                              <a:gd name="T26" fmla="+- 0 -1652 -1652"/>
                              <a:gd name="T27" fmla="*/ -1652 h 76"/>
                              <a:gd name="T28" fmla="+- 0 4374 4134"/>
                              <a:gd name="T29" fmla="*/ T28 w 241"/>
                              <a:gd name="T30" fmla="+- 0 -1614 -1652"/>
                              <a:gd name="T31" fmla="*/ -1614 h 76"/>
                              <a:gd name="T32" fmla="+- 0 4299 4134"/>
                              <a:gd name="T33" fmla="*/ T32 w 241"/>
                              <a:gd name="T34" fmla="+- 0 -1652 -1652"/>
                              <a:gd name="T35" fmla="*/ -1652 h 76"/>
                              <a:gd name="T36" fmla="+- 0 4305 4134"/>
                              <a:gd name="T37" fmla="*/ T36 w 241"/>
                              <a:gd name="T38" fmla="+- 0 -1633 -1652"/>
                              <a:gd name="T39" fmla="*/ -1633 h 76"/>
                              <a:gd name="T40" fmla="+- 0 4307 4134"/>
                              <a:gd name="T41" fmla="*/ T40 w 241"/>
                              <a:gd name="T42" fmla="+- 0 -1614 -1652"/>
                              <a:gd name="T43" fmla="*/ -1614 h 76"/>
                              <a:gd name="T44" fmla="+- 0 4305 4134"/>
                              <a:gd name="T45" fmla="*/ T44 w 241"/>
                              <a:gd name="T46" fmla="+- 0 -1594 -1652"/>
                              <a:gd name="T47" fmla="*/ -1594 h 76"/>
                              <a:gd name="T48" fmla="+- 0 4299 4134"/>
                              <a:gd name="T49" fmla="*/ T48 w 241"/>
                              <a:gd name="T50" fmla="+- 0 -1576 -1652"/>
                              <a:gd name="T51" fmla="*/ -1576 h 76"/>
                              <a:gd name="T52" fmla="+- 0 4374 4134"/>
                              <a:gd name="T53" fmla="*/ T52 w 241"/>
                              <a:gd name="T54" fmla="+- 0 -1614 -1652"/>
                              <a:gd name="T55" fmla="*/ -1614 h 7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241" h="76">
                                <a:moveTo>
                                  <a:pt x="76" y="0"/>
                                </a:moveTo>
                                <a:lnTo>
                                  <a:pt x="0" y="38"/>
                                </a:lnTo>
                                <a:lnTo>
                                  <a:pt x="76" y="76"/>
                                </a:lnTo>
                                <a:lnTo>
                                  <a:pt x="69" y="58"/>
                                </a:lnTo>
                                <a:lnTo>
                                  <a:pt x="67" y="38"/>
                                </a:lnTo>
                                <a:lnTo>
                                  <a:pt x="69" y="19"/>
                                </a:lnTo>
                                <a:lnTo>
                                  <a:pt x="76" y="0"/>
                                </a:lnTo>
                                <a:moveTo>
                                  <a:pt x="240" y="38"/>
                                </a:moveTo>
                                <a:lnTo>
                                  <a:pt x="165" y="0"/>
                                </a:lnTo>
                                <a:lnTo>
                                  <a:pt x="171" y="19"/>
                                </a:lnTo>
                                <a:lnTo>
                                  <a:pt x="173" y="38"/>
                                </a:lnTo>
                                <a:lnTo>
                                  <a:pt x="171" y="58"/>
                                </a:lnTo>
                                <a:lnTo>
                                  <a:pt x="165" y="76"/>
                                </a:lnTo>
                                <a:lnTo>
                                  <a:pt x="240" y="38"/>
                                </a:lnTo>
                              </a:path>
                            </a:pathLst>
                          </a:custGeom>
                          <a:solidFill>
                            <a:srgbClr val="3F3F3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02" name="Picture 138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182" y="-2166"/>
                            <a:ext cx="814" cy="2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403" name="Rectangle 1384"/>
                        <wps:cNvSpPr>
                          <a:spLocks noChangeArrowheads="1"/>
                        </wps:cNvSpPr>
                        <wps:spPr bwMode="auto">
                          <a:xfrm>
                            <a:off x="5175" y="-2173"/>
                            <a:ext cx="801" cy="240"/>
                          </a:xfrm>
                          <a:prstGeom prst="rect">
                            <a:avLst/>
                          </a:prstGeom>
                          <a:solidFill>
                            <a:srgbClr val="A5C3D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04" name="Rectangle 1383"/>
                        <wps:cNvSpPr>
                          <a:spLocks noChangeArrowheads="1"/>
                        </wps:cNvSpPr>
                        <wps:spPr bwMode="auto">
                          <a:xfrm>
                            <a:off x="5175" y="-2173"/>
                            <a:ext cx="801" cy="240"/>
                          </a:xfrm>
                          <a:prstGeom prst="rect">
                            <a:avLst/>
                          </a:prstGeom>
                          <a:noFill/>
                          <a:ln w="8968">
                            <a:solidFill>
                              <a:srgbClr val="3F3F3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05" name="Picture 138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98" y="-2109"/>
                            <a:ext cx="351" cy="1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06" name="Picture 138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182" y="-1929"/>
                            <a:ext cx="814" cy="2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407" name="Rectangle 1380"/>
                        <wps:cNvSpPr>
                          <a:spLocks noChangeArrowheads="1"/>
                        </wps:cNvSpPr>
                        <wps:spPr bwMode="auto">
                          <a:xfrm>
                            <a:off x="5175" y="-1935"/>
                            <a:ext cx="801" cy="240"/>
                          </a:xfrm>
                          <a:prstGeom prst="rect">
                            <a:avLst/>
                          </a:prstGeom>
                          <a:solidFill>
                            <a:srgbClr val="A5C3D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08" name="Rectangle 1379"/>
                        <wps:cNvSpPr>
                          <a:spLocks noChangeArrowheads="1"/>
                        </wps:cNvSpPr>
                        <wps:spPr bwMode="auto">
                          <a:xfrm>
                            <a:off x="5175" y="-1935"/>
                            <a:ext cx="801" cy="240"/>
                          </a:xfrm>
                          <a:prstGeom prst="rect">
                            <a:avLst/>
                          </a:prstGeom>
                          <a:noFill/>
                          <a:ln w="8968">
                            <a:solidFill>
                              <a:srgbClr val="3F3F3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09" name="Picture 137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98" y="-1872"/>
                            <a:ext cx="351" cy="1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10" name="Picture 137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48" y="-1638"/>
                            <a:ext cx="240" cy="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411" name="Line 1376"/>
                        <wps:cNvCnPr/>
                        <wps:spPr bwMode="auto">
                          <a:xfrm>
                            <a:off x="4992" y="-1614"/>
                            <a:ext cx="126" cy="0"/>
                          </a:xfrm>
                          <a:prstGeom prst="line">
                            <a:avLst/>
                          </a:prstGeom>
                          <a:noFill/>
                          <a:ln w="8968">
                            <a:solidFill>
                              <a:srgbClr val="3F3F3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12" name="AutoShape 1375"/>
                        <wps:cNvSpPr>
                          <a:spLocks/>
                        </wps:cNvSpPr>
                        <wps:spPr bwMode="auto">
                          <a:xfrm>
                            <a:off x="4935" y="-1652"/>
                            <a:ext cx="241" cy="76"/>
                          </a:xfrm>
                          <a:custGeom>
                            <a:avLst/>
                            <a:gdLst>
                              <a:gd name="T0" fmla="+- 0 5010 4935"/>
                              <a:gd name="T1" fmla="*/ T0 w 241"/>
                              <a:gd name="T2" fmla="+- 0 -1652 -1652"/>
                              <a:gd name="T3" fmla="*/ -1652 h 76"/>
                              <a:gd name="T4" fmla="+- 0 4935 4935"/>
                              <a:gd name="T5" fmla="*/ T4 w 241"/>
                              <a:gd name="T6" fmla="+- 0 -1614 -1652"/>
                              <a:gd name="T7" fmla="*/ -1614 h 76"/>
                              <a:gd name="T8" fmla="+- 0 5010 4935"/>
                              <a:gd name="T9" fmla="*/ T8 w 241"/>
                              <a:gd name="T10" fmla="+- 0 -1576 -1652"/>
                              <a:gd name="T11" fmla="*/ -1576 h 76"/>
                              <a:gd name="T12" fmla="+- 0 5004 4935"/>
                              <a:gd name="T13" fmla="*/ T12 w 241"/>
                              <a:gd name="T14" fmla="+- 0 -1594 -1652"/>
                              <a:gd name="T15" fmla="*/ -1594 h 76"/>
                              <a:gd name="T16" fmla="+- 0 5002 4935"/>
                              <a:gd name="T17" fmla="*/ T16 w 241"/>
                              <a:gd name="T18" fmla="+- 0 -1614 -1652"/>
                              <a:gd name="T19" fmla="*/ -1614 h 76"/>
                              <a:gd name="T20" fmla="+- 0 5004 4935"/>
                              <a:gd name="T21" fmla="*/ T20 w 241"/>
                              <a:gd name="T22" fmla="+- 0 -1633 -1652"/>
                              <a:gd name="T23" fmla="*/ -1633 h 76"/>
                              <a:gd name="T24" fmla="+- 0 5010 4935"/>
                              <a:gd name="T25" fmla="*/ T24 w 241"/>
                              <a:gd name="T26" fmla="+- 0 -1652 -1652"/>
                              <a:gd name="T27" fmla="*/ -1652 h 76"/>
                              <a:gd name="T28" fmla="+- 0 5175 4935"/>
                              <a:gd name="T29" fmla="*/ T28 w 241"/>
                              <a:gd name="T30" fmla="+- 0 -1614 -1652"/>
                              <a:gd name="T31" fmla="*/ -1614 h 76"/>
                              <a:gd name="T32" fmla="+- 0 5099 4935"/>
                              <a:gd name="T33" fmla="*/ T32 w 241"/>
                              <a:gd name="T34" fmla="+- 0 -1652 -1652"/>
                              <a:gd name="T35" fmla="*/ -1652 h 76"/>
                              <a:gd name="T36" fmla="+- 0 5106 4935"/>
                              <a:gd name="T37" fmla="*/ T36 w 241"/>
                              <a:gd name="T38" fmla="+- 0 -1633 -1652"/>
                              <a:gd name="T39" fmla="*/ -1633 h 76"/>
                              <a:gd name="T40" fmla="+- 0 5108 4935"/>
                              <a:gd name="T41" fmla="*/ T40 w 241"/>
                              <a:gd name="T42" fmla="+- 0 -1614 -1652"/>
                              <a:gd name="T43" fmla="*/ -1614 h 76"/>
                              <a:gd name="T44" fmla="+- 0 5106 4935"/>
                              <a:gd name="T45" fmla="*/ T44 w 241"/>
                              <a:gd name="T46" fmla="+- 0 -1594 -1652"/>
                              <a:gd name="T47" fmla="*/ -1594 h 76"/>
                              <a:gd name="T48" fmla="+- 0 5099 4935"/>
                              <a:gd name="T49" fmla="*/ T48 w 241"/>
                              <a:gd name="T50" fmla="+- 0 -1576 -1652"/>
                              <a:gd name="T51" fmla="*/ -1576 h 76"/>
                              <a:gd name="T52" fmla="+- 0 5175 4935"/>
                              <a:gd name="T53" fmla="*/ T52 w 241"/>
                              <a:gd name="T54" fmla="+- 0 -1614 -1652"/>
                              <a:gd name="T55" fmla="*/ -1614 h 7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241" h="76">
                                <a:moveTo>
                                  <a:pt x="75" y="0"/>
                                </a:moveTo>
                                <a:lnTo>
                                  <a:pt x="0" y="38"/>
                                </a:lnTo>
                                <a:lnTo>
                                  <a:pt x="75" y="76"/>
                                </a:lnTo>
                                <a:lnTo>
                                  <a:pt x="69" y="58"/>
                                </a:lnTo>
                                <a:lnTo>
                                  <a:pt x="67" y="38"/>
                                </a:lnTo>
                                <a:lnTo>
                                  <a:pt x="69" y="19"/>
                                </a:lnTo>
                                <a:lnTo>
                                  <a:pt x="75" y="0"/>
                                </a:lnTo>
                                <a:moveTo>
                                  <a:pt x="240" y="38"/>
                                </a:moveTo>
                                <a:lnTo>
                                  <a:pt x="164" y="0"/>
                                </a:lnTo>
                                <a:lnTo>
                                  <a:pt x="171" y="19"/>
                                </a:lnTo>
                                <a:lnTo>
                                  <a:pt x="173" y="38"/>
                                </a:lnTo>
                                <a:lnTo>
                                  <a:pt x="171" y="58"/>
                                </a:lnTo>
                                <a:lnTo>
                                  <a:pt x="164" y="76"/>
                                </a:lnTo>
                                <a:lnTo>
                                  <a:pt x="240" y="38"/>
                                </a:lnTo>
                              </a:path>
                            </a:pathLst>
                          </a:custGeom>
                          <a:solidFill>
                            <a:srgbClr val="3F3F3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13" name="Picture 13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236" y="-1927"/>
                            <a:ext cx="561" cy="2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414" name="Rectangle 1373"/>
                        <wps:cNvSpPr>
                          <a:spLocks noChangeArrowheads="1"/>
                        </wps:cNvSpPr>
                        <wps:spPr bwMode="auto">
                          <a:xfrm>
                            <a:off x="6229" y="-1934"/>
                            <a:ext cx="547" cy="240"/>
                          </a:xfrm>
                          <a:prstGeom prst="rect">
                            <a:avLst/>
                          </a:prstGeom>
                          <a:noFill/>
                          <a:ln w="8968">
                            <a:solidFill>
                              <a:srgbClr val="3F3F3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15" name="Picture 13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396" y="-1914"/>
                            <a:ext cx="14" cy="2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416" name="Line 1371"/>
                        <wps:cNvCnPr/>
                        <wps:spPr bwMode="auto">
                          <a:xfrm>
                            <a:off x="6389" y="-1921"/>
                            <a:ext cx="0" cy="221"/>
                          </a:xfrm>
                          <a:prstGeom prst="line">
                            <a:avLst/>
                          </a:prstGeom>
                          <a:noFill/>
                          <a:ln w="8968">
                            <a:solidFill>
                              <a:srgbClr val="3F3F3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417" name="Picture 13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427" y="-1870"/>
                            <a:ext cx="298" cy="1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18" name="Picture 13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989" y="-1638"/>
                            <a:ext cx="240" cy="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419" name="Line 1368"/>
                        <wps:cNvCnPr/>
                        <wps:spPr bwMode="auto">
                          <a:xfrm>
                            <a:off x="6033" y="-1614"/>
                            <a:ext cx="126" cy="0"/>
                          </a:xfrm>
                          <a:prstGeom prst="line">
                            <a:avLst/>
                          </a:prstGeom>
                          <a:noFill/>
                          <a:ln w="8968">
                            <a:solidFill>
                              <a:srgbClr val="3F3F3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20" name="AutoShape 1367"/>
                        <wps:cNvSpPr>
                          <a:spLocks/>
                        </wps:cNvSpPr>
                        <wps:spPr bwMode="auto">
                          <a:xfrm>
                            <a:off x="5976" y="-1652"/>
                            <a:ext cx="241" cy="76"/>
                          </a:xfrm>
                          <a:custGeom>
                            <a:avLst/>
                            <a:gdLst>
                              <a:gd name="T0" fmla="+- 0 6051 5976"/>
                              <a:gd name="T1" fmla="*/ T0 w 241"/>
                              <a:gd name="T2" fmla="+- 0 -1652 -1652"/>
                              <a:gd name="T3" fmla="*/ -1652 h 76"/>
                              <a:gd name="T4" fmla="+- 0 5976 5976"/>
                              <a:gd name="T5" fmla="*/ T4 w 241"/>
                              <a:gd name="T6" fmla="+- 0 -1614 -1652"/>
                              <a:gd name="T7" fmla="*/ -1614 h 76"/>
                              <a:gd name="T8" fmla="+- 0 6051 5976"/>
                              <a:gd name="T9" fmla="*/ T8 w 241"/>
                              <a:gd name="T10" fmla="+- 0 -1576 -1652"/>
                              <a:gd name="T11" fmla="*/ -1576 h 76"/>
                              <a:gd name="T12" fmla="+- 0 6045 5976"/>
                              <a:gd name="T13" fmla="*/ T12 w 241"/>
                              <a:gd name="T14" fmla="+- 0 -1594 -1652"/>
                              <a:gd name="T15" fmla="*/ -1594 h 76"/>
                              <a:gd name="T16" fmla="+- 0 6042 5976"/>
                              <a:gd name="T17" fmla="*/ T16 w 241"/>
                              <a:gd name="T18" fmla="+- 0 -1614 -1652"/>
                              <a:gd name="T19" fmla="*/ -1614 h 76"/>
                              <a:gd name="T20" fmla="+- 0 6045 5976"/>
                              <a:gd name="T21" fmla="*/ T20 w 241"/>
                              <a:gd name="T22" fmla="+- 0 -1633 -1652"/>
                              <a:gd name="T23" fmla="*/ -1633 h 76"/>
                              <a:gd name="T24" fmla="+- 0 6051 5976"/>
                              <a:gd name="T25" fmla="*/ T24 w 241"/>
                              <a:gd name="T26" fmla="+- 0 -1652 -1652"/>
                              <a:gd name="T27" fmla="*/ -1652 h 76"/>
                              <a:gd name="T28" fmla="+- 0 6216 5976"/>
                              <a:gd name="T29" fmla="*/ T28 w 241"/>
                              <a:gd name="T30" fmla="+- 0 -1614 -1652"/>
                              <a:gd name="T31" fmla="*/ -1614 h 76"/>
                              <a:gd name="T32" fmla="+- 0 6140 5976"/>
                              <a:gd name="T33" fmla="*/ T32 w 241"/>
                              <a:gd name="T34" fmla="+- 0 -1652 -1652"/>
                              <a:gd name="T35" fmla="*/ -1652 h 76"/>
                              <a:gd name="T36" fmla="+- 0 6147 5976"/>
                              <a:gd name="T37" fmla="*/ T36 w 241"/>
                              <a:gd name="T38" fmla="+- 0 -1633 -1652"/>
                              <a:gd name="T39" fmla="*/ -1633 h 76"/>
                              <a:gd name="T40" fmla="+- 0 6149 5976"/>
                              <a:gd name="T41" fmla="*/ T40 w 241"/>
                              <a:gd name="T42" fmla="+- 0 -1614 -1652"/>
                              <a:gd name="T43" fmla="*/ -1614 h 76"/>
                              <a:gd name="T44" fmla="+- 0 6147 5976"/>
                              <a:gd name="T45" fmla="*/ T44 w 241"/>
                              <a:gd name="T46" fmla="+- 0 -1594 -1652"/>
                              <a:gd name="T47" fmla="*/ -1594 h 76"/>
                              <a:gd name="T48" fmla="+- 0 6140 5976"/>
                              <a:gd name="T49" fmla="*/ T48 w 241"/>
                              <a:gd name="T50" fmla="+- 0 -1576 -1652"/>
                              <a:gd name="T51" fmla="*/ -1576 h 76"/>
                              <a:gd name="T52" fmla="+- 0 6216 5976"/>
                              <a:gd name="T53" fmla="*/ T52 w 241"/>
                              <a:gd name="T54" fmla="+- 0 -1614 -1652"/>
                              <a:gd name="T55" fmla="*/ -1614 h 7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241" h="76">
                                <a:moveTo>
                                  <a:pt x="75" y="0"/>
                                </a:moveTo>
                                <a:lnTo>
                                  <a:pt x="0" y="38"/>
                                </a:lnTo>
                                <a:lnTo>
                                  <a:pt x="75" y="76"/>
                                </a:lnTo>
                                <a:lnTo>
                                  <a:pt x="69" y="58"/>
                                </a:lnTo>
                                <a:lnTo>
                                  <a:pt x="66" y="38"/>
                                </a:lnTo>
                                <a:lnTo>
                                  <a:pt x="69" y="19"/>
                                </a:lnTo>
                                <a:lnTo>
                                  <a:pt x="75" y="0"/>
                                </a:lnTo>
                                <a:moveTo>
                                  <a:pt x="240" y="38"/>
                                </a:moveTo>
                                <a:lnTo>
                                  <a:pt x="164" y="0"/>
                                </a:lnTo>
                                <a:lnTo>
                                  <a:pt x="171" y="19"/>
                                </a:lnTo>
                                <a:lnTo>
                                  <a:pt x="173" y="38"/>
                                </a:lnTo>
                                <a:lnTo>
                                  <a:pt x="171" y="58"/>
                                </a:lnTo>
                                <a:lnTo>
                                  <a:pt x="164" y="76"/>
                                </a:lnTo>
                                <a:lnTo>
                                  <a:pt x="240" y="38"/>
                                </a:lnTo>
                              </a:path>
                            </a:pathLst>
                          </a:custGeom>
                          <a:solidFill>
                            <a:srgbClr val="3F3F3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21" name="AutoShape 1366"/>
                        <wps:cNvSpPr>
                          <a:spLocks/>
                        </wps:cNvSpPr>
                        <wps:spPr bwMode="auto">
                          <a:xfrm>
                            <a:off x="3147" y="-1548"/>
                            <a:ext cx="2967" cy="100"/>
                          </a:xfrm>
                          <a:custGeom>
                            <a:avLst/>
                            <a:gdLst>
                              <a:gd name="T0" fmla="+- 0 3230 3147"/>
                              <a:gd name="T1" fmla="*/ T0 w 2967"/>
                              <a:gd name="T2" fmla="+- 0 -1542 -1548"/>
                              <a:gd name="T3" fmla="*/ -1542 h 100"/>
                              <a:gd name="T4" fmla="+- 0 3149 3147"/>
                              <a:gd name="T5" fmla="*/ T4 w 2967"/>
                              <a:gd name="T6" fmla="+- 0 -1548 -1548"/>
                              <a:gd name="T7" fmla="*/ -1548 h 100"/>
                              <a:gd name="T8" fmla="+- 0 3150 3147"/>
                              <a:gd name="T9" fmla="*/ T8 w 2967"/>
                              <a:gd name="T10" fmla="+- 0 -1525 -1548"/>
                              <a:gd name="T11" fmla="*/ -1525 h 100"/>
                              <a:gd name="T12" fmla="+- 0 3152 3147"/>
                              <a:gd name="T13" fmla="*/ T12 w 2967"/>
                              <a:gd name="T14" fmla="+- 0 -1533 -1548"/>
                              <a:gd name="T15" fmla="*/ -1533 h 100"/>
                              <a:gd name="T16" fmla="+- 0 3158 3147"/>
                              <a:gd name="T17" fmla="*/ T16 w 2967"/>
                              <a:gd name="T18" fmla="+- 0 -1540 -1548"/>
                              <a:gd name="T19" fmla="*/ -1540 h 100"/>
                              <a:gd name="T20" fmla="+- 0 3162 3147"/>
                              <a:gd name="T21" fmla="*/ T20 w 2967"/>
                              <a:gd name="T22" fmla="+- 0 -1542 -1548"/>
                              <a:gd name="T23" fmla="*/ -1542 h 100"/>
                              <a:gd name="T24" fmla="+- 0 3182 3147"/>
                              <a:gd name="T25" fmla="*/ T24 w 2967"/>
                              <a:gd name="T26" fmla="+- 0 -1542 -1548"/>
                              <a:gd name="T27" fmla="*/ -1542 h 100"/>
                              <a:gd name="T28" fmla="+- 0 3181 3147"/>
                              <a:gd name="T29" fmla="*/ T28 w 2967"/>
                              <a:gd name="T30" fmla="+- 0 -1457 -1548"/>
                              <a:gd name="T31" fmla="*/ -1457 h 100"/>
                              <a:gd name="T32" fmla="+- 0 3178 3147"/>
                              <a:gd name="T33" fmla="*/ T32 w 2967"/>
                              <a:gd name="T34" fmla="+- 0 -1453 -1548"/>
                              <a:gd name="T35" fmla="*/ -1453 h 100"/>
                              <a:gd name="T36" fmla="+- 0 3168 3147"/>
                              <a:gd name="T37" fmla="*/ T36 w 2967"/>
                              <a:gd name="T38" fmla="+- 0 -1451 -1548"/>
                              <a:gd name="T39" fmla="*/ -1451 h 100"/>
                              <a:gd name="T40" fmla="+- 0 3210 3147"/>
                              <a:gd name="T41" fmla="*/ T40 w 2967"/>
                              <a:gd name="T42" fmla="+- 0 -1449 -1548"/>
                              <a:gd name="T43" fmla="*/ -1449 h 100"/>
                              <a:gd name="T44" fmla="+- 0 3203 3147"/>
                              <a:gd name="T45" fmla="*/ T44 w 2967"/>
                              <a:gd name="T46" fmla="+- 0 -1451 -1548"/>
                              <a:gd name="T47" fmla="*/ -1451 h 100"/>
                              <a:gd name="T48" fmla="+- 0 3198 3147"/>
                              <a:gd name="T49" fmla="*/ T48 w 2967"/>
                              <a:gd name="T50" fmla="+- 0 -1455 -1548"/>
                              <a:gd name="T51" fmla="*/ -1455 h 100"/>
                              <a:gd name="T52" fmla="+- 0 3196 3147"/>
                              <a:gd name="T53" fmla="*/ T52 w 2967"/>
                              <a:gd name="T54" fmla="+- 0 -1460 -1548"/>
                              <a:gd name="T55" fmla="*/ -1460 h 100"/>
                              <a:gd name="T56" fmla="+- 0 3214 3147"/>
                              <a:gd name="T57" fmla="*/ T56 w 2967"/>
                              <a:gd name="T58" fmla="+- 0 -1542 -1548"/>
                              <a:gd name="T59" fmla="*/ -1542 h 100"/>
                              <a:gd name="T60" fmla="+- 0 3223 3147"/>
                              <a:gd name="T61" fmla="*/ T60 w 2967"/>
                              <a:gd name="T62" fmla="+- 0 -1539 -1548"/>
                              <a:gd name="T63" fmla="*/ -1539 h 100"/>
                              <a:gd name="T64" fmla="+- 0 3226 3147"/>
                              <a:gd name="T65" fmla="*/ T64 w 2967"/>
                              <a:gd name="T66" fmla="+- 0 -1534 -1548"/>
                              <a:gd name="T67" fmla="*/ -1534 h 100"/>
                              <a:gd name="T68" fmla="+- 0 3228 3147"/>
                              <a:gd name="T69" fmla="*/ T68 w 2967"/>
                              <a:gd name="T70" fmla="+- 0 -1529 -1548"/>
                              <a:gd name="T71" fmla="*/ -1529 h 100"/>
                              <a:gd name="T72" fmla="+- 0 3231 3147"/>
                              <a:gd name="T73" fmla="*/ T72 w 2967"/>
                              <a:gd name="T74" fmla="+- 0 -1525 -1548"/>
                              <a:gd name="T75" fmla="*/ -1525 h 100"/>
                              <a:gd name="T76" fmla="+- 0 5072 3147"/>
                              <a:gd name="T77" fmla="*/ T76 w 2967"/>
                              <a:gd name="T78" fmla="+- 0 -1542 -1548"/>
                              <a:gd name="T79" fmla="*/ -1542 h 100"/>
                              <a:gd name="T80" fmla="+- 0 4990 3147"/>
                              <a:gd name="T81" fmla="*/ T80 w 2967"/>
                              <a:gd name="T82" fmla="+- 0 -1548 -1548"/>
                              <a:gd name="T83" fmla="*/ -1548 h 100"/>
                              <a:gd name="T84" fmla="+- 0 4992 3147"/>
                              <a:gd name="T85" fmla="*/ T84 w 2967"/>
                              <a:gd name="T86" fmla="+- 0 -1525 -1548"/>
                              <a:gd name="T87" fmla="*/ -1525 h 100"/>
                              <a:gd name="T88" fmla="+- 0 4993 3147"/>
                              <a:gd name="T89" fmla="*/ T88 w 2967"/>
                              <a:gd name="T90" fmla="+- 0 -1533 -1548"/>
                              <a:gd name="T91" fmla="*/ -1533 h 100"/>
                              <a:gd name="T92" fmla="+- 0 4999 3147"/>
                              <a:gd name="T93" fmla="*/ T92 w 2967"/>
                              <a:gd name="T94" fmla="+- 0 -1540 -1548"/>
                              <a:gd name="T95" fmla="*/ -1540 h 100"/>
                              <a:gd name="T96" fmla="+- 0 5003 3147"/>
                              <a:gd name="T97" fmla="*/ T96 w 2967"/>
                              <a:gd name="T98" fmla="+- 0 -1542 -1548"/>
                              <a:gd name="T99" fmla="*/ -1542 h 100"/>
                              <a:gd name="T100" fmla="+- 0 5023 3147"/>
                              <a:gd name="T101" fmla="*/ T100 w 2967"/>
                              <a:gd name="T102" fmla="+- 0 -1542 -1548"/>
                              <a:gd name="T103" fmla="*/ -1542 h 100"/>
                              <a:gd name="T104" fmla="+- 0 5023 3147"/>
                              <a:gd name="T105" fmla="*/ T104 w 2967"/>
                              <a:gd name="T106" fmla="+- 0 -1457 -1548"/>
                              <a:gd name="T107" fmla="*/ -1457 h 100"/>
                              <a:gd name="T108" fmla="+- 0 5020 3147"/>
                              <a:gd name="T109" fmla="*/ T108 w 2967"/>
                              <a:gd name="T110" fmla="+- 0 -1453 -1548"/>
                              <a:gd name="T111" fmla="*/ -1453 h 100"/>
                              <a:gd name="T112" fmla="+- 0 5009 3147"/>
                              <a:gd name="T113" fmla="*/ T112 w 2967"/>
                              <a:gd name="T114" fmla="+- 0 -1451 -1548"/>
                              <a:gd name="T115" fmla="*/ -1451 h 100"/>
                              <a:gd name="T116" fmla="+- 0 5052 3147"/>
                              <a:gd name="T117" fmla="*/ T116 w 2967"/>
                              <a:gd name="T118" fmla="+- 0 -1449 -1548"/>
                              <a:gd name="T119" fmla="*/ -1449 h 100"/>
                              <a:gd name="T120" fmla="+- 0 5044 3147"/>
                              <a:gd name="T121" fmla="*/ T120 w 2967"/>
                              <a:gd name="T122" fmla="+- 0 -1451 -1548"/>
                              <a:gd name="T123" fmla="*/ -1451 h 100"/>
                              <a:gd name="T124" fmla="+- 0 5039 3147"/>
                              <a:gd name="T125" fmla="*/ T124 w 2967"/>
                              <a:gd name="T126" fmla="+- 0 -1455 -1548"/>
                              <a:gd name="T127" fmla="*/ -1455 h 100"/>
                              <a:gd name="T128" fmla="+- 0 5038 3147"/>
                              <a:gd name="T129" fmla="*/ T128 w 2967"/>
                              <a:gd name="T130" fmla="+- 0 -1460 -1548"/>
                              <a:gd name="T131" fmla="*/ -1460 h 100"/>
                              <a:gd name="T132" fmla="+- 0 5056 3147"/>
                              <a:gd name="T133" fmla="*/ T132 w 2967"/>
                              <a:gd name="T134" fmla="+- 0 -1542 -1548"/>
                              <a:gd name="T135" fmla="*/ -1542 h 100"/>
                              <a:gd name="T136" fmla="+- 0 5064 3147"/>
                              <a:gd name="T137" fmla="*/ T136 w 2967"/>
                              <a:gd name="T138" fmla="+- 0 -1539 -1548"/>
                              <a:gd name="T139" fmla="*/ -1539 h 100"/>
                              <a:gd name="T140" fmla="+- 0 5068 3147"/>
                              <a:gd name="T141" fmla="*/ T140 w 2967"/>
                              <a:gd name="T142" fmla="+- 0 -1534 -1548"/>
                              <a:gd name="T143" fmla="*/ -1534 h 100"/>
                              <a:gd name="T144" fmla="+- 0 5069 3147"/>
                              <a:gd name="T145" fmla="*/ T144 w 2967"/>
                              <a:gd name="T146" fmla="+- 0 -1529 -1548"/>
                              <a:gd name="T147" fmla="*/ -1529 h 100"/>
                              <a:gd name="T148" fmla="+- 0 5072 3147"/>
                              <a:gd name="T149" fmla="*/ T148 w 2967"/>
                              <a:gd name="T150" fmla="+- 0 -1525 -1548"/>
                              <a:gd name="T151" fmla="*/ -1525 h 100"/>
                              <a:gd name="T152" fmla="+- 0 6113 3147"/>
                              <a:gd name="T153" fmla="*/ T152 w 2967"/>
                              <a:gd name="T154" fmla="+- 0 -1542 -1548"/>
                              <a:gd name="T155" fmla="*/ -1542 h 100"/>
                              <a:gd name="T156" fmla="+- 0 6031 3147"/>
                              <a:gd name="T157" fmla="*/ T156 w 2967"/>
                              <a:gd name="T158" fmla="+- 0 -1548 -1548"/>
                              <a:gd name="T159" fmla="*/ -1548 h 100"/>
                              <a:gd name="T160" fmla="+- 0 6032 3147"/>
                              <a:gd name="T161" fmla="*/ T160 w 2967"/>
                              <a:gd name="T162" fmla="+- 0 -1525 -1548"/>
                              <a:gd name="T163" fmla="*/ -1525 h 100"/>
                              <a:gd name="T164" fmla="+- 0 6034 3147"/>
                              <a:gd name="T165" fmla="*/ T164 w 2967"/>
                              <a:gd name="T166" fmla="+- 0 -1533 -1548"/>
                              <a:gd name="T167" fmla="*/ -1533 h 100"/>
                              <a:gd name="T168" fmla="+- 0 6040 3147"/>
                              <a:gd name="T169" fmla="*/ T168 w 2967"/>
                              <a:gd name="T170" fmla="+- 0 -1540 -1548"/>
                              <a:gd name="T171" fmla="*/ -1540 h 100"/>
                              <a:gd name="T172" fmla="+- 0 6044 3147"/>
                              <a:gd name="T173" fmla="*/ T172 w 2967"/>
                              <a:gd name="T174" fmla="+- 0 -1542 -1548"/>
                              <a:gd name="T175" fmla="*/ -1542 h 100"/>
                              <a:gd name="T176" fmla="+- 0 6064 3147"/>
                              <a:gd name="T177" fmla="*/ T176 w 2967"/>
                              <a:gd name="T178" fmla="+- 0 -1542 -1548"/>
                              <a:gd name="T179" fmla="*/ -1542 h 100"/>
                              <a:gd name="T180" fmla="+- 0 6064 3147"/>
                              <a:gd name="T181" fmla="*/ T180 w 2967"/>
                              <a:gd name="T182" fmla="+- 0 -1457 -1548"/>
                              <a:gd name="T183" fmla="*/ -1457 h 100"/>
                              <a:gd name="T184" fmla="+- 0 6061 3147"/>
                              <a:gd name="T185" fmla="*/ T184 w 2967"/>
                              <a:gd name="T186" fmla="+- 0 -1453 -1548"/>
                              <a:gd name="T187" fmla="*/ -1453 h 100"/>
                              <a:gd name="T188" fmla="+- 0 6050 3147"/>
                              <a:gd name="T189" fmla="*/ T188 w 2967"/>
                              <a:gd name="T190" fmla="+- 0 -1451 -1548"/>
                              <a:gd name="T191" fmla="*/ -1451 h 100"/>
                              <a:gd name="T192" fmla="+- 0 6092 3147"/>
                              <a:gd name="T193" fmla="*/ T192 w 2967"/>
                              <a:gd name="T194" fmla="+- 0 -1449 -1548"/>
                              <a:gd name="T195" fmla="*/ -1449 h 100"/>
                              <a:gd name="T196" fmla="+- 0 6085 3147"/>
                              <a:gd name="T197" fmla="*/ T196 w 2967"/>
                              <a:gd name="T198" fmla="+- 0 -1451 -1548"/>
                              <a:gd name="T199" fmla="*/ -1451 h 100"/>
                              <a:gd name="T200" fmla="+- 0 6080 3147"/>
                              <a:gd name="T201" fmla="*/ T200 w 2967"/>
                              <a:gd name="T202" fmla="+- 0 -1455 -1548"/>
                              <a:gd name="T203" fmla="*/ -1455 h 100"/>
                              <a:gd name="T204" fmla="+- 0 6078 3147"/>
                              <a:gd name="T205" fmla="*/ T204 w 2967"/>
                              <a:gd name="T206" fmla="+- 0 -1460 -1548"/>
                              <a:gd name="T207" fmla="*/ -1460 h 100"/>
                              <a:gd name="T208" fmla="+- 0 6096 3147"/>
                              <a:gd name="T209" fmla="*/ T208 w 2967"/>
                              <a:gd name="T210" fmla="+- 0 -1542 -1548"/>
                              <a:gd name="T211" fmla="*/ -1542 h 100"/>
                              <a:gd name="T212" fmla="+- 0 6105 3147"/>
                              <a:gd name="T213" fmla="*/ T212 w 2967"/>
                              <a:gd name="T214" fmla="+- 0 -1539 -1548"/>
                              <a:gd name="T215" fmla="*/ -1539 h 100"/>
                              <a:gd name="T216" fmla="+- 0 6108 3147"/>
                              <a:gd name="T217" fmla="*/ T216 w 2967"/>
                              <a:gd name="T218" fmla="+- 0 -1534 -1548"/>
                              <a:gd name="T219" fmla="*/ -1534 h 100"/>
                              <a:gd name="T220" fmla="+- 0 6110 3147"/>
                              <a:gd name="T221" fmla="*/ T220 w 2967"/>
                              <a:gd name="T222" fmla="+- 0 -1529 -1548"/>
                              <a:gd name="T223" fmla="*/ -1529 h 100"/>
                              <a:gd name="T224" fmla="+- 0 6114 3147"/>
                              <a:gd name="T225" fmla="*/ T224 w 2967"/>
                              <a:gd name="T226" fmla="+- 0 -1525 -1548"/>
                              <a:gd name="T227" fmla="*/ -1525 h 1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</a:cxnLst>
                            <a:rect l="0" t="0" r="r" b="b"/>
                            <a:pathLst>
                              <a:path w="2967" h="100">
                                <a:moveTo>
                                  <a:pt x="84" y="23"/>
                                </a:moveTo>
                                <a:lnTo>
                                  <a:pt x="83" y="6"/>
                                </a:lnTo>
                                <a:lnTo>
                                  <a:pt x="83" y="0"/>
                                </a:lnTo>
                                <a:lnTo>
                                  <a:pt x="2" y="0"/>
                                </a:lnTo>
                                <a:lnTo>
                                  <a:pt x="0" y="23"/>
                                </a:lnTo>
                                <a:lnTo>
                                  <a:pt x="3" y="23"/>
                                </a:lnTo>
                                <a:lnTo>
                                  <a:pt x="4" y="19"/>
                                </a:lnTo>
                                <a:lnTo>
                                  <a:pt x="5" y="15"/>
                                </a:lnTo>
                                <a:lnTo>
                                  <a:pt x="8" y="10"/>
                                </a:lnTo>
                                <a:lnTo>
                                  <a:pt x="11" y="8"/>
                                </a:lnTo>
                                <a:lnTo>
                                  <a:pt x="13" y="7"/>
                                </a:lnTo>
                                <a:lnTo>
                                  <a:pt x="15" y="6"/>
                                </a:lnTo>
                                <a:lnTo>
                                  <a:pt x="18" y="6"/>
                                </a:lnTo>
                                <a:lnTo>
                                  <a:pt x="35" y="6"/>
                                </a:lnTo>
                                <a:lnTo>
                                  <a:pt x="35" y="88"/>
                                </a:lnTo>
                                <a:lnTo>
                                  <a:pt x="34" y="91"/>
                                </a:lnTo>
                                <a:lnTo>
                                  <a:pt x="33" y="93"/>
                                </a:lnTo>
                                <a:lnTo>
                                  <a:pt x="31" y="95"/>
                                </a:lnTo>
                                <a:lnTo>
                                  <a:pt x="28" y="97"/>
                                </a:lnTo>
                                <a:lnTo>
                                  <a:pt x="21" y="97"/>
                                </a:lnTo>
                                <a:lnTo>
                                  <a:pt x="21" y="99"/>
                                </a:lnTo>
                                <a:lnTo>
                                  <a:pt x="63" y="99"/>
                                </a:lnTo>
                                <a:lnTo>
                                  <a:pt x="63" y="97"/>
                                </a:lnTo>
                                <a:lnTo>
                                  <a:pt x="56" y="97"/>
                                </a:lnTo>
                                <a:lnTo>
                                  <a:pt x="53" y="96"/>
                                </a:lnTo>
                                <a:lnTo>
                                  <a:pt x="51" y="93"/>
                                </a:lnTo>
                                <a:lnTo>
                                  <a:pt x="50" y="92"/>
                                </a:lnTo>
                                <a:lnTo>
                                  <a:pt x="49" y="88"/>
                                </a:lnTo>
                                <a:lnTo>
                                  <a:pt x="49" y="6"/>
                                </a:lnTo>
                                <a:lnTo>
                                  <a:pt x="67" y="6"/>
                                </a:lnTo>
                                <a:lnTo>
                                  <a:pt x="71" y="7"/>
                                </a:lnTo>
                                <a:lnTo>
                                  <a:pt x="76" y="9"/>
                                </a:lnTo>
                                <a:lnTo>
                                  <a:pt x="78" y="11"/>
                                </a:lnTo>
                                <a:lnTo>
                                  <a:pt x="79" y="14"/>
                                </a:lnTo>
                                <a:lnTo>
                                  <a:pt x="80" y="16"/>
                                </a:lnTo>
                                <a:lnTo>
                                  <a:pt x="81" y="19"/>
                                </a:lnTo>
                                <a:lnTo>
                                  <a:pt x="81" y="23"/>
                                </a:lnTo>
                                <a:lnTo>
                                  <a:pt x="84" y="23"/>
                                </a:lnTo>
                                <a:moveTo>
                                  <a:pt x="1925" y="23"/>
                                </a:moveTo>
                                <a:lnTo>
                                  <a:pt x="1925" y="6"/>
                                </a:lnTo>
                                <a:lnTo>
                                  <a:pt x="1924" y="0"/>
                                </a:lnTo>
                                <a:lnTo>
                                  <a:pt x="1843" y="0"/>
                                </a:lnTo>
                                <a:lnTo>
                                  <a:pt x="1842" y="23"/>
                                </a:lnTo>
                                <a:lnTo>
                                  <a:pt x="1845" y="23"/>
                                </a:lnTo>
                                <a:lnTo>
                                  <a:pt x="1845" y="19"/>
                                </a:lnTo>
                                <a:lnTo>
                                  <a:pt x="1846" y="15"/>
                                </a:lnTo>
                                <a:lnTo>
                                  <a:pt x="1850" y="10"/>
                                </a:lnTo>
                                <a:lnTo>
                                  <a:pt x="1852" y="8"/>
                                </a:lnTo>
                                <a:lnTo>
                                  <a:pt x="1855" y="7"/>
                                </a:lnTo>
                                <a:lnTo>
                                  <a:pt x="1856" y="6"/>
                                </a:lnTo>
                                <a:lnTo>
                                  <a:pt x="1860" y="6"/>
                                </a:lnTo>
                                <a:lnTo>
                                  <a:pt x="1876" y="6"/>
                                </a:lnTo>
                                <a:lnTo>
                                  <a:pt x="1876" y="88"/>
                                </a:lnTo>
                                <a:lnTo>
                                  <a:pt x="1876" y="91"/>
                                </a:lnTo>
                                <a:lnTo>
                                  <a:pt x="1875" y="93"/>
                                </a:lnTo>
                                <a:lnTo>
                                  <a:pt x="1873" y="95"/>
                                </a:lnTo>
                                <a:lnTo>
                                  <a:pt x="1870" y="97"/>
                                </a:lnTo>
                                <a:lnTo>
                                  <a:pt x="1862" y="97"/>
                                </a:lnTo>
                                <a:lnTo>
                                  <a:pt x="1862" y="99"/>
                                </a:lnTo>
                                <a:lnTo>
                                  <a:pt x="1905" y="99"/>
                                </a:lnTo>
                                <a:lnTo>
                                  <a:pt x="1905" y="97"/>
                                </a:lnTo>
                                <a:lnTo>
                                  <a:pt x="1897" y="97"/>
                                </a:lnTo>
                                <a:lnTo>
                                  <a:pt x="1895" y="96"/>
                                </a:lnTo>
                                <a:lnTo>
                                  <a:pt x="1892" y="93"/>
                                </a:lnTo>
                                <a:lnTo>
                                  <a:pt x="1891" y="92"/>
                                </a:lnTo>
                                <a:lnTo>
                                  <a:pt x="1891" y="88"/>
                                </a:lnTo>
                                <a:lnTo>
                                  <a:pt x="1891" y="6"/>
                                </a:lnTo>
                                <a:lnTo>
                                  <a:pt x="1909" y="6"/>
                                </a:lnTo>
                                <a:lnTo>
                                  <a:pt x="1912" y="7"/>
                                </a:lnTo>
                                <a:lnTo>
                                  <a:pt x="1917" y="9"/>
                                </a:lnTo>
                                <a:lnTo>
                                  <a:pt x="1919" y="11"/>
                                </a:lnTo>
                                <a:lnTo>
                                  <a:pt x="1921" y="14"/>
                                </a:lnTo>
                                <a:lnTo>
                                  <a:pt x="1921" y="16"/>
                                </a:lnTo>
                                <a:lnTo>
                                  <a:pt x="1922" y="19"/>
                                </a:lnTo>
                                <a:lnTo>
                                  <a:pt x="1923" y="23"/>
                                </a:lnTo>
                                <a:lnTo>
                                  <a:pt x="1925" y="23"/>
                                </a:lnTo>
                                <a:moveTo>
                                  <a:pt x="2967" y="23"/>
                                </a:moveTo>
                                <a:lnTo>
                                  <a:pt x="2966" y="6"/>
                                </a:lnTo>
                                <a:lnTo>
                                  <a:pt x="2965" y="0"/>
                                </a:lnTo>
                                <a:lnTo>
                                  <a:pt x="2884" y="0"/>
                                </a:lnTo>
                                <a:lnTo>
                                  <a:pt x="2883" y="23"/>
                                </a:lnTo>
                                <a:lnTo>
                                  <a:pt x="2885" y="23"/>
                                </a:lnTo>
                                <a:lnTo>
                                  <a:pt x="2886" y="19"/>
                                </a:lnTo>
                                <a:lnTo>
                                  <a:pt x="2887" y="15"/>
                                </a:lnTo>
                                <a:lnTo>
                                  <a:pt x="2891" y="10"/>
                                </a:lnTo>
                                <a:lnTo>
                                  <a:pt x="2893" y="8"/>
                                </a:lnTo>
                                <a:lnTo>
                                  <a:pt x="2895" y="7"/>
                                </a:lnTo>
                                <a:lnTo>
                                  <a:pt x="2897" y="6"/>
                                </a:lnTo>
                                <a:lnTo>
                                  <a:pt x="2901" y="6"/>
                                </a:lnTo>
                                <a:lnTo>
                                  <a:pt x="2917" y="6"/>
                                </a:lnTo>
                                <a:lnTo>
                                  <a:pt x="2917" y="88"/>
                                </a:lnTo>
                                <a:lnTo>
                                  <a:pt x="2917" y="91"/>
                                </a:lnTo>
                                <a:lnTo>
                                  <a:pt x="2916" y="93"/>
                                </a:lnTo>
                                <a:lnTo>
                                  <a:pt x="2914" y="95"/>
                                </a:lnTo>
                                <a:lnTo>
                                  <a:pt x="2911" y="97"/>
                                </a:lnTo>
                                <a:lnTo>
                                  <a:pt x="2903" y="97"/>
                                </a:lnTo>
                                <a:lnTo>
                                  <a:pt x="2903" y="99"/>
                                </a:lnTo>
                                <a:lnTo>
                                  <a:pt x="2945" y="99"/>
                                </a:lnTo>
                                <a:lnTo>
                                  <a:pt x="2945" y="97"/>
                                </a:lnTo>
                                <a:lnTo>
                                  <a:pt x="2938" y="97"/>
                                </a:lnTo>
                                <a:lnTo>
                                  <a:pt x="2935" y="96"/>
                                </a:lnTo>
                                <a:lnTo>
                                  <a:pt x="2933" y="93"/>
                                </a:lnTo>
                                <a:lnTo>
                                  <a:pt x="2932" y="92"/>
                                </a:lnTo>
                                <a:lnTo>
                                  <a:pt x="2931" y="88"/>
                                </a:lnTo>
                                <a:lnTo>
                                  <a:pt x="2931" y="6"/>
                                </a:lnTo>
                                <a:lnTo>
                                  <a:pt x="2949" y="6"/>
                                </a:lnTo>
                                <a:lnTo>
                                  <a:pt x="2953" y="7"/>
                                </a:lnTo>
                                <a:lnTo>
                                  <a:pt x="2958" y="9"/>
                                </a:lnTo>
                                <a:lnTo>
                                  <a:pt x="2960" y="11"/>
                                </a:lnTo>
                                <a:lnTo>
                                  <a:pt x="2961" y="14"/>
                                </a:lnTo>
                                <a:lnTo>
                                  <a:pt x="2963" y="16"/>
                                </a:lnTo>
                                <a:lnTo>
                                  <a:pt x="2963" y="19"/>
                                </a:lnTo>
                                <a:lnTo>
                                  <a:pt x="2964" y="23"/>
                                </a:lnTo>
                                <a:lnTo>
                                  <a:pt x="2967" y="23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22" name="Picture 13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546" y="-1548"/>
                            <a:ext cx="1835" cy="2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423" name="Line 1364"/>
                        <wps:cNvCnPr/>
                        <wps:spPr bwMode="auto">
                          <a:xfrm>
                            <a:off x="2590" y="-1374"/>
                            <a:ext cx="1720" cy="0"/>
                          </a:xfrm>
                          <a:prstGeom prst="line">
                            <a:avLst/>
                          </a:prstGeom>
                          <a:noFill/>
                          <a:ln w="8968">
                            <a:solidFill>
                              <a:srgbClr val="3F3F3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24" name="AutoShape 1363"/>
                        <wps:cNvSpPr>
                          <a:spLocks/>
                        </wps:cNvSpPr>
                        <wps:spPr bwMode="auto">
                          <a:xfrm>
                            <a:off x="2533" y="-1412"/>
                            <a:ext cx="1835" cy="76"/>
                          </a:xfrm>
                          <a:custGeom>
                            <a:avLst/>
                            <a:gdLst>
                              <a:gd name="T0" fmla="+- 0 2608 2533"/>
                              <a:gd name="T1" fmla="*/ T0 w 1835"/>
                              <a:gd name="T2" fmla="+- 0 -1412 -1412"/>
                              <a:gd name="T3" fmla="*/ -1412 h 76"/>
                              <a:gd name="T4" fmla="+- 0 2533 2533"/>
                              <a:gd name="T5" fmla="*/ T4 w 1835"/>
                              <a:gd name="T6" fmla="+- 0 -1374 -1412"/>
                              <a:gd name="T7" fmla="*/ -1374 h 76"/>
                              <a:gd name="T8" fmla="+- 0 2608 2533"/>
                              <a:gd name="T9" fmla="*/ T8 w 1835"/>
                              <a:gd name="T10" fmla="+- 0 -1336 -1412"/>
                              <a:gd name="T11" fmla="*/ -1336 h 76"/>
                              <a:gd name="T12" fmla="+- 0 2602 2533"/>
                              <a:gd name="T13" fmla="*/ T12 w 1835"/>
                              <a:gd name="T14" fmla="+- 0 -1354 -1412"/>
                              <a:gd name="T15" fmla="*/ -1354 h 76"/>
                              <a:gd name="T16" fmla="+- 0 2600 2533"/>
                              <a:gd name="T17" fmla="*/ T16 w 1835"/>
                              <a:gd name="T18" fmla="+- 0 -1374 -1412"/>
                              <a:gd name="T19" fmla="*/ -1374 h 76"/>
                              <a:gd name="T20" fmla="+- 0 2602 2533"/>
                              <a:gd name="T21" fmla="*/ T20 w 1835"/>
                              <a:gd name="T22" fmla="+- 0 -1393 -1412"/>
                              <a:gd name="T23" fmla="*/ -1393 h 76"/>
                              <a:gd name="T24" fmla="+- 0 2608 2533"/>
                              <a:gd name="T25" fmla="*/ T24 w 1835"/>
                              <a:gd name="T26" fmla="+- 0 -1412 -1412"/>
                              <a:gd name="T27" fmla="*/ -1412 h 76"/>
                              <a:gd name="T28" fmla="+- 0 4368 2533"/>
                              <a:gd name="T29" fmla="*/ T28 w 1835"/>
                              <a:gd name="T30" fmla="+- 0 -1374 -1412"/>
                              <a:gd name="T31" fmla="*/ -1374 h 76"/>
                              <a:gd name="T32" fmla="+- 0 4292 2533"/>
                              <a:gd name="T33" fmla="*/ T32 w 1835"/>
                              <a:gd name="T34" fmla="+- 0 -1412 -1412"/>
                              <a:gd name="T35" fmla="*/ -1412 h 76"/>
                              <a:gd name="T36" fmla="+- 0 4299 2533"/>
                              <a:gd name="T37" fmla="*/ T36 w 1835"/>
                              <a:gd name="T38" fmla="+- 0 -1393 -1412"/>
                              <a:gd name="T39" fmla="*/ -1393 h 76"/>
                              <a:gd name="T40" fmla="+- 0 4301 2533"/>
                              <a:gd name="T41" fmla="*/ T40 w 1835"/>
                              <a:gd name="T42" fmla="+- 0 -1374 -1412"/>
                              <a:gd name="T43" fmla="*/ -1374 h 76"/>
                              <a:gd name="T44" fmla="+- 0 4299 2533"/>
                              <a:gd name="T45" fmla="*/ T44 w 1835"/>
                              <a:gd name="T46" fmla="+- 0 -1354 -1412"/>
                              <a:gd name="T47" fmla="*/ -1354 h 76"/>
                              <a:gd name="T48" fmla="+- 0 4292 2533"/>
                              <a:gd name="T49" fmla="*/ T48 w 1835"/>
                              <a:gd name="T50" fmla="+- 0 -1336 -1412"/>
                              <a:gd name="T51" fmla="*/ -1336 h 76"/>
                              <a:gd name="T52" fmla="+- 0 4368 2533"/>
                              <a:gd name="T53" fmla="*/ T52 w 1835"/>
                              <a:gd name="T54" fmla="+- 0 -1374 -1412"/>
                              <a:gd name="T55" fmla="*/ -1374 h 7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1835" h="76">
                                <a:moveTo>
                                  <a:pt x="75" y="0"/>
                                </a:moveTo>
                                <a:lnTo>
                                  <a:pt x="0" y="38"/>
                                </a:lnTo>
                                <a:lnTo>
                                  <a:pt x="75" y="76"/>
                                </a:lnTo>
                                <a:lnTo>
                                  <a:pt x="69" y="58"/>
                                </a:lnTo>
                                <a:lnTo>
                                  <a:pt x="67" y="38"/>
                                </a:lnTo>
                                <a:lnTo>
                                  <a:pt x="69" y="19"/>
                                </a:lnTo>
                                <a:lnTo>
                                  <a:pt x="75" y="0"/>
                                </a:lnTo>
                                <a:moveTo>
                                  <a:pt x="1835" y="38"/>
                                </a:moveTo>
                                <a:lnTo>
                                  <a:pt x="1759" y="0"/>
                                </a:lnTo>
                                <a:lnTo>
                                  <a:pt x="1766" y="19"/>
                                </a:lnTo>
                                <a:lnTo>
                                  <a:pt x="1768" y="38"/>
                                </a:lnTo>
                                <a:lnTo>
                                  <a:pt x="1766" y="58"/>
                                </a:lnTo>
                                <a:lnTo>
                                  <a:pt x="1759" y="76"/>
                                </a:lnTo>
                                <a:lnTo>
                                  <a:pt x="1835" y="38"/>
                                </a:lnTo>
                              </a:path>
                            </a:pathLst>
                          </a:custGeom>
                          <a:solidFill>
                            <a:srgbClr val="3F3F3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25" name="Picture 13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381" y="-1493"/>
                            <a:ext cx="1835" cy="1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426" name="Line 1361"/>
                        <wps:cNvCnPr/>
                        <wps:spPr bwMode="auto">
                          <a:xfrm>
                            <a:off x="4425" y="-1374"/>
                            <a:ext cx="1720" cy="0"/>
                          </a:xfrm>
                          <a:prstGeom prst="line">
                            <a:avLst/>
                          </a:prstGeom>
                          <a:noFill/>
                          <a:ln w="8968">
                            <a:solidFill>
                              <a:srgbClr val="3F3F3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27" name="AutoShape 1360"/>
                        <wps:cNvSpPr>
                          <a:spLocks/>
                        </wps:cNvSpPr>
                        <wps:spPr bwMode="auto">
                          <a:xfrm>
                            <a:off x="4368" y="-1412"/>
                            <a:ext cx="1835" cy="76"/>
                          </a:xfrm>
                          <a:custGeom>
                            <a:avLst/>
                            <a:gdLst>
                              <a:gd name="T0" fmla="+- 0 4443 4368"/>
                              <a:gd name="T1" fmla="*/ T0 w 1835"/>
                              <a:gd name="T2" fmla="+- 0 -1412 -1412"/>
                              <a:gd name="T3" fmla="*/ -1412 h 76"/>
                              <a:gd name="T4" fmla="+- 0 4368 4368"/>
                              <a:gd name="T5" fmla="*/ T4 w 1835"/>
                              <a:gd name="T6" fmla="+- 0 -1374 -1412"/>
                              <a:gd name="T7" fmla="*/ -1374 h 76"/>
                              <a:gd name="T8" fmla="+- 0 4443 4368"/>
                              <a:gd name="T9" fmla="*/ T8 w 1835"/>
                              <a:gd name="T10" fmla="+- 0 -1336 -1412"/>
                              <a:gd name="T11" fmla="*/ -1336 h 76"/>
                              <a:gd name="T12" fmla="+- 0 4437 4368"/>
                              <a:gd name="T13" fmla="*/ T12 w 1835"/>
                              <a:gd name="T14" fmla="+- 0 -1354 -1412"/>
                              <a:gd name="T15" fmla="*/ -1354 h 76"/>
                              <a:gd name="T16" fmla="+- 0 4434 4368"/>
                              <a:gd name="T17" fmla="*/ T16 w 1835"/>
                              <a:gd name="T18" fmla="+- 0 -1374 -1412"/>
                              <a:gd name="T19" fmla="*/ -1374 h 76"/>
                              <a:gd name="T20" fmla="+- 0 4437 4368"/>
                              <a:gd name="T21" fmla="*/ T20 w 1835"/>
                              <a:gd name="T22" fmla="+- 0 -1393 -1412"/>
                              <a:gd name="T23" fmla="*/ -1393 h 76"/>
                              <a:gd name="T24" fmla="+- 0 4443 4368"/>
                              <a:gd name="T25" fmla="*/ T24 w 1835"/>
                              <a:gd name="T26" fmla="+- 0 -1412 -1412"/>
                              <a:gd name="T27" fmla="*/ -1412 h 76"/>
                              <a:gd name="T28" fmla="+- 0 6202 4368"/>
                              <a:gd name="T29" fmla="*/ T28 w 1835"/>
                              <a:gd name="T30" fmla="+- 0 -1374 -1412"/>
                              <a:gd name="T31" fmla="*/ -1374 h 76"/>
                              <a:gd name="T32" fmla="+- 0 6127 4368"/>
                              <a:gd name="T33" fmla="*/ T32 w 1835"/>
                              <a:gd name="T34" fmla="+- 0 -1412 -1412"/>
                              <a:gd name="T35" fmla="*/ -1412 h 76"/>
                              <a:gd name="T36" fmla="+- 0 6133 4368"/>
                              <a:gd name="T37" fmla="*/ T36 w 1835"/>
                              <a:gd name="T38" fmla="+- 0 -1393 -1412"/>
                              <a:gd name="T39" fmla="*/ -1393 h 76"/>
                              <a:gd name="T40" fmla="+- 0 6136 4368"/>
                              <a:gd name="T41" fmla="*/ T40 w 1835"/>
                              <a:gd name="T42" fmla="+- 0 -1374 -1412"/>
                              <a:gd name="T43" fmla="*/ -1374 h 76"/>
                              <a:gd name="T44" fmla="+- 0 6133 4368"/>
                              <a:gd name="T45" fmla="*/ T44 w 1835"/>
                              <a:gd name="T46" fmla="+- 0 -1354 -1412"/>
                              <a:gd name="T47" fmla="*/ -1354 h 76"/>
                              <a:gd name="T48" fmla="+- 0 6127 4368"/>
                              <a:gd name="T49" fmla="*/ T48 w 1835"/>
                              <a:gd name="T50" fmla="+- 0 -1336 -1412"/>
                              <a:gd name="T51" fmla="*/ -1336 h 76"/>
                              <a:gd name="T52" fmla="+- 0 6202 4368"/>
                              <a:gd name="T53" fmla="*/ T52 w 1835"/>
                              <a:gd name="T54" fmla="+- 0 -1374 -1412"/>
                              <a:gd name="T55" fmla="*/ -1374 h 7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1835" h="76">
                                <a:moveTo>
                                  <a:pt x="75" y="0"/>
                                </a:moveTo>
                                <a:lnTo>
                                  <a:pt x="0" y="38"/>
                                </a:lnTo>
                                <a:lnTo>
                                  <a:pt x="75" y="76"/>
                                </a:lnTo>
                                <a:lnTo>
                                  <a:pt x="69" y="58"/>
                                </a:lnTo>
                                <a:lnTo>
                                  <a:pt x="66" y="38"/>
                                </a:lnTo>
                                <a:lnTo>
                                  <a:pt x="69" y="19"/>
                                </a:lnTo>
                                <a:lnTo>
                                  <a:pt x="75" y="0"/>
                                </a:lnTo>
                                <a:moveTo>
                                  <a:pt x="1834" y="38"/>
                                </a:moveTo>
                                <a:lnTo>
                                  <a:pt x="1759" y="0"/>
                                </a:lnTo>
                                <a:lnTo>
                                  <a:pt x="1765" y="19"/>
                                </a:lnTo>
                                <a:lnTo>
                                  <a:pt x="1768" y="38"/>
                                </a:lnTo>
                                <a:lnTo>
                                  <a:pt x="1765" y="58"/>
                                </a:lnTo>
                                <a:lnTo>
                                  <a:pt x="1759" y="76"/>
                                </a:lnTo>
                                <a:lnTo>
                                  <a:pt x="1834" y="38"/>
                                </a:lnTo>
                              </a:path>
                            </a:pathLst>
                          </a:custGeom>
                          <a:solidFill>
                            <a:srgbClr val="3F3F3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28" name="AutoShape 1359"/>
                        <wps:cNvSpPr>
                          <a:spLocks/>
                        </wps:cNvSpPr>
                        <wps:spPr bwMode="auto">
                          <a:xfrm>
                            <a:off x="3241" y="-1338"/>
                            <a:ext cx="2105" cy="92"/>
                          </a:xfrm>
                          <a:custGeom>
                            <a:avLst/>
                            <a:gdLst>
                              <a:gd name="T0" fmla="+- 0 3276 3241"/>
                              <a:gd name="T1" fmla="*/ T0 w 2105"/>
                              <a:gd name="T2" fmla="+- 0 -1258 -1338"/>
                              <a:gd name="T3" fmla="*/ -1258 h 92"/>
                              <a:gd name="T4" fmla="+- 0 3268 3241"/>
                              <a:gd name="T5" fmla="*/ T4 w 2105"/>
                              <a:gd name="T6" fmla="+- 0 -1256 -1338"/>
                              <a:gd name="T7" fmla="*/ -1256 h 92"/>
                              <a:gd name="T8" fmla="+- 0 3263 3241"/>
                              <a:gd name="T9" fmla="*/ T8 w 2105"/>
                              <a:gd name="T10" fmla="+- 0 -1263 -1338"/>
                              <a:gd name="T11" fmla="*/ -1263 h 92"/>
                              <a:gd name="T12" fmla="+- 0 3263 3241"/>
                              <a:gd name="T13" fmla="*/ T12 w 2105"/>
                              <a:gd name="T14" fmla="+- 0 -1316 -1338"/>
                              <a:gd name="T15" fmla="*/ -1316 h 92"/>
                              <a:gd name="T16" fmla="+- 0 3257 3241"/>
                              <a:gd name="T17" fmla="*/ T16 w 2105"/>
                              <a:gd name="T18" fmla="+- 0 -1330 -1338"/>
                              <a:gd name="T19" fmla="*/ -1330 h 92"/>
                              <a:gd name="T20" fmla="+- 0 3243 3241"/>
                              <a:gd name="T21" fmla="*/ T20 w 2105"/>
                              <a:gd name="T22" fmla="+- 0 -1314 -1338"/>
                              <a:gd name="T23" fmla="*/ -1314 h 92"/>
                              <a:gd name="T24" fmla="+- 0 3251 3241"/>
                              <a:gd name="T25" fmla="*/ T24 w 2105"/>
                              <a:gd name="T26" fmla="+- 0 -1261 -1338"/>
                              <a:gd name="T27" fmla="*/ -1261 h 92"/>
                              <a:gd name="T28" fmla="+- 0 3255 3241"/>
                              <a:gd name="T29" fmla="*/ T28 w 2105"/>
                              <a:gd name="T30" fmla="+- 0 -1250 -1338"/>
                              <a:gd name="T31" fmla="*/ -1250 h 92"/>
                              <a:gd name="T32" fmla="+- 0 3267 3241"/>
                              <a:gd name="T33" fmla="*/ T32 w 2105"/>
                              <a:gd name="T34" fmla="+- 0 -1248 -1338"/>
                              <a:gd name="T35" fmla="*/ -1248 h 92"/>
                              <a:gd name="T36" fmla="+- 0 3279 3241"/>
                              <a:gd name="T37" fmla="*/ T36 w 2105"/>
                              <a:gd name="T38" fmla="+- 0 -1256 -1338"/>
                              <a:gd name="T39" fmla="*/ -1256 h 92"/>
                              <a:gd name="T40" fmla="+- 0 3341 3241"/>
                              <a:gd name="T41" fmla="*/ T40 w 2105"/>
                              <a:gd name="T42" fmla="+- 0 -1275 -1338"/>
                              <a:gd name="T43" fmla="*/ -1275 h 92"/>
                              <a:gd name="T44" fmla="+- 0 3329 3241"/>
                              <a:gd name="T45" fmla="*/ T44 w 2105"/>
                              <a:gd name="T46" fmla="+- 0 -1260 -1338"/>
                              <a:gd name="T47" fmla="*/ -1260 h 92"/>
                              <a:gd name="T48" fmla="+- 0 3300 3241"/>
                              <a:gd name="T49" fmla="*/ T48 w 2105"/>
                              <a:gd name="T50" fmla="+- 0 -1273 -1338"/>
                              <a:gd name="T51" fmla="*/ -1273 h 92"/>
                              <a:gd name="T52" fmla="+- 0 3304 3241"/>
                              <a:gd name="T53" fmla="*/ T52 w 2105"/>
                              <a:gd name="T54" fmla="+- 0 -1308 -1338"/>
                              <a:gd name="T55" fmla="*/ -1308 h 92"/>
                              <a:gd name="T56" fmla="+- 0 3321 3241"/>
                              <a:gd name="T57" fmla="*/ T56 w 2105"/>
                              <a:gd name="T58" fmla="+- 0 -1312 -1338"/>
                              <a:gd name="T59" fmla="*/ -1312 h 92"/>
                              <a:gd name="T60" fmla="+- 0 3326 3241"/>
                              <a:gd name="T61" fmla="*/ T60 w 2105"/>
                              <a:gd name="T62" fmla="+- 0 -1304 -1338"/>
                              <a:gd name="T63" fmla="*/ -1304 h 92"/>
                              <a:gd name="T64" fmla="+- 0 3329 3241"/>
                              <a:gd name="T65" fmla="*/ T64 w 2105"/>
                              <a:gd name="T66" fmla="+- 0 -1296 -1338"/>
                              <a:gd name="T67" fmla="*/ -1296 h 92"/>
                              <a:gd name="T68" fmla="+- 0 3339 3241"/>
                              <a:gd name="T69" fmla="*/ T68 w 2105"/>
                              <a:gd name="T70" fmla="+- 0 -1297 -1338"/>
                              <a:gd name="T71" fmla="*/ -1297 h 92"/>
                              <a:gd name="T72" fmla="+- 0 3339 3241"/>
                              <a:gd name="T73" fmla="*/ T72 w 2105"/>
                              <a:gd name="T74" fmla="+- 0 -1309 -1338"/>
                              <a:gd name="T75" fmla="*/ -1309 h 92"/>
                              <a:gd name="T76" fmla="+- 0 3325 3241"/>
                              <a:gd name="T77" fmla="*/ T76 w 2105"/>
                              <a:gd name="T78" fmla="+- 0 -1318 -1338"/>
                              <a:gd name="T79" fmla="*/ -1318 h 92"/>
                              <a:gd name="T80" fmla="+- 0 3286 3241"/>
                              <a:gd name="T81" fmla="*/ T80 w 2105"/>
                              <a:gd name="T82" fmla="+- 0 -1293 -1338"/>
                              <a:gd name="T83" fmla="*/ -1293 h 92"/>
                              <a:gd name="T84" fmla="+- 0 3300 3241"/>
                              <a:gd name="T85" fmla="*/ T84 w 2105"/>
                              <a:gd name="T86" fmla="+- 0 -1250 -1338"/>
                              <a:gd name="T87" fmla="*/ -1250 h 92"/>
                              <a:gd name="T88" fmla="+- 0 3332 3241"/>
                              <a:gd name="T89" fmla="*/ T88 w 2105"/>
                              <a:gd name="T90" fmla="+- 0 -1254 -1338"/>
                              <a:gd name="T91" fmla="*/ -1254 h 92"/>
                              <a:gd name="T92" fmla="+- 0 3343 3241"/>
                              <a:gd name="T93" fmla="*/ T92 w 2105"/>
                              <a:gd name="T94" fmla="+- 0 -1274 -1338"/>
                              <a:gd name="T95" fmla="*/ -1274 h 92"/>
                              <a:gd name="T96" fmla="+- 0 5278 3241"/>
                              <a:gd name="T97" fmla="*/ T96 w 2105"/>
                              <a:gd name="T98" fmla="+- 0 -1258 -1338"/>
                              <a:gd name="T99" fmla="*/ -1258 h 92"/>
                              <a:gd name="T100" fmla="+- 0 5268 3241"/>
                              <a:gd name="T101" fmla="*/ T100 w 2105"/>
                              <a:gd name="T102" fmla="+- 0 -1257 -1338"/>
                              <a:gd name="T103" fmla="*/ -1257 h 92"/>
                              <a:gd name="T104" fmla="+- 0 5265 3241"/>
                              <a:gd name="T105" fmla="*/ T104 w 2105"/>
                              <a:gd name="T106" fmla="+- 0 -1311 -1338"/>
                              <a:gd name="T107" fmla="*/ -1311 h 92"/>
                              <a:gd name="T108" fmla="+- 0 5265 3241"/>
                              <a:gd name="T109" fmla="*/ T108 w 2105"/>
                              <a:gd name="T110" fmla="+- 0 -1338 -1338"/>
                              <a:gd name="T111" fmla="*/ -1338 h 92"/>
                              <a:gd name="T112" fmla="+- 0 5256 3241"/>
                              <a:gd name="T113" fmla="*/ T112 w 2105"/>
                              <a:gd name="T114" fmla="+- 0 -1324 -1338"/>
                              <a:gd name="T115" fmla="*/ -1324 h 92"/>
                              <a:gd name="T116" fmla="+- 0 5245 3241"/>
                              <a:gd name="T117" fmla="*/ T116 w 2105"/>
                              <a:gd name="T118" fmla="+- 0 -1314 -1338"/>
                              <a:gd name="T119" fmla="*/ -1314 h 92"/>
                              <a:gd name="T120" fmla="+- 0 5253 3241"/>
                              <a:gd name="T121" fmla="*/ T120 w 2105"/>
                              <a:gd name="T122" fmla="+- 0 -1261 -1338"/>
                              <a:gd name="T123" fmla="*/ -1261 h 92"/>
                              <a:gd name="T124" fmla="+- 0 5257 3241"/>
                              <a:gd name="T125" fmla="*/ T124 w 2105"/>
                              <a:gd name="T126" fmla="+- 0 -1250 -1338"/>
                              <a:gd name="T127" fmla="*/ -1250 h 92"/>
                              <a:gd name="T128" fmla="+- 0 5269 3241"/>
                              <a:gd name="T129" fmla="*/ T128 w 2105"/>
                              <a:gd name="T130" fmla="+- 0 -1248 -1338"/>
                              <a:gd name="T131" fmla="*/ -1248 h 92"/>
                              <a:gd name="T132" fmla="+- 0 5280 3241"/>
                              <a:gd name="T133" fmla="*/ T132 w 2105"/>
                              <a:gd name="T134" fmla="+- 0 -1256 -1338"/>
                              <a:gd name="T135" fmla="*/ -1256 h 92"/>
                              <a:gd name="T136" fmla="+- 0 5342 3241"/>
                              <a:gd name="T137" fmla="*/ T136 w 2105"/>
                              <a:gd name="T138" fmla="+- 0 -1275 -1338"/>
                              <a:gd name="T139" fmla="*/ -1275 h 92"/>
                              <a:gd name="T140" fmla="+- 0 5331 3241"/>
                              <a:gd name="T141" fmla="*/ T140 w 2105"/>
                              <a:gd name="T142" fmla="+- 0 -1260 -1338"/>
                              <a:gd name="T143" fmla="*/ -1260 h 92"/>
                              <a:gd name="T144" fmla="+- 0 5302 3241"/>
                              <a:gd name="T145" fmla="*/ T144 w 2105"/>
                              <a:gd name="T146" fmla="+- 0 -1273 -1338"/>
                              <a:gd name="T147" fmla="*/ -1273 h 92"/>
                              <a:gd name="T148" fmla="+- 0 5306 3241"/>
                              <a:gd name="T149" fmla="*/ T148 w 2105"/>
                              <a:gd name="T150" fmla="+- 0 -1308 -1338"/>
                              <a:gd name="T151" fmla="*/ -1308 h 92"/>
                              <a:gd name="T152" fmla="+- 0 5323 3241"/>
                              <a:gd name="T153" fmla="*/ T152 w 2105"/>
                              <a:gd name="T154" fmla="+- 0 -1312 -1338"/>
                              <a:gd name="T155" fmla="*/ -1312 h 92"/>
                              <a:gd name="T156" fmla="+- 0 5328 3241"/>
                              <a:gd name="T157" fmla="*/ T156 w 2105"/>
                              <a:gd name="T158" fmla="+- 0 -1301 -1338"/>
                              <a:gd name="T159" fmla="*/ -1301 h 92"/>
                              <a:gd name="T160" fmla="+- 0 5333 3241"/>
                              <a:gd name="T161" fmla="*/ T160 w 2105"/>
                              <a:gd name="T162" fmla="+- 0 -1296 -1338"/>
                              <a:gd name="T163" fmla="*/ -1296 h 92"/>
                              <a:gd name="T164" fmla="+- 0 5342 3241"/>
                              <a:gd name="T165" fmla="*/ T164 w 2105"/>
                              <a:gd name="T166" fmla="+- 0 -1298 -1338"/>
                              <a:gd name="T167" fmla="*/ -1298 h 92"/>
                              <a:gd name="T168" fmla="+- 0 5336 3241"/>
                              <a:gd name="T169" fmla="*/ T168 w 2105"/>
                              <a:gd name="T170" fmla="+- 0 -1313 -1338"/>
                              <a:gd name="T171" fmla="*/ -1313 h 92"/>
                              <a:gd name="T172" fmla="+- 0 5311 3241"/>
                              <a:gd name="T173" fmla="*/ T172 w 2105"/>
                              <a:gd name="T174" fmla="+- 0 -1318 -1338"/>
                              <a:gd name="T175" fmla="*/ -1318 h 92"/>
                              <a:gd name="T176" fmla="+- 0 5288 3241"/>
                              <a:gd name="T177" fmla="*/ T176 w 2105"/>
                              <a:gd name="T178" fmla="+- 0 -1293 -1338"/>
                              <a:gd name="T179" fmla="*/ -1293 h 92"/>
                              <a:gd name="T180" fmla="+- 0 5302 3241"/>
                              <a:gd name="T181" fmla="*/ T180 w 2105"/>
                              <a:gd name="T182" fmla="+- 0 -1250 -1338"/>
                              <a:gd name="T183" fmla="*/ -1250 h 92"/>
                              <a:gd name="T184" fmla="+- 0 5334 3241"/>
                              <a:gd name="T185" fmla="*/ T184 w 2105"/>
                              <a:gd name="T186" fmla="+- 0 -1254 -1338"/>
                              <a:gd name="T187" fmla="*/ -1254 h 92"/>
                              <a:gd name="T188" fmla="+- 0 5345 3241"/>
                              <a:gd name="T189" fmla="*/ T188 w 2105"/>
                              <a:gd name="T190" fmla="+- 0 -1274 -1338"/>
                              <a:gd name="T191" fmla="*/ -1274 h 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</a:cxnLst>
                            <a:rect l="0" t="0" r="r" b="b"/>
                            <a:pathLst>
                              <a:path w="2105" h="92">
                                <a:moveTo>
                                  <a:pt x="40" y="76"/>
                                </a:moveTo>
                                <a:lnTo>
                                  <a:pt x="37" y="76"/>
                                </a:lnTo>
                                <a:lnTo>
                                  <a:pt x="36" y="78"/>
                                </a:lnTo>
                                <a:lnTo>
                                  <a:pt x="35" y="80"/>
                                </a:lnTo>
                                <a:lnTo>
                                  <a:pt x="34" y="81"/>
                                </a:lnTo>
                                <a:lnTo>
                                  <a:pt x="32" y="81"/>
                                </a:lnTo>
                                <a:lnTo>
                                  <a:pt x="30" y="82"/>
                                </a:lnTo>
                                <a:lnTo>
                                  <a:pt x="27" y="82"/>
                                </a:lnTo>
                                <a:lnTo>
                                  <a:pt x="25" y="81"/>
                                </a:lnTo>
                                <a:lnTo>
                                  <a:pt x="24" y="80"/>
                                </a:lnTo>
                                <a:lnTo>
                                  <a:pt x="23" y="78"/>
                                </a:lnTo>
                                <a:lnTo>
                                  <a:pt x="22" y="75"/>
                                </a:lnTo>
                                <a:lnTo>
                                  <a:pt x="22" y="27"/>
                                </a:lnTo>
                                <a:lnTo>
                                  <a:pt x="38" y="27"/>
                                </a:lnTo>
                                <a:lnTo>
                                  <a:pt x="38" y="22"/>
                                </a:lnTo>
                                <a:lnTo>
                                  <a:pt x="22" y="22"/>
                                </a:lnTo>
                                <a:lnTo>
                                  <a:pt x="22" y="0"/>
                                </a:lnTo>
                                <a:lnTo>
                                  <a:pt x="20" y="0"/>
                                </a:lnTo>
                                <a:lnTo>
                                  <a:pt x="18" y="5"/>
                                </a:lnTo>
                                <a:lnTo>
                                  <a:pt x="16" y="8"/>
                                </a:lnTo>
                                <a:lnTo>
                                  <a:pt x="13" y="14"/>
                                </a:lnTo>
                                <a:lnTo>
                                  <a:pt x="8" y="19"/>
                                </a:lnTo>
                                <a:lnTo>
                                  <a:pt x="5" y="22"/>
                                </a:lnTo>
                                <a:lnTo>
                                  <a:pt x="2" y="24"/>
                                </a:lnTo>
                                <a:lnTo>
                                  <a:pt x="0" y="25"/>
                                </a:lnTo>
                                <a:lnTo>
                                  <a:pt x="0" y="27"/>
                                </a:lnTo>
                                <a:lnTo>
                                  <a:pt x="10" y="27"/>
                                </a:lnTo>
                                <a:lnTo>
                                  <a:pt x="10" y="77"/>
                                </a:lnTo>
                                <a:lnTo>
                                  <a:pt x="11" y="81"/>
                                </a:lnTo>
                                <a:lnTo>
                                  <a:pt x="12" y="83"/>
                                </a:lnTo>
                                <a:lnTo>
                                  <a:pt x="13" y="86"/>
                                </a:lnTo>
                                <a:lnTo>
                                  <a:pt x="14" y="88"/>
                                </a:lnTo>
                                <a:lnTo>
                                  <a:pt x="17" y="89"/>
                                </a:lnTo>
                                <a:lnTo>
                                  <a:pt x="19" y="90"/>
                                </a:lnTo>
                                <a:lnTo>
                                  <a:pt x="21" y="90"/>
                                </a:lnTo>
                                <a:lnTo>
                                  <a:pt x="26" y="90"/>
                                </a:lnTo>
                                <a:lnTo>
                                  <a:pt x="30" y="89"/>
                                </a:lnTo>
                                <a:lnTo>
                                  <a:pt x="33" y="87"/>
                                </a:lnTo>
                                <a:lnTo>
                                  <a:pt x="36" y="85"/>
                                </a:lnTo>
                                <a:lnTo>
                                  <a:pt x="38" y="82"/>
                                </a:lnTo>
                                <a:lnTo>
                                  <a:pt x="38" y="81"/>
                                </a:lnTo>
                                <a:lnTo>
                                  <a:pt x="40" y="76"/>
                                </a:lnTo>
                                <a:moveTo>
                                  <a:pt x="102" y="64"/>
                                </a:moveTo>
                                <a:lnTo>
                                  <a:pt x="100" y="63"/>
                                </a:lnTo>
                                <a:lnTo>
                                  <a:pt x="97" y="69"/>
                                </a:lnTo>
                                <a:lnTo>
                                  <a:pt x="94" y="73"/>
                                </a:lnTo>
                                <a:lnTo>
                                  <a:pt x="92" y="75"/>
                                </a:lnTo>
                                <a:lnTo>
                                  <a:pt x="88" y="78"/>
                                </a:lnTo>
                                <a:lnTo>
                                  <a:pt x="84" y="80"/>
                                </a:lnTo>
                                <a:lnTo>
                                  <a:pt x="72" y="80"/>
                                </a:lnTo>
                                <a:lnTo>
                                  <a:pt x="67" y="77"/>
                                </a:lnTo>
                                <a:lnTo>
                                  <a:pt x="59" y="65"/>
                                </a:lnTo>
                                <a:lnTo>
                                  <a:pt x="57" y="58"/>
                                </a:lnTo>
                                <a:lnTo>
                                  <a:pt x="57" y="42"/>
                                </a:lnTo>
                                <a:lnTo>
                                  <a:pt x="59" y="35"/>
                                </a:lnTo>
                                <a:lnTo>
                                  <a:pt x="63" y="30"/>
                                </a:lnTo>
                                <a:lnTo>
                                  <a:pt x="66" y="27"/>
                                </a:lnTo>
                                <a:lnTo>
                                  <a:pt x="70" y="25"/>
                                </a:lnTo>
                                <a:lnTo>
                                  <a:pt x="78" y="25"/>
                                </a:lnTo>
                                <a:lnTo>
                                  <a:pt x="80" y="26"/>
                                </a:lnTo>
                                <a:lnTo>
                                  <a:pt x="82" y="27"/>
                                </a:lnTo>
                                <a:lnTo>
                                  <a:pt x="84" y="29"/>
                                </a:lnTo>
                                <a:lnTo>
                                  <a:pt x="85" y="31"/>
                                </a:lnTo>
                                <a:lnTo>
                                  <a:pt x="85" y="34"/>
                                </a:lnTo>
                                <a:lnTo>
                                  <a:pt x="85" y="37"/>
                                </a:lnTo>
                                <a:lnTo>
                                  <a:pt x="86" y="39"/>
                                </a:lnTo>
                                <a:lnTo>
                                  <a:pt x="86" y="40"/>
                                </a:lnTo>
                                <a:lnTo>
                                  <a:pt x="88" y="42"/>
                                </a:lnTo>
                                <a:lnTo>
                                  <a:pt x="90" y="42"/>
                                </a:lnTo>
                                <a:lnTo>
                                  <a:pt x="95" y="42"/>
                                </a:lnTo>
                                <a:lnTo>
                                  <a:pt x="97" y="42"/>
                                </a:lnTo>
                                <a:lnTo>
                                  <a:pt x="98" y="41"/>
                                </a:lnTo>
                                <a:lnTo>
                                  <a:pt x="99" y="40"/>
                                </a:lnTo>
                                <a:lnTo>
                                  <a:pt x="100" y="38"/>
                                </a:lnTo>
                                <a:lnTo>
                                  <a:pt x="100" y="33"/>
                                </a:lnTo>
                                <a:lnTo>
                                  <a:pt x="98" y="29"/>
                                </a:lnTo>
                                <a:lnTo>
                                  <a:pt x="93" y="25"/>
                                </a:lnTo>
                                <a:lnTo>
                                  <a:pt x="89" y="22"/>
                                </a:lnTo>
                                <a:lnTo>
                                  <a:pt x="84" y="20"/>
                                </a:lnTo>
                                <a:lnTo>
                                  <a:pt x="68" y="20"/>
                                </a:lnTo>
                                <a:lnTo>
                                  <a:pt x="61" y="23"/>
                                </a:lnTo>
                                <a:lnTo>
                                  <a:pt x="48" y="37"/>
                                </a:lnTo>
                                <a:lnTo>
                                  <a:pt x="45" y="45"/>
                                </a:lnTo>
                                <a:lnTo>
                                  <a:pt x="45" y="67"/>
                                </a:lnTo>
                                <a:lnTo>
                                  <a:pt x="48" y="76"/>
                                </a:lnTo>
                                <a:lnTo>
                                  <a:pt x="54" y="82"/>
                                </a:lnTo>
                                <a:lnTo>
                                  <a:pt x="59" y="88"/>
                                </a:lnTo>
                                <a:lnTo>
                                  <a:pt x="66" y="92"/>
                                </a:lnTo>
                                <a:lnTo>
                                  <a:pt x="80" y="92"/>
                                </a:lnTo>
                                <a:lnTo>
                                  <a:pt x="86" y="89"/>
                                </a:lnTo>
                                <a:lnTo>
                                  <a:pt x="91" y="84"/>
                                </a:lnTo>
                                <a:lnTo>
                                  <a:pt x="96" y="80"/>
                                </a:lnTo>
                                <a:lnTo>
                                  <a:pt x="100" y="73"/>
                                </a:lnTo>
                                <a:lnTo>
                                  <a:pt x="102" y="64"/>
                                </a:lnTo>
                                <a:moveTo>
                                  <a:pt x="2042" y="76"/>
                                </a:moveTo>
                                <a:lnTo>
                                  <a:pt x="2039" y="76"/>
                                </a:lnTo>
                                <a:lnTo>
                                  <a:pt x="2038" y="78"/>
                                </a:lnTo>
                                <a:lnTo>
                                  <a:pt x="2037" y="80"/>
                                </a:lnTo>
                                <a:lnTo>
                                  <a:pt x="2035" y="81"/>
                                </a:lnTo>
                                <a:lnTo>
                                  <a:pt x="2032" y="82"/>
                                </a:lnTo>
                                <a:lnTo>
                                  <a:pt x="2029" y="82"/>
                                </a:lnTo>
                                <a:lnTo>
                                  <a:pt x="2027" y="81"/>
                                </a:lnTo>
                                <a:lnTo>
                                  <a:pt x="2026" y="80"/>
                                </a:lnTo>
                                <a:lnTo>
                                  <a:pt x="2025" y="78"/>
                                </a:lnTo>
                                <a:lnTo>
                                  <a:pt x="2024" y="75"/>
                                </a:lnTo>
                                <a:lnTo>
                                  <a:pt x="2024" y="27"/>
                                </a:lnTo>
                                <a:lnTo>
                                  <a:pt x="2040" y="27"/>
                                </a:lnTo>
                                <a:lnTo>
                                  <a:pt x="2040" y="22"/>
                                </a:lnTo>
                                <a:lnTo>
                                  <a:pt x="2024" y="22"/>
                                </a:lnTo>
                                <a:lnTo>
                                  <a:pt x="2024" y="0"/>
                                </a:lnTo>
                                <a:lnTo>
                                  <a:pt x="2022" y="0"/>
                                </a:lnTo>
                                <a:lnTo>
                                  <a:pt x="2020" y="5"/>
                                </a:lnTo>
                                <a:lnTo>
                                  <a:pt x="2018" y="8"/>
                                </a:lnTo>
                                <a:lnTo>
                                  <a:pt x="2015" y="14"/>
                                </a:lnTo>
                                <a:lnTo>
                                  <a:pt x="2012" y="17"/>
                                </a:lnTo>
                                <a:lnTo>
                                  <a:pt x="2009" y="19"/>
                                </a:lnTo>
                                <a:lnTo>
                                  <a:pt x="2006" y="22"/>
                                </a:lnTo>
                                <a:lnTo>
                                  <a:pt x="2004" y="24"/>
                                </a:lnTo>
                                <a:lnTo>
                                  <a:pt x="2001" y="25"/>
                                </a:lnTo>
                                <a:lnTo>
                                  <a:pt x="2001" y="27"/>
                                </a:lnTo>
                                <a:lnTo>
                                  <a:pt x="2012" y="27"/>
                                </a:lnTo>
                                <a:lnTo>
                                  <a:pt x="2012" y="77"/>
                                </a:lnTo>
                                <a:lnTo>
                                  <a:pt x="2012" y="81"/>
                                </a:lnTo>
                                <a:lnTo>
                                  <a:pt x="2013" y="83"/>
                                </a:lnTo>
                                <a:lnTo>
                                  <a:pt x="2014" y="86"/>
                                </a:lnTo>
                                <a:lnTo>
                                  <a:pt x="2016" y="88"/>
                                </a:lnTo>
                                <a:lnTo>
                                  <a:pt x="2018" y="89"/>
                                </a:lnTo>
                                <a:lnTo>
                                  <a:pt x="2020" y="90"/>
                                </a:lnTo>
                                <a:lnTo>
                                  <a:pt x="2022" y="90"/>
                                </a:lnTo>
                                <a:lnTo>
                                  <a:pt x="2028" y="90"/>
                                </a:lnTo>
                                <a:lnTo>
                                  <a:pt x="2031" y="89"/>
                                </a:lnTo>
                                <a:lnTo>
                                  <a:pt x="2034" y="87"/>
                                </a:lnTo>
                                <a:lnTo>
                                  <a:pt x="2038" y="85"/>
                                </a:lnTo>
                                <a:lnTo>
                                  <a:pt x="2039" y="82"/>
                                </a:lnTo>
                                <a:lnTo>
                                  <a:pt x="2040" y="81"/>
                                </a:lnTo>
                                <a:lnTo>
                                  <a:pt x="2042" y="76"/>
                                </a:lnTo>
                                <a:moveTo>
                                  <a:pt x="2104" y="64"/>
                                </a:moveTo>
                                <a:lnTo>
                                  <a:pt x="2101" y="63"/>
                                </a:lnTo>
                                <a:lnTo>
                                  <a:pt x="2099" y="69"/>
                                </a:lnTo>
                                <a:lnTo>
                                  <a:pt x="2096" y="73"/>
                                </a:lnTo>
                                <a:lnTo>
                                  <a:pt x="2093" y="75"/>
                                </a:lnTo>
                                <a:lnTo>
                                  <a:pt x="2090" y="78"/>
                                </a:lnTo>
                                <a:lnTo>
                                  <a:pt x="2085" y="80"/>
                                </a:lnTo>
                                <a:lnTo>
                                  <a:pt x="2074" y="80"/>
                                </a:lnTo>
                                <a:lnTo>
                                  <a:pt x="2069" y="77"/>
                                </a:lnTo>
                                <a:lnTo>
                                  <a:pt x="2061" y="65"/>
                                </a:lnTo>
                                <a:lnTo>
                                  <a:pt x="2058" y="58"/>
                                </a:lnTo>
                                <a:lnTo>
                                  <a:pt x="2058" y="42"/>
                                </a:lnTo>
                                <a:lnTo>
                                  <a:pt x="2061" y="35"/>
                                </a:lnTo>
                                <a:lnTo>
                                  <a:pt x="2065" y="30"/>
                                </a:lnTo>
                                <a:lnTo>
                                  <a:pt x="2068" y="27"/>
                                </a:lnTo>
                                <a:lnTo>
                                  <a:pt x="2072" y="25"/>
                                </a:lnTo>
                                <a:lnTo>
                                  <a:pt x="2080" y="25"/>
                                </a:lnTo>
                                <a:lnTo>
                                  <a:pt x="2082" y="26"/>
                                </a:lnTo>
                                <a:lnTo>
                                  <a:pt x="2085" y="29"/>
                                </a:lnTo>
                                <a:lnTo>
                                  <a:pt x="2086" y="31"/>
                                </a:lnTo>
                                <a:lnTo>
                                  <a:pt x="2086" y="34"/>
                                </a:lnTo>
                                <a:lnTo>
                                  <a:pt x="2087" y="37"/>
                                </a:lnTo>
                                <a:lnTo>
                                  <a:pt x="2087" y="39"/>
                                </a:lnTo>
                                <a:lnTo>
                                  <a:pt x="2088" y="40"/>
                                </a:lnTo>
                                <a:lnTo>
                                  <a:pt x="2090" y="42"/>
                                </a:lnTo>
                                <a:lnTo>
                                  <a:pt x="2092" y="42"/>
                                </a:lnTo>
                                <a:lnTo>
                                  <a:pt x="2097" y="42"/>
                                </a:lnTo>
                                <a:lnTo>
                                  <a:pt x="2098" y="42"/>
                                </a:lnTo>
                                <a:lnTo>
                                  <a:pt x="2100" y="41"/>
                                </a:lnTo>
                                <a:lnTo>
                                  <a:pt x="2101" y="40"/>
                                </a:lnTo>
                                <a:lnTo>
                                  <a:pt x="2101" y="38"/>
                                </a:lnTo>
                                <a:lnTo>
                                  <a:pt x="2101" y="33"/>
                                </a:lnTo>
                                <a:lnTo>
                                  <a:pt x="2100" y="29"/>
                                </a:lnTo>
                                <a:lnTo>
                                  <a:pt x="2095" y="25"/>
                                </a:lnTo>
                                <a:lnTo>
                                  <a:pt x="2091" y="22"/>
                                </a:lnTo>
                                <a:lnTo>
                                  <a:pt x="2085" y="20"/>
                                </a:lnTo>
                                <a:lnTo>
                                  <a:pt x="2070" y="20"/>
                                </a:lnTo>
                                <a:lnTo>
                                  <a:pt x="2062" y="23"/>
                                </a:lnTo>
                                <a:lnTo>
                                  <a:pt x="2056" y="30"/>
                                </a:lnTo>
                                <a:lnTo>
                                  <a:pt x="2050" y="37"/>
                                </a:lnTo>
                                <a:lnTo>
                                  <a:pt x="2047" y="45"/>
                                </a:lnTo>
                                <a:lnTo>
                                  <a:pt x="2047" y="67"/>
                                </a:lnTo>
                                <a:lnTo>
                                  <a:pt x="2049" y="76"/>
                                </a:lnTo>
                                <a:lnTo>
                                  <a:pt x="2055" y="82"/>
                                </a:lnTo>
                                <a:lnTo>
                                  <a:pt x="2061" y="88"/>
                                </a:lnTo>
                                <a:lnTo>
                                  <a:pt x="2068" y="92"/>
                                </a:lnTo>
                                <a:lnTo>
                                  <a:pt x="2082" y="92"/>
                                </a:lnTo>
                                <a:lnTo>
                                  <a:pt x="2088" y="89"/>
                                </a:lnTo>
                                <a:lnTo>
                                  <a:pt x="2093" y="84"/>
                                </a:lnTo>
                                <a:lnTo>
                                  <a:pt x="2098" y="80"/>
                                </a:lnTo>
                                <a:lnTo>
                                  <a:pt x="2102" y="73"/>
                                </a:lnTo>
                                <a:lnTo>
                                  <a:pt x="2104" y="64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8DE5C80" id="Group 1358" o:spid="_x0000_s1026" style="position:absolute;margin-left:126.25pt;margin-top:-109pt;width:213.6pt;height:46.7pt;z-index:251446272;mso-position-horizontal-relative:page" coordorigin="2525,-2180" coordsize="4272,93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">
                <v:shape id="Picture 1404" o:spid="_x0000_s1027" type="#_x0000_t75" style="position:absolute;left:2539;top:-1927;width:575;height:2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">
                  <v:imagedata r:id="rId36" o:title=""/>
                </v:shape>
                <v:rect id="Rectangle 1403" o:spid="_x0000_s1028" style="position:absolute;left:2533;top:-1934;width:561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" filled="f" strokecolor="#3f3f3f" strokeweight=".24911mm"/>
                <v:shape id="Picture 1402" o:spid="_x0000_s1029" type="#_x0000_t75" style="position:absolute;left:3340;top:-2166;width:815;height:2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">
                  <v:imagedata r:id="rId37" o:title=""/>
                </v:shape>
                <v:rect id="Rectangle 1401" o:spid="_x0000_s1030" style="position:absolute;left:3333;top:-2173;width:801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" fillcolor="#a5c3dd" stroked="f"/>
                <v:rect id="Rectangle 1400" o:spid="_x0000_s1031" style="position:absolute;left:3333;top:-2173;width:801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" filled="f" strokecolor="#3f3f3f" strokeweight=".24911mm"/>
                <v:shape id="Picture 1399" o:spid="_x0000_s1032" type="#_x0000_t75" style="position:absolute;left:3556;top:-2109;width:352;height:1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">
                  <v:imagedata r:id="rId38" o:title=""/>
                </v:shape>
                <v:shape id="Picture 1398" o:spid="_x0000_s1033" type="#_x0000_t75" style="position:absolute;left:3340;top:-1929;width:815;height:2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">
                  <v:imagedata r:id="rId39" o:title=""/>
                </v:shape>
                <v:rect id="Rectangle 1397" o:spid="_x0000_s1034" style="position:absolute;left:3333;top:-1935;width:801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" fillcolor="#a5c3dd" stroked="f"/>
                <v:rect id="Rectangle 1396" o:spid="_x0000_s1035" style="position:absolute;left:3333;top:-1935;width:801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" filled="f" strokecolor="#3f3f3f" strokeweight=".24911mm"/>
                <v:shape id="Picture 1395" o:spid="_x0000_s1036" type="#_x0000_t75" style="position:absolute;left:3556;top:-1872;width:352;height:1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">
                  <v:imagedata r:id="rId40" o:title=""/>
                </v:shape>
                <v:shape id="Picture 1394" o:spid="_x0000_s1037" type="#_x0000_t75" style="position:absolute;left:3107;top:-1638;width:240;height: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">
                  <v:imagedata r:id="rId41" o:title=""/>
                </v:shape>
                <v:line id="Line 1393" o:spid="_x0000_s1038" style="position:absolute;visibility:visible;mso-wrap-style:square" from="3151,-1614" to="3276,-16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" strokecolor="#3f3f3f" strokeweight=".24911mm"/>
                <v:shape id="AutoShape 1392" o:spid="_x0000_s1039" style="position:absolute;left:3093;top:-1652;width:241;height:76;visibility:visible;mso-wrap-style:square;v-text-anchor:top" coordsize="241,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" path="m76,l,38,76,76,69,58,67,38,69,19,76,m240,38l165,r6,19l174,38r-3,20l165,76,240,38e" fillcolor="#3f3f3f" stroked="f">
                  <v:path arrowok="t" o:connecttype="custom" o:connectlocs="76,-1652;0,-1614;76,-1576;69,-1594;67,-1614;69,-1633;76,-1652;240,-1614;165,-1652;171,-1633;174,-1614;171,-1594;165,-1576;240,-1614" o:connectangles="0,0,0,0,0,0,0,0,0,0,0,0,0,0"/>
                </v:shape>
                <v:shape id="Picture 1391" o:spid="_x0000_s1040" type="#_x0000_t75" style="position:absolute;left:4381;top:-1927;width:574;height:2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">
                  <v:imagedata r:id="rId42" o:title=""/>
                </v:shape>
                <v:rect id="Rectangle 1390" o:spid="_x0000_s1041" style="position:absolute;left:4374;top:-1934;width:56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" filled="f" strokecolor="#3f3f3f" strokeweight=".24911mm"/>
                <v:shape id="Picture 1389" o:spid="_x0000_s1042" type="#_x0000_t75" style="position:absolute;left:4465;top:-1870;width:298;height:1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">
                  <v:imagedata r:id="rId43" o:title=""/>
                </v:shape>
                <v:shape id="Picture 1388" o:spid="_x0000_s1043" type="#_x0000_t75" style="position:absolute;left:4148;top:-1638;width:240;height: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">
                  <v:imagedata r:id="rId44" o:title=""/>
                </v:shape>
                <v:line id="Line 1387" o:spid="_x0000_s1044" style="position:absolute;visibility:visible;mso-wrap-style:square" from="4191,-1614" to="4317,-16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" strokecolor="#3f3f3f" strokeweight=".24911mm"/>
                <v:shape id="AutoShape 1386" o:spid="_x0000_s1045" style="position:absolute;left:4134;top:-1652;width:241;height:76;visibility:visible;mso-wrap-style:square;v-text-anchor:top" coordsize="241,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" path="m76,l,38,76,76,69,58,67,38,69,19,76,m240,38l165,r6,19l173,38r-2,20l165,76,240,38e" fillcolor="#3f3f3f" stroked="f">
                  <v:path arrowok="t" o:connecttype="custom" o:connectlocs="76,-1652;0,-1614;76,-1576;69,-1594;67,-1614;69,-1633;76,-1652;240,-1614;165,-1652;171,-1633;173,-1614;171,-1594;165,-1576;240,-1614" o:connectangles="0,0,0,0,0,0,0,0,0,0,0,0,0,0"/>
                </v:shape>
                <v:shape id="Picture 1385" o:spid="_x0000_s1046" type="#_x0000_t75" style="position:absolute;left:5182;top:-2166;width:814;height:2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">
                  <v:imagedata r:id="rId45" o:title=""/>
                </v:shape>
                <v:rect id="Rectangle 1384" o:spid="_x0000_s1047" style="position:absolute;left:5175;top:-2173;width:801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" fillcolor="#a5c3dd" stroked="f"/>
                <v:rect id="Rectangle 1383" o:spid="_x0000_s1048" style="position:absolute;left:5175;top:-2173;width:801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" filled="f" strokecolor="#3f3f3f" strokeweight=".24911mm"/>
                <v:shape id="Picture 1382" o:spid="_x0000_s1049" type="#_x0000_t75" style="position:absolute;left:5398;top:-2109;width:351;height:1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">
                  <v:imagedata r:id="rId46" o:title=""/>
                </v:shape>
                <v:shape id="Picture 1381" o:spid="_x0000_s1050" type="#_x0000_t75" style="position:absolute;left:5182;top:-1929;width:814;height:2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">
                  <v:imagedata r:id="rId47" o:title=""/>
                </v:shape>
                <v:rect id="Rectangle 1380" o:spid="_x0000_s1051" style="position:absolute;left:5175;top:-1935;width:801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" fillcolor="#a5c3dd" stroked="f"/>
                <v:rect id="Rectangle 1379" o:spid="_x0000_s1052" style="position:absolute;left:5175;top:-1935;width:801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" filled="f" strokecolor="#3f3f3f" strokeweight=".24911mm"/>
                <v:shape id="Picture 1378" o:spid="_x0000_s1053" type="#_x0000_t75" style="position:absolute;left:5398;top:-1872;width:351;height:1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">
                  <v:imagedata r:id="rId48" o:title=""/>
                </v:shape>
                <v:shape id="Picture 1377" o:spid="_x0000_s1054" type="#_x0000_t75" style="position:absolute;left:4948;top:-1638;width:240;height: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">
                  <v:imagedata r:id="rId49" o:title=""/>
                </v:shape>
                <v:line id="Line 1376" o:spid="_x0000_s1055" style="position:absolute;visibility:visible;mso-wrap-style:square" from="4992,-1614" to="5118,-16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" strokecolor="#3f3f3f" strokeweight=".24911mm"/>
                <v:shape id="AutoShape 1375" o:spid="_x0000_s1056" style="position:absolute;left:4935;top:-1652;width:241;height:76;visibility:visible;mso-wrap-style:square;v-text-anchor:top" coordsize="241,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" path="m75,l,38,75,76,69,58,67,38,69,19,75,m240,38l164,r7,19l173,38r-2,20l164,76,240,38e" fillcolor="#3f3f3f" stroked="f">
                  <v:path arrowok="t" o:connecttype="custom" o:connectlocs="75,-1652;0,-1614;75,-1576;69,-1594;67,-1614;69,-1633;75,-1652;240,-1614;164,-1652;171,-1633;173,-1614;171,-1594;164,-1576;240,-1614" o:connectangles="0,0,0,0,0,0,0,0,0,0,0,0,0,0"/>
                </v:shape>
                <v:shape id="Picture 1374" o:spid="_x0000_s1057" type="#_x0000_t75" style="position:absolute;left:6236;top:-1927;width:561;height:2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">
                  <v:imagedata r:id="rId50" o:title=""/>
                </v:shape>
                <v:rect id="Rectangle 1373" o:spid="_x0000_s1058" style="position:absolute;left:6229;top:-1934;width:547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" filled="f" strokecolor="#3f3f3f" strokeweight=".24911mm"/>
                <v:shape id="Picture 1372" o:spid="_x0000_s1059" type="#_x0000_t75" style="position:absolute;left:6396;top:-1914;width:14;height:2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">
                  <v:imagedata r:id="rId51" o:title=""/>
                </v:shape>
                <v:line id="Line 1371" o:spid="_x0000_s1060" style="position:absolute;visibility:visible;mso-wrap-style:square" from="6389,-1921" to="6389,-17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" strokecolor="#3f3f3f" strokeweight=".24911mm"/>
                <v:shape id="Picture 1370" o:spid="_x0000_s1061" type="#_x0000_t75" style="position:absolute;left:6427;top:-1870;width:298;height:1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">
                  <v:imagedata r:id="rId52" o:title=""/>
                </v:shape>
                <v:shape id="Picture 1369" o:spid="_x0000_s1062" type="#_x0000_t75" style="position:absolute;left:5989;top:-1638;width:240;height: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">
                  <v:imagedata r:id="rId44" o:title=""/>
                </v:shape>
                <v:line id="Line 1368" o:spid="_x0000_s1063" style="position:absolute;visibility:visible;mso-wrap-style:square" from="6033,-1614" to="6159,-16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" strokecolor="#3f3f3f" strokeweight=".24911mm"/>
                <v:shape id="AutoShape 1367" o:spid="_x0000_s1064" style="position:absolute;left:5976;top:-1652;width:241;height:76;visibility:visible;mso-wrap-style:square;v-text-anchor:top" coordsize="241,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" path="m75,l,38,75,76,69,58,66,38,69,19,75,m240,38l164,r7,19l173,38r-2,20l164,76,240,38e" fillcolor="#3f3f3f" stroked="f">
                  <v:path arrowok="t" o:connecttype="custom" o:connectlocs="75,-1652;0,-1614;75,-1576;69,-1594;66,-1614;69,-1633;75,-1652;240,-1614;164,-1652;171,-1633;173,-1614;171,-1594;164,-1576;240,-1614" o:connectangles="0,0,0,0,0,0,0,0,0,0,0,0,0,0"/>
                </v:shape>
                <v:shape id="AutoShape 1366" o:spid="_x0000_s1065" style="position:absolute;left:3147;top:-1548;width:2967;height:100;visibility:visible;mso-wrap-style:square;v-text-anchor:top" coordsize="2967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" path="m84,23l83,6,83,,2,,,23r3,l4,19,5,15,8,10,11,8,13,7,15,6r3,l35,6r,82l34,91r-1,2l31,95r-3,2l21,97r,2l63,99r,-2l56,97,53,96,51,93,50,92,49,88,49,6r18,l71,7r5,2l78,11r1,3l80,16r1,3l81,23r3,m1925,23r,-17l1924,r-81,l1842,23r3,l1845,19r1,-4l1850,10r2,-2l1855,7r1,-1l1860,6r16,l1876,88r,3l1875,93r-2,2l1870,97r-8,l1862,99r43,l1905,97r-8,l1895,96r-3,-3l1891,92r,-4l1891,6r18,l1912,7r5,2l1919,11r2,3l1921,16r1,3l1923,23r2,m2967,23l2966,6,2965,r-81,l2883,23r2,l2886,19r1,-4l2891,10r2,-2l2895,7r2,-1l2901,6r16,l2917,88r,3l2916,93r-2,2l2911,97r-8,l2903,99r42,l2945,97r-7,l2935,96r-2,-3l2932,92r-1,-4l2931,6r18,l2953,7r5,2l2960,11r1,3l2963,16r,3l2964,23r3,e" fillcolor="black" stroked="f">
                  <v:path arrowok="t" o:connecttype="custom" o:connectlocs="83,-1542;2,-1548;3,-1525;5,-1533;11,-1540;15,-1542;35,-1542;34,-1457;31,-1453;21,-1451;63,-1449;56,-1451;51,-1455;49,-1460;67,-1542;76,-1539;79,-1534;81,-1529;84,-1525;1925,-1542;1843,-1548;1845,-1525;1846,-1533;1852,-1540;1856,-1542;1876,-1542;1876,-1457;1873,-1453;1862,-1451;1905,-1449;1897,-1451;1892,-1455;1891,-1460;1909,-1542;1917,-1539;1921,-1534;1922,-1529;1925,-1525;2966,-1542;2884,-1548;2885,-1525;2887,-1533;2893,-1540;2897,-1542;2917,-1542;2917,-1457;2914,-1453;2903,-1451;2945,-1449;2938,-1451;2933,-1455;2931,-1460;2949,-1542;2958,-1539;2961,-1534;2963,-1529;2967,-1525" o:connectangles="0,0,0,0,0,0,0,0,0,0,0,0,0,0,0,0,0,0,0,0,0,0,0,0,0,0,0,0,0,0,0,0,0,0,0,0,0,0,0,0,0,0,0,0,0,0,0,0,0,0,0,0,0,0,0,0,0"/>
                </v:shape>
                <v:shape id="Picture 1365" o:spid="_x0000_s1066" type="#_x0000_t75" style="position:absolute;left:2546;top:-1548;width:1835;height:2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">
                  <v:imagedata r:id="rId53" o:title=""/>
                </v:shape>
                <v:line id="Line 1364" o:spid="_x0000_s1067" style="position:absolute;visibility:visible;mso-wrap-style:square" from="2590,-1374" to="4310,-13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" strokecolor="#3f3f3f" strokeweight=".24911mm"/>
                <v:shape id="AutoShape 1363" o:spid="_x0000_s1068" style="position:absolute;left:2533;top:-1412;width:1835;height:76;visibility:visible;mso-wrap-style:square;v-text-anchor:top" coordsize="1835,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" path="m75,l,38,75,76,69,58,67,38,69,19,75,m1835,38l1759,r7,19l1768,38r-2,20l1759,76r76,-38e" fillcolor="#3f3f3f" stroked="f">
                  <v:path arrowok="t" o:connecttype="custom" o:connectlocs="75,-1412;0,-1374;75,-1336;69,-1354;67,-1374;69,-1393;75,-1412;1835,-1374;1759,-1412;1766,-1393;1768,-1374;1766,-1354;1759,-1336;1835,-1374" o:connectangles="0,0,0,0,0,0,0,0,0,0,0,0,0,0"/>
                </v:shape>
                <v:shape id="Picture 1362" o:spid="_x0000_s1069" type="#_x0000_t75" style="position:absolute;left:4381;top:-1493;width:1835;height:1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">
                  <v:imagedata r:id="rId54" o:title=""/>
                </v:shape>
                <v:line id="Line 1361" o:spid="_x0000_s1070" style="position:absolute;visibility:visible;mso-wrap-style:square" from="4425,-1374" to="6145,-13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" strokecolor="#3f3f3f" strokeweight=".24911mm"/>
                <v:shape id="AutoShape 1360" o:spid="_x0000_s1071" style="position:absolute;left:4368;top:-1412;width:1835;height:76;visibility:visible;mso-wrap-style:square;v-text-anchor:top" coordsize="1835,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" path="m75,l,38,75,76,69,58,66,38,69,19,75,m1834,38l1759,r6,19l1768,38r-3,20l1759,76r75,-38e" fillcolor="#3f3f3f" stroked="f">
                  <v:path arrowok="t" o:connecttype="custom" o:connectlocs="75,-1412;0,-1374;75,-1336;69,-1354;66,-1374;69,-1393;75,-1412;1834,-1374;1759,-1412;1765,-1393;1768,-1374;1765,-1354;1759,-1336;1834,-1374" o:connectangles="0,0,0,0,0,0,0,0,0,0,0,0,0,0"/>
                </v:shape>
                <v:shape id="AutoShape 1359" o:spid="_x0000_s1072" style="position:absolute;left:3241;top:-1338;width:2105;height:92;visibility:visible;mso-wrap-style:square;v-text-anchor:top" coordsize="2105,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" path="m40,76r-3,l36,78r-1,2l34,81r-2,l30,82r-3,l25,81,24,80,23,78,22,75r,-48l38,27r,-5l22,22,22,,20,,18,5,16,8r-3,6l8,19,5,22,2,24,,25r,2l10,27r,50l11,81r1,2l13,86r1,2l17,89r2,1l21,90r5,l30,89r3,-2l36,85r2,-3l38,81r2,-5m102,64r-2,-1l97,69r-3,4l92,75r-4,3l84,80r-12,l67,77,59,65,57,58r,-16l59,35r4,-5l66,27r4,-2l78,25r2,1l82,27r2,2l85,31r,3l85,37r1,2l86,40r2,2l90,42r5,l97,42r1,-1l99,40r1,-2l100,33,98,29,93,25,89,22,84,20r-16,l61,23,48,37r-3,8l45,67r3,9l54,82r5,6l66,92r14,l86,89r5,-5l96,80r4,-7l102,64m2042,76r-3,l2038,78r-1,2l2035,81r-3,1l2029,82r-2,-1l2026,80r-1,-2l2024,75r,-48l2040,27r,-5l2024,22r,-22l2022,r-2,5l2018,8r-3,6l2012,17r-3,2l2006,22r-2,2l2001,25r,2l2012,27r,50l2012,81r1,2l2014,86r2,2l2018,89r2,1l2022,90r6,l2031,89r3,-2l2038,85r1,-3l2040,81r2,-5m2104,64r-3,-1l2099,69r-3,4l2093,75r-3,3l2085,80r-11,l2069,77r-8,-12l2058,58r,-16l2061,35r4,-5l2068,27r4,-2l2080,25r2,1l2085,29r1,2l2086,34r1,3l2087,39r1,1l2090,42r2,l2097,42r1,l2100,41r1,-1l2101,38r,-5l2100,29r-5,-4l2091,22r-6,-2l2070,20r-8,3l2056,30r-6,7l2047,45r,22l2049,76r6,6l2061,88r7,4l2082,92r6,-3l2093,84r5,-4l2102,73r2,-9e" fillcolor="black" stroked="f">
                  <v:path arrowok="t" o:connecttype="custom" o:connectlocs="35,-1258;27,-1256;22,-1263;22,-1316;16,-1330;2,-1314;10,-1261;14,-1250;26,-1248;38,-1256;100,-1275;88,-1260;59,-1273;63,-1308;80,-1312;85,-1304;88,-1296;98,-1297;98,-1309;84,-1318;45,-1293;59,-1250;91,-1254;102,-1274;2037,-1258;2027,-1257;2024,-1311;2024,-1338;2015,-1324;2004,-1314;2012,-1261;2016,-1250;2028,-1248;2039,-1256;2101,-1275;2090,-1260;2061,-1273;2065,-1308;2082,-1312;2087,-1301;2092,-1296;2101,-1298;2095,-1313;2070,-1318;2047,-1293;2061,-1250;2093,-1254;2104,-1274" o:connectangles="0,0,0,0,0,0,0,0,0,0,0,0,0,0,0,0,0,0,0,0,0,0,0,0,0,0,0,0,0,0,0,0,0,0,0,0,0,0,0,0,0,0,0,0,0,0,0,0"/>
                </v:shape>
                <w10:wrap anchorx="page"/>
              </v:group>
            </w:pict>
          </mc:Fallback>
        </mc:AlternateContent>
      </w:r>
      <w:r w:rsidR="00890932">
        <w:rPr>
          <w:noProof/>
          <w:lang w:val="en-GB" w:eastAsia="en-GB"/>
        </w:rPr>
        <mc:AlternateContent>
          <mc:Choice Requires="wpg">
            <w:drawing>
              <wp:anchor distT="0" distB="0" distL="114300" distR="114300" simplePos="0" relativeHeight="251448320" behindDoc="0" locked="0" layoutInCell="1" allowOverlap="1" wp14:anchorId="7DF50301" wp14:editId="3B813626">
                <wp:simplePos x="0" y="0"/>
                <wp:positionH relativeFrom="page">
                  <wp:posOffset>1608455</wp:posOffset>
                </wp:positionH>
                <wp:positionV relativeFrom="paragraph">
                  <wp:posOffset>-508000</wp:posOffset>
                </wp:positionV>
                <wp:extent cx="2182495" cy="453390"/>
                <wp:effectExtent l="8255" t="6350" r="0" b="6985"/>
                <wp:wrapNone/>
                <wp:docPr id="1341" name="Group 13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182495" cy="453390"/>
                          <a:chOff x="2533" y="-800"/>
                          <a:chExt cx="3437" cy="714"/>
                        </a:xfrm>
                      </wpg:grpSpPr>
                      <pic:pic xmlns:pic="http://schemas.openxmlformats.org/drawingml/2006/picture">
                        <pic:nvPicPr>
                          <pic:cNvPr id="1342" name="Picture 13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553" y="-786"/>
                            <a:ext cx="561" cy="2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343" name="Rectangle 1356"/>
                        <wps:cNvSpPr>
                          <a:spLocks noChangeArrowheads="1"/>
                        </wps:cNvSpPr>
                        <wps:spPr bwMode="auto">
                          <a:xfrm>
                            <a:off x="2546" y="-792"/>
                            <a:ext cx="547" cy="240"/>
                          </a:xfrm>
                          <a:prstGeom prst="rect">
                            <a:avLst/>
                          </a:prstGeom>
                          <a:noFill/>
                          <a:ln w="8968">
                            <a:solidFill>
                              <a:srgbClr val="3F3F3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44" name="Picture 13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107" y="-518"/>
                            <a:ext cx="240" cy="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345" name="Line 1354"/>
                        <wps:cNvCnPr/>
                        <wps:spPr bwMode="auto">
                          <a:xfrm>
                            <a:off x="3151" y="-493"/>
                            <a:ext cx="125" cy="0"/>
                          </a:xfrm>
                          <a:prstGeom prst="line">
                            <a:avLst/>
                          </a:prstGeom>
                          <a:noFill/>
                          <a:ln w="8968">
                            <a:solidFill>
                              <a:srgbClr val="3F3F3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46" name="Freeform 1353"/>
                        <wps:cNvSpPr>
                          <a:spLocks/>
                        </wps:cNvSpPr>
                        <wps:spPr bwMode="auto">
                          <a:xfrm>
                            <a:off x="3093" y="-531"/>
                            <a:ext cx="76" cy="76"/>
                          </a:xfrm>
                          <a:custGeom>
                            <a:avLst/>
                            <a:gdLst>
                              <a:gd name="T0" fmla="+- 0 3169 3093"/>
                              <a:gd name="T1" fmla="*/ T0 w 76"/>
                              <a:gd name="T2" fmla="+- 0 -531 -531"/>
                              <a:gd name="T3" fmla="*/ -531 h 76"/>
                              <a:gd name="T4" fmla="+- 0 3093 3093"/>
                              <a:gd name="T5" fmla="*/ T4 w 76"/>
                              <a:gd name="T6" fmla="+- 0 -493 -531"/>
                              <a:gd name="T7" fmla="*/ -493 h 76"/>
                              <a:gd name="T8" fmla="+- 0 3169 3093"/>
                              <a:gd name="T9" fmla="*/ T8 w 76"/>
                              <a:gd name="T10" fmla="+- 0 -456 -531"/>
                              <a:gd name="T11" fmla="*/ -456 h 76"/>
                              <a:gd name="T12" fmla="+- 0 3162 3093"/>
                              <a:gd name="T13" fmla="*/ T12 w 76"/>
                              <a:gd name="T14" fmla="+- 0 -474 -531"/>
                              <a:gd name="T15" fmla="*/ -474 h 76"/>
                              <a:gd name="T16" fmla="+- 0 3160 3093"/>
                              <a:gd name="T17" fmla="*/ T16 w 76"/>
                              <a:gd name="T18" fmla="+- 0 -493 -531"/>
                              <a:gd name="T19" fmla="*/ -493 h 76"/>
                              <a:gd name="T20" fmla="+- 0 3162 3093"/>
                              <a:gd name="T21" fmla="*/ T20 w 76"/>
                              <a:gd name="T22" fmla="+- 0 -513 -531"/>
                              <a:gd name="T23" fmla="*/ -513 h 76"/>
                              <a:gd name="T24" fmla="+- 0 3169 3093"/>
                              <a:gd name="T25" fmla="*/ T24 w 76"/>
                              <a:gd name="T26" fmla="+- 0 -531 -531"/>
                              <a:gd name="T27" fmla="*/ -531 h 7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76" h="76">
                                <a:moveTo>
                                  <a:pt x="76" y="0"/>
                                </a:moveTo>
                                <a:lnTo>
                                  <a:pt x="0" y="38"/>
                                </a:lnTo>
                                <a:lnTo>
                                  <a:pt x="76" y="75"/>
                                </a:lnTo>
                                <a:lnTo>
                                  <a:pt x="69" y="57"/>
                                </a:lnTo>
                                <a:lnTo>
                                  <a:pt x="67" y="38"/>
                                </a:lnTo>
                                <a:lnTo>
                                  <a:pt x="69" y="18"/>
                                </a:lnTo>
                                <a:lnTo>
                                  <a:pt x="7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F3F3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47" name="Picture 13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13" y="-786"/>
                            <a:ext cx="561" cy="2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348" name="Rectangle 1351"/>
                        <wps:cNvSpPr>
                          <a:spLocks noChangeArrowheads="1"/>
                        </wps:cNvSpPr>
                        <wps:spPr bwMode="auto">
                          <a:xfrm>
                            <a:off x="3507" y="-792"/>
                            <a:ext cx="547" cy="240"/>
                          </a:xfrm>
                          <a:prstGeom prst="rect">
                            <a:avLst/>
                          </a:prstGeom>
                          <a:noFill/>
                          <a:ln w="8968">
                            <a:solidFill>
                              <a:srgbClr val="3F3F3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49" name="Picture 13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645" y="-728"/>
                            <a:ext cx="298" cy="1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50" name="Picture 13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258" y="-531"/>
                            <a:ext cx="252" cy="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351" name="Line 1348"/>
                        <wps:cNvCnPr/>
                        <wps:spPr bwMode="auto">
                          <a:xfrm>
                            <a:off x="3393" y="-493"/>
                            <a:ext cx="46" cy="0"/>
                          </a:xfrm>
                          <a:prstGeom prst="line">
                            <a:avLst/>
                          </a:prstGeom>
                          <a:noFill/>
                          <a:ln w="8968">
                            <a:solidFill>
                              <a:srgbClr val="3F3F3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52" name="AutoShape 1347"/>
                        <wps:cNvSpPr>
                          <a:spLocks/>
                        </wps:cNvSpPr>
                        <wps:spPr bwMode="auto">
                          <a:xfrm>
                            <a:off x="3336" y="-531"/>
                            <a:ext cx="161" cy="76"/>
                          </a:xfrm>
                          <a:custGeom>
                            <a:avLst/>
                            <a:gdLst>
                              <a:gd name="T0" fmla="+- 0 3412 3336"/>
                              <a:gd name="T1" fmla="*/ T0 w 161"/>
                              <a:gd name="T2" fmla="+- 0 -531 -531"/>
                              <a:gd name="T3" fmla="*/ -531 h 76"/>
                              <a:gd name="T4" fmla="+- 0 3336 3336"/>
                              <a:gd name="T5" fmla="*/ T4 w 161"/>
                              <a:gd name="T6" fmla="+- 0 -493 -531"/>
                              <a:gd name="T7" fmla="*/ -493 h 76"/>
                              <a:gd name="T8" fmla="+- 0 3412 3336"/>
                              <a:gd name="T9" fmla="*/ T8 w 161"/>
                              <a:gd name="T10" fmla="+- 0 -456 -531"/>
                              <a:gd name="T11" fmla="*/ -456 h 76"/>
                              <a:gd name="T12" fmla="+- 0 3405 3336"/>
                              <a:gd name="T13" fmla="*/ T12 w 161"/>
                              <a:gd name="T14" fmla="+- 0 -474 -531"/>
                              <a:gd name="T15" fmla="*/ -474 h 76"/>
                              <a:gd name="T16" fmla="+- 0 3403 3336"/>
                              <a:gd name="T17" fmla="*/ T16 w 161"/>
                              <a:gd name="T18" fmla="+- 0 -493 -531"/>
                              <a:gd name="T19" fmla="*/ -493 h 76"/>
                              <a:gd name="T20" fmla="+- 0 3405 3336"/>
                              <a:gd name="T21" fmla="*/ T20 w 161"/>
                              <a:gd name="T22" fmla="+- 0 -513 -531"/>
                              <a:gd name="T23" fmla="*/ -513 h 76"/>
                              <a:gd name="T24" fmla="+- 0 3412 3336"/>
                              <a:gd name="T25" fmla="*/ T24 w 161"/>
                              <a:gd name="T26" fmla="+- 0 -531 -531"/>
                              <a:gd name="T27" fmla="*/ -531 h 76"/>
                              <a:gd name="T28" fmla="+- 0 3496 3336"/>
                              <a:gd name="T29" fmla="*/ T28 w 161"/>
                              <a:gd name="T30" fmla="+- 0 -493 -531"/>
                              <a:gd name="T31" fmla="*/ -493 h 76"/>
                              <a:gd name="T32" fmla="+- 0 3420 3336"/>
                              <a:gd name="T33" fmla="*/ T32 w 161"/>
                              <a:gd name="T34" fmla="+- 0 -531 -531"/>
                              <a:gd name="T35" fmla="*/ -531 h 76"/>
                              <a:gd name="T36" fmla="+- 0 3427 3336"/>
                              <a:gd name="T37" fmla="*/ T36 w 161"/>
                              <a:gd name="T38" fmla="+- 0 -513 -531"/>
                              <a:gd name="T39" fmla="*/ -513 h 76"/>
                              <a:gd name="T40" fmla="+- 0 3429 3336"/>
                              <a:gd name="T41" fmla="*/ T40 w 161"/>
                              <a:gd name="T42" fmla="+- 0 -493 -531"/>
                              <a:gd name="T43" fmla="*/ -493 h 76"/>
                              <a:gd name="T44" fmla="+- 0 3427 3336"/>
                              <a:gd name="T45" fmla="*/ T44 w 161"/>
                              <a:gd name="T46" fmla="+- 0 -474 -531"/>
                              <a:gd name="T47" fmla="*/ -474 h 76"/>
                              <a:gd name="T48" fmla="+- 0 3420 3336"/>
                              <a:gd name="T49" fmla="*/ T48 w 161"/>
                              <a:gd name="T50" fmla="+- 0 -456 -531"/>
                              <a:gd name="T51" fmla="*/ -456 h 76"/>
                              <a:gd name="T52" fmla="+- 0 3496 3336"/>
                              <a:gd name="T53" fmla="*/ T52 w 161"/>
                              <a:gd name="T54" fmla="+- 0 -493 -531"/>
                              <a:gd name="T55" fmla="*/ -493 h 7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161" h="76">
                                <a:moveTo>
                                  <a:pt x="76" y="0"/>
                                </a:moveTo>
                                <a:lnTo>
                                  <a:pt x="0" y="38"/>
                                </a:lnTo>
                                <a:lnTo>
                                  <a:pt x="76" y="75"/>
                                </a:lnTo>
                                <a:lnTo>
                                  <a:pt x="69" y="57"/>
                                </a:lnTo>
                                <a:lnTo>
                                  <a:pt x="67" y="38"/>
                                </a:lnTo>
                                <a:lnTo>
                                  <a:pt x="69" y="18"/>
                                </a:lnTo>
                                <a:lnTo>
                                  <a:pt x="76" y="0"/>
                                </a:lnTo>
                                <a:moveTo>
                                  <a:pt x="160" y="38"/>
                                </a:moveTo>
                                <a:lnTo>
                                  <a:pt x="84" y="0"/>
                                </a:lnTo>
                                <a:lnTo>
                                  <a:pt x="91" y="18"/>
                                </a:lnTo>
                                <a:lnTo>
                                  <a:pt x="93" y="38"/>
                                </a:lnTo>
                                <a:lnTo>
                                  <a:pt x="91" y="57"/>
                                </a:lnTo>
                                <a:lnTo>
                                  <a:pt x="84" y="75"/>
                                </a:lnTo>
                                <a:lnTo>
                                  <a:pt x="160" y="38"/>
                                </a:lnTo>
                              </a:path>
                            </a:pathLst>
                          </a:custGeom>
                          <a:solidFill>
                            <a:srgbClr val="3F3F3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53" name="Picture 13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068" y="-518"/>
                            <a:ext cx="240" cy="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354" name="Line 1345"/>
                        <wps:cNvCnPr/>
                        <wps:spPr bwMode="auto">
                          <a:xfrm>
                            <a:off x="4111" y="-493"/>
                            <a:ext cx="126" cy="0"/>
                          </a:xfrm>
                          <a:prstGeom prst="line">
                            <a:avLst/>
                          </a:prstGeom>
                          <a:noFill/>
                          <a:ln w="8968">
                            <a:solidFill>
                              <a:srgbClr val="3F3F3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55" name="Freeform 1344"/>
                        <wps:cNvSpPr>
                          <a:spLocks/>
                        </wps:cNvSpPr>
                        <wps:spPr bwMode="auto">
                          <a:xfrm>
                            <a:off x="4054" y="-531"/>
                            <a:ext cx="76" cy="76"/>
                          </a:xfrm>
                          <a:custGeom>
                            <a:avLst/>
                            <a:gdLst>
                              <a:gd name="T0" fmla="+- 0 4130 4054"/>
                              <a:gd name="T1" fmla="*/ T0 w 76"/>
                              <a:gd name="T2" fmla="+- 0 -531 -531"/>
                              <a:gd name="T3" fmla="*/ -531 h 76"/>
                              <a:gd name="T4" fmla="+- 0 4054 4054"/>
                              <a:gd name="T5" fmla="*/ T4 w 76"/>
                              <a:gd name="T6" fmla="+- 0 -493 -531"/>
                              <a:gd name="T7" fmla="*/ -493 h 76"/>
                              <a:gd name="T8" fmla="+- 0 4130 4054"/>
                              <a:gd name="T9" fmla="*/ T8 w 76"/>
                              <a:gd name="T10" fmla="+- 0 -456 -531"/>
                              <a:gd name="T11" fmla="*/ -456 h 76"/>
                              <a:gd name="T12" fmla="+- 0 4123 4054"/>
                              <a:gd name="T13" fmla="*/ T12 w 76"/>
                              <a:gd name="T14" fmla="+- 0 -474 -531"/>
                              <a:gd name="T15" fmla="*/ -474 h 76"/>
                              <a:gd name="T16" fmla="+- 0 4121 4054"/>
                              <a:gd name="T17" fmla="*/ T16 w 76"/>
                              <a:gd name="T18" fmla="+- 0 -493 -531"/>
                              <a:gd name="T19" fmla="*/ -493 h 76"/>
                              <a:gd name="T20" fmla="+- 0 4123 4054"/>
                              <a:gd name="T21" fmla="*/ T20 w 76"/>
                              <a:gd name="T22" fmla="+- 0 -513 -531"/>
                              <a:gd name="T23" fmla="*/ -513 h 76"/>
                              <a:gd name="T24" fmla="+- 0 4130 4054"/>
                              <a:gd name="T25" fmla="*/ T24 w 76"/>
                              <a:gd name="T26" fmla="+- 0 -531 -531"/>
                              <a:gd name="T27" fmla="*/ -531 h 7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76" h="76">
                                <a:moveTo>
                                  <a:pt x="76" y="0"/>
                                </a:moveTo>
                                <a:lnTo>
                                  <a:pt x="0" y="38"/>
                                </a:lnTo>
                                <a:lnTo>
                                  <a:pt x="76" y="75"/>
                                </a:lnTo>
                                <a:lnTo>
                                  <a:pt x="69" y="57"/>
                                </a:lnTo>
                                <a:lnTo>
                                  <a:pt x="67" y="38"/>
                                </a:lnTo>
                                <a:lnTo>
                                  <a:pt x="69" y="18"/>
                                </a:lnTo>
                                <a:lnTo>
                                  <a:pt x="7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F3F3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56" name="Picture 13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454" y="-786"/>
                            <a:ext cx="555" cy="2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357" name="Rectangle 1342"/>
                        <wps:cNvSpPr>
                          <a:spLocks noChangeArrowheads="1"/>
                        </wps:cNvSpPr>
                        <wps:spPr bwMode="auto">
                          <a:xfrm>
                            <a:off x="4448" y="-792"/>
                            <a:ext cx="541" cy="240"/>
                          </a:xfrm>
                          <a:prstGeom prst="rect">
                            <a:avLst/>
                          </a:prstGeom>
                          <a:noFill/>
                          <a:ln w="8968">
                            <a:solidFill>
                              <a:srgbClr val="3F3F3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58" name="Picture 13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585" y="-728"/>
                            <a:ext cx="298" cy="1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59" name="Picture 13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18" y="-531"/>
                            <a:ext cx="256" cy="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360" name="Line 1339"/>
                        <wps:cNvCnPr/>
                        <wps:spPr bwMode="auto">
                          <a:xfrm>
                            <a:off x="4358" y="-493"/>
                            <a:ext cx="46" cy="0"/>
                          </a:xfrm>
                          <a:prstGeom prst="line">
                            <a:avLst/>
                          </a:prstGeom>
                          <a:noFill/>
                          <a:ln w="8968">
                            <a:solidFill>
                              <a:srgbClr val="3F3F3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61" name="AutoShape 1338"/>
                        <wps:cNvSpPr>
                          <a:spLocks/>
                        </wps:cNvSpPr>
                        <wps:spPr bwMode="auto">
                          <a:xfrm>
                            <a:off x="4301" y="-531"/>
                            <a:ext cx="161" cy="76"/>
                          </a:xfrm>
                          <a:custGeom>
                            <a:avLst/>
                            <a:gdLst>
                              <a:gd name="T0" fmla="+- 0 4377 4301"/>
                              <a:gd name="T1" fmla="*/ T0 w 161"/>
                              <a:gd name="T2" fmla="+- 0 -531 -531"/>
                              <a:gd name="T3" fmla="*/ -531 h 76"/>
                              <a:gd name="T4" fmla="+- 0 4301 4301"/>
                              <a:gd name="T5" fmla="*/ T4 w 161"/>
                              <a:gd name="T6" fmla="+- 0 -493 -531"/>
                              <a:gd name="T7" fmla="*/ -493 h 76"/>
                              <a:gd name="T8" fmla="+- 0 4377 4301"/>
                              <a:gd name="T9" fmla="*/ T8 w 161"/>
                              <a:gd name="T10" fmla="+- 0 -456 -531"/>
                              <a:gd name="T11" fmla="*/ -456 h 76"/>
                              <a:gd name="T12" fmla="+- 0 4370 4301"/>
                              <a:gd name="T13" fmla="*/ T12 w 161"/>
                              <a:gd name="T14" fmla="+- 0 -474 -531"/>
                              <a:gd name="T15" fmla="*/ -474 h 76"/>
                              <a:gd name="T16" fmla="+- 0 4368 4301"/>
                              <a:gd name="T17" fmla="*/ T16 w 161"/>
                              <a:gd name="T18" fmla="+- 0 -493 -531"/>
                              <a:gd name="T19" fmla="*/ -493 h 76"/>
                              <a:gd name="T20" fmla="+- 0 4370 4301"/>
                              <a:gd name="T21" fmla="*/ T20 w 161"/>
                              <a:gd name="T22" fmla="+- 0 -513 -531"/>
                              <a:gd name="T23" fmla="*/ -513 h 76"/>
                              <a:gd name="T24" fmla="+- 0 4377 4301"/>
                              <a:gd name="T25" fmla="*/ T24 w 161"/>
                              <a:gd name="T26" fmla="+- 0 -531 -531"/>
                              <a:gd name="T27" fmla="*/ -531 h 76"/>
                              <a:gd name="T28" fmla="+- 0 4461 4301"/>
                              <a:gd name="T29" fmla="*/ T28 w 161"/>
                              <a:gd name="T30" fmla="+- 0 -493 -531"/>
                              <a:gd name="T31" fmla="*/ -493 h 76"/>
                              <a:gd name="T32" fmla="+- 0 4385 4301"/>
                              <a:gd name="T33" fmla="*/ T32 w 161"/>
                              <a:gd name="T34" fmla="+- 0 -531 -531"/>
                              <a:gd name="T35" fmla="*/ -531 h 76"/>
                              <a:gd name="T36" fmla="+- 0 4392 4301"/>
                              <a:gd name="T37" fmla="*/ T36 w 161"/>
                              <a:gd name="T38" fmla="+- 0 -513 -531"/>
                              <a:gd name="T39" fmla="*/ -513 h 76"/>
                              <a:gd name="T40" fmla="+- 0 4394 4301"/>
                              <a:gd name="T41" fmla="*/ T40 w 161"/>
                              <a:gd name="T42" fmla="+- 0 -493 -531"/>
                              <a:gd name="T43" fmla="*/ -493 h 76"/>
                              <a:gd name="T44" fmla="+- 0 4392 4301"/>
                              <a:gd name="T45" fmla="*/ T44 w 161"/>
                              <a:gd name="T46" fmla="+- 0 -474 -531"/>
                              <a:gd name="T47" fmla="*/ -474 h 76"/>
                              <a:gd name="T48" fmla="+- 0 4385 4301"/>
                              <a:gd name="T49" fmla="*/ T48 w 161"/>
                              <a:gd name="T50" fmla="+- 0 -456 -531"/>
                              <a:gd name="T51" fmla="*/ -456 h 76"/>
                              <a:gd name="T52" fmla="+- 0 4461 4301"/>
                              <a:gd name="T53" fmla="*/ T52 w 161"/>
                              <a:gd name="T54" fmla="+- 0 -493 -531"/>
                              <a:gd name="T55" fmla="*/ -493 h 7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161" h="76">
                                <a:moveTo>
                                  <a:pt x="76" y="0"/>
                                </a:moveTo>
                                <a:lnTo>
                                  <a:pt x="0" y="38"/>
                                </a:lnTo>
                                <a:lnTo>
                                  <a:pt x="76" y="75"/>
                                </a:lnTo>
                                <a:lnTo>
                                  <a:pt x="69" y="57"/>
                                </a:lnTo>
                                <a:lnTo>
                                  <a:pt x="67" y="38"/>
                                </a:lnTo>
                                <a:lnTo>
                                  <a:pt x="69" y="18"/>
                                </a:lnTo>
                                <a:lnTo>
                                  <a:pt x="76" y="0"/>
                                </a:lnTo>
                                <a:moveTo>
                                  <a:pt x="160" y="38"/>
                                </a:moveTo>
                                <a:lnTo>
                                  <a:pt x="84" y="0"/>
                                </a:lnTo>
                                <a:lnTo>
                                  <a:pt x="91" y="18"/>
                                </a:lnTo>
                                <a:lnTo>
                                  <a:pt x="93" y="38"/>
                                </a:lnTo>
                                <a:lnTo>
                                  <a:pt x="91" y="57"/>
                                </a:lnTo>
                                <a:lnTo>
                                  <a:pt x="84" y="75"/>
                                </a:lnTo>
                                <a:lnTo>
                                  <a:pt x="160" y="38"/>
                                </a:lnTo>
                              </a:path>
                            </a:pathLst>
                          </a:custGeom>
                          <a:solidFill>
                            <a:srgbClr val="3F3F3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62" name="Picture 13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35" y="-518"/>
                            <a:ext cx="240" cy="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363" name="Line 1336"/>
                        <wps:cNvCnPr/>
                        <wps:spPr bwMode="auto">
                          <a:xfrm>
                            <a:off x="5079" y="-493"/>
                            <a:ext cx="126" cy="0"/>
                          </a:xfrm>
                          <a:prstGeom prst="line">
                            <a:avLst/>
                          </a:prstGeom>
                          <a:noFill/>
                          <a:ln w="8968">
                            <a:solidFill>
                              <a:srgbClr val="3F3F3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64" name="Freeform 1335"/>
                        <wps:cNvSpPr>
                          <a:spLocks/>
                        </wps:cNvSpPr>
                        <wps:spPr bwMode="auto">
                          <a:xfrm>
                            <a:off x="5022" y="-531"/>
                            <a:ext cx="76" cy="76"/>
                          </a:xfrm>
                          <a:custGeom>
                            <a:avLst/>
                            <a:gdLst>
                              <a:gd name="T0" fmla="+- 0 5097 5022"/>
                              <a:gd name="T1" fmla="*/ T0 w 76"/>
                              <a:gd name="T2" fmla="+- 0 -531 -531"/>
                              <a:gd name="T3" fmla="*/ -531 h 76"/>
                              <a:gd name="T4" fmla="+- 0 5022 5022"/>
                              <a:gd name="T5" fmla="*/ T4 w 76"/>
                              <a:gd name="T6" fmla="+- 0 -493 -531"/>
                              <a:gd name="T7" fmla="*/ -493 h 76"/>
                              <a:gd name="T8" fmla="+- 0 5097 5022"/>
                              <a:gd name="T9" fmla="*/ T8 w 76"/>
                              <a:gd name="T10" fmla="+- 0 -456 -531"/>
                              <a:gd name="T11" fmla="*/ -456 h 76"/>
                              <a:gd name="T12" fmla="+- 0 5090 5022"/>
                              <a:gd name="T13" fmla="*/ T12 w 76"/>
                              <a:gd name="T14" fmla="+- 0 -474 -531"/>
                              <a:gd name="T15" fmla="*/ -474 h 76"/>
                              <a:gd name="T16" fmla="+- 0 5088 5022"/>
                              <a:gd name="T17" fmla="*/ T16 w 76"/>
                              <a:gd name="T18" fmla="+- 0 -493 -531"/>
                              <a:gd name="T19" fmla="*/ -493 h 76"/>
                              <a:gd name="T20" fmla="+- 0 5090 5022"/>
                              <a:gd name="T21" fmla="*/ T20 w 76"/>
                              <a:gd name="T22" fmla="+- 0 -513 -531"/>
                              <a:gd name="T23" fmla="*/ -513 h 76"/>
                              <a:gd name="T24" fmla="+- 0 5097 5022"/>
                              <a:gd name="T25" fmla="*/ T24 w 76"/>
                              <a:gd name="T26" fmla="+- 0 -531 -531"/>
                              <a:gd name="T27" fmla="*/ -531 h 7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76" h="76">
                                <a:moveTo>
                                  <a:pt x="75" y="0"/>
                                </a:moveTo>
                                <a:lnTo>
                                  <a:pt x="0" y="38"/>
                                </a:lnTo>
                                <a:lnTo>
                                  <a:pt x="75" y="75"/>
                                </a:lnTo>
                                <a:lnTo>
                                  <a:pt x="68" y="57"/>
                                </a:lnTo>
                                <a:lnTo>
                                  <a:pt x="66" y="38"/>
                                </a:lnTo>
                                <a:lnTo>
                                  <a:pt x="68" y="18"/>
                                </a:lnTo>
                                <a:lnTo>
                                  <a:pt x="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F3F3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65" name="Picture 13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186" y="-531"/>
                            <a:ext cx="250" cy="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366" name="Line 1333"/>
                        <wps:cNvCnPr/>
                        <wps:spPr bwMode="auto">
                          <a:xfrm>
                            <a:off x="5319" y="-493"/>
                            <a:ext cx="46" cy="0"/>
                          </a:xfrm>
                          <a:prstGeom prst="line">
                            <a:avLst/>
                          </a:prstGeom>
                          <a:noFill/>
                          <a:ln w="8968">
                            <a:solidFill>
                              <a:srgbClr val="3F3F3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67" name="AutoShape 1332"/>
                        <wps:cNvSpPr>
                          <a:spLocks/>
                        </wps:cNvSpPr>
                        <wps:spPr bwMode="auto">
                          <a:xfrm>
                            <a:off x="5262" y="-531"/>
                            <a:ext cx="161" cy="76"/>
                          </a:xfrm>
                          <a:custGeom>
                            <a:avLst/>
                            <a:gdLst>
                              <a:gd name="T0" fmla="+- 0 5337 5262"/>
                              <a:gd name="T1" fmla="*/ T0 w 161"/>
                              <a:gd name="T2" fmla="+- 0 -531 -531"/>
                              <a:gd name="T3" fmla="*/ -531 h 76"/>
                              <a:gd name="T4" fmla="+- 0 5262 5262"/>
                              <a:gd name="T5" fmla="*/ T4 w 161"/>
                              <a:gd name="T6" fmla="+- 0 -493 -531"/>
                              <a:gd name="T7" fmla="*/ -493 h 76"/>
                              <a:gd name="T8" fmla="+- 0 5337 5262"/>
                              <a:gd name="T9" fmla="*/ T8 w 161"/>
                              <a:gd name="T10" fmla="+- 0 -456 -531"/>
                              <a:gd name="T11" fmla="*/ -456 h 76"/>
                              <a:gd name="T12" fmla="+- 0 5331 5262"/>
                              <a:gd name="T13" fmla="*/ T12 w 161"/>
                              <a:gd name="T14" fmla="+- 0 -474 -531"/>
                              <a:gd name="T15" fmla="*/ -474 h 76"/>
                              <a:gd name="T16" fmla="+- 0 5328 5262"/>
                              <a:gd name="T17" fmla="*/ T16 w 161"/>
                              <a:gd name="T18" fmla="+- 0 -493 -531"/>
                              <a:gd name="T19" fmla="*/ -493 h 76"/>
                              <a:gd name="T20" fmla="+- 0 5331 5262"/>
                              <a:gd name="T21" fmla="*/ T20 w 161"/>
                              <a:gd name="T22" fmla="+- 0 -513 -531"/>
                              <a:gd name="T23" fmla="*/ -513 h 76"/>
                              <a:gd name="T24" fmla="+- 0 5337 5262"/>
                              <a:gd name="T25" fmla="*/ T24 w 161"/>
                              <a:gd name="T26" fmla="+- 0 -531 -531"/>
                              <a:gd name="T27" fmla="*/ -531 h 76"/>
                              <a:gd name="T28" fmla="+- 0 5422 5262"/>
                              <a:gd name="T29" fmla="*/ T28 w 161"/>
                              <a:gd name="T30" fmla="+- 0 -493 -531"/>
                              <a:gd name="T31" fmla="*/ -493 h 76"/>
                              <a:gd name="T32" fmla="+- 0 5346 5262"/>
                              <a:gd name="T33" fmla="*/ T32 w 161"/>
                              <a:gd name="T34" fmla="+- 0 -531 -531"/>
                              <a:gd name="T35" fmla="*/ -531 h 76"/>
                              <a:gd name="T36" fmla="+- 0 5353 5262"/>
                              <a:gd name="T37" fmla="*/ T36 w 161"/>
                              <a:gd name="T38" fmla="+- 0 -513 -531"/>
                              <a:gd name="T39" fmla="*/ -513 h 76"/>
                              <a:gd name="T40" fmla="+- 0 5355 5262"/>
                              <a:gd name="T41" fmla="*/ T40 w 161"/>
                              <a:gd name="T42" fmla="+- 0 -493 -531"/>
                              <a:gd name="T43" fmla="*/ -493 h 76"/>
                              <a:gd name="T44" fmla="+- 0 5353 5262"/>
                              <a:gd name="T45" fmla="*/ T44 w 161"/>
                              <a:gd name="T46" fmla="+- 0 -474 -531"/>
                              <a:gd name="T47" fmla="*/ -474 h 76"/>
                              <a:gd name="T48" fmla="+- 0 5346 5262"/>
                              <a:gd name="T49" fmla="*/ T48 w 161"/>
                              <a:gd name="T50" fmla="+- 0 -456 -531"/>
                              <a:gd name="T51" fmla="*/ -456 h 76"/>
                              <a:gd name="T52" fmla="+- 0 5422 5262"/>
                              <a:gd name="T53" fmla="*/ T52 w 161"/>
                              <a:gd name="T54" fmla="+- 0 -493 -531"/>
                              <a:gd name="T55" fmla="*/ -493 h 7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161" h="76">
                                <a:moveTo>
                                  <a:pt x="75" y="0"/>
                                </a:moveTo>
                                <a:lnTo>
                                  <a:pt x="0" y="38"/>
                                </a:lnTo>
                                <a:lnTo>
                                  <a:pt x="75" y="75"/>
                                </a:lnTo>
                                <a:lnTo>
                                  <a:pt x="69" y="57"/>
                                </a:lnTo>
                                <a:lnTo>
                                  <a:pt x="66" y="38"/>
                                </a:lnTo>
                                <a:lnTo>
                                  <a:pt x="69" y="18"/>
                                </a:lnTo>
                                <a:lnTo>
                                  <a:pt x="75" y="0"/>
                                </a:lnTo>
                                <a:moveTo>
                                  <a:pt x="160" y="38"/>
                                </a:moveTo>
                                <a:lnTo>
                                  <a:pt x="84" y="0"/>
                                </a:lnTo>
                                <a:lnTo>
                                  <a:pt x="91" y="18"/>
                                </a:lnTo>
                                <a:lnTo>
                                  <a:pt x="93" y="38"/>
                                </a:lnTo>
                                <a:lnTo>
                                  <a:pt x="91" y="57"/>
                                </a:lnTo>
                                <a:lnTo>
                                  <a:pt x="84" y="75"/>
                                </a:lnTo>
                                <a:lnTo>
                                  <a:pt x="160" y="38"/>
                                </a:lnTo>
                              </a:path>
                            </a:pathLst>
                          </a:custGeom>
                          <a:solidFill>
                            <a:srgbClr val="3F3F3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68" name="AutoShape 1331"/>
                        <wps:cNvSpPr>
                          <a:spLocks/>
                        </wps:cNvSpPr>
                        <wps:spPr bwMode="auto">
                          <a:xfrm>
                            <a:off x="3147" y="-428"/>
                            <a:ext cx="2239" cy="100"/>
                          </a:xfrm>
                          <a:custGeom>
                            <a:avLst/>
                            <a:gdLst>
                              <a:gd name="T0" fmla="+- 0 3149 3147"/>
                              <a:gd name="T1" fmla="*/ T0 w 2239"/>
                              <a:gd name="T2" fmla="+- 0 -428 -428"/>
                              <a:gd name="T3" fmla="*/ -428 h 100"/>
                              <a:gd name="T4" fmla="+- 0 3152 3147"/>
                              <a:gd name="T5" fmla="*/ T4 w 2239"/>
                              <a:gd name="T6" fmla="+- 0 -413 -428"/>
                              <a:gd name="T7" fmla="*/ -413 h 100"/>
                              <a:gd name="T8" fmla="+- 0 3162 3147"/>
                              <a:gd name="T9" fmla="*/ T8 w 2239"/>
                              <a:gd name="T10" fmla="+- 0 -421 -428"/>
                              <a:gd name="T11" fmla="*/ -421 h 100"/>
                              <a:gd name="T12" fmla="+- 0 3181 3147"/>
                              <a:gd name="T13" fmla="*/ T12 w 2239"/>
                              <a:gd name="T14" fmla="+- 0 -336 -428"/>
                              <a:gd name="T15" fmla="*/ -336 h 100"/>
                              <a:gd name="T16" fmla="+- 0 3168 3147"/>
                              <a:gd name="T17" fmla="*/ T16 w 2239"/>
                              <a:gd name="T18" fmla="+- 0 -331 -428"/>
                              <a:gd name="T19" fmla="*/ -331 h 100"/>
                              <a:gd name="T20" fmla="+- 0 3203 3147"/>
                              <a:gd name="T21" fmla="*/ T20 w 2239"/>
                              <a:gd name="T22" fmla="+- 0 -331 -428"/>
                              <a:gd name="T23" fmla="*/ -331 h 100"/>
                              <a:gd name="T24" fmla="+- 0 3196 3147"/>
                              <a:gd name="T25" fmla="*/ T24 w 2239"/>
                              <a:gd name="T26" fmla="+- 0 -339 -428"/>
                              <a:gd name="T27" fmla="*/ -339 h 100"/>
                              <a:gd name="T28" fmla="+- 0 3223 3147"/>
                              <a:gd name="T29" fmla="*/ T28 w 2239"/>
                              <a:gd name="T30" fmla="+- 0 -418 -428"/>
                              <a:gd name="T31" fmla="*/ -418 h 100"/>
                              <a:gd name="T32" fmla="+- 0 3228 3147"/>
                              <a:gd name="T33" fmla="*/ T32 w 2239"/>
                              <a:gd name="T34" fmla="+- 0 -409 -428"/>
                              <a:gd name="T35" fmla="*/ -409 h 100"/>
                              <a:gd name="T36" fmla="+- 0 3457 3147"/>
                              <a:gd name="T37" fmla="*/ T36 w 2239"/>
                              <a:gd name="T38" fmla="+- 0 -422 -428"/>
                              <a:gd name="T39" fmla="*/ -422 h 100"/>
                              <a:gd name="T40" fmla="+- 0 3377 3147"/>
                              <a:gd name="T41" fmla="*/ T40 w 2239"/>
                              <a:gd name="T42" fmla="+- 0 -404 -428"/>
                              <a:gd name="T43" fmla="*/ -404 h 100"/>
                              <a:gd name="T44" fmla="+- 0 3384 3147"/>
                              <a:gd name="T45" fmla="*/ T44 w 2239"/>
                              <a:gd name="T46" fmla="+- 0 -420 -428"/>
                              <a:gd name="T47" fmla="*/ -420 h 100"/>
                              <a:gd name="T48" fmla="+- 0 3409 3147"/>
                              <a:gd name="T49" fmla="*/ T48 w 2239"/>
                              <a:gd name="T50" fmla="+- 0 -422 -428"/>
                              <a:gd name="T51" fmla="*/ -422 h 100"/>
                              <a:gd name="T52" fmla="+- 0 3405 3147"/>
                              <a:gd name="T53" fmla="*/ T52 w 2239"/>
                              <a:gd name="T54" fmla="+- 0 -332 -428"/>
                              <a:gd name="T55" fmla="*/ -332 h 100"/>
                              <a:gd name="T56" fmla="+- 0 3437 3147"/>
                              <a:gd name="T57" fmla="*/ T56 w 2239"/>
                              <a:gd name="T58" fmla="+- 0 -328 -428"/>
                              <a:gd name="T59" fmla="*/ -328 h 100"/>
                              <a:gd name="T60" fmla="+- 0 3425 3147"/>
                              <a:gd name="T61" fmla="*/ T60 w 2239"/>
                              <a:gd name="T62" fmla="+- 0 -334 -428"/>
                              <a:gd name="T63" fmla="*/ -334 h 100"/>
                              <a:gd name="T64" fmla="+- 0 3441 3147"/>
                              <a:gd name="T65" fmla="*/ T64 w 2239"/>
                              <a:gd name="T66" fmla="+- 0 -422 -428"/>
                              <a:gd name="T67" fmla="*/ -422 h 100"/>
                              <a:gd name="T68" fmla="+- 0 3453 3147"/>
                              <a:gd name="T69" fmla="*/ T68 w 2239"/>
                              <a:gd name="T70" fmla="+- 0 -413 -428"/>
                              <a:gd name="T71" fmla="*/ -413 h 100"/>
                              <a:gd name="T72" fmla="+- 0 3458 3147"/>
                              <a:gd name="T73" fmla="*/ T72 w 2239"/>
                              <a:gd name="T74" fmla="+- 0 -404 -428"/>
                              <a:gd name="T75" fmla="*/ -404 h 100"/>
                              <a:gd name="T76" fmla="+- 0 4116 3147"/>
                              <a:gd name="T77" fmla="*/ T76 w 2239"/>
                              <a:gd name="T78" fmla="+- 0 -428 -428"/>
                              <a:gd name="T79" fmla="*/ -428 h 100"/>
                              <a:gd name="T80" fmla="+- 0 4119 3147"/>
                              <a:gd name="T81" fmla="*/ T80 w 2239"/>
                              <a:gd name="T82" fmla="+- 0 -413 -428"/>
                              <a:gd name="T83" fmla="*/ -413 h 100"/>
                              <a:gd name="T84" fmla="+- 0 4130 3147"/>
                              <a:gd name="T85" fmla="*/ T84 w 2239"/>
                              <a:gd name="T86" fmla="+- 0 -421 -428"/>
                              <a:gd name="T87" fmla="*/ -421 h 100"/>
                              <a:gd name="T88" fmla="+- 0 4149 3147"/>
                              <a:gd name="T89" fmla="*/ T88 w 2239"/>
                              <a:gd name="T90" fmla="+- 0 -336 -428"/>
                              <a:gd name="T91" fmla="*/ -336 h 100"/>
                              <a:gd name="T92" fmla="+- 0 4135 3147"/>
                              <a:gd name="T93" fmla="*/ T92 w 2239"/>
                              <a:gd name="T94" fmla="+- 0 -331 -428"/>
                              <a:gd name="T95" fmla="*/ -331 h 100"/>
                              <a:gd name="T96" fmla="+- 0 4170 3147"/>
                              <a:gd name="T97" fmla="*/ T96 w 2239"/>
                              <a:gd name="T98" fmla="+- 0 -331 -428"/>
                              <a:gd name="T99" fmla="*/ -331 h 100"/>
                              <a:gd name="T100" fmla="+- 0 4163 3147"/>
                              <a:gd name="T101" fmla="*/ T100 w 2239"/>
                              <a:gd name="T102" fmla="+- 0 -339 -428"/>
                              <a:gd name="T103" fmla="*/ -339 h 100"/>
                              <a:gd name="T104" fmla="+- 0 4190 3147"/>
                              <a:gd name="T105" fmla="*/ T104 w 2239"/>
                              <a:gd name="T106" fmla="+- 0 -418 -428"/>
                              <a:gd name="T107" fmla="*/ -418 h 100"/>
                              <a:gd name="T108" fmla="+- 0 4195 3147"/>
                              <a:gd name="T109" fmla="*/ T108 w 2239"/>
                              <a:gd name="T110" fmla="+- 0 -409 -428"/>
                              <a:gd name="T111" fmla="*/ -409 h 100"/>
                              <a:gd name="T112" fmla="+- 0 4425 3147"/>
                              <a:gd name="T113" fmla="*/ T112 w 2239"/>
                              <a:gd name="T114" fmla="+- 0 -422 -428"/>
                              <a:gd name="T115" fmla="*/ -422 h 100"/>
                              <a:gd name="T116" fmla="+- 0 4345 3147"/>
                              <a:gd name="T117" fmla="*/ T116 w 2239"/>
                              <a:gd name="T118" fmla="+- 0 -404 -428"/>
                              <a:gd name="T119" fmla="*/ -404 h 100"/>
                              <a:gd name="T120" fmla="+- 0 4352 3147"/>
                              <a:gd name="T121" fmla="*/ T120 w 2239"/>
                              <a:gd name="T122" fmla="+- 0 -420 -428"/>
                              <a:gd name="T123" fmla="*/ -420 h 100"/>
                              <a:gd name="T124" fmla="+- 0 4376 3147"/>
                              <a:gd name="T125" fmla="*/ T124 w 2239"/>
                              <a:gd name="T126" fmla="+- 0 -422 -428"/>
                              <a:gd name="T127" fmla="*/ -422 h 100"/>
                              <a:gd name="T128" fmla="+- 0 4373 3147"/>
                              <a:gd name="T129" fmla="*/ T128 w 2239"/>
                              <a:gd name="T130" fmla="+- 0 -332 -428"/>
                              <a:gd name="T131" fmla="*/ -332 h 100"/>
                              <a:gd name="T132" fmla="+- 0 4404 3147"/>
                              <a:gd name="T133" fmla="*/ T132 w 2239"/>
                              <a:gd name="T134" fmla="+- 0 -328 -428"/>
                              <a:gd name="T135" fmla="*/ -328 h 100"/>
                              <a:gd name="T136" fmla="+- 0 4392 3147"/>
                              <a:gd name="T137" fmla="*/ T136 w 2239"/>
                              <a:gd name="T138" fmla="+- 0 -334 -428"/>
                              <a:gd name="T139" fmla="*/ -334 h 100"/>
                              <a:gd name="T140" fmla="+- 0 4409 3147"/>
                              <a:gd name="T141" fmla="*/ T140 w 2239"/>
                              <a:gd name="T142" fmla="+- 0 -422 -428"/>
                              <a:gd name="T143" fmla="*/ -422 h 100"/>
                              <a:gd name="T144" fmla="+- 0 4421 3147"/>
                              <a:gd name="T145" fmla="*/ T144 w 2239"/>
                              <a:gd name="T146" fmla="+- 0 -413 -428"/>
                              <a:gd name="T147" fmla="*/ -413 h 100"/>
                              <a:gd name="T148" fmla="+- 0 4425 3147"/>
                              <a:gd name="T149" fmla="*/ T148 w 2239"/>
                              <a:gd name="T150" fmla="+- 0 -404 -428"/>
                              <a:gd name="T151" fmla="*/ -404 h 100"/>
                              <a:gd name="T152" fmla="+- 0 5077 3147"/>
                              <a:gd name="T153" fmla="*/ T152 w 2239"/>
                              <a:gd name="T154" fmla="+- 0 -428 -428"/>
                              <a:gd name="T155" fmla="*/ -428 h 100"/>
                              <a:gd name="T156" fmla="+- 0 5080 3147"/>
                              <a:gd name="T157" fmla="*/ T156 w 2239"/>
                              <a:gd name="T158" fmla="+- 0 -413 -428"/>
                              <a:gd name="T159" fmla="*/ -413 h 100"/>
                              <a:gd name="T160" fmla="+- 0 5090 3147"/>
                              <a:gd name="T161" fmla="*/ T160 w 2239"/>
                              <a:gd name="T162" fmla="+- 0 -421 -428"/>
                              <a:gd name="T163" fmla="*/ -421 h 100"/>
                              <a:gd name="T164" fmla="+- 0 5110 3147"/>
                              <a:gd name="T165" fmla="*/ T164 w 2239"/>
                              <a:gd name="T166" fmla="+- 0 -336 -428"/>
                              <a:gd name="T167" fmla="*/ -336 h 100"/>
                              <a:gd name="T168" fmla="+- 0 5096 3147"/>
                              <a:gd name="T169" fmla="*/ T168 w 2239"/>
                              <a:gd name="T170" fmla="+- 0 -331 -428"/>
                              <a:gd name="T171" fmla="*/ -331 h 100"/>
                              <a:gd name="T172" fmla="+- 0 5131 3147"/>
                              <a:gd name="T173" fmla="*/ T172 w 2239"/>
                              <a:gd name="T174" fmla="+- 0 -331 -428"/>
                              <a:gd name="T175" fmla="*/ -331 h 100"/>
                              <a:gd name="T176" fmla="+- 0 5124 3147"/>
                              <a:gd name="T177" fmla="*/ T176 w 2239"/>
                              <a:gd name="T178" fmla="+- 0 -339 -428"/>
                              <a:gd name="T179" fmla="*/ -339 h 100"/>
                              <a:gd name="T180" fmla="+- 0 5148 3147"/>
                              <a:gd name="T181" fmla="*/ T180 w 2239"/>
                              <a:gd name="T182" fmla="+- 0 -420 -428"/>
                              <a:gd name="T183" fmla="*/ -420 h 100"/>
                              <a:gd name="T184" fmla="+- 0 5155 3147"/>
                              <a:gd name="T185" fmla="*/ T184 w 2239"/>
                              <a:gd name="T186" fmla="+- 0 -412 -428"/>
                              <a:gd name="T187" fmla="*/ -412 h 100"/>
                              <a:gd name="T188" fmla="+- 0 5386 3147"/>
                              <a:gd name="T189" fmla="*/ T188 w 2239"/>
                              <a:gd name="T190" fmla="+- 0 -404 -428"/>
                              <a:gd name="T191" fmla="*/ -404 h 100"/>
                              <a:gd name="T192" fmla="+- 0 5302 3147"/>
                              <a:gd name="T193" fmla="*/ T192 w 2239"/>
                              <a:gd name="T194" fmla="+- 0 -404 -428"/>
                              <a:gd name="T195" fmla="*/ -404 h 100"/>
                              <a:gd name="T196" fmla="+- 0 5310 3147"/>
                              <a:gd name="T197" fmla="*/ T196 w 2239"/>
                              <a:gd name="T198" fmla="+- 0 -418 -428"/>
                              <a:gd name="T199" fmla="*/ -418 h 100"/>
                              <a:gd name="T200" fmla="+- 0 5320 3147"/>
                              <a:gd name="T201" fmla="*/ T200 w 2239"/>
                              <a:gd name="T202" fmla="+- 0 -422 -428"/>
                              <a:gd name="T203" fmla="*/ -422 h 100"/>
                              <a:gd name="T204" fmla="+- 0 5335 3147"/>
                              <a:gd name="T205" fmla="*/ T204 w 2239"/>
                              <a:gd name="T206" fmla="+- 0 -335 -428"/>
                              <a:gd name="T207" fmla="*/ -335 h 100"/>
                              <a:gd name="T208" fmla="+- 0 5323 3147"/>
                              <a:gd name="T209" fmla="*/ T208 w 2239"/>
                              <a:gd name="T210" fmla="+- 0 -328 -428"/>
                              <a:gd name="T211" fmla="*/ -328 h 100"/>
                              <a:gd name="T212" fmla="+- 0 5355 3147"/>
                              <a:gd name="T213" fmla="*/ T212 w 2239"/>
                              <a:gd name="T214" fmla="+- 0 -332 -428"/>
                              <a:gd name="T215" fmla="*/ -332 h 100"/>
                              <a:gd name="T216" fmla="+- 0 5351 3147"/>
                              <a:gd name="T217" fmla="*/ T216 w 2239"/>
                              <a:gd name="T218" fmla="+- 0 -422 -428"/>
                              <a:gd name="T219" fmla="*/ -422 h 100"/>
                              <a:gd name="T220" fmla="+- 0 5380 3147"/>
                              <a:gd name="T221" fmla="*/ T220 w 2239"/>
                              <a:gd name="T222" fmla="+- 0 -416 -428"/>
                              <a:gd name="T223" fmla="*/ -416 h 100"/>
                              <a:gd name="T224" fmla="+- 0 5384 3147"/>
                              <a:gd name="T225" fmla="*/ T224 w 2239"/>
                              <a:gd name="T226" fmla="+- 0 -404 -428"/>
                              <a:gd name="T227" fmla="*/ -404 h 1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</a:cxnLst>
                            <a:rect l="0" t="0" r="r" b="b"/>
                            <a:pathLst>
                              <a:path w="2239" h="100">
                                <a:moveTo>
                                  <a:pt x="84" y="24"/>
                                </a:moveTo>
                                <a:lnTo>
                                  <a:pt x="83" y="6"/>
                                </a:lnTo>
                                <a:lnTo>
                                  <a:pt x="83" y="0"/>
                                </a:lnTo>
                                <a:lnTo>
                                  <a:pt x="2" y="0"/>
                                </a:lnTo>
                                <a:lnTo>
                                  <a:pt x="0" y="24"/>
                                </a:lnTo>
                                <a:lnTo>
                                  <a:pt x="3" y="24"/>
                                </a:lnTo>
                                <a:lnTo>
                                  <a:pt x="4" y="19"/>
                                </a:lnTo>
                                <a:lnTo>
                                  <a:pt x="5" y="15"/>
                                </a:lnTo>
                                <a:lnTo>
                                  <a:pt x="8" y="10"/>
                                </a:lnTo>
                                <a:lnTo>
                                  <a:pt x="11" y="8"/>
                                </a:lnTo>
                                <a:lnTo>
                                  <a:pt x="13" y="7"/>
                                </a:lnTo>
                                <a:lnTo>
                                  <a:pt x="15" y="7"/>
                                </a:lnTo>
                                <a:lnTo>
                                  <a:pt x="18" y="6"/>
                                </a:lnTo>
                                <a:lnTo>
                                  <a:pt x="35" y="6"/>
                                </a:lnTo>
                                <a:lnTo>
                                  <a:pt x="35" y="88"/>
                                </a:lnTo>
                                <a:lnTo>
                                  <a:pt x="34" y="92"/>
                                </a:lnTo>
                                <a:lnTo>
                                  <a:pt x="33" y="93"/>
                                </a:lnTo>
                                <a:lnTo>
                                  <a:pt x="31" y="96"/>
                                </a:lnTo>
                                <a:lnTo>
                                  <a:pt x="28" y="97"/>
                                </a:lnTo>
                                <a:lnTo>
                                  <a:pt x="21" y="97"/>
                                </a:lnTo>
                                <a:lnTo>
                                  <a:pt x="21" y="100"/>
                                </a:lnTo>
                                <a:lnTo>
                                  <a:pt x="63" y="100"/>
                                </a:lnTo>
                                <a:lnTo>
                                  <a:pt x="63" y="97"/>
                                </a:lnTo>
                                <a:lnTo>
                                  <a:pt x="56" y="97"/>
                                </a:lnTo>
                                <a:lnTo>
                                  <a:pt x="53" y="96"/>
                                </a:lnTo>
                                <a:lnTo>
                                  <a:pt x="51" y="94"/>
                                </a:lnTo>
                                <a:lnTo>
                                  <a:pt x="50" y="92"/>
                                </a:lnTo>
                                <a:lnTo>
                                  <a:pt x="49" y="89"/>
                                </a:lnTo>
                                <a:lnTo>
                                  <a:pt x="49" y="6"/>
                                </a:lnTo>
                                <a:lnTo>
                                  <a:pt x="67" y="6"/>
                                </a:lnTo>
                                <a:lnTo>
                                  <a:pt x="71" y="7"/>
                                </a:lnTo>
                                <a:lnTo>
                                  <a:pt x="76" y="10"/>
                                </a:lnTo>
                                <a:lnTo>
                                  <a:pt x="78" y="12"/>
                                </a:lnTo>
                                <a:lnTo>
                                  <a:pt x="79" y="15"/>
                                </a:lnTo>
                                <a:lnTo>
                                  <a:pt x="80" y="16"/>
                                </a:lnTo>
                                <a:lnTo>
                                  <a:pt x="81" y="19"/>
                                </a:lnTo>
                                <a:lnTo>
                                  <a:pt x="81" y="24"/>
                                </a:lnTo>
                                <a:lnTo>
                                  <a:pt x="84" y="24"/>
                                </a:lnTo>
                                <a:moveTo>
                                  <a:pt x="311" y="24"/>
                                </a:moveTo>
                                <a:lnTo>
                                  <a:pt x="310" y="6"/>
                                </a:lnTo>
                                <a:lnTo>
                                  <a:pt x="310" y="0"/>
                                </a:lnTo>
                                <a:lnTo>
                                  <a:pt x="229" y="0"/>
                                </a:lnTo>
                                <a:lnTo>
                                  <a:pt x="227" y="24"/>
                                </a:lnTo>
                                <a:lnTo>
                                  <a:pt x="230" y="24"/>
                                </a:lnTo>
                                <a:lnTo>
                                  <a:pt x="230" y="19"/>
                                </a:lnTo>
                                <a:lnTo>
                                  <a:pt x="231" y="15"/>
                                </a:lnTo>
                                <a:lnTo>
                                  <a:pt x="235" y="10"/>
                                </a:lnTo>
                                <a:lnTo>
                                  <a:pt x="237" y="8"/>
                                </a:lnTo>
                                <a:lnTo>
                                  <a:pt x="240" y="7"/>
                                </a:lnTo>
                                <a:lnTo>
                                  <a:pt x="242" y="7"/>
                                </a:lnTo>
                                <a:lnTo>
                                  <a:pt x="245" y="6"/>
                                </a:lnTo>
                                <a:lnTo>
                                  <a:pt x="262" y="6"/>
                                </a:lnTo>
                                <a:lnTo>
                                  <a:pt x="262" y="88"/>
                                </a:lnTo>
                                <a:lnTo>
                                  <a:pt x="261" y="92"/>
                                </a:lnTo>
                                <a:lnTo>
                                  <a:pt x="260" y="93"/>
                                </a:lnTo>
                                <a:lnTo>
                                  <a:pt x="258" y="96"/>
                                </a:lnTo>
                                <a:lnTo>
                                  <a:pt x="255" y="97"/>
                                </a:lnTo>
                                <a:lnTo>
                                  <a:pt x="248" y="97"/>
                                </a:lnTo>
                                <a:lnTo>
                                  <a:pt x="248" y="100"/>
                                </a:lnTo>
                                <a:lnTo>
                                  <a:pt x="290" y="100"/>
                                </a:lnTo>
                                <a:lnTo>
                                  <a:pt x="290" y="97"/>
                                </a:lnTo>
                                <a:lnTo>
                                  <a:pt x="283" y="97"/>
                                </a:lnTo>
                                <a:lnTo>
                                  <a:pt x="280" y="96"/>
                                </a:lnTo>
                                <a:lnTo>
                                  <a:pt x="278" y="94"/>
                                </a:lnTo>
                                <a:lnTo>
                                  <a:pt x="277" y="92"/>
                                </a:lnTo>
                                <a:lnTo>
                                  <a:pt x="276" y="89"/>
                                </a:lnTo>
                                <a:lnTo>
                                  <a:pt x="276" y="6"/>
                                </a:lnTo>
                                <a:lnTo>
                                  <a:pt x="294" y="6"/>
                                </a:lnTo>
                                <a:lnTo>
                                  <a:pt x="297" y="7"/>
                                </a:lnTo>
                                <a:lnTo>
                                  <a:pt x="302" y="10"/>
                                </a:lnTo>
                                <a:lnTo>
                                  <a:pt x="305" y="12"/>
                                </a:lnTo>
                                <a:lnTo>
                                  <a:pt x="306" y="15"/>
                                </a:lnTo>
                                <a:lnTo>
                                  <a:pt x="307" y="16"/>
                                </a:lnTo>
                                <a:lnTo>
                                  <a:pt x="308" y="19"/>
                                </a:lnTo>
                                <a:lnTo>
                                  <a:pt x="308" y="24"/>
                                </a:lnTo>
                                <a:lnTo>
                                  <a:pt x="311" y="24"/>
                                </a:lnTo>
                                <a:moveTo>
                                  <a:pt x="1052" y="24"/>
                                </a:moveTo>
                                <a:lnTo>
                                  <a:pt x="1051" y="6"/>
                                </a:lnTo>
                                <a:lnTo>
                                  <a:pt x="1051" y="0"/>
                                </a:lnTo>
                                <a:lnTo>
                                  <a:pt x="969" y="0"/>
                                </a:lnTo>
                                <a:lnTo>
                                  <a:pt x="968" y="24"/>
                                </a:lnTo>
                                <a:lnTo>
                                  <a:pt x="971" y="24"/>
                                </a:lnTo>
                                <a:lnTo>
                                  <a:pt x="971" y="19"/>
                                </a:lnTo>
                                <a:lnTo>
                                  <a:pt x="972" y="15"/>
                                </a:lnTo>
                                <a:lnTo>
                                  <a:pt x="976" y="10"/>
                                </a:lnTo>
                                <a:lnTo>
                                  <a:pt x="978" y="8"/>
                                </a:lnTo>
                                <a:lnTo>
                                  <a:pt x="980" y="7"/>
                                </a:lnTo>
                                <a:lnTo>
                                  <a:pt x="983" y="7"/>
                                </a:lnTo>
                                <a:lnTo>
                                  <a:pt x="986" y="6"/>
                                </a:lnTo>
                                <a:lnTo>
                                  <a:pt x="1002" y="6"/>
                                </a:lnTo>
                                <a:lnTo>
                                  <a:pt x="1002" y="88"/>
                                </a:lnTo>
                                <a:lnTo>
                                  <a:pt x="1002" y="92"/>
                                </a:lnTo>
                                <a:lnTo>
                                  <a:pt x="1001" y="93"/>
                                </a:lnTo>
                                <a:lnTo>
                                  <a:pt x="999" y="96"/>
                                </a:lnTo>
                                <a:lnTo>
                                  <a:pt x="996" y="97"/>
                                </a:lnTo>
                                <a:lnTo>
                                  <a:pt x="988" y="97"/>
                                </a:lnTo>
                                <a:lnTo>
                                  <a:pt x="988" y="100"/>
                                </a:lnTo>
                                <a:lnTo>
                                  <a:pt x="1031" y="100"/>
                                </a:lnTo>
                                <a:lnTo>
                                  <a:pt x="1031" y="97"/>
                                </a:lnTo>
                                <a:lnTo>
                                  <a:pt x="1023" y="97"/>
                                </a:lnTo>
                                <a:lnTo>
                                  <a:pt x="1020" y="96"/>
                                </a:lnTo>
                                <a:lnTo>
                                  <a:pt x="1019" y="94"/>
                                </a:lnTo>
                                <a:lnTo>
                                  <a:pt x="1017" y="92"/>
                                </a:lnTo>
                                <a:lnTo>
                                  <a:pt x="1016" y="89"/>
                                </a:lnTo>
                                <a:lnTo>
                                  <a:pt x="1016" y="6"/>
                                </a:lnTo>
                                <a:lnTo>
                                  <a:pt x="1035" y="6"/>
                                </a:lnTo>
                                <a:lnTo>
                                  <a:pt x="1038" y="7"/>
                                </a:lnTo>
                                <a:lnTo>
                                  <a:pt x="1043" y="10"/>
                                </a:lnTo>
                                <a:lnTo>
                                  <a:pt x="1045" y="12"/>
                                </a:lnTo>
                                <a:lnTo>
                                  <a:pt x="1047" y="15"/>
                                </a:lnTo>
                                <a:lnTo>
                                  <a:pt x="1047" y="16"/>
                                </a:lnTo>
                                <a:lnTo>
                                  <a:pt x="1048" y="19"/>
                                </a:lnTo>
                                <a:lnTo>
                                  <a:pt x="1049" y="24"/>
                                </a:lnTo>
                                <a:lnTo>
                                  <a:pt x="1052" y="24"/>
                                </a:lnTo>
                                <a:moveTo>
                                  <a:pt x="1278" y="24"/>
                                </a:moveTo>
                                <a:lnTo>
                                  <a:pt x="1278" y="6"/>
                                </a:lnTo>
                                <a:lnTo>
                                  <a:pt x="1277" y="0"/>
                                </a:lnTo>
                                <a:lnTo>
                                  <a:pt x="1196" y="0"/>
                                </a:lnTo>
                                <a:lnTo>
                                  <a:pt x="1195" y="24"/>
                                </a:lnTo>
                                <a:lnTo>
                                  <a:pt x="1198" y="24"/>
                                </a:lnTo>
                                <a:lnTo>
                                  <a:pt x="1198" y="19"/>
                                </a:lnTo>
                                <a:lnTo>
                                  <a:pt x="1199" y="15"/>
                                </a:lnTo>
                                <a:lnTo>
                                  <a:pt x="1203" y="10"/>
                                </a:lnTo>
                                <a:lnTo>
                                  <a:pt x="1205" y="8"/>
                                </a:lnTo>
                                <a:lnTo>
                                  <a:pt x="1207" y="7"/>
                                </a:lnTo>
                                <a:lnTo>
                                  <a:pt x="1209" y="7"/>
                                </a:lnTo>
                                <a:lnTo>
                                  <a:pt x="1212" y="6"/>
                                </a:lnTo>
                                <a:lnTo>
                                  <a:pt x="1229" y="6"/>
                                </a:lnTo>
                                <a:lnTo>
                                  <a:pt x="1229" y="88"/>
                                </a:lnTo>
                                <a:lnTo>
                                  <a:pt x="1229" y="92"/>
                                </a:lnTo>
                                <a:lnTo>
                                  <a:pt x="1228" y="93"/>
                                </a:lnTo>
                                <a:lnTo>
                                  <a:pt x="1226" y="96"/>
                                </a:lnTo>
                                <a:lnTo>
                                  <a:pt x="1223" y="97"/>
                                </a:lnTo>
                                <a:lnTo>
                                  <a:pt x="1215" y="97"/>
                                </a:lnTo>
                                <a:lnTo>
                                  <a:pt x="1215" y="100"/>
                                </a:lnTo>
                                <a:lnTo>
                                  <a:pt x="1257" y="100"/>
                                </a:lnTo>
                                <a:lnTo>
                                  <a:pt x="1257" y="97"/>
                                </a:lnTo>
                                <a:lnTo>
                                  <a:pt x="1250" y="97"/>
                                </a:lnTo>
                                <a:lnTo>
                                  <a:pt x="1247" y="96"/>
                                </a:lnTo>
                                <a:lnTo>
                                  <a:pt x="1245" y="94"/>
                                </a:lnTo>
                                <a:lnTo>
                                  <a:pt x="1244" y="92"/>
                                </a:lnTo>
                                <a:lnTo>
                                  <a:pt x="1243" y="89"/>
                                </a:lnTo>
                                <a:lnTo>
                                  <a:pt x="1243" y="6"/>
                                </a:lnTo>
                                <a:lnTo>
                                  <a:pt x="1262" y="6"/>
                                </a:lnTo>
                                <a:lnTo>
                                  <a:pt x="1265" y="7"/>
                                </a:lnTo>
                                <a:lnTo>
                                  <a:pt x="1270" y="10"/>
                                </a:lnTo>
                                <a:lnTo>
                                  <a:pt x="1272" y="12"/>
                                </a:lnTo>
                                <a:lnTo>
                                  <a:pt x="1274" y="15"/>
                                </a:lnTo>
                                <a:lnTo>
                                  <a:pt x="1274" y="16"/>
                                </a:lnTo>
                                <a:lnTo>
                                  <a:pt x="1275" y="19"/>
                                </a:lnTo>
                                <a:lnTo>
                                  <a:pt x="1276" y="24"/>
                                </a:lnTo>
                                <a:lnTo>
                                  <a:pt x="1278" y="24"/>
                                </a:lnTo>
                                <a:moveTo>
                                  <a:pt x="2012" y="24"/>
                                </a:moveTo>
                                <a:lnTo>
                                  <a:pt x="2012" y="6"/>
                                </a:lnTo>
                                <a:lnTo>
                                  <a:pt x="2011" y="0"/>
                                </a:lnTo>
                                <a:lnTo>
                                  <a:pt x="1930" y="0"/>
                                </a:lnTo>
                                <a:lnTo>
                                  <a:pt x="1929" y="24"/>
                                </a:lnTo>
                                <a:lnTo>
                                  <a:pt x="1931" y="24"/>
                                </a:lnTo>
                                <a:lnTo>
                                  <a:pt x="1932" y="19"/>
                                </a:lnTo>
                                <a:lnTo>
                                  <a:pt x="1933" y="15"/>
                                </a:lnTo>
                                <a:lnTo>
                                  <a:pt x="1936" y="10"/>
                                </a:lnTo>
                                <a:lnTo>
                                  <a:pt x="1939" y="8"/>
                                </a:lnTo>
                                <a:lnTo>
                                  <a:pt x="1941" y="7"/>
                                </a:lnTo>
                                <a:lnTo>
                                  <a:pt x="1943" y="7"/>
                                </a:lnTo>
                                <a:lnTo>
                                  <a:pt x="1947" y="6"/>
                                </a:lnTo>
                                <a:lnTo>
                                  <a:pt x="1963" y="6"/>
                                </a:lnTo>
                                <a:lnTo>
                                  <a:pt x="1963" y="88"/>
                                </a:lnTo>
                                <a:lnTo>
                                  <a:pt x="1963" y="92"/>
                                </a:lnTo>
                                <a:lnTo>
                                  <a:pt x="1961" y="93"/>
                                </a:lnTo>
                                <a:lnTo>
                                  <a:pt x="1960" y="96"/>
                                </a:lnTo>
                                <a:lnTo>
                                  <a:pt x="1957" y="97"/>
                                </a:lnTo>
                                <a:lnTo>
                                  <a:pt x="1949" y="97"/>
                                </a:lnTo>
                                <a:lnTo>
                                  <a:pt x="1949" y="100"/>
                                </a:lnTo>
                                <a:lnTo>
                                  <a:pt x="1991" y="100"/>
                                </a:lnTo>
                                <a:lnTo>
                                  <a:pt x="1991" y="97"/>
                                </a:lnTo>
                                <a:lnTo>
                                  <a:pt x="1984" y="97"/>
                                </a:lnTo>
                                <a:lnTo>
                                  <a:pt x="1981" y="96"/>
                                </a:lnTo>
                                <a:lnTo>
                                  <a:pt x="1979" y="94"/>
                                </a:lnTo>
                                <a:lnTo>
                                  <a:pt x="1978" y="92"/>
                                </a:lnTo>
                                <a:lnTo>
                                  <a:pt x="1977" y="89"/>
                                </a:lnTo>
                                <a:lnTo>
                                  <a:pt x="1977" y="6"/>
                                </a:lnTo>
                                <a:lnTo>
                                  <a:pt x="1995" y="6"/>
                                </a:lnTo>
                                <a:lnTo>
                                  <a:pt x="1999" y="7"/>
                                </a:lnTo>
                                <a:lnTo>
                                  <a:pt x="2001" y="8"/>
                                </a:lnTo>
                                <a:lnTo>
                                  <a:pt x="2004" y="10"/>
                                </a:lnTo>
                                <a:lnTo>
                                  <a:pt x="2006" y="12"/>
                                </a:lnTo>
                                <a:lnTo>
                                  <a:pt x="2007" y="15"/>
                                </a:lnTo>
                                <a:lnTo>
                                  <a:pt x="2008" y="16"/>
                                </a:lnTo>
                                <a:lnTo>
                                  <a:pt x="2009" y="19"/>
                                </a:lnTo>
                                <a:lnTo>
                                  <a:pt x="2010" y="24"/>
                                </a:lnTo>
                                <a:lnTo>
                                  <a:pt x="2012" y="24"/>
                                </a:lnTo>
                                <a:moveTo>
                                  <a:pt x="2239" y="24"/>
                                </a:moveTo>
                                <a:lnTo>
                                  <a:pt x="2238" y="6"/>
                                </a:lnTo>
                                <a:lnTo>
                                  <a:pt x="2238" y="0"/>
                                </a:lnTo>
                                <a:lnTo>
                                  <a:pt x="2157" y="0"/>
                                </a:lnTo>
                                <a:lnTo>
                                  <a:pt x="2155" y="24"/>
                                </a:lnTo>
                                <a:lnTo>
                                  <a:pt x="2158" y="24"/>
                                </a:lnTo>
                                <a:lnTo>
                                  <a:pt x="2159" y="19"/>
                                </a:lnTo>
                                <a:lnTo>
                                  <a:pt x="2160" y="15"/>
                                </a:lnTo>
                                <a:lnTo>
                                  <a:pt x="2163" y="10"/>
                                </a:lnTo>
                                <a:lnTo>
                                  <a:pt x="2166" y="8"/>
                                </a:lnTo>
                                <a:lnTo>
                                  <a:pt x="2168" y="7"/>
                                </a:lnTo>
                                <a:lnTo>
                                  <a:pt x="2170" y="7"/>
                                </a:lnTo>
                                <a:lnTo>
                                  <a:pt x="2173" y="6"/>
                                </a:lnTo>
                                <a:lnTo>
                                  <a:pt x="2190" y="6"/>
                                </a:lnTo>
                                <a:lnTo>
                                  <a:pt x="2190" y="88"/>
                                </a:lnTo>
                                <a:lnTo>
                                  <a:pt x="2190" y="92"/>
                                </a:lnTo>
                                <a:lnTo>
                                  <a:pt x="2188" y="93"/>
                                </a:lnTo>
                                <a:lnTo>
                                  <a:pt x="2187" y="96"/>
                                </a:lnTo>
                                <a:lnTo>
                                  <a:pt x="2184" y="97"/>
                                </a:lnTo>
                                <a:lnTo>
                                  <a:pt x="2176" y="97"/>
                                </a:lnTo>
                                <a:lnTo>
                                  <a:pt x="2176" y="100"/>
                                </a:lnTo>
                                <a:lnTo>
                                  <a:pt x="2218" y="100"/>
                                </a:lnTo>
                                <a:lnTo>
                                  <a:pt x="2218" y="97"/>
                                </a:lnTo>
                                <a:lnTo>
                                  <a:pt x="2211" y="97"/>
                                </a:lnTo>
                                <a:lnTo>
                                  <a:pt x="2208" y="96"/>
                                </a:lnTo>
                                <a:lnTo>
                                  <a:pt x="2206" y="94"/>
                                </a:lnTo>
                                <a:lnTo>
                                  <a:pt x="2205" y="92"/>
                                </a:lnTo>
                                <a:lnTo>
                                  <a:pt x="2204" y="89"/>
                                </a:lnTo>
                                <a:lnTo>
                                  <a:pt x="2204" y="6"/>
                                </a:lnTo>
                                <a:lnTo>
                                  <a:pt x="2222" y="6"/>
                                </a:lnTo>
                                <a:lnTo>
                                  <a:pt x="2226" y="7"/>
                                </a:lnTo>
                                <a:lnTo>
                                  <a:pt x="2231" y="10"/>
                                </a:lnTo>
                                <a:lnTo>
                                  <a:pt x="2233" y="12"/>
                                </a:lnTo>
                                <a:lnTo>
                                  <a:pt x="2234" y="15"/>
                                </a:lnTo>
                                <a:lnTo>
                                  <a:pt x="2235" y="16"/>
                                </a:lnTo>
                                <a:lnTo>
                                  <a:pt x="2236" y="19"/>
                                </a:lnTo>
                                <a:lnTo>
                                  <a:pt x="2237" y="24"/>
                                </a:lnTo>
                                <a:lnTo>
                                  <a:pt x="2239" y="24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69" name="Picture 13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415" y="-786"/>
                            <a:ext cx="554" cy="2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370" name="Rectangle 1329"/>
                        <wps:cNvSpPr>
                          <a:spLocks noChangeArrowheads="1"/>
                        </wps:cNvSpPr>
                        <wps:spPr bwMode="auto">
                          <a:xfrm>
                            <a:off x="5409" y="-792"/>
                            <a:ext cx="540" cy="240"/>
                          </a:xfrm>
                          <a:prstGeom prst="rect">
                            <a:avLst/>
                          </a:prstGeom>
                          <a:noFill/>
                          <a:ln w="8968">
                            <a:solidFill>
                              <a:srgbClr val="3F3F3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71" name="Picture 13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506" y="-728"/>
                            <a:ext cx="299" cy="1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72" name="Picture 13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546" y="-373"/>
                            <a:ext cx="961" cy="2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373" name="Line 1326"/>
                        <wps:cNvCnPr/>
                        <wps:spPr bwMode="auto">
                          <a:xfrm>
                            <a:off x="2590" y="-253"/>
                            <a:ext cx="846" cy="0"/>
                          </a:xfrm>
                          <a:prstGeom prst="line">
                            <a:avLst/>
                          </a:prstGeom>
                          <a:noFill/>
                          <a:ln w="8968">
                            <a:solidFill>
                              <a:srgbClr val="3F3F3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74" name="AutoShape 1325"/>
                        <wps:cNvSpPr>
                          <a:spLocks/>
                        </wps:cNvSpPr>
                        <wps:spPr bwMode="auto">
                          <a:xfrm>
                            <a:off x="2533" y="-291"/>
                            <a:ext cx="962" cy="76"/>
                          </a:xfrm>
                          <a:custGeom>
                            <a:avLst/>
                            <a:gdLst>
                              <a:gd name="T0" fmla="+- 0 2608 2533"/>
                              <a:gd name="T1" fmla="*/ T0 w 962"/>
                              <a:gd name="T2" fmla="+- 0 -291 -291"/>
                              <a:gd name="T3" fmla="*/ -291 h 76"/>
                              <a:gd name="T4" fmla="+- 0 2533 2533"/>
                              <a:gd name="T5" fmla="*/ T4 w 962"/>
                              <a:gd name="T6" fmla="+- 0 -253 -291"/>
                              <a:gd name="T7" fmla="*/ -253 h 76"/>
                              <a:gd name="T8" fmla="+- 0 2608 2533"/>
                              <a:gd name="T9" fmla="*/ T8 w 962"/>
                              <a:gd name="T10" fmla="+- 0 -216 -291"/>
                              <a:gd name="T11" fmla="*/ -216 h 76"/>
                              <a:gd name="T12" fmla="+- 0 2602 2533"/>
                              <a:gd name="T13" fmla="*/ T12 w 962"/>
                              <a:gd name="T14" fmla="+- 0 -234 -291"/>
                              <a:gd name="T15" fmla="*/ -234 h 76"/>
                              <a:gd name="T16" fmla="+- 0 2600 2533"/>
                              <a:gd name="T17" fmla="*/ T16 w 962"/>
                              <a:gd name="T18" fmla="+- 0 -253 -291"/>
                              <a:gd name="T19" fmla="*/ -253 h 76"/>
                              <a:gd name="T20" fmla="+- 0 2602 2533"/>
                              <a:gd name="T21" fmla="*/ T20 w 962"/>
                              <a:gd name="T22" fmla="+- 0 -273 -291"/>
                              <a:gd name="T23" fmla="*/ -273 h 76"/>
                              <a:gd name="T24" fmla="+- 0 2608 2533"/>
                              <a:gd name="T25" fmla="*/ T24 w 962"/>
                              <a:gd name="T26" fmla="+- 0 -291 -291"/>
                              <a:gd name="T27" fmla="*/ -291 h 76"/>
                              <a:gd name="T28" fmla="+- 0 3494 2533"/>
                              <a:gd name="T29" fmla="*/ T28 w 962"/>
                              <a:gd name="T30" fmla="+- 0 -253 -291"/>
                              <a:gd name="T31" fmla="*/ -253 h 76"/>
                              <a:gd name="T32" fmla="+- 0 3418 2533"/>
                              <a:gd name="T33" fmla="*/ T32 w 962"/>
                              <a:gd name="T34" fmla="+- 0 -291 -291"/>
                              <a:gd name="T35" fmla="*/ -291 h 76"/>
                              <a:gd name="T36" fmla="+- 0 3424 2533"/>
                              <a:gd name="T37" fmla="*/ T36 w 962"/>
                              <a:gd name="T38" fmla="+- 0 -273 -291"/>
                              <a:gd name="T39" fmla="*/ -273 h 76"/>
                              <a:gd name="T40" fmla="+- 0 3427 2533"/>
                              <a:gd name="T41" fmla="*/ T40 w 962"/>
                              <a:gd name="T42" fmla="+- 0 -253 -291"/>
                              <a:gd name="T43" fmla="*/ -253 h 76"/>
                              <a:gd name="T44" fmla="+- 0 3424 2533"/>
                              <a:gd name="T45" fmla="*/ T44 w 962"/>
                              <a:gd name="T46" fmla="+- 0 -234 -291"/>
                              <a:gd name="T47" fmla="*/ -234 h 76"/>
                              <a:gd name="T48" fmla="+- 0 3418 2533"/>
                              <a:gd name="T49" fmla="*/ T48 w 962"/>
                              <a:gd name="T50" fmla="+- 0 -216 -291"/>
                              <a:gd name="T51" fmla="*/ -216 h 76"/>
                              <a:gd name="T52" fmla="+- 0 3494 2533"/>
                              <a:gd name="T53" fmla="*/ T52 w 962"/>
                              <a:gd name="T54" fmla="+- 0 -253 -291"/>
                              <a:gd name="T55" fmla="*/ -253 h 7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962" h="76">
                                <a:moveTo>
                                  <a:pt x="75" y="0"/>
                                </a:moveTo>
                                <a:lnTo>
                                  <a:pt x="0" y="38"/>
                                </a:lnTo>
                                <a:lnTo>
                                  <a:pt x="75" y="75"/>
                                </a:lnTo>
                                <a:lnTo>
                                  <a:pt x="69" y="57"/>
                                </a:lnTo>
                                <a:lnTo>
                                  <a:pt x="67" y="38"/>
                                </a:lnTo>
                                <a:lnTo>
                                  <a:pt x="69" y="18"/>
                                </a:lnTo>
                                <a:lnTo>
                                  <a:pt x="75" y="0"/>
                                </a:lnTo>
                                <a:moveTo>
                                  <a:pt x="961" y="38"/>
                                </a:moveTo>
                                <a:lnTo>
                                  <a:pt x="885" y="0"/>
                                </a:lnTo>
                                <a:lnTo>
                                  <a:pt x="891" y="18"/>
                                </a:lnTo>
                                <a:lnTo>
                                  <a:pt x="894" y="38"/>
                                </a:lnTo>
                                <a:lnTo>
                                  <a:pt x="891" y="57"/>
                                </a:lnTo>
                                <a:lnTo>
                                  <a:pt x="885" y="75"/>
                                </a:lnTo>
                                <a:lnTo>
                                  <a:pt x="961" y="38"/>
                                </a:lnTo>
                              </a:path>
                            </a:pathLst>
                          </a:custGeom>
                          <a:solidFill>
                            <a:srgbClr val="3F3F3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75" name="Picture 13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07" y="-373"/>
                            <a:ext cx="964" cy="2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376" name="Line 1323"/>
                        <wps:cNvCnPr/>
                        <wps:spPr bwMode="auto">
                          <a:xfrm>
                            <a:off x="3551" y="-253"/>
                            <a:ext cx="846" cy="0"/>
                          </a:xfrm>
                          <a:prstGeom prst="line">
                            <a:avLst/>
                          </a:prstGeom>
                          <a:noFill/>
                          <a:ln w="8968">
                            <a:solidFill>
                              <a:srgbClr val="3F3F3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77" name="AutoShape 1322"/>
                        <wps:cNvSpPr>
                          <a:spLocks/>
                        </wps:cNvSpPr>
                        <wps:spPr bwMode="auto">
                          <a:xfrm>
                            <a:off x="3494" y="-291"/>
                            <a:ext cx="961" cy="76"/>
                          </a:xfrm>
                          <a:custGeom>
                            <a:avLst/>
                            <a:gdLst>
                              <a:gd name="T0" fmla="+- 0 3569 3494"/>
                              <a:gd name="T1" fmla="*/ T0 w 961"/>
                              <a:gd name="T2" fmla="+- 0 -291 -291"/>
                              <a:gd name="T3" fmla="*/ -291 h 76"/>
                              <a:gd name="T4" fmla="+- 0 3494 3494"/>
                              <a:gd name="T5" fmla="*/ T4 w 961"/>
                              <a:gd name="T6" fmla="+- 0 -253 -291"/>
                              <a:gd name="T7" fmla="*/ -253 h 76"/>
                              <a:gd name="T8" fmla="+- 0 3569 3494"/>
                              <a:gd name="T9" fmla="*/ T8 w 961"/>
                              <a:gd name="T10" fmla="+- 0 -216 -291"/>
                              <a:gd name="T11" fmla="*/ -216 h 76"/>
                              <a:gd name="T12" fmla="+- 0 3563 3494"/>
                              <a:gd name="T13" fmla="*/ T12 w 961"/>
                              <a:gd name="T14" fmla="+- 0 -234 -291"/>
                              <a:gd name="T15" fmla="*/ -234 h 76"/>
                              <a:gd name="T16" fmla="+- 0 3560 3494"/>
                              <a:gd name="T17" fmla="*/ T16 w 961"/>
                              <a:gd name="T18" fmla="+- 0 -253 -291"/>
                              <a:gd name="T19" fmla="*/ -253 h 76"/>
                              <a:gd name="T20" fmla="+- 0 3563 3494"/>
                              <a:gd name="T21" fmla="*/ T20 w 961"/>
                              <a:gd name="T22" fmla="+- 0 -273 -291"/>
                              <a:gd name="T23" fmla="*/ -273 h 76"/>
                              <a:gd name="T24" fmla="+- 0 3569 3494"/>
                              <a:gd name="T25" fmla="*/ T24 w 961"/>
                              <a:gd name="T26" fmla="+- 0 -291 -291"/>
                              <a:gd name="T27" fmla="*/ -291 h 76"/>
                              <a:gd name="T28" fmla="+- 0 4454 3494"/>
                              <a:gd name="T29" fmla="*/ T28 w 961"/>
                              <a:gd name="T30" fmla="+- 0 -253 -291"/>
                              <a:gd name="T31" fmla="*/ -253 h 76"/>
                              <a:gd name="T32" fmla="+- 0 4379 3494"/>
                              <a:gd name="T33" fmla="*/ T32 w 961"/>
                              <a:gd name="T34" fmla="+- 0 -291 -291"/>
                              <a:gd name="T35" fmla="*/ -291 h 76"/>
                              <a:gd name="T36" fmla="+- 0 4385 3494"/>
                              <a:gd name="T37" fmla="*/ T36 w 961"/>
                              <a:gd name="T38" fmla="+- 0 -273 -291"/>
                              <a:gd name="T39" fmla="*/ -273 h 76"/>
                              <a:gd name="T40" fmla="+- 0 4388 3494"/>
                              <a:gd name="T41" fmla="*/ T40 w 961"/>
                              <a:gd name="T42" fmla="+- 0 -253 -291"/>
                              <a:gd name="T43" fmla="*/ -253 h 76"/>
                              <a:gd name="T44" fmla="+- 0 4385 3494"/>
                              <a:gd name="T45" fmla="*/ T44 w 961"/>
                              <a:gd name="T46" fmla="+- 0 -234 -291"/>
                              <a:gd name="T47" fmla="*/ -234 h 76"/>
                              <a:gd name="T48" fmla="+- 0 4379 3494"/>
                              <a:gd name="T49" fmla="*/ T48 w 961"/>
                              <a:gd name="T50" fmla="+- 0 -216 -291"/>
                              <a:gd name="T51" fmla="*/ -216 h 76"/>
                              <a:gd name="T52" fmla="+- 0 4454 3494"/>
                              <a:gd name="T53" fmla="*/ T52 w 961"/>
                              <a:gd name="T54" fmla="+- 0 -253 -291"/>
                              <a:gd name="T55" fmla="*/ -253 h 7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961" h="76">
                                <a:moveTo>
                                  <a:pt x="75" y="0"/>
                                </a:moveTo>
                                <a:lnTo>
                                  <a:pt x="0" y="38"/>
                                </a:lnTo>
                                <a:lnTo>
                                  <a:pt x="75" y="75"/>
                                </a:lnTo>
                                <a:lnTo>
                                  <a:pt x="69" y="57"/>
                                </a:lnTo>
                                <a:lnTo>
                                  <a:pt x="66" y="38"/>
                                </a:lnTo>
                                <a:lnTo>
                                  <a:pt x="69" y="18"/>
                                </a:lnTo>
                                <a:lnTo>
                                  <a:pt x="75" y="0"/>
                                </a:lnTo>
                                <a:moveTo>
                                  <a:pt x="960" y="38"/>
                                </a:moveTo>
                                <a:lnTo>
                                  <a:pt x="885" y="0"/>
                                </a:lnTo>
                                <a:lnTo>
                                  <a:pt x="891" y="18"/>
                                </a:lnTo>
                                <a:lnTo>
                                  <a:pt x="894" y="38"/>
                                </a:lnTo>
                                <a:lnTo>
                                  <a:pt x="891" y="57"/>
                                </a:lnTo>
                                <a:lnTo>
                                  <a:pt x="885" y="75"/>
                                </a:lnTo>
                                <a:lnTo>
                                  <a:pt x="960" y="38"/>
                                </a:lnTo>
                              </a:path>
                            </a:pathLst>
                          </a:custGeom>
                          <a:solidFill>
                            <a:srgbClr val="3F3F3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78" name="Picture 13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468" y="-373"/>
                            <a:ext cx="964" cy="2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379" name="Line 1320"/>
                        <wps:cNvCnPr/>
                        <wps:spPr bwMode="auto">
                          <a:xfrm>
                            <a:off x="4512" y="-253"/>
                            <a:ext cx="846" cy="0"/>
                          </a:xfrm>
                          <a:prstGeom prst="line">
                            <a:avLst/>
                          </a:prstGeom>
                          <a:noFill/>
                          <a:ln w="8968">
                            <a:solidFill>
                              <a:srgbClr val="3F3F3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80" name="AutoShape 1319"/>
                        <wps:cNvSpPr>
                          <a:spLocks/>
                        </wps:cNvSpPr>
                        <wps:spPr bwMode="auto">
                          <a:xfrm>
                            <a:off x="4454" y="-291"/>
                            <a:ext cx="961" cy="76"/>
                          </a:xfrm>
                          <a:custGeom>
                            <a:avLst/>
                            <a:gdLst>
                              <a:gd name="T0" fmla="+- 0 4530 4454"/>
                              <a:gd name="T1" fmla="*/ T0 w 961"/>
                              <a:gd name="T2" fmla="+- 0 -291 -291"/>
                              <a:gd name="T3" fmla="*/ -291 h 76"/>
                              <a:gd name="T4" fmla="+- 0 4454 4454"/>
                              <a:gd name="T5" fmla="*/ T4 w 961"/>
                              <a:gd name="T6" fmla="+- 0 -253 -291"/>
                              <a:gd name="T7" fmla="*/ -253 h 76"/>
                              <a:gd name="T8" fmla="+- 0 4530 4454"/>
                              <a:gd name="T9" fmla="*/ T8 w 961"/>
                              <a:gd name="T10" fmla="+- 0 -216 -291"/>
                              <a:gd name="T11" fmla="*/ -216 h 76"/>
                              <a:gd name="T12" fmla="+- 0 4523 4454"/>
                              <a:gd name="T13" fmla="*/ T12 w 961"/>
                              <a:gd name="T14" fmla="+- 0 -234 -291"/>
                              <a:gd name="T15" fmla="*/ -234 h 76"/>
                              <a:gd name="T16" fmla="+- 0 4521 4454"/>
                              <a:gd name="T17" fmla="*/ T16 w 961"/>
                              <a:gd name="T18" fmla="+- 0 -253 -291"/>
                              <a:gd name="T19" fmla="*/ -253 h 76"/>
                              <a:gd name="T20" fmla="+- 0 4523 4454"/>
                              <a:gd name="T21" fmla="*/ T20 w 961"/>
                              <a:gd name="T22" fmla="+- 0 -273 -291"/>
                              <a:gd name="T23" fmla="*/ -273 h 76"/>
                              <a:gd name="T24" fmla="+- 0 4530 4454"/>
                              <a:gd name="T25" fmla="*/ T24 w 961"/>
                              <a:gd name="T26" fmla="+- 0 -291 -291"/>
                              <a:gd name="T27" fmla="*/ -291 h 76"/>
                              <a:gd name="T28" fmla="+- 0 5415 4454"/>
                              <a:gd name="T29" fmla="*/ T28 w 961"/>
                              <a:gd name="T30" fmla="+- 0 -253 -291"/>
                              <a:gd name="T31" fmla="*/ -253 h 76"/>
                              <a:gd name="T32" fmla="+- 0 5339 4454"/>
                              <a:gd name="T33" fmla="*/ T32 w 961"/>
                              <a:gd name="T34" fmla="+- 0 -291 -291"/>
                              <a:gd name="T35" fmla="*/ -291 h 76"/>
                              <a:gd name="T36" fmla="+- 0 5346 4454"/>
                              <a:gd name="T37" fmla="*/ T36 w 961"/>
                              <a:gd name="T38" fmla="+- 0 -273 -291"/>
                              <a:gd name="T39" fmla="*/ -273 h 76"/>
                              <a:gd name="T40" fmla="+- 0 5348 4454"/>
                              <a:gd name="T41" fmla="*/ T40 w 961"/>
                              <a:gd name="T42" fmla="+- 0 -253 -291"/>
                              <a:gd name="T43" fmla="*/ -253 h 76"/>
                              <a:gd name="T44" fmla="+- 0 5346 4454"/>
                              <a:gd name="T45" fmla="*/ T44 w 961"/>
                              <a:gd name="T46" fmla="+- 0 -234 -291"/>
                              <a:gd name="T47" fmla="*/ -234 h 76"/>
                              <a:gd name="T48" fmla="+- 0 5339 4454"/>
                              <a:gd name="T49" fmla="*/ T48 w 961"/>
                              <a:gd name="T50" fmla="+- 0 -216 -291"/>
                              <a:gd name="T51" fmla="*/ -216 h 76"/>
                              <a:gd name="T52" fmla="+- 0 5415 4454"/>
                              <a:gd name="T53" fmla="*/ T52 w 961"/>
                              <a:gd name="T54" fmla="+- 0 -253 -291"/>
                              <a:gd name="T55" fmla="*/ -253 h 7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961" h="76">
                                <a:moveTo>
                                  <a:pt x="76" y="0"/>
                                </a:moveTo>
                                <a:lnTo>
                                  <a:pt x="0" y="38"/>
                                </a:lnTo>
                                <a:lnTo>
                                  <a:pt x="76" y="75"/>
                                </a:lnTo>
                                <a:lnTo>
                                  <a:pt x="69" y="57"/>
                                </a:lnTo>
                                <a:lnTo>
                                  <a:pt x="67" y="38"/>
                                </a:lnTo>
                                <a:lnTo>
                                  <a:pt x="69" y="18"/>
                                </a:lnTo>
                                <a:lnTo>
                                  <a:pt x="76" y="0"/>
                                </a:lnTo>
                                <a:moveTo>
                                  <a:pt x="961" y="38"/>
                                </a:moveTo>
                                <a:lnTo>
                                  <a:pt x="885" y="0"/>
                                </a:lnTo>
                                <a:lnTo>
                                  <a:pt x="892" y="18"/>
                                </a:lnTo>
                                <a:lnTo>
                                  <a:pt x="894" y="38"/>
                                </a:lnTo>
                                <a:lnTo>
                                  <a:pt x="892" y="57"/>
                                </a:lnTo>
                                <a:lnTo>
                                  <a:pt x="885" y="75"/>
                                </a:lnTo>
                                <a:lnTo>
                                  <a:pt x="961" y="38"/>
                                </a:lnTo>
                              </a:path>
                            </a:pathLst>
                          </a:custGeom>
                          <a:solidFill>
                            <a:srgbClr val="3F3F3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81" name="AutoShape 1318"/>
                        <wps:cNvSpPr>
                          <a:spLocks/>
                        </wps:cNvSpPr>
                        <wps:spPr bwMode="auto">
                          <a:xfrm>
                            <a:off x="2960" y="-178"/>
                            <a:ext cx="1985" cy="92"/>
                          </a:xfrm>
                          <a:custGeom>
                            <a:avLst/>
                            <a:gdLst>
                              <a:gd name="T0" fmla="+- 0 2995 2960"/>
                              <a:gd name="T1" fmla="*/ T0 w 1985"/>
                              <a:gd name="T2" fmla="+- 0 -97 -178"/>
                              <a:gd name="T3" fmla="*/ -97 h 92"/>
                              <a:gd name="T4" fmla="+- 0 2985 2960"/>
                              <a:gd name="T5" fmla="*/ T4 w 1985"/>
                              <a:gd name="T6" fmla="+- 0 -98 -178"/>
                              <a:gd name="T7" fmla="*/ -98 h 92"/>
                              <a:gd name="T8" fmla="+- 0 2999 2960"/>
                              <a:gd name="T9" fmla="*/ T8 w 1985"/>
                              <a:gd name="T10" fmla="+- 0 -156 -178"/>
                              <a:gd name="T11" fmla="*/ -156 h 92"/>
                              <a:gd name="T12" fmla="+- 0 2977 2960"/>
                              <a:gd name="T13" fmla="*/ T12 w 1985"/>
                              <a:gd name="T14" fmla="+- 0 -169 -178"/>
                              <a:gd name="T15" fmla="*/ -169 h 92"/>
                              <a:gd name="T16" fmla="+- 0 2963 2960"/>
                              <a:gd name="T17" fmla="*/ T16 w 1985"/>
                              <a:gd name="T18" fmla="+- 0 -154 -178"/>
                              <a:gd name="T19" fmla="*/ -154 h 92"/>
                              <a:gd name="T20" fmla="+- 0 2971 2960"/>
                              <a:gd name="T21" fmla="*/ T20 w 1985"/>
                              <a:gd name="T22" fmla="+- 0 -97 -178"/>
                              <a:gd name="T23" fmla="*/ -97 h 92"/>
                              <a:gd name="T24" fmla="+- 0 2979 2960"/>
                              <a:gd name="T25" fmla="*/ T24 w 1985"/>
                              <a:gd name="T26" fmla="+- 0 -88 -178"/>
                              <a:gd name="T27" fmla="*/ -88 h 92"/>
                              <a:gd name="T28" fmla="+- 0 2997 2960"/>
                              <a:gd name="T29" fmla="*/ T28 w 1985"/>
                              <a:gd name="T30" fmla="+- 0 -93 -178"/>
                              <a:gd name="T31" fmla="*/ -93 h 92"/>
                              <a:gd name="T32" fmla="+- 0 3061 2960"/>
                              <a:gd name="T33" fmla="*/ T32 w 1985"/>
                              <a:gd name="T34" fmla="+- 0 -145 -178"/>
                              <a:gd name="T35" fmla="*/ -145 h 92"/>
                              <a:gd name="T36" fmla="+- 0 3048 2960"/>
                              <a:gd name="T37" fmla="*/ T36 w 1985"/>
                              <a:gd name="T38" fmla="+- 0 -139 -178"/>
                              <a:gd name="T39" fmla="*/ -139 h 92"/>
                              <a:gd name="T40" fmla="+- 0 3026 2960"/>
                              <a:gd name="T41" fmla="*/ T40 w 1985"/>
                              <a:gd name="T42" fmla="+- 0 -151 -178"/>
                              <a:gd name="T43" fmla="*/ -151 h 92"/>
                              <a:gd name="T44" fmla="+- 0 3043 2960"/>
                              <a:gd name="T45" fmla="*/ T44 w 1985"/>
                              <a:gd name="T46" fmla="+- 0 -148 -178"/>
                              <a:gd name="T47" fmla="*/ -148 h 92"/>
                              <a:gd name="T48" fmla="+- 0 3048 2960"/>
                              <a:gd name="T49" fmla="*/ T48 w 1985"/>
                              <a:gd name="T50" fmla="+- 0 -156 -178"/>
                              <a:gd name="T51" fmla="*/ -156 h 92"/>
                              <a:gd name="T52" fmla="+- 0 3009 2960"/>
                              <a:gd name="T53" fmla="*/ T52 w 1985"/>
                              <a:gd name="T54" fmla="+- 0 -141 -178"/>
                              <a:gd name="T55" fmla="*/ -141 h 92"/>
                              <a:gd name="T56" fmla="+- 0 3028 2960"/>
                              <a:gd name="T57" fmla="*/ T56 w 1985"/>
                              <a:gd name="T58" fmla="+- 0 -86 -178"/>
                              <a:gd name="T59" fmla="*/ -86 h 92"/>
                              <a:gd name="T60" fmla="+- 0 3062 2960"/>
                              <a:gd name="T61" fmla="*/ T60 w 1985"/>
                              <a:gd name="T62" fmla="+- 0 -106 -178"/>
                              <a:gd name="T63" fmla="*/ -106 h 92"/>
                              <a:gd name="T64" fmla="+- 0 3050 2960"/>
                              <a:gd name="T65" fmla="*/ T64 w 1985"/>
                              <a:gd name="T66" fmla="+- 0 -99 -178"/>
                              <a:gd name="T67" fmla="*/ -99 h 92"/>
                              <a:gd name="T68" fmla="+- 0 3019 2960"/>
                              <a:gd name="T69" fmla="*/ T68 w 1985"/>
                              <a:gd name="T70" fmla="+- 0 -112 -178"/>
                              <a:gd name="T71" fmla="*/ -112 h 92"/>
                              <a:gd name="T72" fmla="+- 0 3063 2960"/>
                              <a:gd name="T73" fmla="*/ T72 w 1985"/>
                              <a:gd name="T74" fmla="+- 0 -138 -178"/>
                              <a:gd name="T75" fmla="*/ -138 h 92"/>
                              <a:gd name="T76" fmla="+- 0 3914 2960"/>
                              <a:gd name="T77" fmla="*/ T76 w 1985"/>
                              <a:gd name="T78" fmla="+- 0 -96 -178"/>
                              <a:gd name="T79" fmla="*/ -96 h 92"/>
                              <a:gd name="T80" fmla="+- 0 3904 2960"/>
                              <a:gd name="T81" fmla="*/ T80 w 1985"/>
                              <a:gd name="T82" fmla="+- 0 -99 -178"/>
                              <a:gd name="T83" fmla="*/ -99 h 92"/>
                              <a:gd name="T84" fmla="+- 0 3904 2960"/>
                              <a:gd name="T85" fmla="*/ T84 w 1985"/>
                              <a:gd name="T86" fmla="+- 0 -156 -178"/>
                              <a:gd name="T87" fmla="*/ -156 h 92"/>
                              <a:gd name="T88" fmla="+- 0 3895 2960"/>
                              <a:gd name="T89" fmla="*/ T88 w 1985"/>
                              <a:gd name="T90" fmla="+- 0 -164 -178"/>
                              <a:gd name="T91" fmla="*/ -164 h 92"/>
                              <a:gd name="T92" fmla="+- 0 3881 2960"/>
                              <a:gd name="T93" fmla="*/ T92 w 1985"/>
                              <a:gd name="T94" fmla="+- 0 -153 -178"/>
                              <a:gd name="T95" fmla="*/ -153 h 92"/>
                              <a:gd name="T96" fmla="+- 0 3893 2960"/>
                              <a:gd name="T97" fmla="*/ T96 w 1985"/>
                              <a:gd name="T98" fmla="+- 0 -94 -178"/>
                              <a:gd name="T99" fmla="*/ -94 h 92"/>
                              <a:gd name="T100" fmla="+- 0 3902 2960"/>
                              <a:gd name="T101" fmla="*/ T100 w 1985"/>
                              <a:gd name="T102" fmla="+- 0 -87 -178"/>
                              <a:gd name="T103" fmla="*/ -87 h 92"/>
                              <a:gd name="T104" fmla="+- 0 3919 2960"/>
                              <a:gd name="T105" fmla="*/ T104 w 1985"/>
                              <a:gd name="T106" fmla="+- 0 -96 -178"/>
                              <a:gd name="T107" fmla="*/ -96 h 92"/>
                              <a:gd name="T108" fmla="+- 0 3977 2960"/>
                              <a:gd name="T109" fmla="*/ T108 w 1985"/>
                              <a:gd name="T110" fmla="+- 0 -150 -178"/>
                              <a:gd name="T111" fmla="*/ -150 h 92"/>
                              <a:gd name="T112" fmla="+- 0 3938 2960"/>
                              <a:gd name="T113" fmla="*/ T112 w 1985"/>
                              <a:gd name="T114" fmla="+- 0 -134 -178"/>
                              <a:gd name="T115" fmla="*/ -134 h 92"/>
                              <a:gd name="T116" fmla="+- 0 3957 2960"/>
                              <a:gd name="T117" fmla="*/ T116 w 1985"/>
                              <a:gd name="T118" fmla="+- 0 -152 -178"/>
                              <a:gd name="T119" fmla="*/ -152 h 92"/>
                              <a:gd name="T120" fmla="+- 0 3967 2960"/>
                              <a:gd name="T121" fmla="*/ T120 w 1985"/>
                              <a:gd name="T122" fmla="+- 0 -144 -178"/>
                              <a:gd name="T123" fmla="*/ -144 h 92"/>
                              <a:gd name="T124" fmla="+- 0 3966 2960"/>
                              <a:gd name="T125" fmla="*/ T124 w 1985"/>
                              <a:gd name="T126" fmla="+- 0 -157 -178"/>
                              <a:gd name="T127" fmla="*/ -157 h 92"/>
                              <a:gd name="T128" fmla="+- 0 3927 2960"/>
                              <a:gd name="T129" fmla="*/ T128 w 1985"/>
                              <a:gd name="T130" fmla="+- 0 -132 -178"/>
                              <a:gd name="T131" fmla="*/ -132 h 92"/>
                              <a:gd name="T132" fmla="+- 0 3964 2960"/>
                              <a:gd name="T133" fmla="*/ T132 w 1985"/>
                              <a:gd name="T134" fmla="+- 0 -86 -178"/>
                              <a:gd name="T135" fmla="*/ -86 h 92"/>
                              <a:gd name="T136" fmla="+- 0 3983 2960"/>
                              <a:gd name="T137" fmla="*/ T136 w 1985"/>
                              <a:gd name="T138" fmla="+- 0 -106 -178"/>
                              <a:gd name="T139" fmla="*/ -106 h 92"/>
                              <a:gd name="T140" fmla="+- 0 3970 2960"/>
                              <a:gd name="T141" fmla="*/ T140 w 1985"/>
                              <a:gd name="T142" fmla="+- 0 -99 -178"/>
                              <a:gd name="T143" fmla="*/ -99 h 92"/>
                              <a:gd name="T144" fmla="+- 0 3940 2960"/>
                              <a:gd name="T145" fmla="*/ T144 w 1985"/>
                              <a:gd name="T146" fmla="+- 0 -112 -178"/>
                              <a:gd name="T147" fmla="*/ -112 h 92"/>
                              <a:gd name="T148" fmla="+- 0 3984 2960"/>
                              <a:gd name="T149" fmla="*/ T148 w 1985"/>
                              <a:gd name="T150" fmla="+- 0 -138 -178"/>
                              <a:gd name="T151" fmla="*/ -138 h 92"/>
                              <a:gd name="T152" fmla="+- 0 4875 2960"/>
                              <a:gd name="T153" fmla="*/ T152 w 1985"/>
                              <a:gd name="T154" fmla="+- 0 -96 -178"/>
                              <a:gd name="T155" fmla="*/ -96 h 92"/>
                              <a:gd name="T156" fmla="+- 0 4865 2960"/>
                              <a:gd name="T157" fmla="*/ T156 w 1985"/>
                              <a:gd name="T158" fmla="+- 0 -99 -178"/>
                              <a:gd name="T159" fmla="*/ -99 h 92"/>
                              <a:gd name="T160" fmla="+- 0 4865 2960"/>
                              <a:gd name="T161" fmla="*/ T160 w 1985"/>
                              <a:gd name="T162" fmla="+- 0 -156 -178"/>
                              <a:gd name="T163" fmla="*/ -156 h 92"/>
                              <a:gd name="T164" fmla="+- 0 4857 2960"/>
                              <a:gd name="T165" fmla="*/ T164 w 1985"/>
                              <a:gd name="T166" fmla="+- 0 -168 -178"/>
                              <a:gd name="T167" fmla="*/ -168 h 92"/>
                              <a:gd name="T168" fmla="+- 0 4844 2960"/>
                              <a:gd name="T169" fmla="*/ T168 w 1985"/>
                              <a:gd name="T170" fmla="+- 0 -154 -178"/>
                              <a:gd name="T171" fmla="*/ -154 h 92"/>
                              <a:gd name="T172" fmla="+- 0 4853 2960"/>
                              <a:gd name="T173" fmla="*/ T172 w 1985"/>
                              <a:gd name="T174" fmla="+- 0 -97 -178"/>
                              <a:gd name="T175" fmla="*/ -97 h 92"/>
                              <a:gd name="T176" fmla="+- 0 4861 2960"/>
                              <a:gd name="T177" fmla="*/ T176 w 1985"/>
                              <a:gd name="T178" fmla="+- 0 -88 -178"/>
                              <a:gd name="T179" fmla="*/ -88 h 92"/>
                              <a:gd name="T180" fmla="+- 0 4878 2960"/>
                              <a:gd name="T181" fmla="*/ T180 w 1985"/>
                              <a:gd name="T182" fmla="+- 0 -93 -178"/>
                              <a:gd name="T183" fmla="*/ -93 h 92"/>
                              <a:gd name="T184" fmla="+- 0 4942 2960"/>
                              <a:gd name="T185" fmla="*/ T184 w 1985"/>
                              <a:gd name="T186" fmla="+- 0 -145 -178"/>
                              <a:gd name="T187" fmla="*/ -145 h 92"/>
                              <a:gd name="T188" fmla="+- 0 4898 2960"/>
                              <a:gd name="T189" fmla="*/ T188 w 1985"/>
                              <a:gd name="T190" fmla="+- 0 -134 -178"/>
                              <a:gd name="T191" fmla="*/ -134 h 92"/>
                              <a:gd name="T192" fmla="+- 0 4911 2960"/>
                              <a:gd name="T193" fmla="*/ T192 w 1985"/>
                              <a:gd name="T194" fmla="+- 0 -152 -178"/>
                              <a:gd name="T195" fmla="*/ -152 h 92"/>
                              <a:gd name="T196" fmla="+- 0 4927 2960"/>
                              <a:gd name="T197" fmla="*/ T196 w 1985"/>
                              <a:gd name="T198" fmla="+- 0 -146 -178"/>
                              <a:gd name="T199" fmla="*/ -146 h 92"/>
                              <a:gd name="T200" fmla="+- 0 4930 2960"/>
                              <a:gd name="T201" fmla="*/ T200 w 1985"/>
                              <a:gd name="T202" fmla="+- 0 -156 -178"/>
                              <a:gd name="T203" fmla="*/ -156 h 92"/>
                              <a:gd name="T204" fmla="+- 0 4891 2960"/>
                              <a:gd name="T205" fmla="*/ T204 w 1985"/>
                              <a:gd name="T206" fmla="+- 0 -141 -178"/>
                              <a:gd name="T207" fmla="*/ -141 h 92"/>
                              <a:gd name="T208" fmla="+- 0 4909 2960"/>
                              <a:gd name="T209" fmla="*/ T208 w 1985"/>
                              <a:gd name="T210" fmla="+- 0 -86 -178"/>
                              <a:gd name="T211" fmla="*/ -86 h 92"/>
                              <a:gd name="T212" fmla="+- 0 4941 2960"/>
                              <a:gd name="T213" fmla="*/ T212 w 1985"/>
                              <a:gd name="T214" fmla="+- 0 -100 -178"/>
                              <a:gd name="T215" fmla="*/ -100 h 92"/>
                              <a:gd name="T216" fmla="+- 0 4938 2960"/>
                              <a:gd name="T217" fmla="*/ T216 w 1985"/>
                              <a:gd name="T218" fmla="+- 0 -104 -178"/>
                              <a:gd name="T219" fmla="*/ -104 h 92"/>
                              <a:gd name="T220" fmla="+- 0 4906 2960"/>
                              <a:gd name="T221" fmla="*/ T220 w 1985"/>
                              <a:gd name="T222" fmla="+- 0 -106 -178"/>
                              <a:gd name="T223" fmla="*/ -106 h 92"/>
                              <a:gd name="T224" fmla="+- 0 4945 2960"/>
                              <a:gd name="T225" fmla="*/ T224 w 1985"/>
                              <a:gd name="T226" fmla="+- 0 -134 -178"/>
                              <a:gd name="T227" fmla="*/ -134 h 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</a:cxnLst>
                            <a:rect l="0" t="0" r="r" b="b"/>
                            <a:pathLst>
                              <a:path w="1985" h="92">
                                <a:moveTo>
                                  <a:pt x="41" y="77"/>
                                </a:moveTo>
                                <a:lnTo>
                                  <a:pt x="38" y="77"/>
                                </a:lnTo>
                                <a:lnTo>
                                  <a:pt x="37" y="78"/>
                                </a:lnTo>
                                <a:lnTo>
                                  <a:pt x="36" y="80"/>
                                </a:lnTo>
                                <a:lnTo>
                                  <a:pt x="35" y="81"/>
                                </a:lnTo>
                                <a:lnTo>
                                  <a:pt x="33" y="82"/>
                                </a:lnTo>
                                <a:lnTo>
                                  <a:pt x="31" y="82"/>
                                </a:lnTo>
                                <a:lnTo>
                                  <a:pt x="28" y="82"/>
                                </a:lnTo>
                                <a:lnTo>
                                  <a:pt x="26" y="82"/>
                                </a:lnTo>
                                <a:lnTo>
                                  <a:pt x="25" y="80"/>
                                </a:lnTo>
                                <a:lnTo>
                                  <a:pt x="24" y="79"/>
                                </a:lnTo>
                                <a:lnTo>
                                  <a:pt x="23" y="76"/>
                                </a:lnTo>
                                <a:lnTo>
                                  <a:pt x="23" y="28"/>
                                </a:lnTo>
                                <a:lnTo>
                                  <a:pt x="39" y="28"/>
                                </a:lnTo>
                                <a:lnTo>
                                  <a:pt x="39" y="22"/>
                                </a:lnTo>
                                <a:lnTo>
                                  <a:pt x="23" y="22"/>
                                </a:lnTo>
                                <a:lnTo>
                                  <a:pt x="23" y="0"/>
                                </a:lnTo>
                                <a:lnTo>
                                  <a:pt x="21" y="0"/>
                                </a:lnTo>
                                <a:lnTo>
                                  <a:pt x="19" y="5"/>
                                </a:lnTo>
                                <a:lnTo>
                                  <a:pt x="17" y="9"/>
                                </a:lnTo>
                                <a:lnTo>
                                  <a:pt x="14" y="14"/>
                                </a:lnTo>
                                <a:lnTo>
                                  <a:pt x="11" y="17"/>
                                </a:lnTo>
                                <a:lnTo>
                                  <a:pt x="8" y="20"/>
                                </a:lnTo>
                                <a:lnTo>
                                  <a:pt x="6" y="22"/>
                                </a:lnTo>
                                <a:lnTo>
                                  <a:pt x="3" y="24"/>
                                </a:lnTo>
                                <a:lnTo>
                                  <a:pt x="0" y="25"/>
                                </a:lnTo>
                                <a:lnTo>
                                  <a:pt x="0" y="28"/>
                                </a:lnTo>
                                <a:lnTo>
                                  <a:pt x="11" y="28"/>
                                </a:lnTo>
                                <a:lnTo>
                                  <a:pt x="11" y="78"/>
                                </a:lnTo>
                                <a:lnTo>
                                  <a:pt x="11" y="81"/>
                                </a:lnTo>
                                <a:lnTo>
                                  <a:pt x="12" y="84"/>
                                </a:lnTo>
                                <a:lnTo>
                                  <a:pt x="14" y="86"/>
                                </a:lnTo>
                                <a:lnTo>
                                  <a:pt x="15" y="88"/>
                                </a:lnTo>
                                <a:lnTo>
                                  <a:pt x="17" y="89"/>
                                </a:lnTo>
                                <a:lnTo>
                                  <a:pt x="19" y="90"/>
                                </a:lnTo>
                                <a:lnTo>
                                  <a:pt x="22" y="91"/>
                                </a:lnTo>
                                <a:lnTo>
                                  <a:pt x="27" y="91"/>
                                </a:lnTo>
                                <a:lnTo>
                                  <a:pt x="31" y="90"/>
                                </a:lnTo>
                                <a:lnTo>
                                  <a:pt x="34" y="87"/>
                                </a:lnTo>
                                <a:lnTo>
                                  <a:pt x="37" y="85"/>
                                </a:lnTo>
                                <a:lnTo>
                                  <a:pt x="38" y="82"/>
                                </a:lnTo>
                                <a:lnTo>
                                  <a:pt x="39" y="81"/>
                                </a:lnTo>
                                <a:lnTo>
                                  <a:pt x="41" y="77"/>
                                </a:lnTo>
                                <a:moveTo>
                                  <a:pt x="103" y="40"/>
                                </a:moveTo>
                                <a:lnTo>
                                  <a:pt x="101" y="33"/>
                                </a:lnTo>
                                <a:lnTo>
                                  <a:pt x="96" y="28"/>
                                </a:lnTo>
                                <a:lnTo>
                                  <a:pt x="94" y="26"/>
                                </a:lnTo>
                                <a:lnTo>
                                  <a:pt x="91" y="23"/>
                                </a:lnTo>
                                <a:lnTo>
                                  <a:pt x="88" y="22"/>
                                </a:lnTo>
                                <a:lnTo>
                                  <a:pt x="88" y="39"/>
                                </a:lnTo>
                                <a:lnTo>
                                  <a:pt x="88" y="44"/>
                                </a:lnTo>
                                <a:lnTo>
                                  <a:pt x="57" y="44"/>
                                </a:lnTo>
                                <a:lnTo>
                                  <a:pt x="57" y="38"/>
                                </a:lnTo>
                                <a:lnTo>
                                  <a:pt x="59" y="34"/>
                                </a:lnTo>
                                <a:lnTo>
                                  <a:pt x="66" y="27"/>
                                </a:lnTo>
                                <a:lnTo>
                                  <a:pt x="69" y="26"/>
                                </a:lnTo>
                                <a:lnTo>
                                  <a:pt x="76" y="26"/>
                                </a:lnTo>
                                <a:lnTo>
                                  <a:pt x="78" y="26"/>
                                </a:lnTo>
                                <a:lnTo>
                                  <a:pt x="81" y="28"/>
                                </a:lnTo>
                                <a:lnTo>
                                  <a:pt x="83" y="30"/>
                                </a:lnTo>
                                <a:lnTo>
                                  <a:pt x="85" y="32"/>
                                </a:lnTo>
                                <a:lnTo>
                                  <a:pt x="86" y="34"/>
                                </a:lnTo>
                                <a:lnTo>
                                  <a:pt x="87" y="36"/>
                                </a:lnTo>
                                <a:lnTo>
                                  <a:pt x="88" y="39"/>
                                </a:lnTo>
                                <a:lnTo>
                                  <a:pt x="88" y="22"/>
                                </a:lnTo>
                                <a:lnTo>
                                  <a:pt x="85" y="21"/>
                                </a:lnTo>
                                <a:lnTo>
                                  <a:pt x="68" y="21"/>
                                </a:lnTo>
                                <a:lnTo>
                                  <a:pt x="61" y="24"/>
                                </a:lnTo>
                                <a:lnTo>
                                  <a:pt x="55" y="30"/>
                                </a:lnTo>
                                <a:lnTo>
                                  <a:pt x="49" y="37"/>
                                </a:lnTo>
                                <a:lnTo>
                                  <a:pt x="46" y="46"/>
                                </a:lnTo>
                                <a:lnTo>
                                  <a:pt x="46" y="68"/>
                                </a:lnTo>
                                <a:lnTo>
                                  <a:pt x="49" y="76"/>
                                </a:lnTo>
                                <a:lnTo>
                                  <a:pt x="61" y="89"/>
                                </a:lnTo>
                                <a:lnTo>
                                  <a:pt x="68" y="92"/>
                                </a:lnTo>
                                <a:lnTo>
                                  <a:pt x="83" y="92"/>
                                </a:lnTo>
                                <a:lnTo>
                                  <a:pt x="89" y="89"/>
                                </a:lnTo>
                                <a:lnTo>
                                  <a:pt x="98" y="80"/>
                                </a:lnTo>
                                <a:lnTo>
                                  <a:pt x="99" y="78"/>
                                </a:lnTo>
                                <a:lnTo>
                                  <a:pt x="102" y="72"/>
                                </a:lnTo>
                                <a:lnTo>
                                  <a:pt x="103" y="65"/>
                                </a:lnTo>
                                <a:lnTo>
                                  <a:pt x="101" y="64"/>
                                </a:lnTo>
                                <a:lnTo>
                                  <a:pt x="99" y="70"/>
                                </a:lnTo>
                                <a:lnTo>
                                  <a:pt x="96" y="74"/>
                                </a:lnTo>
                                <a:lnTo>
                                  <a:pt x="90" y="79"/>
                                </a:lnTo>
                                <a:lnTo>
                                  <a:pt x="86" y="80"/>
                                </a:lnTo>
                                <a:lnTo>
                                  <a:pt x="75" y="80"/>
                                </a:lnTo>
                                <a:lnTo>
                                  <a:pt x="69" y="77"/>
                                </a:lnTo>
                                <a:lnTo>
                                  <a:pt x="64" y="72"/>
                                </a:lnTo>
                                <a:lnTo>
                                  <a:pt x="59" y="66"/>
                                </a:lnTo>
                                <a:lnTo>
                                  <a:pt x="56" y="58"/>
                                </a:lnTo>
                                <a:lnTo>
                                  <a:pt x="57" y="48"/>
                                </a:lnTo>
                                <a:lnTo>
                                  <a:pt x="103" y="48"/>
                                </a:lnTo>
                                <a:lnTo>
                                  <a:pt x="103" y="44"/>
                                </a:lnTo>
                                <a:lnTo>
                                  <a:pt x="103" y="40"/>
                                </a:lnTo>
                                <a:moveTo>
                                  <a:pt x="962" y="77"/>
                                </a:moveTo>
                                <a:lnTo>
                                  <a:pt x="959" y="77"/>
                                </a:lnTo>
                                <a:lnTo>
                                  <a:pt x="958" y="78"/>
                                </a:lnTo>
                                <a:lnTo>
                                  <a:pt x="957" y="80"/>
                                </a:lnTo>
                                <a:lnTo>
                                  <a:pt x="954" y="82"/>
                                </a:lnTo>
                                <a:lnTo>
                                  <a:pt x="952" y="82"/>
                                </a:lnTo>
                                <a:lnTo>
                                  <a:pt x="948" y="82"/>
                                </a:lnTo>
                                <a:lnTo>
                                  <a:pt x="947" y="82"/>
                                </a:lnTo>
                                <a:lnTo>
                                  <a:pt x="946" y="80"/>
                                </a:lnTo>
                                <a:lnTo>
                                  <a:pt x="944" y="79"/>
                                </a:lnTo>
                                <a:lnTo>
                                  <a:pt x="944" y="76"/>
                                </a:lnTo>
                                <a:lnTo>
                                  <a:pt x="944" y="28"/>
                                </a:lnTo>
                                <a:lnTo>
                                  <a:pt x="960" y="28"/>
                                </a:lnTo>
                                <a:lnTo>
                                  <a:pt x="960" y="22"/>
                                </a:lnTo>
                                <a:lnTo>
                                  <a:pt x="944" y="22"/>
                                </a:lnTo>
                                <a:lnTo>
                                  <a:pt x="944" y="0"/>
                                </a:lnTo>
                                <a:lnTo>
                                  <a:pt x="942" y="0"/>
                                </a:lnTo>
                                <a:lnTo>
                                  <a:pt x="940" y="5"/>
                                </a:lnTo>
                                <a:lnTo>
                                  <a:pt x="938" y="9"/>
                                </a:lnTo>
                                <a:lnTo>
                                  <a:pt x="935" y="14"/>
                                </a:lnTo>
                                <a:lnTo>
                                  <a:pt x="932" y="17"/>
                                </a:lnTo>
                                <a:lnTo>
                                  <a:pt x="929" y="20"/>
                                </a:lnTo>
                                <a:lnTo>
                                  <a:pt x="927" y="22"/>
                                </a:lnTo>
                                <a:lnTo>
                                  <a:pt x="924" y="24"/>
                                </a:lnTo>
                                <a:lnTo>
                                  <a:pt x="921" y="25"/>
                                </a:lnTo>
                                <a:lnTo>
                                  <a:pt x="921" y="28"/>
                                </a:lnTo>
                                <a:lnTo>
                                  <a:pt x="932" y="28"/>
                                </a:lnTo>
                                <a:lnTo>
                                  <a:pt x="932" y="78"/>
                                </a:lnTo>
                                <a:lnTo>
                                  <a:pt x="932" y="81"/>
                                </a:lnTo>
                                <a:lnTo>
                                  <a:pt x="933" y="84"/>
                                </a:lnTo>
                                <a:lnTo>
                                  <a:pt x="934" y="86"/>
                                </a:lnTo>
                                <a:lnTo>
                                  <a:pt x="936" y="88"/>
                                </a:lnTo>
                                <a:lnTo>
                                  <a:pt x="938" y="89"/>
                                </a:lnTo>
                                <a:lnTo>
                                  <a:pt x="940" y="90"/>
                                </a:lnTo>
                                <a:lnTo>
                                  <a:pt x="942" y="91"/>
                                </a:lnTo>
                                <a:lnTo>
                                  <a:pt x="948" y="91"/>
                                </a:lnTo>
                                <a:lnTo>
                                  <a:pt x="951" y="90"/>
                                </a:lnTo>
                                <a:lnTo>
                                  <a:pt x="954" y="87"/>
                                </a:lnTo>
                                <a:lnTo>
                                  <a:pt x="958" y="85"/>
                                </a:lnTo>
                                <a:lnTo>
                                  <a:pt x="959" y="82"/>
                                </a:lnTo>
                                <a:lnTo>
                                  <a:pt x="960" y="81"/>
                                </a:lnTo>
                                <a:lnTo>
                                  <a:pt x="962" y="77"/>
                                </a:lnTo>
                                <a:moveTo>
                                  <a:pt x="1024" y="40"/>
                                </a:moveTo>
                                <a:lnTo>
                                  <a:pt x="1022" y="33"/>
                                </a:lnTo>
                                <a:lnTo>
                                  <a:pt x="1017" y="28"/>
                                </a:lnTo>
                                <a:lnTo>
                                  <a:pt x="1015" y="26"/>
                                </a:lnTo>
                                <a:lnTo>
                                  <a:pt x="1012" y="23"/>
                                </a:lnTo>
                                <a:lnTo>
                                  <a:pt x="1009" y="22"/>
                                </a:lnTo>
                                <a:lnTo>
                                  <a:pt x="1009" y="44"/>
                                </a:lnTo>
                                <a:lnTo>
                                  <a:pt x="978" y="44"/>
                                </a:lnTo>
                                <a:lnTo>
                                  <a:pt x="978" y="38"/>
                                </a:lnTo>
                                <a:lnTo>
                                  <a:pt x="980" y="34"/>
                                </a:lnTo>
                                <a:lnTo>
                                  <a:pt x="986" y="27"/>
                                </a:lnTo>
                                <a:lnTo>
                                  <a:pt x="990" y="26"/>
                                </a:lnTo>
                                <a:lnTo>
                                  <a:pt x="997" y="26"/>
                                </a:lnTo>
                                <a:lnTo>
                                  <a:pt x="999" y="26"/>
                                </a:lnTo>
                                <a:lnTo>
                                  <a:pt x="1002" y="28"/>
                                </a:lnTo>
                                <a:lnTo>
                                  <a:pt x="1004" y="30"/>
                                </a:lnTo>
                                <a:lnTo>
                                  <a:pt x="1006" y="32"/>
                                </a:lnTo>
                                <a:lnTo>
                                  <a:pt x="1007" y="34"/>
                                </a:lnTo>
                                <a:lnTo>
                                  <a:pt x="1008" y="36"/>
                                </a:lnTo>
                                <a:lnTo>
                                  <a:pt x="1008" y="39"/>
                                </a:lnTo>
                                <a:lnTo>
                                  <a:pt x="1009" y="44"/>
                                </a:lnTo>
                                <a:lnTo>
                                  <a:pt x="1009" y="22"/>
                                </a:lnTo>
                                <a:lnTo>
                                  <a:pt x="1006" y="21"/>
                                </a:lnTo>
                                <a:lnTo>
                                  <a:pt x="989" y="21"/>
                                </a:lnTo>
                                <a:lnTo>
                                  <a:pt x="982" y="24"/>
                                </a:lnTo>
                                <a:lnTo>
                                  <a:pt x="976" y="30"/>
                                </a:lnTo>
                                <a:lnTo>
                                  <a:pt x="970" y="37"/>
                                </a:lnTo>
                                <a:lnTo>
                                  <a:pt x="967" y="46"/>
                                </a:lnTo>
                                <a:lnTo>
                                  <a:pt x="967" y="68"/>
                                </a:lnTo>
                                <a:lnTo>
                                  <a:pt x="970" y="76"/>
                                </a:lnTo>
                                <a:lnTo>
                                  <a:pt x="982" y="89"/>
                                </a:lnTo>
                                <a:lnTo>
                                  <a:pt x="988" y="92"/>
                                </a:lnTo>
                                <a:lnTo>
                                  <a:pt x="1004" y="92"/>
                                </a:lnTo>
                                <a:lnTo>
                                  <a:pt x="1010" y="89"/>
                                </a:lnTo>
                                <a:lnTo>
                                  <a:pt x="1015" y="84"/>
                                </a:lnTo>
                                <a:lnTo>
                                  <a:pt x="1018" y="80"/>
                                </a:lnTo>
                                <a:lnTo>
                                  <a:pt x="1020" y="78"/>
                                </a:lnTo>
                                <a:lnTo>
                                  <a:pt x="1023" y="72"/>
                                </a:lnTo>
                                <a:lnTo>
                                  <a:pt x="1024" y="65"/>
                                </a:lnTo>
                                <a:lnTo>
                                  <a:pt x="1022" y="64"/>
                                </a:lnTo>
                                <a:lnTo>
                                  <a:pt x="1019" y="70"/>
                                </a:lnTo>
                                <a:lnTo>
                                  <a:pt x="1017" y="74"/>
                                </a:lnTo>
                                <a:lnTo>
                                  <a:pt x="1010" y="79"/>
                                </a:lnTo>
                                <a:lnTo>
                                  <a:pt x="1006" y="80"/>
                                </a:lnTo>
                                <a:lnTo>
                                  <a:pt x="995" y="80"/>
                                </a:lnTo>
                                <a:lnTo>
                                  <a:pt x="990" y="77"/>
                                </a:lnTo>
                                <a:lnTo>
                                  <a:pt x="985" y="72"/>
                                </a:lnTo>
                                <a:lnTo>
                                  <a:pt x="980" y="66"/>
                                </a:lnTo>
                                <a:lnTo>
                                  <a:pt x="978" y="58"/>
                                </a:lnTo>
                                <a:lnTo>
                                  <a:pt x="978" y="48"/>
                                </a:lnTo>
                                <a:lnTo>
                                  <a:pt x="1024" y="48"/>
                                </a:lnTo>
                                <a:lnTo>
                                  <a:pt x="1024" y="44"/>
                                </a:lnTo>
                                <a:lnTo>
                                  <a:pt x="1024" y="40"/>
                                </a:lnTo>
                                <a:moveTo>
                                  <a:pt x="1923" y="77"/>
                                </a:moveTo>
                                <a:lnTo>
                                  <a:pt x="1920" y="77"/>
                                </a:lnTo>
                                <a:lnTo>
                                  <a:pt x="1919" y="78"/>
                                </a:lnTo>
                                <a:lnTo>
                                  <a:pt x="1918" y="80"/>
                                </a:lnTo>
                                <a:lnTo>
                                  <a:pt x="1915" y="82"/>
                                </a:lnTo>
                                <a:lnTo>
                                  <a:pt x="1913" y="82"/>
                                </a:lnTo>
                                <a:lnTo>
                                  <a:pt x="1910" y="82"/>
                                </a:lnTo>
                                <a:lnTo>
                                  <a:pt x="1908" y="82"/>
                                </a:lnTo>
                                <a:lnTo>
                                  <a:pt x="1907" y="80"/>
                                </a:lnTo>
                                <a:lnTo>
                                  <a:pt x="1905" y="79"/>
                                </a:lnTo>
                                <a:lnTo>
                                  <a:pt x="1905" y="76"/>
                                </a:lnTo>
                                <a:lnTo>
                                  <a:pt x="1905" y="28"/>
                                </a:lnTo>
                                <a:lnTo>
                                  <a:pt x="1920" y="28"/>
                                </a:lnTo>
                                <a:lnTo>
                                  <a:pt x="1920" y="22"/>
                                </a:lnTo>
                                <a:lnTo>
                                  <a:pt x="1905" y="22"/>
                                </a:lnTo>
                                <a:lnTo>
                                  <a:pt x="1905" y="0"/>
                                </a:lnTo>
                                <a:lnTo>
                                  <a:pt x="1902" y="0"/>
                                </a:lnTo>
                                <a:lnTo>
                                  <a:pt x="1900" y="5"/>
                                </a:lnTo>
                                <a:lnTo>
                                  <a:pt x="1899" y="9"/>
                                </a:lnTo>
                                <a:lnTo>
                                  <a:pt x="1897" y="10"/>
                                </a:lnTo>
                                <a:lnTo>
                                  <a:pt x="1895" y="14"/>
                                </a:lnTo>
                                <a:lnTo>
                                  <a:pt x="1893" y="17"/>
                                </a:lnTo>
                                <a:lnTo>
                                  <a:pt x="1890" y="20"/>
                                </a:lnTo>
                                <a:lnTo>
                                  <a:pt x="1887" y="22"/>
                                </a:lnTo>
                                <a:lnTo>
                                  <a:pt x="1884" y="24"/>
                                </a:lnTo>
                                <a:lnTo>
                                  <a:pt x="1882" y="25"/>
                                </a:lnTo>
                                <a:lnTo>
                                  <a:pt x="1882" y="28"/>
                                </a:lnTo>
                                <a:lnTo>
                                  <a:pt x="1892" y="28"/>
                                </a:lnTo>
                                <a:lnTo>
                                  <a:pt x="1892" y="78"/>
                                </a:lnTo>
                                <a:lnTo>
                                  <a:pt x="1893" y="81"/>
                                </a:lnTo>
                                <a:lnTo>
                                  <a:pt x="1894" y="84"/>
                                </a:lnTo>
                                <a:lnTo>
                                  <a:pt x="1895" y="86"/>
                                </a:lnTo>
                                <a:lnTo>
                                  <a:pt x="1897" y="88"/>
                                </a:lnTo>
                                <a:lnTo>
                                  <a:pt x="1899" y="89"/>
                                </a:lnTo>
                                <a:lnTo>
                                  <a:pt x="1901" y="90"/>
                                </a:lnTo>
                                <a:lnTo>
                                  <a:pt x="1903" y="91"/>
                                </a:lnTo>
                                <a:lnTo>
                                  <a:pt x="1909" y="91"/>
                                </a:lnTo>
                                <a:lnTo>
                                  <a:pt x="1912" y="90"/>
                                </a:lnTo>
                                <a:lnTo>
                                  <a:pt x="1915" y="87"/>
                                </a:lnTo>
                                <a:lnTo>
                                  <a:pt x="1918" y="85"/>
                                </a:lnTo>
                                <a:lnTo>
                                  <a:pt x="1920" y="82"/>
                                </a:lnTo>
                                <a:lnTo>
                                  <a:pt x="1921" y="81"/>
                                </a:lnTo>
                                <a:lnTo>
                                  <a:pt x="1923" y="77"/>
                                </a:lnTo>
                                <a:moveTo>
                                  <a:pt x="1985" y="40"/>
                                </a:moveTo>
                                <a:lnTo>
                                  <a:pt x="1982" y="33"/>
                                </a:lnTo>
                                <a:lnTo>
                                  <a:pt x="1975" y="26"/>
                                </a:lnTo>
                                <a:lnTo>
                                  <a:pt x="1973" y="23"/>
                                </a:lnTo>
                                <a:lnTo>
                                  <a:pt x="1970" y="22"/>
                                </a:lnTo>
                                <a:lnTo>
                                  <a:pt x="1970" y="44"/>
                                </a:lnTo>
                                <a:lnTo>
                                  <a:pt x="1938" y="44"/>
                                </a:lnTo>
                                <a:lnTo>
                                  <a:pt x="1939" y="38"/>
                                </a:lnTo>
                                <a:lnTo>
                                  <a:pt x="1941" y="34"/>
                                </a:lnTo>
                                <a:lnTo>
                                  <a:pt x="1944" y="30"/>
                                </a:lnTo>
                                <a:lnTo>
                                  <a:pt x="1947" y="27"/>
                                </a:lnTo>
                                <a:lnTo>
                                  <a:pt x="1951" y="26"/>
                                </a:lnTo>
                                <a:lnTo>
                                  <a:pt x="1958" y="26"/>
                                </a:lnTo>
                                <a:lnTo>
                                  <a:pt x="1960" y="26"/>
                                </a:lnTo>
                                <a:lnTo>
                                  <a:pt x="1962" y="28"/>
                                </a:lnTo>
                                <a:lnTo>
                                  <a:pt x="1965" y="30"/>
                                </a:lnTo>
                                <a:lnTo>
                                  <a:pt x="1967" y="32"/>
                                </a:lnTo>
                                <a:lnTo>
                                  <a:pt x="1968" y="34"/>
                                </a:lnTo>
                                <a:lnTo>
                                  <a:pt x="1969" y="36"/>
                                </a:lnTo>
                                <a:lnTo>
                                  <a:pt x="1969" y="39"/>
                                </a:lnTo>
                                <a:lnTo>
                                  <a:pt x="1970" y="44"/>
                                </a:lnTo>
                                <a:lnTo>
                                  <a:pt x="1970" y="22"/>
                                </a:lnTo>
                                <a:lnTo>
                                  <a:pt x="1967" y="21"/>
                                </a:lnTo>
                                <a:lnTo>
                                  <a:pt x="1950" y="21"/>
                                </a:lnTo>
                                <a:lnTo>
                                  <a:pt x="1943" y="24"/>
                                </a:lnTo>
                                <a:lnTo>
                                  <a:pt x="1937" y="30"/>
                                </a:lnTo>
                                <a:lnTo>
                                  <a:pt x="1931" y="37"/>
                                </a:lnTo>
                                <a:lnTo>
                                  <a:pt x="1928" y="46"/>
                                </a:lnTo>
                                <a:lnTo>
                                  <a:pt x="1928" y="68"/>
                                </a:lnTo>
                                <a:lnTo>
                                  <a:pt x="1931" y="76"/>
                                </a:lnTo>
                                <a:lnTo>
                                  <a:pt x="1942" y="89"/>
                                </a:lnTo>
                                <a:lnTo>
                                  <a:pt x="1949" y="92"/>
                                </a:lnTo>
                                <a:lnTo>
                                  <a:pt x="1965" y="92"/>
                                </a:lnTo>
                                <a:lnTo>
                                  <a:pt x="1971" y="89"/>
                                </a:lnTo>
                                <a:lnTo>
                                  <a:pt x="1976" y="84"/>
                                </a:lnTo>
                                <a:lnTo>
                                  <a:pt x="1979" y="80"/>
                                </a:lnTo>
                                <a:lnTo>
                                  <a:pt x="1981" y="78"/>
                                </a:lnTo>
                                <a:lnTo>
                                  <a:pt x="1984" y="72"/>
                                </a:lnTo>
                                <a:lnTo>
                                  <a:pt x="1985" y="65"/>
                                </a:lnTo>
                                <a:lnTo>
                                  <a:pt x="1983" y="64"/>
                                </a:lnTo>
                                <a:lnTo>
                                  <a:pt x="1980" y="70"/>
                                </a:lnTo>
                                <a:lnTo>
                                  <a:pt x="1978" y="74"/>
                                </a:lnTo>
                                <a:lnTo>
                                  <a:pt x="1971" y="79"/>
                                </a:lnTo>
                                <a:lnTo>
                                  <a:pt x="1967" y="80"/>
                                </a:lnTo>
                                <a:lnTo>
                                  <a:pt x="1956" y="80"/>
                                </a:lnTo>
                                <a:lnTo>
                                  <a:pt x="1951" y="77"/>
                                </a:lnTo>
                                <a:lnTo>
                                  <a:pt x="1946" y="72"/>
                                </a:lnTo>
                                <a:lnTo>
                                  <a:pt x="1941" y="66"/>
                                </a:lnTo>
                                <a:lnTo>
                                  <a:pt x="1938" y="58"/>
                                </a:lnTo>
                                <a:lnTo>
                                  <a:pt x="1938" y="48"/>
                                </a:lnTo>
                                <a:lnTo>
                                  <a:pt x="1985" y="48"/>
                                </a:lnTo>
                                <a:lnTo>
                                  <a:pt x="1985" y="44"/>
                                </a:lnTo>
                                <a:lnTo>
                                  <a:pt x="1985" y="4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97FA7CD" id="Group 1317" o:spid="_x0000_s1026" style="position:absolute;margin-left:126.65pt;margin-top:-40pt;width:171.85pt;height:35.7pt;z-index:251448320;mso-position-horizontal-relative:page" coordorigin="2533,-800" coordsize="3437,71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">
                <v:shape id="Picture 1357" o:spid="_x0000_s1027" type="#_x0000_t75" style="position:absolute;left:2553;top:-786;width:561;height:2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">
                  <v:imagedata r:id="rId71" o:title=""/>
                </v:shape>
                <v:rect id="Rectangle 1356" o:spid="_x0000_s1028" style="position:absolute;left:2546;top:-792;width:547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" filled="f" strokecolor="#3f3f3f" strokeweight=".24911mm"/>
                <v:shape id="Picture 1355" o:spid="_x0000_s1029" type="#_x0000_t75" style="position:absolute;left:3107;top:-518;width:240;height: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">
                  <v:imagedata r:id="rId72" o:title=""/>
                </v:shape>
                <v:line id="Line 1354" o:spid="_x0000_s1030" style="position:absolute;visibility:visible;mso-wrap-style:square" from="3151,-493" to="3276,-4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" strokecolor="#3f3f3f" strokeweight=".24911mm"/>
                <v:shape id="Freeform 1353" o:spid="_x0000_s1031" style="position:absolute;left:3093;top:-531;width:76;height:76;visibility:visible;mso-wrap-style:square;v-text-anchor:top" coordsize="76,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" path="m76,l,38,76,75,69,57,67,38,69,18,76,xe" fillcolor="#3f3f3f" stroked="f">
                  <v:path arrowok="t" o:connecttype="custom" o:connectlocs="76,-531;0,-493;76,-456;69,-474;67,-493;69,-513;76,-531" o:connectangles="0,0,0,0,0,0,0"/>
                </v:shape>
                <v:shape id="Picture 1352" o:spid="_x0000_s1032" type="#_x0000_t75" style="position:absolute;left:3513;top:-786;width:561;height:2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">
                  <v:imagedata r:id="rId73" o:title=""/>
                </v:shape>
                <v:rect id="Rectangle 1351" o:spid="_x0000_s1033" style="position:absolute;left:3507;top:-792;width:547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" filled="f" strokecolor="#3f3f3f" strokeweight=".24911mm"/>
                <v:shape id="Picture 1350" o:spid="_x0000_s1034" type="#_x0000_t75" style="position:absolute;left:3645;top:-728;width:298;height:1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">
                  <v:imagedata r:id="rId74" o:title=""/>
                </v:shape>
                <v:shape id="Picture 1349" o:spid="_x0000_s1035" type="#_x0000_t75" style="position:absolute;left:3258;top:-531;width:252;height: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">
                  <v:imagedata r:id="rId75" o:title=""/>
                </v:shape>
                <v:line id="Line 1348" o:spid="_x0000_s1036" style="position:absolute;visibility:visible;mso-wrap-style:square" from="3393,-493" to="3439,-4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" strokecolor="#3f3f3f" strokeweight=".24911mm"/>
                <v:shape id="AutoShape 1347" o:spid="_x0000_s1037" style="position:absolute;left:3336;top:-531;width:161;height:76;visibility:visible;mso-wrap-style:square;v-text-anchor:top" coordsize="161,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" path="m76,l,38,76,75,69,57,67,38,69,18,76,t84,38l84,r7,18l93,38,91,57,84,75,160,38e" fillcolor="#3f3f3f" stroked="f">
                  <v:path arrowok="t" o:connecttype="custom" o:connectlocs="76,-531;0,-493;76,-456;69,-474;67,-493;69,-513;76,-531;160,-493;84,-531;91,-513;93,-493;91,-474;84,-456;160,-493" o:connectangles="0,0,0,0,0,0,0,0,0,0,0,0,0,0"/>
                </v:shape>
                <v:shape id="Picture 1346" o:spid="_x0000_s1038" type="#_x0000_t75" style="position:absolute;left:4068;top:-518;width:240;height: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">
                  <v:imagedata r:id="rId76" o:title=""/>
                </v:shape>
                <v:line id="Line 1345" o:spid="_x0000_s1039" style="position:absolute;visibility:visible;mso-wrap-style:square" from="4111,-493" to="4237,-4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" strokecolor="#3f3f3f" strokeweight=".24911mm"/>
                <v:shape id="Freeform 1344" o:spid="_x0000_s1040" style="position:absolute;left:4054;top:-531;width:76;height:76;visibility:visible;mso-wrap-style:square;v-text-anchor:top" coordsize="76,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" path="m76,l,38,76,75,69,57,67,38,69,18,76,xe" fillcolor="#3f3f3f" stroked="f">
                  <v:path arrowok="t" o:connecttype="custom" o:connectlocs="76,-531;0,-493;76,-456;69,-474;67,-493;69,-513;76,-531" o:connectangles="0,0,0,0,0,0,0"/>
                </v:shape>
                <v:shape id="Picture 1343" o:spid="_x0000_s1041" type="#_x0000_t75" style="position:absolute;left:4454;top:-786;width:555;height:2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">
                  <v:imagedata r:id="rId77" o:title=""/>
                </v:shape>
                <v:rect id="Rectangle 1342" o:spid="_x0000_s1042" style="position:absolute;left:4448;top:-792;width:541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" filled="f" strokecolor="#3f3f3f" strokeweight=".24911mm"/>
                <v:shape id="Picture 1341" o:spid="_x0000_s1043" type="#_x0000_t75" style="position:absolute;left:4585;top:-728;width:298;height:1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">
                  <v:imagedata r:id="rId78" o:title=""/>
                </v:shape>
                <v:shape id="Picture 1340" o:spid="_x0000_s1044" type="#_x0000_t75" style="position:absolute;left:4218;top:-531;width:256;height: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">
                  <v:imagedata r:id="rId79" o:title=""/>
                </v:shape>
                <v:line id="Line 1339" o:spid="_x0000_s1045" style="position:absolute;visibility:visible;mso-wrap-style:square" from="4358,-493" to="4404,-4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" strokecolor="#3f3f3f" strokeweight=".24911mm"/>
                <v:shape id="AutoShape 1338" o:spid="_x0000_s1046" style="position:absolute;left:4301;top:-531;width:161;height:76;visibility:visible;mso-wrap-style:square;v-text-anchor:top" coordsize="161,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" path="m76,l,38,76,75,69,57,67,38,69,18,76,t84,38l84,r7,18l93,38,91,57,84,75,160,38e" fillcolor="#3f3f3f" stroked="f">
                  <v:path arrowok="t" o:connecttype="custom" o:connectlocs="76,-531;0,-493;76,-456;69,-474;67,-493;69,-513;76,-531;160,-493;84,-531;91,-513;93,-493;91,-474;84,-456;160,-493" o:connectangles="0,0,0,0,0,0,0,0,0,0,0,0,0,0"/>
                </v:shape>
                <v:shape id="Picture 1337" o:spid="_x0000_s1047" type="#_x0000_t75" style="position:absolute;left:5035;top:-518;width:240;height: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">
                  <v:imagedata r:id="rId80" o:title=""/>
                </v:shape>
                <v:line id="Line 1336" o:spid="_x0000_s1048" style="position:absolute;visibility:visible;mso-wrap-style:square" from="5079,-493" to="5205,-4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" strokecolor="#3f3f3f" strokeweight=".24911mm"/>
                <v:shape id="Freeform 1335" o:spid="_x0000_s1049" style="position:absolute;left:5022;top:-531;width:76;height:76;visibility:visible;mso-wrap-style:square;v-text-anchor:top" coordsize="76,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" path="m75,l,38,75,75,68,57,66,38,68,18,75,xe" fillcolor="#3f3f3f" stroked="f">
                  <v:path arrowok="t" o:connecttype="custom" o:connectlocs="75,-531;0,-493;75,-456;68,-474;66,-493;68,-513;75,-531" o:connectangles="0,0,0,0,0,0,0"/>
                </v:shape>
                <v:shape id="Picture 1334" o:spid="_x0000_s1050" type="#_x0000_t75" style="position:absolute;left:5186;top:-531;width:250;height: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">
                  <v:imagedata r:id="rId81" o:title=""/>
                </v:shape>
                <v:line id="Line 1333" o:spid="_x0000_s1051" style="position:absolute;visibility:visible;mso-wrap-style:square" from="5319,-493" to="5365,-4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" strokecolor="#3f3f3f" strokeweight=".24911mm"/>
                <v:shape id="AutoShape 1332" o:spid="_x0000_s1052" style="position:absolute;left:5262;top:-531;width:161;height:76;visibility:visible;mso-wrap-style:square;v-text-anchor:top" coordsize="161,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" path="m75,l,38,75,75,69,57,66,38,69,18,75,t85,38l84,r7,18l93,38,91,57,84,75,160,38e" fillcolor="#3f3f3f" stroked="f">
                  <v:path arrowok="t" o:connecttype="custom" o:connectlocs="75,-531;0,-493;75,-456;69,-474;66,-493;69,-513;75,-531;160,-493;84,-531;91,-513;93,-493;91,-474;84,-456;160,-493" o:connectangles="0,0,0,0,0,0,0,0,0,0,0,0,0,0"/>
                </v:shape>
                <v:shape id="AutoShape 1331" o:spid="_x0000_s1053" style="position:absolute;left:3147;top:-428;width:2239;height:100;visibility:visible;mso-wrap-style:square;v-text-anchor:top" coordsize="2239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" path="m84,24l83,6,83,,2,,,24r3,l4,19,5,15,8,10,11,8,13,7r2,l18,6r17,l35,88r-1,4l33,93r-2,3l28,97r-7,l21,100r42,l63,97r-7,l53,96,51,94,50,92,49,89,49,6r18,l71,7r5,3l78,12r1,3l80,16r1,3l81,24r3,m311,24l310,6r,-6l229,r-2,24l230,24r,-5l231,15r4,-5l237,8r3,-1l242,7r3,-1l262,6r,82l261,92r-1,1l258,96r-3,1l248,97r,3l290,100r,-3l283,97r-3,-1l278,94r-1,-2l276,89r,-83l294,6r3,1l302,10r3,2l306,15r1,1l308,19r,5l311,24t741,l1051,6r,-6l969,r-1,24l971,24r,-5l972,15r4,-5l978,8r2,-1l983,7r3,-1l1002,6r,82l1002,92r-1,1l999,96r-3,1l988,97r,3l1031,100r,-3l1023,97r-3,-1l1019,94r-2,-2l1016,89r,-83l1035,6r3,1l1043,10r2,2l1047,15r,1l1048,19r1,5l1052,24t226,l1278,6,1277,r-81,l1195,24r3,l1198,19r1,-4l1203,10r2,-2l1207,7r2,l1212,6r17,l1229,88r,4l1228,93r-2,3l1223,97r-8,l1215,100r42,l1257,97r-7,l1247,96r-2,-2l1244,92r-1,-3l1243,6r19,l1265,7r5,3l1272,12r2,3l1274,16r1,3l1276,24r2,m2012,24r,-18l2011,r-81,l1929,24r2,l1932,19r1,-4l1936,10r3,-2l1941,7r2,l1947,6r16,l1963,88r,4l1961,93r-1,3l1957,97r-8,l1949,100r42,l1991,97r-7,l1981,96r-2,-2l1978,92r-1,-3l1977,6r18,l1999,7r2,1l2004,10r2,2l2007,15r1,1l2009,19r1,5l2012,24t227,l2238,6r,-6l2157,r-2,24l2158,24r1,-5l2160,15r3,-5l2166,8r2,-1l2170,7r3,-1l2190,6r,82l2190,92r-2,1l2187,96r-3,1l2176,97r,3l2218,100r,-3l2211,97r-3,-1l2206,94r-1,-2l2204,89r,-83l2222,6r4,1l2231,10r2,2l2234,15r1,1l2236,19r1,5l2239,24e" fillcolor="black" stroked="f">
                  <v:path arrowok="t" o:connecttype="custom" o:connectlocs="2,-428;5,-413;15,-421;34,-336;21,-331;56,-331;49,-339;76,-418;81,-409;310,-422;230,-404;237,-420;262,-422;258,-332;290,-328;278,-334;294,-422;306,-413;311,-404;969,-428;972,-413;983,-421;1002,-336;988,-331;1023,-331;1016,-339;1043,-418;1048,-409;1278,-422;1198,-404;1205,-420;1229,-422;1226,-332;1257,-328;1245,-334;1262,-422;1274,-413;1278,-404;1930,-428;1933,-413;1943,-421;1963,-336;1949,-331;1984,-331;1977,-339;2001,-420;2008,-412;2239,-404;2155,-404;2163,-418;2173,-422;2188,-335;2176,-328;2208,-332;2204,-422;2233,-416;2237,-404" o:connectangles="0,0,0,0,0,0,0,0,0,0,0,0,0,0,0,0,0,0,0,0,0,0,0,0,0,0,0,0,0,0,0,0,0,0,0,0,0,0,0,0,0,0,0,0,0,0,0,0,0,0,0,0,0,0,0,0,0"/>
                </v:shape>
                <v:shape id="Picture 1330" o:spid="_x0000_s1054" type="#_x0000_t75" style="position:absolute;left:5415;top:-786;width:554;height:2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">
                  <v:imagedata r:id="rId82" o:title=""/>
                </v:shape>
                <v:rect id="Rectangle 1329" o:spid="_x0000_s1055" style="position:absolute;left:5409;top:-792;width:54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" filled="f" strokecolor="#3f3f3f" strokeweight=".24911mm"/>
                <v:shape id="Picture 1328" o:spid="_x0000_s1056" type="#_x0000_t75" style="position:absolute;left:5506;top:-728;width:299;height:1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">
                  <v:imagedata r:id="rId83" o:title=""/>
                </v:shape>
                <v:shape id="Picture 1327" o:spid="_x0000_s1057" type="#_x0000_t75" style="position:absolute;left:2546;top:-373;width:961;height:2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">
                  <v:imagedata r:id="rId84" o:title=""/>
                </v:shape>
                <v:line id="Line 1326" o:spid="_x0000_s1058" style="position:absolute;visibility:visible;mso-wrap-style:square" from="2590,-253" to="3436,-2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" strokecolor="#3f3f3f" strokeweight=".24911mm"/>
                <v:shape id="AutoShape 1325" o:spid="_x0000_s1059" style="position:absolute;left:2533;top:-291;width:962;height:76;visibility:visible;mso-wrap-style:square;v-text-anchor:top" coordsize="962,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" path="m75,l,38,75,75,69,57,67,38,69,18,75,m961,38l885,r6,18l894,38r-3,19l885,75,961,38e" fillcolor="#3f3f3f" stroked="f">
                  <v:path arrowok="t" o:connecttype="custom" o:connectlocs="75,-291;0,-253;75,-216;69,-234;67,-253;69,-273;75,-291;961,-253;885,-291;891,-273;894,-253;891,-234;885,-216;961,-253" o:connectangles="0,0,0,0,0,0,0,0,0,0,0,0,0,0"/>
                </v:shape>
                <v:shape id="Picture 1324" o:spid="_x0000_s1060" type="#_x0000_t75" style="position:absolute;left:3507;top:-373;width:964;height:2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">
                  <v:imagedata r:id="rId85" o:title=""/>
                </v:shape>
                <v:line id="Line 1323" o:spid="_x0000_s1061" style="position:absolute;visibility:visible;mso-wrap-style:square" from="3551,-253" to="4397,-2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" strokecolor="#3f3f3f" strokeweight=".24911mm"/>
                <v:shape id="AutoShape 1322" o:spid="_x0000_s1062" style="position:absolute;left:3494;top:-291;width:961;height:76;visibility:visible;mso-wrap-style:square;v-text-anchor:top" coordsize="961,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" path="m75,l,38,75,75,69,57,66,38,69,18,75,m960,38l885,r6,18l894,38r-3,19l885,75,960,38e" fillcolor="#3f3f3f" stroked="f">
                  <v:path arrowok="t" o:connecttype="custom" o:connectlocs="75,-291;0,-253;75,-216;69,-234;66,-253;69,-273;75,-291;960,-253;885,-291;891,-273;894,-253;891,-234;885,-216;960,-253" o:connectangles="0,0,0,0,0,0,0,0,0,0,0,0,0,0"/>
                </v:shape>
                <v:shape id="Picture 1321" o:spid="_x0000_s1063" type="#_x0000_t75" style="position:absolute;left:4468;top:-373;width:964;height:2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">
                  <v:imagedata r:id="rId86" o:title=""/>
                </v:shape>
                <v:line id="Line 1320" o:spid="_x0000_s1064" style="position:absolute;visibility:visible;mso-wrap-style:square" from="4512,-253" to="5358,-2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" strokecolor="#3f3f3f" strokeweight=".24911mm"/>
                <v:shape id="AutoShape 1319" o:spid="_x0000_s1065" style="position:absolute;left:4454;top:-291;width:961;height:76;visibility:visible;mso-wrap-style:square;v-text-anchor:top" coordsize="961,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" path="m76,l,38,76,75,69,57,67,38,69,18,76,m961,38l885,r7,18l894,38r-2,19l885,75,961,38e" fillcolor="#3f3f3f" stroked="f">
                  <v:path arrowok="t" o:connecttype="custom" o:connectlocs="76,-291;0,-253;76,-216;69,-234;67,-253;69,-273;76,-291;961,-253;885,-291;892,-273;894,-253;892,-234;885,-216;961,-253" o:connectangles="0,0,0,0,0,0,0,0,0,0,0,0,0,0"/>
                </v:shape>
                <v:shape id="AutoShape 1318" o:spid="_x0000_s1066" style="position:absolute;left:2960;top:-178;width:1985;height:92;visibility:visible;mso-wrap-style:square;v-text-anchor:top" coordsize="1985,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" path="m41,77r-3,l37,78r-1,2l35,81r-2,1l31,82r-3,l26,82,25,80,24,79,23,76r,-48l39,28r,-6l23,22,23,,21,,19,5,17,9r-3,5l11,17,8,20,6,22,3,24,,25r,3l11,28r,50l11,81r1,3l14,86r1,2l17,89r2,1l22,91r5,l31,90r3,-3l37,85r1,-3l39,81r2,-4m103,40r-2,-7l96,28,94,26,91,23,88,22r,17l88,44r-31,l57,38r2,-4l66,27r3,-1l76,26r2,l81,28r2,2l85,32r1,2l87,36r1,3l88,22,85,21r-17,l61,24r-6,6l49,37r-3,9l46,68r3,8l61,89r7,3l83,92r6,-3l98,80r1,-2l102,72r1,-7l101,64r-2,6l96,74r-6,5l86,80r-11,l69,77,64,72,59,66,56,58,57,48r46,l103,44r,-4m962,77r-3,l958,78r-1,2l954,82r-2,l948,82r-1,l946,80r-2,-1l944,76r,-48l960,28r,-6l944,22,944,r-2,l940,5r-2,4l935,14r-3,3l929,20r-2,2l924,24r-3,1l921,28r11,l932,78r,3l933,84r1,2l936,88r2,1l940,90r2,1l948,91r3,-1l954,87r4,-2l959,82r1,-1l962,77t62,-37l1022,33r-5,-5l1015,26r-3,-3l1009,22r,22l978,44r,-6l980,34r6,-7l990,26r7,l999,26r3,2l1004,30r2,2l1007,34r1,2l1008,39r1,5l1009,22r-3,-1l989,21r-7,3l976,30r-6,7l967,46r,22l970,76r12,13l988,92r16,l1010,89r5,-5l1018,80r2,-2l1023,72r1,-7l1022,64r-3,6l1017,74r-7,5l1006,80r-11,l990,77r-5,-5l980,66r-2,-8l978,48r46,l1024,44r,-4m1923,77r-3,l1919,78r-1,2l1915,82r-2,l1910,82r-2,l1907,80r-2,-1l1905,76r,-48l1920,28r,-6l1905,22r,-22l1902,r-2,5l1899,9r-2,1l1895,14r-2,3l1890,20r-3,2l1884,24r-2,1l1882,28r10,l1892,78r1,3l1894,84r1,2l1897,88r2,1l1901,90r2,1l1909,91r3,-1l1915,87r3,-2l1920,82r1,-1l1923,77t62,-37l1982,33r-7,-7l1973,23r-3,-1l1970,44r-32,l1939,38r2,-4l1944,30r3,-3l1951,26r7,l1960,26r2,2l1965,30r2,2l1968,34r1,2l1969,39r1,5l1970,22r-3,-1l1950,21r-7,3l1937,30r-6,7l1928,46r,22l1931,76r11,13l1949,92r16,l1971,89r5,-5l1979,80r2,-2l1984,72r1,-7l1983,64r-3,6l1978,74r-7,5l1967,80r-11,l1951,77r-5,-5l1941,66r-3,-8l1938,48r47,l1985,44r,-4e" fillcolor="black" stroked="f">
                  <v:path arrowok="t" o:connecttype="custom" o:connectlocs="35,-97;25,-98;39,-156;17,-169;3,-154;11,-97;19,-88;37,-93;101,-145;88,-139;66,-151;83,-148;88,-156;49,-141;68,-86;102,-106;90,-99;59,-112;103,-138;954,-96;944,-99;944,-156;935,-164;921,-153;933,-94;942,-87;959,-96;1017,-150;978,-134;997,-152;1007,-144;1006,-157;967,-132;1004,-86;1023,-106;1010,-99;980,-112;1024,-138;1915,-96;1905,-99;1905,-156;1897,-168;1884,-154;1893,-97;1901,-88;1918,-93;1982,-145;1938,-134;1951,-152;1967,-146;1970,-156;1931,-141;1949,-86;1981,-100;1978,-104;1946,-106;1985,-134" o:connectangles="0,0,0,0,0,0,0,0,0,0,0,0,0,0,0,0,0,0,0,0,0,0,0,0,0,0,0,0,0,0,0,0,0,0,0,0,0,0,0,0,0,0,0,0,0,0,0,0,0,0,0,0,0,0,0,0,0"/>
                </v:shape>
                <w10:wrap anchorx="page"/>
              </v:group>
            </w:pict>
          </mc:Fallback>
        </mc:AlternateContent>
      </w:r>
      <w:r w:rsidR="00890932">
        <w:rPr>
          <w:noProof/>
          <w:lang w:val="en-GB" w:eastAsia="en-GB"/>
        </w:rPr>
        <mc:AlternateContent>
          <mc:Choice Requires="wpg">
            <w:drawing>
              <wp:anchor distT="0" distB="0" distL="114300" distR="114300" simplePos="0" relativeHeight="251450368" behindDoc="0" locked="0" layoutInCell="1" allowOverlap="1" wp14:anchorId="67072226" wp14:editId="17B5FD8C">
                <wp:simplePos x="0" y="0"/>
                <wp:positionH relativeFrom="page">
                  <wp:posOffset>4399915</wp:posOffset>
                </wp:positionH>
                <wp:positionV relativeFrom="paragraph">
                  <wp:posOffset>-1029335</wp:posOffset>
                </wp:positionV>
                <wp:extent cx="1339850" cy="983615"/>
                <wp:effectExtent l="0" t="0" r="3810" b="0"/>
                <wp:wrapNone/>
                <wp:docPr id="1326" name="Group 13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339850" cy="983615"/>
                          <a:chOff x="6929" y="-1621"/>
                          <a:chExt cx="2110" cy="1549"/>
                        </a:xfrm>
                      </wpg:grpSpPr>
                      <pic:pic xmlns:pic="http://schemas.openxmlformats.org/drawingml/2006/picture">
                        <pic:nvPicPr>
                          <pic:cNvPr id="1327" name="Picture 13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547" y="-1415"/>
                            <a:ext cx="745" cy="2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28" name="Picture 13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051" y="-938"/>
                            <a:ext cx="308" cy="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29" name="Picture 13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020" y="-780"/>
                            <a:ext cx="254" cy="2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30" name="Picture 13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643" y="-941"/>
                            <a:ext cx="1296" cy="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31" name="Picture 13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544" y="-780"/>
                            <a:ext cx="1144" cy="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32" name="Picture 13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543" y="-467"/>
                            <a:ext cx="918" cy="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33" name="Picture 13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540" y="-308"/>
                            <a:ext cx="1273" cy="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34" name="Picture 13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116" y="-453"/>
                            <a:ext cx="90" cy="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35" name="Picture 13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116" y="-295"/>
                            <a:ext cx="82" cy="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36" name="Picture 130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929" y="-1621"/>
                            <a:ext cx="2109" cy="15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37" name="Picture 130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034" y="-1454"/>
                            <a:ext cx="216" cy="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338" name="Rectangle 1305"/>
                        <wps:cNvSpPr>
                          <a:spLocks noChangeArrowheads="1"/>
                        </wps:cNvSpPr>
                        <wps:spPr bwMode="auto">
                          <a:xfrm>
                            <a:off x="7034" y="-1454"/>
                            <a:ext cx="216" cy="160"/>
                          </a:xfrm>
                          <a:prstGeom prst="rect">
                            <a:avLst/>
                          </a:prstGeom>
                          <a:noFill/>
                          <a:ln w="8968">
                            <a:solidFill>
                              <a:srgbClr val="3F3F3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39" name="Picture 130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023" y="-1167"/>
                            <a:ext cx="254" cy="1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340" name="Rectangle 1303"/>
                        <wps:cNvSpPr>
                          <a:spLocks noChangeArrowheads="1"/>
                        </wps:cNvSpPr>
                        <wps:spPr bwMode="auto">
                          <a:xfrm>
                            <a:off x="7016" y="-1174"/>
                            <a:ext cx="240" cy="160"/>
                          </a:xfrm>
                          <a:prstGeom prst="rect">
                            <a:avLst/>
                          </a:prstGeom>
                          <a:noFill/>
                          <a:ln w="8968">
                            <a:solidFill>
                              <a:srgbClr val="3F3F3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20BB859" id="Group 1302" o:spid="_x0000_s1026" style="position:absolute;margin-left:346.45pt;margin-top:-81.05pt;width:105.5pt;height:77.45pt;z-index:251450368;mso-position-horizontal-relative:page" coordorigin="6929,-1621" coordsize="2110,154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">
                <v:shape id="Picture 1316" o:spid="_x0000_s1027" type="#_x0000_t75" style="position:absolute;left:7547;top:-1415;width:745;height:2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">
                  <v:imagedata r:id="rId99" o:title=""/>
                </v:shape>
                <v:shape id="Picture 1315" o:spid="_x0000_s1028" type="#_x0000_t75" style="position:absolute;left:7051;top:-938;width:308;height: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">
                  <v:imagedata r:id="rId100" o:title=""/>
                </v:shape>
                <v:shape id="Picture 1314" o:spid="_x0000_s1029" type="#_x0000_t75" style="position:absolute;left:7020;top:-780;width:254;height:2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">
                  <v:imagedata r:id="rId101" o:title=""/>
                </v:shape>
                <v:shape id="Picture 1313" o:spid="_x0000_s1030" type="#_x0000_t75" style="position:absolute;left:7643;top:-941;width:1296;height: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">
                  <v:imagedata r:id="rId102" o:title=""/>
                </v:shape>
                <v:shape id="Picture 1312" o:spid="_x0000_s1031" type="#_x0000_t75" style="position:absolute;left:7544;top:-780;width:1144;height:2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">
                  <v:imagedata r:id="rId103" o:title=""/>
                </v:shape>
                <v:shape id="Picture 1311" o:spid="_x0000_s1032" type="#_x0000_t75" style="position:absolute;left:7543;top:-467;width:918;height: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">
                  <v:imagedata r:id="rId104" o:title=""/>
                </v:shape>
                <v:shape id="Picture 1310" o:spid="_x0000_s1033" type="#_x0000_t75" style="position:absolute;left:7540;top:-308;width:1273;height: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">
                  <v:imagedata r:id="rId105" o:title=""/>
                </v:shape>
                <v:shape id="Picture 1309" o:spid="_x0000_s1034" type="#_x0000_t75" style="position:absolute;left:7116;top:-453;width:90;height: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">
                  <v:imagedata r:id="rId106" o:title=""/>
                </v:shape>
                <v:shape id="Picture 1308" o:spid="_x0000_s1035" type="#_x0000_t75" style="position:absolute;left:7116;top:-295;width:82;height: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">
                  <v:imagedata r:id="rId107" o:title=""/>
                </v:shape>
                <v:shape id="Picture 1307" o:spid="_x0000_s1036" type="#_x0000_t75" style="position:absolute;left:6929;top:-1621;width:2109;height:15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">
                  <v:imagedata r:id="rId108" o:title=""/>
                </v:shape>
                <v:shape id="Picture 1306" o:spid="_x0000_s1037" type="#_x0000_t75" style="position:absolute;left:7034;top:-1454;width:216;height:1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">
                  <v:imagedata r:id="rId109" o:title=""/>
                </v:shape>
                <v:rect id="Rectangle 1305" o:spid="_x0000_s1038" style="position:absolute;left:7034;top:-1454;width:216;height:1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" filled="f" strokecolor="#3f3f3f" strokeweight=".24911mm"/>
                <v:shape id="Picture 1304" o:spid="_x0000_s1039" type="#_x0000_t75" style="position:absolute;left:7023;top:-1167;width:254;height:1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">
                  <v:imagedata r:id="rId110" o:title=""/>
                </v:shape>
                <v:rect id="Rectangle 1303" o:spid="_x0000_s1040" style="position:absolute;left:7016;top:-1174;width:240;height:1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" filled="f" strokecolor="#3f3f3f" strokeweight=".24911mm"/>
                <w10:wrap anchorx="page"/>
              </v:group>
            </w:pict>
          </mc:Fallback>
        </mc:AlternateContent>
      </w:r>
      <w:r>
        <w:t>Figure 5.2: Slot durations during tag inventory rounds for the ISO 18000-6C standard</w:t>
      </w:r>
    </w:p>
    <w:p w14:paraId="0E69B1DF" w14:textId="77777777" w:rsidR="00ED6B8B" w:rsidRDefault="00ED6B8B" w:rsidP="00F672C4">
      <w:pPr>
        <w:pStyle w:val="BodyText"/>
        <w:spacing w:before="1"/>
        <w:rPr>
          <w:sz w:val="33"/>
        </w:rPr>
      </w:pPr>
    </w:p>
    <w:p w14:paraId="07D9832B" w14:textId="77777777" w:rsidR="00ED6B8B" w:rsidRDefault="00FA655D" w:rsidP="00F672C4">
      <w:pPr>
        <w:pStyle w:val="Heading2"/>
        <w:numPr>
          <w:ilvl w:val="2"/>
          <w:numId w:val="9"/>
        </w:numPr>
        <w:tabs>
          <w:tab w:val="left" w:pos="1094"/>
          <w:tab w:val="left" w:pos="1095"/>
        </w:tabs>
        <w:spacing w:line="336" w:lineRule="auto"/>
        <w:ind w:right="477" w:hanging="986"/>
        <w:jc w:val="left"/>
      </w:pPr>
      <w:r>
        <w:t xml:space="preserve">Slot Duration Constant Calculation </w:t>
      </w:r>
      <w:r>
        <w:rPr>
          <w:spacing w:val="-10"/>
        </w:rPr>
        <w:t xml:space="preserve">For </w:t>
      </w:r>
      <w:r>
        <w:t>the EPC- global  C1</w:t>
      </w:r>
      <w:r>
        <w:rPr>
          <w:spacing w:val="25"/>
        </w:rPr>
        <w:t xml:space="preserve"> </w:t>
      </w:r>
      <w:r>
        <w:t>G2</w:t>
      </w:r>
    </w:p>
    <w:p w14:paraId="3E89C337" w14:textId="77777777" w:rsidR="00ED6B8B" w:rsidRDefault="00FA655D">
      <w:pPr>
        <w:pStyle w:val="BodyText"/>
        <w:spacing w:before="109" w:line="266" w:lineRule="auto"/>
        <w:ind w:left="107" w:right="477"/>
        <w:pPrChange w:id="358" w:author="Raghda Wahdan" w:date="2017-11-06T13:08:00Z">
          <w:pPr>
            <w:pStyle w:val="BodyText"/>
            <w:spacing w:before="109" w:line="266" w:lineRule="auto"/>
            <w:ind w:left="107" w:right="477"/>
            <w:jc w:val="both"/>
          </w:pPr>
        </w:pPrChange>
      </w:pPr>
      <w:r>
        <w:t xml:space="preserve">In this section, the calculation method of the slot duration constant </w:t>
      </w:r>
      <w:r>
        <w:rPr>
          <w:rFonts w:ascii="Bookman Old Style"/>
          <w:i/>
        </w:rPr>
        <w:t>C</w:t>
      </w:r>
      <w:r>
        <w:rPr>
          <w:rFonts w:ascii="Arial"/>
          <w:i/>
          <w:position w:val="-3"/>
          <w:sz w:val="16"/>
        </w:rPr>
        <w:t xml:space="preserve">t </w:t>
      </w:r>
      <w:r>
        <w:t>from the</w:t>
      </w:r>
      <w:r>
        <w:rPr>
          <w:spacing w:val="-16"/>
        </w:rPr>
        <w:t xml:space="preserve"> </w:t>
      </w:r>
      <w:r>
        <w:t>physical</w:t>
      </w:r>
      <w:r>
        <w:rPr>
          <w:spacing w:val="-16"/>
        </w:rPr>
        <w:t xml:space="preserve"> </w:t>
      </w:r>
      <w:r>
        <w:rPr>
          <w:spacing w:val="-3"/>
        </w:rPr>
        <w:t>layer</w:t>
      </w:r>
      <w:r>
        <w:rPr>
          <w:spacing w:val="-16"/>
        </w:rPr>
        <w:t xml:space="preserve"> </w:t>
      </w:r>
      <w:r>
        <w:t>parameters</w:t>
      </w:r>
      <w:r>
        <w:rPr>
          <w:spacing w:val="-16"/>
        </w:rPr>
        <w:t xml:space="preserve"> </w:t>
      </w:r>
      <w:r>
        <w:t>will</w:t>
      </w:r>
      <w:r>
        <w:rPr>
          <w:spacing w:val="-16"/>
        </w:rPr>
        <w:t xml:space="preserve"> </w:t>
      </w:r>
      <w:r>
        <w:rPr>
          <w:spacing w:val="3"/>
        </w:rPr>
        <w:t>be</w:t>
      </w:r>
      <w:r>
        <w:rPr>
          <w:spacing w:val="-16"/>
        </w:rPr>
        <w:t xml:space="preserve"> </w:t>
      </w:r>
      <w:r>
        <w:t>discussed.</w:t>
      </w:r>
      <w:r>
        <w:rPr>
          <w:spacing w:val="8"/>
        </w:rPr>
        <w:t xml:space="preserve"> </w:t>
      </w:r>
      <w:r>
        <w:t>Figure</w:t>
      </w:r>
      <w:r>
        <w:rPr>
          <w:spacing w:val="-16"/>
        </w:rPr>
        <w:t xml:space="preserve"> </w:t>
      </w:r>
      <w:r>
        <w:t>5.2</w:t>
      </w:r>
      <w:r>
        <w:rPr>
          <w:spacing w:val="-16"/>
        </w:rPr>
        <w:t xml:space="preserve"> </w:t>
      </w:r>
      <w:r>
        <w:t>shows</w:t>
      </w:r>
      <w:r>
        <w:rPr>
          <w:spacing w:val="-16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timings of</w:t>
      </w:r>
      <w:r>
        <w:rPr>
          <w:spacing w:val="-25"/>
        </w:rPr>
        <w:t xml:space="preserve"> </w:t>
      </w:r>
      <w:r>
        <w:t>collided</w:t>
      </w:r>
      <w:r>
        <w:rPr>
          <w:spacing w:val="-25"/>
        </w:rPr>
        <w:t xml:space="preserve"> </w:t>
      </w:r>
      <w:r>
        <w:t>and</w:t>
      </w:r>
      <w:r>
        <w:rPr>
          <w:spacing w:val="-25"/>
        </w:rPr>
        <w:t xml:space="preserve"> </w:t>
      </w:r>
      <w:r>
        <w:t>empty</w:t>
      </w:r>
      <w:r>
        <w:rPr>
          <w:spacing w:val="-25"/>
        </w:rPr>
        <w:t xml:space="preserve"> </w:t>
      </w:r>
      <w:r>
        <w:t>slots.</w:t>
      </w:r>
      <w:r>
        <w:rPr>
          <w:spacing w:val="-12"/>
        </w:rPr>
        <w:t xml:space="preserve"> </w:t>
      </w:r>
      <w:r>
        <w:t>Each</w:t>
      </w:r>
      <w:r>
        <w:rPr>
          <w:spacing w:val="-25"/>
        </w:rPr>
        <w:t xml:space="preserve"> </w:t>
      </w:r>
      <w:r>
        <w:t>slot</w:t>
      </w:r>
      <w:r>
        <w:rPr>
          <w:spacing w:val="-25"/>
        </w:rPr>
        <w:t xml:space="preserve"> </w:t>
      </w:r>
      <w:r>
        <w:t>contains</w:t>
      </w:r>
      <w:r>
        <w:rPr>
          <w:spacing w:val="-25"/>
        </w:rPr>
        <w:t xml:space="preserve"> </w:t>
      </w:r>
      <w:r>
        <w:t>different</w:t>
      </w:r>
      <w:r>
        <w:rPr>
          <w:spacing w:val="-25"/>
        </w:rPr>
        <w:t xml:space="preserve"> </w:t>
      </w:r>
      <w:r>
        <w:t>sequences</w:t>
      </w:r>
      <w:r>
        <w:rPr>
          <w:spacing w:val="-25"/>
        </w:rPr>
        <w:t xml:space="preserve"> </w:t>
      </w:r>
      <w:r>
        <w:t>of</w:t>
      </w:r>
      <w:r>
        <w:rPr>
          <w:spacing w:val="-25"/>
        </w:rPr>
        <w:t xml:space="preserve"> </w:t>
      </w:r>
      <w:r>
        <w:t>reader</w:t>
      </w:r>
      <w:r>
        <w:rPr>
          <w:spacing w:val="-25"/>
        </w:rPr>
        <w:t xml:space="preserve"> </w:t>
      </w:r>
      <w:r>
        <w:t>to tag</w:t>
      </w:r>
      <w:r>
        <w:rPr>
          <w:spacing w:val="-8"/>
        </w:rPr>
        <w:t xml:space="preserve"> </w:t>
      </w:r>
      <w:r>
        <w:t>commands</w:t>
      </w:r>
      <w:r>
        <w:rPr>
          <w:spacing w:val="-9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tag</w:t>
      </w:r>
      <w:r>
        <w:rPr>
          <w:spacing w:val="-8"/>
        </w:rPr>
        <w:t xml:space="preserve"> </w:t>
      </w:r>
      <w:r>
        <w:t>replies.</w:t>
      </w:r>
      <w:r>
        <w:rPr>
          <w:spacing w:val="12"/>
        </w:rPr>
        <w:t xml:space="preserve"> </w:t>
      </w:r>
      <w:r>
        <w:t>Based</w:t>
      </w:r>
      <w:r>
        <w:rPr>
          <w:spacing w:val="-8"/>
        </w:rPr>
        <w:t xml:space="preserve"> </w:t>
      </w:r>
      <w:r>
        <w:t>on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EPCglobal</w:t>
      </w:r>
      <w:r>
        <w:rPr>
          <w:spacing w:val="-8"/>
        </w:rPr>
        <w:t xml:space="preserve"> </w:t>
      </w:r>
      <w:r>
        <w:t>C1</w:t>
      </w:r>
      <w:r>
        <w:rPr>
          <w:spacing w:val="-8"/>
        </w:rPr>
        <w:t xml:space="preserve"> </w:t>
      </w:r>
      <w:r>
        <w:t>G2</w:t>
      </w:r>
      <w:r>
        <w:rPr>
          <w:spacing w:val="-8"/>
        </w:rPr>
        <w:t xml:space="preserve"> </w:t>
      </w:r>
      <w:r>
        <w:t>standard</w:t>
      </w:r>
      <w:r>
        <w:rPr>
          <w:spacing w:val="-8"/>
        </w:rPr>
        <w:t xml:space="preserve"> </w:t>
      </w:r>
      <w:r>
        <w:t>[11], the</w:t>
      </w:r>
      <w:r>
        <w:rPr>
          <w:spacing w:val="-13"/>
        </w:rPr>
        <w:t xml:space="preserve"> </w:t>
      </w:r>
      <w:r>
        <w:t>slot</w:t>
      </w:r>
      <w:r>
        <w:rPr>
          <w:spacing w:val="-14"/>
        </w:rPr>
        <w:t xml:space="preserve"> </w:t>
      </w:r>
      <w:r>
        <w:t>duration</w:t>
      </w:r>
      <w:r>
        <w:rPr>
          <w:spacing w:val="-14"/>
        </w:rPr>
        <w:t xml:space="preserve"> </w:t>
      </w:r>
      <w:r>
        <w:t>constant</w:t>
      </w:r>
      <w:r>
        <w:rPr>
          <w:spacing w:val="-14"/>
        </w:rPr>
        <w:t xml:space="preserve"> </w:t>
      </w:r>
      <w:r>
        <w:t>is</w:t>
      </w:r>
    </w:p>
    <w:p w14:paraId="4612F078" w14:textId="77777777" w:rsidR="00ED6B8B" w:rsidRDefault="00ED6B8B" w:rsidP="00F672C4">
      <w:pPr>
        <w:pStyle w:val="BodyText"/>
        <w:spacing w:before="9"/>
        <w:rPr>
          <w:sz w:val="12"/>
        </w:rPr>
      </w:pPr>
    </w:p>
    <w:p w14:paraId="5F9FFD1D" w14:textId="77777777" w:rsidR="00ED6B8B" w:rsidRDefault="00FA655D" w:rsidP="00F672C4">
      <w:pPr>
        <w:tabs>
          <w:tab w:val="left" w:pos="7567"/>
        </w:tabs>
        <w:spacing w:before="60" w:line="323" w:lineRule="exact"/>
        <w:ind w:left="3719"/>
        <w:rPr>
          <w:rFonts w:ascii="Century"/>
          <w:sz w:val="21"/>
        </w:rPr>
      </w:pPr>
      <w:r>
        <w:rPr>
          <w:rFonts w:ascii="Georgia"/>
          <w:i/>
          <w:w w:val="105"/>
          <w:sz w:val="21"/>
        </w:rPr>
        <w:t xml:space="preserve">C   </w:t>
      </w:r>
      <w:r>
        <w:rPr>
          <w:rFonts w:ascii="Arial Unicode MS"/>
          <w:w w:val="105"/>
          <w:sz w:val="21"/>
        </w:rPr>
        <w:t>=</w:t>
      </w:r>
      <w:r>
        <w:rPr>
          <w:rFonts w:ascii="Arial Unicode MS"/>
          <w:spacing w:val="5"/>
          <w:w w:val="105"/>
          <w:sz w:val="21"/>
        </w:rPr>
        <w:t xml:space="preserve"> </w:t>
      </w:r>
      <w:r>
        <w:rPr>
          <w:rFonts w:ascii="Georgia"/>
          <w:i/>
          <w:w w:val="105"/>
          <w:position w:val="15"/>
          <w:sz w:val="21"/>
          <w:u w:val="single"/>
        </w:rPr>
        <w:t>t</w:t>
      </w:r>
      <w:r>
        <w:rPr>
          <w:rFonts w:ascii="Arial"/>
          <w:i/>
          <w:w w:val="105"/>
          <w:position w:val="11"/>
          <w:sz w:val="16"/>
          <w:u w:val="single"/>
        </w:rPr>
        <w:t>e</w:t>
      </w:r>
      <w:r>
        <w:rPr>
          <w:rFonts w:ascii="Arial"/>
          <w:i/>
          <w:spacing w:val="-12"/>
          <w:w w:val="105"/>
          <w:position w:val="11"/>
          <w:sz w:val="16"/>
          <w:u w:val="single"/>
        </w:rPr>
        <w:t xml:space="preserve"> </w:t>
      </w:r>
      <w:r>
        <w:rPr>
          <w:rFonts w:ascii="Georgia"/>
          <w:i/>
          <w:w w:val="105"/>
          <w:sz w:val="21"/>
        </w:rPr>
        <w:t>,</w:t>
      </w:r>
      <w:r>
        <w:rPr>
          <w:rFonts w:ascii="Georgia"/>
          <w:i/>
          <w:w w:val="105"/>
          <w:sz w:val="21"/>
        </w:rPr>
        <w:tab/>
      </w:r>
      <w:r>
        <w:rPr>
          <w:rFonts w:ascii="Century"/>
          <w:w w:val="105"/>
          <w:sz w:val="21"/>
        </w:rPr>
        <w:t>(5.14)</w:t>
      </w:r>
    </w:p>
    <w:p w14:paraId="17BE335B" w14:textId="77777777" w:rsidR="00ED6B8B" w:rsidRDefault="00FA655D">
      <w:pPr>
        <w:tabs>
          <w:tab w:val="left" w:pos="388"/>
        </w:tabs>
        <w:spacing w:line="246" w:lineRule="exact"/>
        <w:ind w:right="311"/>
        <w:rPr>
          <w:rFonts w:ascii="Arial"/>
          <w:i/>
          <w:sz w:val="16"/>
        </w:rPr>
        <w:pPrChange w:id="359" w:author="Raghda Wahdan" w:date="2017-11-06T13:08:00Z">
          <w:pPr>
            <w:tabs>
              <w:tab w:val="left" w:pos="388"/>
            </w:tabs>
            <w:spacing w:line="246" w:lineRule="exact"/>
            <w:ind w:right="311"/>
            <w:jc w:val="center"/>
          </w:pPr>
        </w:pPrChange>
      </w:pPr>
      <w:r>
        <w:rPr>
          <w:rFonts w:ascii="Arial"/>
          <w:i/>
          <w:w w:val="115"/>
          <w:sz w:val="16"/>
        </w:rPr>
        <w:t>t</w:t>
      </w:r>
      <w:r>
        <w:rPr>
          <w:rFonts w:ascii="Arial"/>
          <w:i/>
          <w:w w:val="115"/>
          <w:sz w:val="16"/>
        </w:rPr>
        <w:tab/>
      </w:r>
      <w:r>
        <w:rPr>
          <w:rFonts w:ascii="Georgia"/>
          <w:i/>
          <w:w w:val="115"/>
          <w:position w:val="-11"/>
          <w:sz w:val="21"/>
        </w:rPr>
        <w:t>t</w:t>
      </w:r>
      <w:r>
        <w:rPr>
          <w:rFonts w:ascii="Arial"/>
          <w:i/>
          <w:w w:val="115"/>
          <w:position w:val="-14"/>
          <w:sz w:val="16"/>
        </w:rPr>
        <w:t>c</w:t>
      </w:r>
    </w:p>
    <w:p w14:paraId="76C4DA29" w14:textId="38540DB7" w:rsidR="00ED6B8B" w:rsidRDefault="00FA655D" w:rsidP="00F672C4">
      <w:pPr>
        <w:pStyle w:val="BodyText"/>
        <w:spacing w:before="51"/>
        <w:ind w:left="107"/>
      </w:pPr>
      <w:r>
        <w:t xml:space="preserve">As shown in </w:t>
      </w:r>
      <w:ins w:id="360" w:author="Raghda Wahdan" w:date="2017-11-18T23:36:00Z">
        <w:r w:rsidR="003627DF">
          <w:t>F</w:t>
        </w:r>
      </w:ins>
      <w:del w:id="361" w:author="Raghda Wahdan" w:date="2017-11-18T23:36:00Z">
        <w:r w:rsidDel="003627DF">
          <w:delText>f</w:delText>
        </w:r>
      </w:del>
      <w:r>
        <w:t xml:space="preserve">igure 5.2, the empty slot duration </w:t>
      </w:r>
      <w:r>
        <w:rPr>
          <w:rFonts w:ascii="Bookman Old Style"/>
          <w:i/>
        </w:rPr>
        <w:t>t</w:t>
      </w:r>
      <w:r>
        <w:rPr>
          <w:rFonts w:ascii="Arial"/>
          <w:i/>
          <w:position w:val="-3"/>
          <w:sz w:val="16"/>
        </w:rPr>
        <w:t xml:space="preserve">e </w:t>
      </w:r>
      <w:r>
        <w:t>is given by:</w:t>
      </w:r>
    </w:p>
    <w:p w14:paraId="78F24842" w14:textId="77777777" w:rsidR="00ED6B8B" w:rsidRDefault="00FA655D">
      <w:pPr>
        <w:tabs>
          <w:tab w:val="left" w:pos="7087"/>
        </w:tabs>
        <w:spacing w:before="291"/>
        <w:ind w:left="2606"/>
        <w:rPr>
          <w:rFonts w:ascii="Century"/>
          <w:sz w:val="21"/>
        </w:rPr>
        <w:pPrChange w:id="362" w:author="Raghda Wahdan" w:date="2017-11-06T13:08:00Z">
          <w:pPr>
            <w:tabs>
              <w:tab w:val="left" w:pos="7087"/>
            </w:tabs>
            <w:spacing w:before="291"/>
            <w:ind w:left="2606"/>
            <w:jc w:val="center"/>
          </w:pPr>
        </w:pPrChange>
      </w:pPr>
      <w:r>
        <w:rPr>
          <w:rFonts w:ascii="Georgia"/>
          <w:i/>
          <w:w w:val="110"/>
          <w:sz w:val="21"/>
        </w:rPr>
        <w:t>t</w:t>
      </w:r>
      <w:r>
        <w:rPr>
          <w:rFonts w:ascii="Arial"/>
          <w:i/>
          <w:w w:val="110"/>
          <w:position w:val="-2"/>
          <w:sz w:val="16"/>
        </w:rPr>
        <w:t xml:space="preserve">e </w:t>
      </w:r>
      <w:r>
        <w:rPr>
          <w:rFonts w:ascii="Arial Unicode MS"/>
          <w:w w:val="110"/>
          <w:sz w:val="21"/>
        </w:rPr>
        <w:t xml:space="preserve">= </w:t>
      </w:r>
      <w:r>
        <w:rPr>
          <w:rFonts w:ascii="Georgia"/>
          <w:i/>
          <w:w w:val="110"/>
          <w:sz w:val="21"/>
        </w:rPr>
        <w:t>T</w:t>
      </w:r>
      <w:r>
        <w:rPr>
          <w:rFonts w:ascii="Arial"/>
          <w:i/>
          <w:w w:val="110"/>
          <w:position w:val="-2"/>
          <w:sz w:val="16"/>
        </w:rPr>
        <w:t xml:space="preserve">QRep </w:t>
      </w:r>
      <w:r>
        <w:rPr>
          <w:rFonts w:ascii="Arial Unicode MS"/>
          <w:w w:val="110"/>
          <w:sz w:val="21"/>
        </w:rPr>
        <w:t xml:space="preserve">+ </w:t>
      </w:r>
      <w:r>
        <w:rPr>
          <w:rFonts w:ascii="Georgia"/>
          <w:i/>
          <w:w w:val="110"/>
          <w:sz w:val="21"/>
        </w:rPr>
        <w:t>T</w:t>
      </w:r>
      <w:r>
        <w:rPr>
          <w:rFonts w:ascii="Tahoma"/>
          <w:w w:val="110"/>
          <w:position w:val="-2"/>
          <w:sz w:val="16"/>
        </w:rPr>
        <w:t>1</w:t>
      </w:r>
      <w:r>
        <w:rPr>
          <w:rFonts w:ascii="Tahoma"/>
          <w:spacing w:val="-25"/>
          <w:w w:val="110"/>
          <w:position w:val="-2"/>
          <w:sz w:val="16"/>
        </w:rPr>
        <w:t xml:space="preserve"> </w:t>
      </w:r>
      <w:r>
        <w:rPr>
          <w:rFonts w:ascii="Arial Unicode MS"/>
          <w:w w:val="110"/>
          <w:sz w:val="21"/>
        </w:rPr>
        <w:t>+</w:t>
      </w:r>
      <w:r>
        <w:rPr>
          <w:rFonts w:ascii="Arial Unicode MS"/>
          <w:spacing w:val="-23"/>
          <w:w w:val="110"/>
          <w:sz w:val="21"/>
        </w:rPr>
        <w:t xml:space="preserve"> </w:t>
      </w:r>
      <w:r>
        <w:rPr>
          <w:rFonts w:ascii="Georgia"/>
          <w:i/>
          <w:spacing w:val="3"/>
          <w:w w:val="110"/>
          <w:sz w:val="21"/>
        </w:rPr>
        <w:t>T</w:t>
      </w:r>
      <w:r>
        <w:rPr>
          <w:rFonts w:ascii="Tahoma"/>
          <w:spacing w:val="3"/>
          <w:w w:val="110"/>
          <w:position w:val="-2"/>
          <w:sz w:val="16"/>
        </w:rPr>
        <w:t>3</w:t>
      </w:r>
      <w:r>
        <w:rPr>
          <w:rFonts w:ascii="Georgia"/>
          <w:i/>
          <w:spacing w:val="3"/>
          <w:w w:val="110"/>
          <w:sz w:val="21"/>
        </w:rPr>
        <w:t>.</w:t>
      </w:r>
      <w:r>
        <w:rPr>
          <w:rFonts w:ascii="Georgia"/>
          <w:i/>
          <w:spacing w:val="3"/>
          <w:w w:val="110"/>
          <w:sz w:val="21"/>
        </w:rPr>
        <w:tab/>
      </w:r>
      <w:r>
        <w:rPr>
          <w:rFonts w:ascii="Century"/>
          <w:w w:val="110"/>
          <w:sz w:val="21"/>
        </w:rPr>
        <w:t>(5.15)</w:t>
      </w:r>
    </w:p>
    <w:p w14:paraId="01CB0570" w14:textId="77777777" w:rsidR="00ED6B8B" w:rsidRDefault="00FA655D" w:rsidP="00F672C4">
      <w:pPr>
        <w:pStyle w:val="BodyText"/>
        <w:spacing w:before="181"/>
        <w:ind w:left="107"/>
      </w:pPr>
      <w:r>
        <w:t xml:space="preserve">Here, </w:t>
      </w:r>
      <w:r>
        <w:rPr>
          <w:rFonts w:ascii="Bookman Old Style"/>
          <w:i/>
        </w:rPr>
        <w:t>T</w:t>
      </w:r>
      <w:r>
        <w:rPr>
          <w:rFonts w:ascii="Arial"/>
          <w:i/>
          <w:position w:val="-3"/>
          <w:sz w:val="16"/>
        </w:rPr>
        <w:t xml:space="preserve">QRep </w:t>
      </w:r>
      <w:r>
        <w:t>is the query repeat command time:</w:t>
      </w:r>
    </w:p>
    <w:p w14:paraId="649C5E18" w14:textId="77777777" w:rsidR="00ED6B8B" w:rsidRDefault="00FA655D">
      <w:pPr>
        <w:tabs>
          <w:tab w:val="left" w:pos="7087"/>
        </w:tabs>
        <w:spacing w:before="203"/>
        <w:ind w:left="2419"/>
        <w:rPr>
          <w:rFonts w:ascii="Century"/>
          <w:sz w:val="21"/>
        </w:rPr>
        <w:pPrChange w:id="363" w:author="Raghda Wahdan" w:date="2017-11-06T13:08:00Z">
          <w:pPr>
            <w:tabs>
              <w:tab w:val="left" w:pos="7087"/>
            </w:tabs>
            <w:spacing w:before="203"/>
            <w:ind w:left="2419"/>
            <w:jc w:val="center"/>
          </w:pPr>
        </w:pPrChange>
      </w:pPr>
      <w:r>
        <w:rPr>
          <w:rFonts w:ascii="Georgia"/>
          <w:i/>
          <w:w w:val="110"/>
          <w:position w:val="4"/>
          <w:sz w:val="21"/>
        </w:rPr>
        <w:t>T</w:t>
      </w:r>
      <w:r>
        <w:rPr>
          <w:rFonts w:ascii="Arial"/>
          <w:i/>
          <w:w w:val="110"/>
          <w:sz w:val="16"/>
        </w:rPr>
        <w:t xml:space="preserve">QRep </w:t>
      </w:r>
      <w:r>
        <w:rPr>
          <w:rFonts w:ascii="Arial Unicode MS"/>
          <w:w w:val="110"/>
          <w:position w:val="4"/>
          <w:sz w:val="21"/>
        </w:rPr>
        <w:t xml:space="preserve">= </w:t>
      </w:r>
      <w:r>
        <w:rPr>
          <w:rFonts w:ascii="Georgia"/>
          <w:i/>
          <w:spacing w:val="7"/>
          <w:w w:val="110"/>
          <w:position w:val="4"/>
          <w:sz w:val="21"/>
        </w:rPr>
        <w:t>T</w:t>
      </w:r>
      <w:r>
        <w:rPr>
          <w:rFonts w:ascii="Arial"/>
          <w:i/>
          <w:spacing w:val="7"/>
          <w:w w:val="110"/>
          <w:sz w:val="16"/>
        </w:rPr>
        <w:t>FS</w:t>
      </w:r>
      <w:r>
        <w:rPr>
          <w:rFonts w:ascii="Arial"/>
          <w:i/>
          <w:spacing w:val="-7"/>
          <w:w w:val="110"/>
          <w:sz w:val="16"/>
        </w:rPr>
        <w:t xml:space="preserve"> </w:t>
      </w:r>
      <w:r>
        <w:rPr>
          <w:rFonts w:ascii="Arial Unicode MS"/>
          <w:w w:val="110"/>
          <w:position w:val="4"/>
          <w:sz w:val="21"/>
        </w:rPr>
        <w:t>+</w:t>
      </w:r>
      <w:r>
        <w:rPr>
          <w:rFonts w:ascii="Arial Unicode MS"/>
          <w:spacing w:val="-27"/>
          <w:w w:val="110"/>
          <w:position w:val="4"/>
          <w:sz w:val="21"/>
        </w:rPr>
        <w:t xml:space="preserve"> </w:t>
      </w:r>
      <w:r>
        <w:rPr>
          <w:rFonts w:ascii="Georgia"/>
          <w:i/>
          <w:w w:val="110"/>
          <w:position w:val="4"/>
          <w:sz w:val="21"/>
        </w:rPr>
        <w:t>T</w:t>
      </w:r>
      <w:r>
        <w:rPr>
          <w:rFonts w:ascii="Arial"/>
          <w:i/>
          <w:w w:val="110"/>
          <w:sz w:val="16"/>
        </w:rPr>
        <w:t>command</w:t>
      </w:r>
      <w:r>
        <w:rPr>
          <w:rFonts w:ascii="Georgia"/>
          <w:i/>
          <w:w w:val="110"/>
          <w:position w:val="4"/>
          <w:sz w:val="21"/>
        </w:rPr>
        <w:t>,</w:t>
      </w:r>
      <w:r>
        <w:rPr>
          <w:rFonts w:ascii="Georgia"/>
          <w:i/>
          <w:w w:val="110"/>
          <w:position w:val="4"/>
          <w:sz w:val="21"/>
        </w:rPr>
        <w:tab/>
      </w:r>
      <w:r>
        <w:rPr>
          <w:rFonts w:ascii="Century"/>
          <w:w w:val="110"/>
          <w:position w:val="4"/>
          <w:sz w:val="21"/>
        </w:rPr>
        <w:t>(5.16)</w:t>
      </w:r>
    </w:p>
    <w:p w14:paraId="5DD2B8B4" w14:textId="77777777" w:rsidR="00ED6B8B" w:rsidRDefault="00890932" w:rsidP="00F672C4">
      <w:pPr>
        <w:spacing w:before="204"/>
        <w:ind w:left="107"/>
        <w:rPr>
          <w:sz w:val="24"/>
        </w:rPr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67456" behindDoc="1" locked="0" layoutInCell="1" allowOverlap="1" wp14:anchorId="3BCCB35C" wp14:editId="37099F8C">
                <wp:simplePos x="0" y="0"/>
                <wp:positionH relativeFrom="page">
                  <wp:posOffset>4617085</wp:posOffset>
                </wp:positionH>
                <wp:positionV relativeFrom="paragraph">
                  <wp:posOffset>294005</wp:posOffset>
                </wp:positionV>
                <wp:extent cx="191770" cy="143510"/>
                <wp:effectExtent l="0" t="0" r="1270" b="635"/>
                <wp:wrapNone/>
                <wp:docPr id="1325" name="Text Box 13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770" cy="1435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AEE9DA3" w14:textId="77777777" w:rsidR="00B0570F" w:rsidRDefault="00B0570F">
                            <w:pPr>
                              <w:spacing w:before="19"/>
                              <w:rPr>
                                <w:rFonts w:ascii="Tahoma"/>
                                <w:sz w:val="16"/>
                              </w:rPr>
                            </w:pPr>
                            <w:r>
                              <w:rPr>
                                <w:rFonts w:ascii="Tahoma"/>
                                <w:w w:val="95"/>
                                <w:sz w:val="16"/>
                              </w:rPr>
                              <w:t>2</w:t>
                            </w:r>
                            <w:r>
                              <w:rPr>
                                <w:rFonts w:ascii="Arial"/>
                                <w:i/>
                                <w:w w:val="95"/>
                                <w:sz w:val="16"/>
                              </w:rPr>
                              <w:t>.</w:t>
                            </w:r>
                            <w:r>
                              <w:rPr>
                                <w:rFonts w:ascii="Tahoma"/>
                                <w:w w:val="95"/>
                                <w:sz w:val="16"/>
                              </w:rPr>
                              <w:t>75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BCCB35C" id="Text Box 1301" o:spid="_x0000_s1101" type="#_x0000_t202" style="position:absolute;left:0;text-align:left;margin-left:363.55pt;margin-top:23.15pt;width:15.1pt;height:11.3pt;z-index:-251649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" filled="f" stroked="f">
                <v:textbox inset="0,0,0,0">
                  <w:txbxContent>
                    <w:p w14:paraId="4AEE9DA3" w14:textId="77777777" w:rsidR="00B0570F" w:rsidRDefault="00B0570F">
                      <w:pPr>
                        <w:spacing w:before="19"/>
                        <w:rPr>
                          <w:rFonts w:ascii="Tahoma"/>
                          <w:sz w:val="16"/>
                        </w:rPr>
                      </w:pPr>
                      <w:r>
                        <w:rPr>
                          <w:rFonts w:ascii="Tahoma"/>
                          <w:w w:val="95"/>
                          <w:sz w:val="16"/>
                        </w:rPr>
                        <w:t>2</w:t>
                      </w:r>
                      <w:r>
                        <w:rPr>
                          <w:rFonts w:ascii="Arial"/>
                          <w:i/>
                          <w:w w:val="95"/>
                          <w:sz w:val="16"/>
                        </w:rPr>
                        <w:t>.</w:t>
                      </w:r>
                      <w:r>
                        <w:rPr>
                          <w:rFonts w:ascii="Tahoma"/>
                          <w:w w:val="95"/>
                          <w:sz w:val="16"/>
                        </w:rPr>
                        <w:t>75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FA655D">
        <w:rPr>
          <w:w w:val="110"/>
          <w:sz w:val="24"/>
        </w:rPr>
        <w:t xml:space="preserve">with, </w:t>
      </w:r>
      <w:r w:rsidR="00FA655D">
        <w:rPr>
          <w:rFonts w:ascii="Bookman Old Style" w:hAnsi="Bookman Old Style"/>
          <w:i/>
          <w:w w:val="110"/>
          <w:sz w:val="24"/>
        </w:rPr>
        <w:t>T</w:t>
      </w:r>
      <w:r w:rsidR="00FA655D">
        <w:rPr>
          <w:rFonts w:ascii="Arial" w:hAnsi="Arial"/>
          <w:i/>
          <w:w w:val="110"/>
          <w:position w:val="-3"/>
          <w:sz w:val="16"/>
        </w:rPr>
        <w:t xml:space="preserve">FS </w:t>
      </w:r>
      <w:r w:rsidR="00FA655D">
        <w:rPr>
          <w:rFonts w:ascii="Arial Unicode MS" w:hAnsi="Arial Unicode MS"/>
          <w:w w:val="110"/>
          <w:sz w:val="24"/>
        </w:rPr>
        <w:t>= 3</w:t>
      </w:r>
      <w:r w:rsidR="00FA655D">
        <w:rPr>
          <w:rFonts w:ascii="Bookman Old Style" w:hAnsi="Bookman Old Style"/>
          <w:i/>
          <w:w w:val="110"/>
          <w:sz w:val="24"/>
        </w:rPr>
        <w:t>.</w:t>
      </w:r>
      <w:r w:rsidR="00FA655D">
        <w:rPr>
          <w:rFonts w:ascii="Arial Unicode MS" w:hAnsi="Arial Unicode MS"/>
          <w:w w:val="110"/>
          <w:sz w:val="24"/>
        </w:rPr>
        <w:t xml:space="preserve">5 </w:t>
      </w:r>
      <w:r w:rsidR="00FA655D">
        <w:rPr>
          <w:rFonts w:ascii="Arial" w:hAnsi="Arial"/>
          <w:i/>
          <w:w w:val="110"/>
          <w:sz w:val="24"/>
        </w:rPr>
        <w:t xml:space="preserve">· </w:t>
      </w:r>
      <w:r w:rsidR="00FA655D">
        <w:rPr>
          <w:rFonts w:ascii="Bookman Old Style" w:hAnsi="Bookman Old Style"/>
          <w:i/>
          <w:w w:val="110"/>
          <w:sz w:val="24"/>
        </w:rPr>
        <w:t>T</w:t>
      </w:r>
      <w:r w:rsidR="00FA655D">
        <w:rPr>
          <w:rFonts w:ascii="Arial" w:hAnsi="Arial"/>
          <w:i/>
          <w:w w:val="110"/>
          <w:position w:val="-3"/>
          <w:sz w:val="16"/>
        </w:rPr>
        <w:t>ari</w:t>
      </w:r>
      <w:r w:rsidR="00FA655D">
        <w:rPr>
          <w:w w:val="110"/>
          <w:sz w:val="24"/>
        </w:rPr>
        <w:t xml:space="preserve">, </w:t>
      </w:r>
      <w:r w:rsidR="00FA655D">
        <w:rPr>
          <w:rFonts w:ascii="Bookman Old Style" w:hAnsi="Bookman Old Style"/>
          <w:i/>
          <w:w w:val="110"/>
          <w:sz w:val="24"/>
        </w:rPr>
        <w:t>T</w:t>
      </w:r>
      <w:r w:rsidR="00FA655D">
        <w:rPr>
          <w:rFonts w:ascii="Arial" w:hAnsi="Arial"/>
          <w:i/>
          <w:w w:val="110"/>
          <w:position w:val="-3"/>
          <w:sz w:val="16"/>
        </w:rPr>
        <w:t xml:space="preserve">command </w:t>
      </w:r>
      <w:r w:rsidR="00FA655D">
        <w:rPr>
          <w:rFonts w:ascii="Arial Unicode MS" w:hAnsi="Arial Unicode MS"/>
          <w:w w:val="110"/>
          <w:sz w:val="24"/>
        </w:rPr>
        <w:t xml:space="preserve">= 6 </w:t>
      </w:r>
      <w:r w:rsidR="00FA655D">
        <w:rPr>
          <w:rFonts w:ascii="Arial" w:hAnsi="Arial"/>
          <w:i/>
          <w:w w:val="110"/>
          <w:sz w:val="24"/>
        </w:rPr>
        <w:t xml:space="preserve">· </w:t>
      </w:r>
      <w:r w:rsidR="00FA655D">
        <w:rPr>
          <w:rFonts w:ascii="Bookman Old Style" w:hAnsi="Bookman Old Style"/>
          <w:i/>
          <w:w w:val="110"/>
          <w:sz w:val="24"/>
        </w:rPr>
        <w:t>T</w:t>
      </w:r>
      <w:r w:rsidR="00FA655D">
        <w:rPr>
          <w:rFonts w:ascii="Arial" w:hAnsi="Arial"/>
          <w:i/>
          <w:w w:val="110"/>
          <w:position w:val="-3"/>
          <w:sz w:val="16"/>
        </w:rPr>
        <w:t>ari</w:t>
      </w:r>
      <w:r w:rsidR="00FA655D">
        <w:rPr>
          <w:w w:val="110"/>
          <w:sz w:val="24"/>
        </w:rPr>
        <w:t xml:space="preserve">, and </w:t>
      </w:r>
      <w:r w:rsidR="00FA655D">
        <w:rPr>
          <w:rFonts w:ascii="Bookman Old Style" w:hAnsi="Bookman Old Style"/>
          <w:i/>
          <w:w w:val="110"/>
          <w:sz w:val="24"/>
        </w:rPr>
        <w:t>T</w:t>
      </w:r>
      <w:r w:rsidR="00FA655D">
        <w:rPr>
          <w:rFonts w:ascii="Arial" w:hAnsi="Arial"/>
          <w:i/>
          <w:w w:val="110"/>
          <w:position w:val="-3"/>
          <w:sz w:val="16"/>
        </w:rPr>
        <w:t xml:space="preserve">ari </w:t>
      </w:r>
      <w:r w:rsidR="00FA655D">
        <w:rPr>
          <w:rFonts w:ascii="Arial Unicode MS" w:hAnsi="Arial Unicode MS"/>
          <w:w w:val="110"/>
          <w:sz w:val="24"/>
        </w:rPr>
        <w:t xml:space="preserve">= </w:t>
      </w:r>
      <w:r w:rsidR="00FA655D">
        <w:rPr>
          <w:rFonts w:ascii="Arial" w:hAnsi="Arial"/>
          <w:i/>
          <w:w w:val="110"/>
          <w:position w:val="9"/>
          <w:sz w:val="16"/>
          <w:u w:val="single"/>
        </w:rPr>
        <w:t xml:space="preserve">DR </w:t>
      </w:r>
      <w:r w:rsidR="00FA655D">
        <w:rPr>
          <w:rFonts w:ascii="Bookman Old Style" w:hAnsi="Bookman Old Style"/>
          <w:i/>
          <w:w w:val="110"/>
          <w:sz w:val="24"/>
        </w:rPr>
        <w:t>T</w:t>
      </w:r>
      <w:r w:rsidR="00FA655D">
        <w:rPr>
          <w:rFonts w:ascii="Arial" w:hAnsi="Arial"/>
          <w:i/>
          <w:w w:val="110"/>
          <w:position w:val="-3"/>
          <w:sz w:val="16"/>
        </w:rPr>
        <w:t>pri</w:t>
      </w:r>
      <w:r w:rsidR="00FA655D">
        <w:rPr>
          <w:w w:val="110"/>
          <w:sz w:val="24"/>
        </w:rPr>
        <w:t>. By substituting</w:t>
      </w:r>
    </w:p>
    <w:p w14:paraId="7804B724" w14:textId="77777777" w:rsidR="00ED6B8B" w:rsidRDefault="00ED6B8B" w:rsidP="00F672C4">
      <w:pPr>
        <w:rPr>
          <w:sz w:val="24"/>
        </w:rPr>
        <w:sectPr w:rsidR="00ED6B8B">
          <w:pgSz w:w="11910" w:h="16840"/>
          <w:pgMar w:top="1920" w:right="1680" w:bottom="280" w:left="1620" w:header="1603" w:footer="0" w:gutter="0"/>
          <w:cols w:space="720"/>
        </w:sectPr>
      </w:pPr>
    </w:p>
    <w:p w14:paraId="67F2D38A" w14:textId="77777777" w:rsidR="00ED6B8B" w:rsidRDefault="00FA655D" w:rsidP="00F672C4">
      <w:pPr>
        <w:pStyle w:val="BodyText"/>
        <w:spacing w:before="32"/>
        <w:ind w:left="107"/>
      </w:pPr>
      <w:r>
        <w:t xml:space="preserve">in (5.16) </w:t>
      </w:r>
      <w:r>
        <w:rPr>
          <w:spacing w:val="-4"/>
        </w:rPr>
        <w:t xml:space="preserve">we </w:t>
      </w:r>
      <w:r>
        <w:t>get</w:t>
      </w:r>
    </w:p>
    <w:p w14:paraId="69AA51E3" w14:textId="77777777" w:rsidR="00ED6B8B" w:rsidRDefault="00FA655D" w:rsidP="00F672C4">
      <w:pPr>
        <w:pStyle w:val="BodyText"/>
        <w:spacing w:before="1"/>
        <w:rPr>
          <w:sz w:val="48"/>
        </w:rPr>
      </w:pPr>
      <w:r>
        <w:br w:type="column"/>
      </w:r>
    </w:p>
    <w:p w14:paraId="46145BDD" w14:textId="77777777" w:rsidR="00ED6B8B" w:rsidRDefault="00FA655D" w:rsidP="00F672C4">
      <w:pPr>
        <w:tabs>
          <w:tab w:val="left" w:pos="4671"/>
        </w:tabs>
        <w:ind w:left="107"/>
        <w:rPr>
          <w:rFonts w:ascii="Century" w:hAnsi="Century"/>
          <w:sz w:val="21"/>
        </w:rPr>
      </w:pPr>
      <w:r>
        <w:rPr>
          <w:rFonts w:ascii="Georgia" w:hAnsi="Georgia"/>
          <w:i/>
          <w:w w:val="105"/>
          <w:sz w:val="21"/>
        </w:rPr>
        <w:t>T</w:t>
      </w:r>
      <w:r>
        <w:rPr>
          <w:rFonts w:ascii="Arial" w:hAnsi="Arial"/>
          <w:i/>
          <w:w w:val="105"/>
          <w:position w:val="-2"/>
          <w:sz w:val="16"/>
        </w:rPr>
        <w:t xml:space="preserve">QRep </w:t>
      </w:r>
      <w:r>
        <w:rPr>
          <w:rFonts w:ascii="Arial Unicode MS" w:hAnsi="Arial Unicode MS"/>
          <w:w w:val="105"/>
          <w:sz w:val="21"/>
        </w:rPr>
        <w:t>= 3</w:t>
      </w:r>
      <w:r>
        <w:rPr>
          <w:rFonts w:ascii="Georgia" w:hAnsi="Georgia"/>
          <w:i/>
          <w:w w:val="105"/>
          <w:sz w:val="21"/>
        </w:rPr>
        <w:t>.</w:t>
      </w:r>
      <w:r>
        <w:rPr>
          <w:rFonts w:ascii="Arial Unicode MS" w:hAnsi="Arial Unicode MS"/>
          <w:w w:val="105"/>
          <w:sz w:val="21"/>
        </w:rPr>
        <w:t xml:space="preserve">5 </w:t>
      </w:r>
      <w:r>
        <w:rPr>
          <w:rFonts w:ascii="Arial" w:hAnsi="Arial"/>
          <w:i/>
          <w:w w:val="105"/>
          <w:sz w:val="21"/>
        </w:rPr>
        <w:t xml:space="preserve">· </w:t>
      </w:r>
      <w:r>
        <w:rPr>
          <w:rFonts w:ascii="Georgia" w:hAnsi="Georgia"/>
          <w:i/>
          <w:spacing w:val="3"/>
          <w:w w:val="105"/>
          <w:sz w:val="21"/>
        </w:rPr>
        <w:t>DR</w:t>
      </w:r>
      <w:r>
        <w:rPr>
          <w:rFonts w:ascii="Georgia" w:hAnsi="Georgia"/>
          <w:i/>
          <w:spacing w:val="-28"/>
          <w:w w:val="105"/>
          <w:sz w:val="21"/>
        </w:rPr>
        <w:t xml:space="preserve"> </w:t>
      </w:r>
      <w:r>
        <w:rPr>
          <w:rFonts w:ascii="Arial" w:hAnsi="Arial"/>
          <w:i/>
          <w:w w:val="105"/>
          <w:sz w:val="21"/>
        </w:rPr>
        <w:t>·</w:t>
      </w:r>
      <w:r>
        <w:rPr>
          <w:rFonts w:ascii="Arial" w:hAnsi="Arial"/>
          <w:i/>
          <w:spacing w:val="-17"/>
          <w:w w:val="105"/>
          <w:sz w:val="21"/>
        </w:rPr>
        <w:t xml:space="preserve"> </w:t>
      </w:r>
      <w:r>
        <w:rPr>
          <w:rFonts w:ascii="Georgia" w:hAnsi="Georgia"/>
          <w:i/>
          <w:spacing w:val="2"/>
          <w:w w:val="105"/>
          <w:sz w:val="21"/>
        </w:rPr>
        <w:t>T</w:t>
      </w:r>
      <w:r>
        <w:rPr>
          <w:rFonts w:ascii="Arial" w:hAnsi="Arial"/>
          <w:i/>
          <w:spacing w:val="2"/>
          <w:w w:val="105"/>
          <w:position w:val="-2"/>
          <w:sz w:val="16"/>
        </w:rPr>
        <w:t>pri</w:t>
      </w:r>
      <w:r>
        <w:rPr>
          <w:rFonts w:ascii="Georgia" w:hAnsi="Georgia"/>
          <w:i/>
          <w:spacing w:val="2"/>
          <w:w w:val="105"/>
          <w:sz w:val="21"/>
        </w:rPr>
        <w:t>,</w:t>
      </w:r>
      <w:r>
        <w:rPr>
          <w:rFonts w:ascii="Georgia" w:hAnsi="Georgia"/>
          <w:i/>
          <w:spacing w:val="2"/>
          <w:w w:val="105"/>
          <w:sz w:val="21"/>
        </w:rPr>
        <w:tab/>
      </w:r>
      <w:r>
        <w:rPr>
          <w:rFonts w:ascii="Century" w:hAnsi="Century"/>
          <w:w w:val="105"/>
          <w:sz w:val="21"/>
        </w:rPr>
        <w:t>(5.17)</w:t>
      </w:r>
    </w:p>
    <w:p w14:paraId="1615046E" w14:textId="77777777" w:rsidR="00ED6B8B" w:rsidRDefault="00ED6B8B" w:rsidP="00F672C4">
      <w:pPr>
        <w:rPr>
          <w:rFonts w:ascii="Century" w:hAnsi="Century"/>
          <w:sz w:val="21"/>
        </w:rPr>
        <w:sectPr w:rsidR="00ED6B8B">
          <w:type w:val="continuous"/>
          <w:pgSz w:w="11910" w:h="16840"/>
          <w:pgMar w:top="1580" w:right="1680" w:bottom="280" w:left="1620" w:header="720" w:footer="720" w:gutter="0"/>
          <w:cols w:num="2" w:space="720" w:equalWidth="0">
            <w:col w:w="1715" w:space="1182"/>
            <w:col w:w="5713"/>
          </w:cols>
        </w:sectPr>
      </w:pPr>
    </w:p>
    <w:p w14:paraId="3F57ACF4" w14:textId="77777777" w:rsidR="00ED6B8B" w:rsidRDefault="00890932">
      <w:pPr>
        <w:pStyle w:val="BodyText"/>
        <w:spacing w:before="168" w:line="358" w:lineRule="exact"/>
        <w:ind w:left="107" w:right="478"/>
        <w:pPrChange w:id="364" w:author="Raghda Wahdan" w:date="2017-11-06T13:08:00Z">
          <w:pPr>
            <w:pStyle w:val="BodyText"/>
            <w:spacing w:before="168" w:line="358" w:lineRule="exact"/>
            <w:ind w:left="107" w:right="478"/>
            <w:jc w:val="both"/>
          </w:pPr>
        </w:pPrChange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69504" behindDoc="1" locked="0" layoutInCell="1" allowOverlap="1" wp14:anchorId="073A9082" wp14:editId="6CC68C1D">
                <wp:simplePos x="0" y="0"/>
                <wp:positionH relativeFrom="page">
                  <wp:posOffset>2616200</wp:posOffset>
                </wp:positionH>
                <wp:positionV relativeFrom="paragraph">
                  <wp:posOffset>682625</wp:posOffset>
                </wp:positionV>
                <wp:extent cx="53975" cy="143510"/>
                <wp:effectExtent l="0" t="0" r="0" b="2540"/>
                <wp:wrapNone/>
                <wp:docPr id="1324" name="Text Box 13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975" cy="1435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4AD8082" w14:textId="77777777" w:rsidR="00B0570F" w:rsidRDefault="00B0570F">
                            <w:pPr>
                              <w:spacing w:before="19"/>
                              <w:rPr>
                                <w:rFonts w:ascii="Tahoma"/>
                                <w:sz w:val="16"/>
                              </w:rPr>
                            </w:pPr>
                            <w:r>
                              <w:rPr>
                                <w:rFonts w:ascii="Tahoma"/>
                                <w:w w:val="96"/>
                                <w:sz w:val="16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73A9082" id="Text Box 1300" o:spid="_x0000_s1102" type="#_x0000_t202" style="position:absolute;left:0;text-align:left;margin-left:206pt;margin-top:53.75pt;width:4.25pt;height:11.3pt;z-index:-251646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" filled="f" stroked="f">
                <v:textbox inset="0,0,0,0">
                  <w:txbxContent>
                    <w:p w14:paraId="24AD8082" w14:textId="77777777" w:rsidR="00B0570F" w:rsidRDefault="00B0570F">
                      <w:pPr>
                        <w:spacing w:before="19"/>
                        <w:rPr>
                          <w:rFonts w:ascii="Tahoma"/>
                          <w:sz w:val="16"/>
                        </w:rPr>
                      </w:pPr>
                      <w:r>
                        <w:rPr>
                          <w:rFonts w:ascii="Tahoma"/>
                          <w:w w:val="96"/>
                          <w:sz w:val="16"/>
                        </w:rPr>
                        <w:t>3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71552" behindDoc="1" locked="0" layoutInCell="1" allowOverlap="1" wp14:anchorId="17FA19EA" wp14:editId="70C0F6B4">
                <wp:simplePos x="0" y="0"/>
                <wp:positionH relativeFrom="page">
                  <wp:posOffset>4043045</wp:posOffset>
                </wp:positionH>
                <wp:positionV relativeFrom="paragraph">
                  <wp:posOffset>264795</wp:posOffset>
                </wp:positionV>
                <wp:extent cx="227330" cy="101600"/>
                <wp:effectExtent l="4445" t="0" r="0" b="0"/>
                <wp:wrapNone/>
                <wp:docPr id="1323" name="Text Box 12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7330" cy="101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171550A" w14:textId="77777777" w:rsidR="00B0570F" w:rsidRDefault="00B0570F">
                            <w:pPr>
                              <w:spacing w:line="153" w:lineRule="exact"/>
                              <w:rPr>
                                <w:rFonts w:ascii="Arial"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Arial"/>
                                <w:i/>
                                <w:w w:val="120"/>
                                <w:sz w:val="16"/>
                              </w:rPr>
                              <w:t>BLF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7FA19EA" id="Text Box 1299" o:spid="_x0000_s1103" type="#_x0000_t202" style="position:absolute;left:0;text-align:left;margin-left:318.35pt;margin-top:20.85pt;width:17.9pt;height:8pt;z-index:-251644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" filled="f" stroked="f">
                <v:textbox inset="0,0,0,0">
                  <w:txbxContent>
                    <w:p w14:paraId="2171550A" w14:textId="77777777" w:rsidR="00B0570F" w:rsidRDefault="00B0570F">
                      <w:pPr>
                        <w:spacing w:line="153" w:lineRule="exact"/>
                        <w:rPr>
                          <w:rFonts w:ascii="Arial"/>
                          <w:i/>
                          <w:sz w:val="16"/>
                        </w:rPr>
                      </w:pPr>
                      <w:r>
                        <w:rPr>
                          <w:rFonts w:ascii="Arial"/>
                          <w:i/>
                          <w:w w:val="120"/>
                          <w:sz w:val="16"/>
                        </w:rPr>
                        <w:t>BLF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FA655D">
        <w:rPr>
          <w:w w:val="105"/>
        </w:rPr>
        <w:t xml:space="preserve">where </w:t>
      </w:r>
      <w:r w:rsidR="00FA655D">
        <w:rPr>
          <w:rFonts w:ascii="Bookman Old Style"/>
          <w:i/>
          <w:w w:val="105"/>
        </w:rPr>
        <w:t>T</w:t>
      </w:r>
      <w:r w:rsidR="00FA655D">
        <w:rPr>
          <w:rFonts w:ascii="Arial"/>
          <w:i/>
          <w:w w:val="105"/>
          <w:position w:val="-3"/>
          <w:sz w:val="16"/>
        </w:rPr>
        <w:t xml:space="preserve">ari </w:t>
      </w:r>
      <w:r w:rsidR="00FA655D">
        <w:rPr>
          <w:w w:val="105"/>
        </w:rPr>
        <w:t xml:space="preserve">is reader symbol duration, </w:t>
      </w:r>
      <w:r w:rsidR="00FA655D">
        <w:rPr>
          <w:rFonts w:ascii="Bookman Old Style"/>
          <w:i/>
          <w:w w:val="105"/>
        </w:rPr>
        <w:t>T</w:t>
      </w:r>
      <w:r w:rsidR="00FA655D">
        <w:rPr>
          <w:rFonts w:ascii="Arial"/>
          <w:i/>
          <w:w w:val="105"/>
          <w:position w:val="-3"/>
          <w:sz w:val="16"/>
        </w:rPr>
        <w:t xml:space="preserve">pri </w:t>
      </w:r>
      <w:r w:rsidR="00FA655D">
        <w:rPr>
          <w:rFonts w:ascii="Arial Unicode MS"/>
          <w:w w:val="105"/>
        </w:rPr>
        <w:t xml:space="preserve">= </w:t>
      </w:r>
      <w:r w:rsidR="00FA655D">
        <w:rPr>
          <w:rFonts w:ascii="Tahoma"/>
          <w:w w:val="105"/>
          <w:position w:val="9"/>
          <w:sz w:val="16"/>
          <w:u w:val="single"/>
        </w:rPr>
        <w:t xml:space="preserve">1 </w:t>
      </w:r>
      <w:r w:rsidR="00FA655D">
        <w:rPr>
          <w:w w:val="105"/>
        </w:rPr>
        <w:t xml:space="preserve">, </w:t>
      </w:r>
      <w:r w:rsidR="00FA655D">
        <w:rPr>
          <w:rFonts w:ascii="Bookman Old Style"/>
          <w:i/>
          <w:spacing w:val="3"/>
          <w:w w:val="105"/>
        </w:rPr>
        <w:t xml:space="preserve">BLF </w:t>
      </w:r>
      <w:r w:rsidR="00FA655D">
        <w:rPr>
          <w:w w:val="105"/>
        </w:rPr>
        <w:t>is the tag</w:t>
      </w:r>
      <w:r w:rsidR="00FA655D">
        <w:rPr>
          <w:spacing w:val="-33"/>
          <w:w w:val="105"/>
        </w:rPr>
        <w:t xml:space="preserve"> </w:t>
      </w:r>
      <w:r w:rsidR="00FA655D">
        <w:rPr>
          <w:w w:val="105"/>
        </w:rPr>
        <w:t>backscatter link</w:t>
      </w:r>
      <w:r w:rsidR="00FA655D">
        <w:rPr>
          <w:spacing w:val="-37"/>
          <w:w w:val="105"/>
        </w:rPr>
        <w:t xml:space="preserve"> </w:t>
      </w:r>
      <w:r w:rsidR="00FA655D">
        <w:rPr>
          <w:w w:val="105"/>
        </w:rPr>
        <w:t>frequency</w:t>
      </w:r>
      <w:r w:rsidR="00FA655D">
        <w:rPr>
          <w:spacing w:val="-37"/>
          <w:w w:val="105"/>
        </w:rPr>
        <w:t xml:space="preserve"> </w:t>
      </w:r>
      <w:r w:rsidR="00FA655D">
        <w:rPr>
          <w:w w:val="105"/>
        </w:rPr>
        <w:t>and</w:t>
      </w:r>
      <w:r w:rsidR="00FA655D">
        <w:rPr>
          <w:spacing w:val="-37"/>
          <w:w w:val="105"/>
        </w:rPr>
        <w:t xml:space="preserve"> </w:t>
      </w:r>
      <w:r w:rsidR="00FA655D">
        <w:rPr>
          <w:rFonts w:ascii="Bookman Old Style"/>
          <w:i/>
          <w:spacing w:val="3"/>
          <w:w w:val="105"/>
        </w:rPr>
        <w:t>DR</w:t>
      </w:r>
      <w:r w:rsidR="00FA655D">
        <w:rPr>
          <w:rFonts w:ascii="Bookman Old Style"/>
          <w:i/>
          <w:spacing w:val="-48"/>
          <w:w w:val="105"/>
        </w:rPr>
        <w:t xml:space="preserve"> </w:t>
      </w:r>
      <w:r w:rsidR="00FA655D">
        <w:rPr>
          <w:w w:val="105"/>
        </w:rPr>
        <w:t>is</w:t>
      </w:r>
      <w:r w:rsidR="00FA655D">
        <w:rPr>
          <w:spacing w:val="-37"/>
          <w:w w:val="105"/>
        </w:rPr>
        <w:t xml:space="preserve"> </w:t>
      </w:r>
      <w:r w:rsidR="00FA655D">
        <w:rPr>
          <w:w w:val="105"/>
        </w:rPr>
        <w:t>the</w:t>
      </w:r>
      <w:r w:rsidR="00FA655D">
        <w:rPr>
          <w:spacing w:val="-37"/>
          <w:w w:val="105"/>
        </w:rPr>
        <w:t xml:space="preserve"> </w:t>
      </w:r>
      <w:r w:rsidR="00FA655D">
        <w:rPr>
          <w:w w:val="105"/>
        </w:rPr>
        <w:t>so-called</w:t>
      </w:r>
      <w:r w:rsidR="00FA655D">
        <w:rPr>
          <w:spacing w:val="-37"/>
          <w:w w:val="105"/>
        </w:rPr>
        <w:t xml:space="preserve"> </w:t>
      </w:r>
      <w:r w:rsidR="00FA655D">
        <w:rPr>
          <w:w w:val="105"/>
        </w:rPr>
        <w:t>divide</w:t>
      </w:r>
      <w:r w:rsidR="00FA655D">
        <w:rPr>
          <w:spacing w:val="-37"/>
          <w:w w:val="105"/>
        </w:rPr>
        <w:t xml:space="preserve"> </w:t>
      </w:r>
      <w:r w:rsidR="00FA655D">
        <w:rPr>
          <w:w w:val="105"/>
        </w:rPr>
        <w:t>ratio</w:t>
      </w:r>
      <w:r w:rsidR="00FA655D">
        <w:rPr>
          <w:spacing w:val="-37"/>
          <w:w w:val="105"/>
        </w:rPr>
        <w:t xml:space="preserve"> </w:t>
      </w:r>
      <w:r w:rsidR="00FA655D">
        <w:rPr>
          <w:w w:val="105"/>
        </w:rPr>
        <w:t>constant</w:t>
      </w:r>
      <w:r w:rsidR="00FA655D">
        <w:rPr>
          <w:spacing w:val="-37"/>
          <w:w w:val="105"/>
        </w:rPr>
        <w:t xml:space="preserve"> </w:t>
      </w:r>
      <w:r w:rsidR="00FA655D">
        <w:rPr>
          <w:w w:val="105"/>
        </w:rPr>
        <w:t>that</w:t>
      </w:r>
      <w:r w:rsidR="00FA655D">
        <w:rPr>
          <w:spacing w:val="-37"/>
          <w:w w:val="105"/>
        </w:rPr>
        <w:t xml:space="preserve"> </w:t>
      </w:r>
      <w:r w:rsidR="00FA655D">
        <w:rPr>
          <w:w w:val="105"/>
        </w:rPr>
        <w:t>can</w:t>
      </w:r>
      <w:r w:rsidR="00FA655D">
        <w:rPr>
          <w:spacing w:val="-37"/>
          <w:w w:val="105"/>
        </w:rPr>
        <w:t xml:space="preserve"> </w:t>
      </w:r>
      <w:r w:rsidR="00FA655D">
        <w:rPr>
          <w:spacing w:val="-3"/>
          <w:w w:val="105"/>
        </w:rPr>
        <w:t>take</w:t>
      </w:r>
      <w:r w:rsidR="00FA655D">
        <w:rPr>
          <w:spacing w:val="-37"/>
          <w:w w:val="105"/>
        </w:rPr>
        <w:t xml:space="preserve"> </w:t>
      </w:r>
      <w:r w:rsidR="00FA655D">
        <w:rPr>
          <w:w w:val="105"/>
        </w:rPr>
        <w:t xml:space="preserve">the </w:t>
      </w:r>
      <w:r w:rsidR="00FA655D">
        <w:rPr>
          <w:spacing w:val="-5"/>
          <w:w w:val="105"/>
        </w:rPr>
        <w:t>two</w:t>
      </w:r>
      <w:r w:rsidR="00FA655D">
        <w:rPr>
          <w:spacing w:val="-13"/>
          <w:w w:val="105"/>
        </w:rPr>
        <w:t xml:space="preserve"> </w:t>
      </w:r>
      <w:r w:rsidR="00FA655D">
        <w:rPr>
          <w:spacing w:val="-3"/>
          <w:w w:val="105"/>
        </w:rPr>
        <w:t>values</w:t>
      </w:r>
      <w:r w:rsidR="00FA655D">
        <w:rPr>
          <w:spacing w:val="-12"/>
          <w:w w:val="105"/>
        </w:rPr>
        <w:t xml:space="preserve"> </w:t>
      </w:r>
      <w:r w:rsidR="00FA655D">
        <w:rPr>
          <w:rFonts w:ascii="Bookman Old Style"/>
          <w:i/>
          <w:spacing w:val="3"/>
          <w:w w:val="105"/>
        </w:rPr>
        <w:t>DR</w:t>
      </w:r>
      <w:r w:rsidR="00FA655D">
        <w:rPr>
          <w:rFonts w:ascii="Bookman Old Style"/>
          <w:i/>
          <w:spacing w:val="-24"/>
          <w:w w:val="105"/>
        </w:rPr>
        <w:t xml:space="preserve"> </w:t>
      </w:r>
      <w:r w:rsidR="00FA655D">
        <w:rPr>
          <w:rFonts w:ascii="Arial Unicode MS"/>
          <w:w w:val="105"/>
        </w:rPr>
        <w:t>=</w:t>
      </w:r>
      <w:r w:rsidR="00FA655D">
        <w:rPr>
          <w:rFonts w:ascii="Arial Unicode MS"/>
          <w:spacing w:val="-20"/>
          <w:w w:val="105"/>
        </w:rPr>
        <w:t xml:space="preserve"> </w:t>
      </w:r>
      <w:r w:rsidR="00FA655D">
        <w:rPr>
          <w:rFonts w:ascii="Arial Unicode MS"/>
          <w:w w:val="105"/>
        </w:rPr>
        <w:t>8</w:t>
      </w:r>
      <w:r w:rsidR="00FA655D">
        <w:rPr>
          <w:rFonts w:ascii="Arial Unicode MS"/>
          <w:spacing w:val="-49"/>
          <w:w w:val="105"/>
        </w:rPr>
        <w:t xml:space="preserve"> </w:t>
      </w:r>
      <w:r w:rsidR="00FA655D">
        <w:rPr>
          <w:w w:val="105"/>
        </w:rPr>
        <w:t>or</w:t>
      </w:r>
      <w:r w:rsidR="00FA655D">
        <w:rPr>
          <w:spacing w:val="-29"/>
          <w:w w:val="105"/>
        </w:rPr>
        <w:t xml:space="preserve"> </w:t>
      </w:r>
      <w:r w:rsidR="00FA655D">
        <w:rPr>
          <w:rFonts w:ascii="Tahoma"/>
          <w:w w:val="105"/>
          <w:position w:val="9"/>
          <w:sz w:val="16"/>
          <w:u w:val="single"/>
        </w:rPr>
        <w:t>64</w:t>
      </w:r>
      <w:r w:rsidR="00FA655D">
        <w:rPr>
          <w:rFonts w:ascii="Tahoma"/>
          <w:spacing w:val="-40"/>
          <w:w w:val="105"/>
          <w:position w:val="9"/>
          <w:sz w:val="16"/>
          <w:u w:val="single"/>
        </w:rPr>
        <w:t xml:space="preserve"> </w:t>
      </w:r>
      <w:r w:rsidR="00FA655D">
        <w:rPr>
          <w:w w:val="105"/>
        </w:rPr>
        <w:t>.</w:t>
      </w:r>
      <w:r w:rsidR="00FA655D">
        <w:rPr>
          <w:spacing w:val="19"/>
          <w:w w:val="105"/>
        </w:rPr>
        <w:t xml:space="preserve"> </w:t>
      </w:r>
      <w:r w:rsidR="00FA655D">
        <w:rPr>
          <w:spacing w:val="-3"/>
          <w:w w:val="105"/>
        </w:rPr>
        <w:t>Finally,</w:t>
      </w:r>
      <w:r w:rsidR="00FA655D">
        <w:rPr>
          <w:spacing w:val="-10"/>
          <w:w w:val="105"/>
        </w:rPr>
        <w:t xml:space="preserve"> </w:t>
      </w:r>
      <w:r w:rsidR="00FA655D">
        <w:rPr>
          <w:rFonts w:ascii="Bookman Old Style"/>
          <w:i/>
          <w:w w:val="105"/>
        </w:rPr>
        <w:t>M</w:t>
      </w:r>
      <w:r w:rsidR="00FA655D">
        <w:rPr>
          <w:rFonts w:ascii="Bookman Old Style"/>
          <w:i/>
          <w:spacing w:val="-11"/>
          <w:w w:val="105"/>
        </w:rPr>
        <w:t xml:space="preserve"> </w:t>
      </w:r>
      <w:r w:rsidR="00FA655D">
        <w:rPr>
          <w:w w:val="105"/>
        </w:rPr>
        <w:t>equals</w:t>
      </w:r>
      <w:r w:rsidR="00FA655D">
        <w:rPr>
          <w:spacing w:val="-13"/>
          <w:w w:val="105"/>
        </w:rPr>
        <w:t xml:space="preserve"> </w:t>
      </w:r>
      <w:r w:rsidR="00FA655D">
        <w:rPr>
          <w:w w:val="105"/>
        </w:rPr>
        <w:t>to</w:t>
      </w:r>
      <w:r w:rsidR="00FA655D">
        <w:rPr>
          <w:spacing w:val="-13"/>
          <w:w w:val="105"/>
        </w:rPr>
        <w:t xml:space="preserve"> </w:t>
      </w:r>
      <w:r w:rsidR="00FA655D">
        <w:rPr>
          <w:rFonts w:ascii="Arial Unicode MS"/>
          <w:w w:val="105"/>
        </w:rPr>
        <w:t>1</w:t>
      </w:r>
      <w:r w:rsidR="00FA655D">
        <w:rPr>
          <w:rFonts w:ascii="Bookman Old Style"/>
          <w:i/>
          <w:w w:val="105"/>
        </w:rPr>
        <w:t>,</w:t>
      </w:r>
      <w:r w:rsidR="00FA655D">
        <w:rPr>
          <w:rFonts w:ascii="Bookman Old Style"/>
          <w:i/>
          <w:spacing w:val="-33"/>
          <w:w w:val="105"/>
        </w:rPr>
        <w:t xml:space="preserve"> </w:t>
      </w:r>
      <w:r w:rsidR="00FA655D">
        <w:rPr>
          <w:rFonts w:ascii="Arial Unicode MS"/>
          <w:w w:val="105"/>
        </w:rPr>
        <w:t>2</w:t>
      </w:r>
      <w:r w:rsidR="00FA655D">
        <w:rPr>
          <w:rFonts w:ascii="Bookman Old Style"/>
          <w:i/>
          <w:w w:val="105"/>
        </w:rPr>
        <w:t>,</w:t>
      </w:r>
      <w:r w:rsidR="00FA655D">
        <w:rPr>
          <w:rFonts w:ascii="Bookman Old Style"/>
          <w:i/>
          <w:spacing w:val="-33"/>
          <w:w w:val="105"/>
        </w:rPr>
        <w:t xml:space="preserve"> </w:t>
      </w:r>
      <w:r w:rsidR="00FA655D">
        <w:rPr>
          <w:rFonts w:ascii="Arial Unicode MS"/>
          <w:w w:val="105"/>
        </w:rPr>
        <w:t>4</w:t>
      </w:r>
      <w:r w:rsidR="00FA655D">
        <w:rPr>
          <w:rFonts w:ascii="Bookman Old Style"/>
          <w:i/>
          <w:w w:val="105"/>
        </w:rPr>
        <w:t>,</w:t>
      </w:r>
      <w:r w:rsidR="00FA655D">
        <w:rPr>
          <w:rFonts w:ascii="Bookman Old Style"/>
          <w:i/>
          <w:spacing w:val="-33"/>
          <w:w w:val="105"/>
        </w:rPr>
        <w:t xml:space="preserve"> </w:t>
      </w:r>
      <w:r w:rsidR="00FA655D">
        <w:rPr>
          <w:w w:val="105"/>
        </w:rPr>
        <w:t>or</w:t>
      </w:r>
      <w:r w:rsidR="00FA655D">
        <w:rPr>
          <w:spacing w:val="-42"/>
          <w:w w:val="105"/>
        </w:rPr>
        <w:t xml:space="preserve"> </w:t>
      </w:r>
      <w:r w:rsidR="00FA655D">
        <w:rPr>
          <w:rFonts w:ascii="Arial Unicode MS"/>
          <w:w w:val="105"/>
        </w:rPr>
        <w:t>8</w:t>
      </w:r>
      <w:r w:rsidR="00FA655D">
        <w:rPr>
          <w:w w:val="105"/>
        </w:rPr>
        <w:t>,</w:t>
      </w:r>
      <w:r w:rsidR="00FA655D">
        <w:rPr>
          <w:spacing w:val="-10"/>
          <w:w w:val="105"/>
        </w:rPr>
        <w:t xml:space="preserve"> </w:t>
      </w:r>
      <w:r w:rsidR="00FA655D">
        <w:rPr>
          <w:w w:val="105"/>
        </w:rPr>
        <w:t>which</w:t>
      </w:r>
      <w:r w:rsidR="00FA655D">
        <w:rPr>
          <w:spacing w:val="-13"/>
          <w:w w:val="105"/>
        </w:rPr>
        <w:t xml:space="preserve"> </w:t>
      </w:r>
      <w:r w:rsidR="00FA655D">
        <w:rPr>
          <w:w w:val="105"/>
        </w:rPr>
        <w:t>represents</w:t>
      </w:r>
    </w:p>
    <w:p w14:paraId="2192E0F0" w14:textId="77777777" w:rsidR="00ED6B8B" w:rsidRDefault="00ED6B8B">
      <w:pPr>
        <w:spacing w:line="358" w:lineRule="exact"/>
        <w:sectPr w:rsidR="00ED6B8B">
          <w:type w:val="continuous"/>
          <w:pgSz w:w="11910" w:h="16840"/>
          <w:pgMar w:top="1580" w:right="1680" w:bottom="280" w:left="1620" w:header="720" w:footer="720" w:gutter="0"/>
          <w:cols w:space="720"/>
        </w:sectPr>
        <w:pPrChange w:id="365" w:author="Raghda Wahdan" w:date="2017-11-06T13:08:00Z">
          <w:pPr>
            <w:spacing w:line="358" w:lineRule="exact"/>
            <w:jc w:val="both"/>
          </w:pPr>
        </w:pPrChange>
      </w:pPr>
    </w:p>
    <w:p w14:paraId="1ACC17EE" w14:textId="77777777" w:rsidR="00ED6B8B" w:rsidRDefault="00ED6B8B" w:rsidP="00F672C4">
      <w:pPr>
        <w:pStyle w:val="BodyText"/>
        <w:spacing w:before="5"/>
        <w:rPr>
          <w:sz w:val="29"/>
        </w:rPr>
      </w:pPr>
    </w:p>
    <w:p w14:paraId="22BEB68B" w14:textId="77777777" w:rsidR="00ED6B8B" w:rsidRDefault="00FA655D">
      <w:pPr>
        <w:pStyle w:val="BodyText"/>
        <w:spacing w:before="140" w:after="49" w:line="288" w:lineRule="exact"/>
        <w:ind w:left="480" w:right="105"/>
        <w:pPrChange w:id="366" w:author="Raghda Wahdan" w:date="2017-11-06T13:08:00Z">
          <w:pPr>
            <w:pStyle w:val="BodyText"/>
            <w:spacing w:before="140" w:after="49" w:line="288" w:lineRule="exact"/>
            <w:ind w:left="480" w:right="105"/>
            <w:jc w:val="both"/>
          </w:pPr>
        </w:pPrChange>
      </w:pPr>
      <w:r>
        <w:rPr>
          <w:spacing w:val="-5"/>
        </w:rPr>
        <w:t xml:space="preserve">Table </w:t>
      </w:r>
      <w:r>
        <w:t xml:space="preserve">5.1: </w:t>
      </w:r>
      <w:r>
        <w:rPr>
          <w:spacing w:val="-6"/>
        </w:rPr>
        <w:t xml:space="preserve">Available </w:t>
      </w:r>
      <w:r>
        <w:t xml:space="preserve">slots duration constants </w:t>
      </w:r>
      <w:r>
        <w:rPr>
          <w:rFonts w:ascii="Bookman Old Style"/>
          <w:i/>
        </w:rPr>
        <w:t>C</w:t>
      </w:r>
      <w:r>
        <w:rPr>
          <w:rFonts w:ascii="Arial"/>
          <w:i/>
          <w:position w:val="-3"/>
          <w:sz w:val="16"/>
        </w:rPr>
        <w:t xml:space="preserve">t </w:t>
      </w:r>
      <w:r>
        <w:t>of the EPCglobal C1 G2 stan- dards</w:t>
      </w:r>
    </w:p>
    <w:tbl>
      <w:tblPr>
        <w:tblW w:w="0" w:type="auto"/>
        <w:tblInd w:w="1202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  <w:insideH w:val="single" w:sz="3" w:space="0" w:color="000000"/>
          <w:insideV w:val="single" w:sz="3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04"/>
        <w:gridCol w:w="1851"/>
        <w:gridCol w:w="1945"/>
        <w:gridCol w:w="663"/>
      </w:tblGrid>
      <w:tr w:rsidR="00ED6B8B" w14:paraId="2E150E30" w14:textId="77777777">
        <w:trPr>
          <w:trHeight w:hRule="exact" w:val="586"/>
        </w:trPr>
        <w:tc>
          <w:tcPr>
            <w:tcW w:w="2104" w:type="dxa"/>
          </w:tcPr>
          <w:p w14:paraId="096DA500" w14:textId="77777777" w:rsidR="00ED6B8B" w:rsidRDefault="00FA655D" w:rsidP="00F672C4">
            <w:pPr>
              <w:pStyle w:val="TableParagraph"/>
              <w:spacing w:before="94" w:line="240" w:lineRule="auto"/>
              <w:ind w:left="119"/>
              <w:jc w:val="left"/>
              <w:rPr>
                <w:rFonts w:ascii="Bookman Old Style"/>
                <w:i/>
                <w:sz w:val="24"/>
              </w:rPr>
            </w:pPr>
            <w:r>
              <w:rPr>
                <w:rFonts w:ascii="Palatino Linotype"/>
                <w:sz w:val="24"/>
              </w:rPr>
              <w:t xml:space="preserve">Divide Ratio: </w:t>
            </w:r>
            <w:r>
              <w:rPr>
                <w:rFonts w:ascii="Bookman Old Style"/>
                <w:i/>
                <w:sz w:val="24"/>
              </w:rPr>
              <w:t>DR</w:t>
            </w:r>
          </w:p>
        </w:tc>
        <w:tc>
          <w:tcPr>
            <w:tcW w:w="1851" w:type="dxa"/>
          </w:tcPr>
          <w:p w14:paraId="4E5FB4CF" w14:textId="77777777" w:rsidR="00ED6B8B" w:rsidRDefault="00FA655D" w:rsidP="00F672C4">
            <w:pPr>
              <w:pStyle w:val="TableParagraph"/>
              <w:spacing w:before="94" w:line="240" w:lineRule="auto"/>
              <w:ind w:left="119"/>
              <w:jc w:val="left"/>
              <w:rPr>
                <w:rFonts w:ascii="Bookman Old Style"/>
                <w:i/>
                <w:sz w:val="24"/>
              </w:rPr>
            </w:pPr>
            <w:r>
              <w:rPr>
                <w:rFonts w:ascii="Palatino Linotype"/>
                <w:sz w:val="24"/>
              </w:rPr>
              <w:t xml:space="preserve">Modulation: </w:t>
            </w:r>
            <w:r>
              <w:rPr>
                <w:rFonts w:ascii="Bookman Old Style"/>
                <w:i/>
                <w:sz w:val="24"/>
              </w:rPr>
              <w:t>M</w:t>
            </w:r>
          </w:p>
        </w:tc>
        <w:tc>
          <w:tcPr>
            <w:tcW w:w="1945" w:type="dxa"/>
          </w:tcPr>
          <w:p w14:paraId="48A851CD" w14:textId="77777777" w:rsidR="00ED6B8B" w:rsidRDefault="00FA655D">
            <w:pPr>
              <w:pStyle w:val="TableParagraph"/>
              <w:spacing w:before="94" w:line="240" w:lineRule="auto"/>
              <w:ind w:left="112" w:right="119"/>
              <w:jc w:val="left"/>
              <w:rPr>
                <w:rFonts w:ascii="Arial"/>
                <w:i/>
                <w:sz w:val="16"/>
              </w:rPr>
              <w:pPrChange w:id="367" w:author="Raghda Wahdan" w:date="2017-11-06T13:08:00Z">
                <w:pPr>
                  <w:pStyle w:val="TableParagraph"/>
                  <w:spacing w:before="94" w:line="240" w:lineRule="auto"/>
                  <w:ind w:left="112" w:right="119"/>
                </w:pPr>
              </w:pPrChange>
            </w:pPr>
            <w:r>
              <w:rPr>
                <w:rFonts w:ascii="Palatino Linotype"/>
                <w:sz w:val="24"/>
              </w:rPr>
              <w:t xml:space="preserve">Pilot Length: </w:t>
            </w:r>
            <w:r>
              <w:rPr>
                <w:rFonts w:ascii="Bookman Old Style"/>
                <w:i/>
                <w:sz w:val="24"/>
              </w:rPr>
              <w:t>n</w:t>
            </w:r>
            <w:r>
              <w:rPr>
                <w:rFonts w:ascii="Arial"/>
                <w:i/>
                <w:position w:val="-3"/>
                <w:sz w:val="16"/>
              </w:rPr>
              <w:t>p</w:t>
            </w:r>
          </w:p>
        </w:tc>
        <w:tc>
          <w:tcPr>
            <w:tcW w:w="663" w:type="dxa"/>
          </w:tcPr>
          <w:p w14:paraId="7C56EED3" w14:textId="77777777" w:rsidR="00ED6B8B" w:rsidRDefault="00FA655D">
            <w:pPr>
              <w:pStyle w:val="TableParagraph"/>
              <w:spacing w:before="120" w:line="240" w:lineRule="auto"/>
              <w:ind w:left="53" w:right="138"/>
              <w:jc w:val="left"/>
              <w:rPr>
                <w:rFonts w:ascii="Arial"/>
                <w:i/>
                <w:sz w:val="16"/>
              </w:rPr>
              <w:pPrChange w:id="368" w:author="Raghda Wahdan" w:date="2017-11-06T13:08:00Z">
                <w:pPr>
                  <w:pStyle w:val="TableParagraph"/>
                  <w:spacing w:before="120" w:line="240" w:lineRule="auto"/>
                  <w:ind w:left="53" w:right="138"/>
                </w:pPr>
              </w:pPrChange>
            </w:pPr>
            <w:r>
              <w:rPr>
                <w:rFonts w:ascii="Bookman Old Style"/>
                <w:i/>
                <w:w w:val="115"/>
                <w:sz w:val="24"/>
              </w:rPr>
              <w:t>C</w:t>
            </w:r>
            <w:r>
              <w:rPr>
                <w:rFonts w:ascii="Arial"/>
                <w:i/>
                <w:w w:val="115"/>
                <w:position w:val="-3"/>
                <w:sz w:val="16"/>
              </w:rPr>
              <w:t>t</w:t>
            </w:r>
          </w:p>
        </w:tc>
      </w:tr>
      <w:tr w:rsidR="00ED6B8B" w14:paraId="0E928944" w14:textId="77777777">
        <w:trPr>
          <w:trHeight w:hRule="exact" w:val="297"/>
        </w:trPr>
        <w:tc>
          <w:tcPr>
            <w:tcW w:w="2104" w:type="dxa"/>
            <w:vMerge w:val="restart"/>
          </w:tcPr>
          <w:p w14:paraId="78CE12E3" w14:textId="77777777" w:rsidR="00ED6B8B" w:rsidRDefault="00ED6B8B" w:rsidP="00F672C4">
            <w:pPr>
              <w:pStyle w:val="TableParagraph"/>
              <w:spacing w:line="240" w:lineRule="auto"/>
              <w:jc w:val="left"/>
              <w:rPr>
                <w:rFonts w:ascii="Palatino Linotype"/>
                <w:sz w:val="34"/>
              </w:rPr>
            </w:pPr>
          </w:p>
          <w:p w14:paraId="14B78B4C" w14:textId="77777777" w:rsidR="00ED6B8B" w:rsidRDefault="00ED6B8B" w:rsidP="00F672C4">
            <w:pPr>
              <w:pStyle w:val="TableParagraph"/>
              <w:spacing w:before="7" w:line="240" w:lineRule="auto"/>
              <w:jc w:val="left"/>
              <w:rPr>
                <w:rFonts w:ascii="Palatino Linotype"/>
                <w:sz w:val="29"/>
              </w:rPr>
            </w:pPr>
          </w:p>
          <w:p w14:paraId="6067ADC3" w14:textId="77777777" w:rsidR="00ED6B8B" w:rsidRDefault="00FA655D">
            <w:pPr>
              <w:pStyle w:val="TableParagraph"/>
              <w:spacing w:line="240" w:lineRule="auto"/>
              <w:jc w:val="left"/>
              <w:rPr>
                <w:rFonts w:ascii="Arial Unicode MS"/>
                <w:sz w:val="24"/>
              </w:rPr>
              <w:pPrChange w:id="369" w:author="Raghda Wahdan" w:date="2017-11-06T13:08:00Z">
                <w:pPr>
                  <w:pStyle w:val="TableParagraph"/>
                  <w:spacing w:line="240" w:lineRule="auto"/>
                </w:pPr>
              </w:pPrChange>
            </w:pPr>
            <w:r>
              <w:rPr>
                <w:rFonts w:ascii="Arial Unicode MS"/>
                <w:w w:val="87"/>
                <w:sz w:val="24"/>
              </w:rPr>
              <w:t>8</w:t>
            </w:r>
          </w:p>
        </w:tc>
        <w:tc>
          <w:tcPr>
            <w:tcW w:w="1851" w:type="dxa"/>
            <w:vMerge w:val="restart"/>
          </w:tcPr>
          <w:p w14:paraId="0481F2CD" w14:textId="77777777" w:rsidR="00ED6B8B" w:rsidRDefault="00FA655D">
            <w:pPr>
              <w:pStyle w:val="TableParagraph"/>
              <w:spacing w:line="412" w:lineRule="exact"/>
              <w:jc w:val="left"/>
              <w:rPr>
                <w:rFonts w:ascii="Arial Unicode MS"/>
                <w:sz w:val="24"/>
              </w:rPr>
              <w:pPrChange w:id="370" w:author="Raghda Wahdan" w:date="2017-11-06T13:08:00Z">
                <w:pPr>
                  <w:pStyle w:val="TableParagraph"/>
                  <w:spacing w:line="412" w:lineRule="exact"/>
                </w:pPr>
              </w:pPrChange>
            </w:pPr>
            <w:r>
              <w:rPr>
                <w:rFonts w:ascii="Arial Unicode MS"/>
                <w:w w:val="87"/>
                <w:sz w:val="24"/>
              </w:rPr>
              <w:t>1</w:t>
            </w:r>
          </w:p>
        </w:tc>
        <w:tc>
          <w:tcPr>
            <w:tcW w:w="1945" w:type="dxa"/>
          </w:tcPr>
          <w:p w14:paraId="084C579A" w14:textId="77777777" w:rsidR="00ED6B8B" w:rsidRDefault="00FA655D">
            <w:pPr>
              <w:pStyle w:val="TableParagraph"/>
              <w:spacing w:line="267" w:lineRule="exact"/>
              <w:jc w:val="left"/>
              <w:rPr>
                <w:rFonts w:ascii="Arial Unicode MS"/>
                <w:sz w:val="24"/>
              </w:rPr>
              <w:pPrChange w:id="371" w:author="Raghda Wahdan" w:date="2017-11-06T13:08:00Z">
                <w:pPr>
                  <w:pStyle w:val="TableParagraph"/>
                  <w:spacing w:line="267" w:lineRule="exact"/>
                </w:pPr>
              </w:pPrChange>
            </w:pPr>
            <w:r>
              <w:rPr>
                <w:rFonts w:ascii="Arial Unicode MS"/>
                <w:w w:val="87"/>
                <w:sz w:val="24"/>
              </w:rPr>
              <w:t>0</w:t>
            </w:r>
          </w:p>
        </w:tc>
        <w:tc>
          <w:tcPr>
            <w:tcW w:w="663" w:type="dxa"/>
          </w:tcPr>
          <w:p w14:paraId="73C95A1A" w14:textId="77777777" w:rsidR="00ED6B8B" w:rsidRDefault="00FA655D">
            <w:pPr>
              <w:pStyle w:val="TableParagraph"/>
              <w:spacing w:line="267" w:lineRule="exact"/>
              <w:ind w:left="71" w:right="71"/>
              <w:jc w:val="left"/>
              <w:rPr>
                <w:rFonts w:ascii="Arial Unicode MS"/>
                <w:sz w:val="24"/>
              </w:rPr>
              <w:pPrChange w:id="372" w:author="Raghda Wahdan" w:date="2017-11-06T13:08:00Z">
                <w:pPr>
                  <w:pStyle w:val="TableParagraph"/>
                  <w:spacing w:line="267" w:lineRule="exact"/>
                  <w:ind w:left="71" w:right="71"/>
                </w:pPr>
              </w:pPrChange>
            </w:pPr>
            <w:r>
              <w:rPr>
                <w:rFonts w:ascii="Arial Unicode MS"/>
                <w:sz w:val="24"/>
              </w:rPr>
              <w:t>0</w:t>
            </w:r>
            <w:r>
              <w:rPr>
                <w:rFonts w:ascii="Bookman Old Style"/>
                <w:i/>
                <w:sz w:val="24"/>
              </w:rPr>
              <w:t>.</w:t>
            </w:r>
            <w:r>
              <w:rPr>
                <w:rFonts w:ascii="Arial Unicode MS"/>
                <w:sz w:val="24"/>
              </w:rPr>
              <w:t>47</w:t>
            </w:r>
          </w:p>
        </w:tc>
      </w:tr>
      <w:tr w:rsidR="00ED6B8B" w14:paraId="7532EB04" w14:textId="77777777">
        <w:trPr>
          <w:trHeight w:hRule="exact" w:val="289"/>
        </w:trPr>
        <w:tc>
          <w:tcPr>
            <w:tcW w:w="2104" w:type="dxa"/>
            <w:vMerge/>
          </w:tcPr>
          <w:p w14:paraId="26A8A5E2" w14:textId="77777777" w:rsidR="00ED6B8B" w:rsidRDefault="00ED6B8B" w:rsidP="00F672C4"/>
        </w:tc>
        <w:tc>
          <w:tcPr>
            <w:tcW w:w="1851" w:type="dxa"/>
            <w:vMerge/>
          </w:tcPr>
          <w:p w14:paraId="2EF0A113" w14:textId="77777777" w:rsidR="00ED6B8B" w:rsidRDefault="00ED6B8B" w:rsidP="00F672C4"/>
        </w:tc>
        <w:tc>
          <w:tcPr>
            <w:tcW w:w="1945" w:type="dxa"/>
          </w:tcPr>
          <w:p w14:paraId="606024CD" w14:textId="77777777" w:rsidR="00ED6B8B" w:rsidRDefault="00FA655D">
            <w:pPr>
              <w:pStyle w:val="TableParagraph"/>
              <w:ind w:left="112" w:right="112"/>
              <w:jc w:val="left"/>
              <w:rPr>
                <w:rFonts w:ascii="Arial Unicode MS"/>
                <w:sz w:val="24"/>
              </w:rPr>
              <w:pPrChange w:id="373" w:author="Raghda Wahdan" w:date="2017-11-06T13:08:00Z">
                <w:pPr>
                  <w:pStyle w:val="TableParagraph"/>
                  <w:ind w:left="112" w:right="112"/>
                </w:pPr>
              </w:pPrChange>
            </w:pPr>
            <w:r>
              <w:rPr>
                <w:rFonts w:ascii="Arial Unicode MS"/>
                <w:sz w:val="24"/>
              </w:rPr>
              <w:t>12</w:t>
            </w:r>
          </w:p>
        </w:tc>
        <w:tc>
          <w:tcPr>
            <w:tcW w:w="663" w:type="dxa"/>
          </w:tcPr>
          <w:p w14:paraId="6370B093" w14:textId="77777777" w:rsidR="00ED6B8B" w:rsidRDefault="00FA655D">
            <w:pPr>
              <w:pStyle w:val="TableParagraph"/>
              <w:ind w:left="71" w:right="71"/>
              <w:jc w:val="left"/>
              <w:rPr>
                <w:rFonts w:ascii="Arial Unicode MS"/>
                <w:sz w:val="24"/>
              </w:rPr>
              <w:pPrChange w:id="374" w:author="Raghda Wahdan" w:date="2017-11-06T13:08:00Z">
                <w:pPr>
                  <w:pStyle w:val="TableParagraph"/>
                  <w:ind w:left="71" w:right="71"/>
                </w:pPr>
              </w:pPrChange>
            </w:pPr>
            <w:r>
              <w:rPr>
                <w:rFonts w:ascii="Arial Unicode MS"/>
                <w:sz w:val="24"/>
              </w:rPr>
              <w:t>0</w:t>
            </w:r>
            <w:r>
              <w:rPr>
                <w:rFonts w:ascii="Bookman Old Style"/>
                <w:i/>
                <w:sz w:val="24"/>
              </w:rPr>
              <w:t>.</w:t>
            </w:r>
            <w:r>
              <w:rPr>
                <w:rFonts w:ascii="Arial Unicode MS"/>
                <w:sz w:val="24"/>
              </w:rPr>
              <w:t>41</w:t>
            </w:r>
          </w:p>
        </w:tc>
      </w:tr>
      <w:tr w:rsidR="00ED6B8B" w14:paraId="7537BB9F" w14:textId="77777777">
        <w:trPr>
          <w:trHeight w:hRule="exact" w:val="289"/>
        </w:trPr>
        <w:tc>
          <w:tcPr>
            <w:tcW w:w="2104" w:type="dxa"/>
            <w:vMerge/>
          </w:tcPr>
          <w:p w14:paraId="3D6EDCB5" w14:textId="77777777" w:rsidR="00ED6B8B" w:rsidRDefault="00ED6B8B" w:rsidP="00F672C4"/>
        </w:tc>
        <w:tc>
          <w:tcPr>
            <w:tcW w:w="1851" w:type="dxa"/>
            <w:vMerge w:val="restart"/>
          </w:tcPr>
          <w:p w14:paraId="6115E717" w14:textId="77777777" w:rsidR="00ED6B8B" w:rsidRDefault="00FA655D">
            <w:pPr>
              <w:pStyle w:val="TableParagraph"/>
              <w:spacing w:line="404" w:lineRule="exact"/>
              <w:jc w:val="left"/>
              <w:rPr>
                <w:rFonts w:ascii="Arial Unicode MS"/>
                <w:sz w:val="24"/>
              </w:rPr>
              <w:pPrChange w:id="375" w:author="Raghda Wahdan" w:date="2017-11-06T13:08:00Z">
                <w:pPr>
                  <w:pStyle w:val="TableParagraph"/>
                  <w:spacing w:line="404" w:lineRule="exact"/>
                </w:pPr>
              </w:pPrChange>
            </w:pPr>
            <w:r>
              <w:rPr>
                <w:rFonts w:ascii="Arial Unicode MS"/>
                <w:w w:val="87"/>
                <w:sz w:val="24"/>
              </w:rPr>
              <w:t>2</w:t>
            </w:r>
          </w:p>
        </w:tc>
        <w:tc>
          <w:tcPr>
            <w:tcW w:w="1945" w:type="dxa"/>
          </w:tcPr>
          <w:p w14:paraId="204F474E" w14:textId="77777777" w:rsidR="00ED6B8B" w:rsidRDefault="00FA655D">
            <w:pPr>
              <w:pStyle w:val="TableParagraph"/>
              <w:jc w:val="left"/>
              <w:rPr>
                <w:rFonts w:ascii="Arial Unicode MS"/>
                <w:sz w:val="24"/>
              </w:rPr>
              <w:pPrChange w:id="376" w:author="Raghda Wahdan" w:date="2017-11-06T13:08:00Z">
                <w:pPr>
                  <w:pStyle w:val="TableParagraph"/>
                </w:pPr>
              </w:pPrChange>
            </w:pPr>
            <w:r>
              <w:rPr>
                <w:rFonts w:ascii="Arial Unicode MS"/>
                <w:w w:val="87"/>
                <w:sz w:val="24"/>
              </w:rPr>
              <w:t>4</w:t>
            </w:r>
          </w:p>
        </w:tc>
        <w:tc>
          <w:tcPr>
            <w:tcW w:w="663" w:type="dxa"/>
          </w:tcPr>
          <w:p w14:paraId="1C6F4F09" w14:textId="77777777" w:rsidR="00ED6B8B" w:rsidRDefault="00FA655D">
            <w:pPr>
              <w:pStyle w:val="TableParagraph"/>
              <w:ind w:left="71" w:right="71"/>
              <w:jc w:val="left"/>
              <w:rPr>
                <w:rFonts w:ascii="Arial Unicode MS"/>
                <w:sz w:val="24"/>
              </w:rPr>
              <w:pPrChange w:id="377" w:author="Raghda Wahdan" w:date="2017-11-06T13:08:00Z">
                <w:pPr>
                  <w:pStyle w:val="TableParagraph"/>
                  <w:ind w:left="71" w:right="71"/>
                </w:pPr>
              </w:pPrChange>
            </w:pPr>
            <w:r>
              <w:rPr>
                <w:rFonts w:ascii="Arial Unicode MS"/>
                <w:sz w:val="24"/>
              </w:rPr>
              <w:t>0</w:t>
            </w:r>
            <w:r>
              <w:rPr>
                <w:rFonts w:ascii="Bookman Old Style"/>
                <w:i/>
                <w:sz w:val="24"/>
              </w:rPr>
              <w:t>.</w:t>
            </w:r>
            <w:r>
              <w:rPr>
                <w:rFonts w:ascii="Arial Unicode MS"/>
                <w:sz w:val="24"/>
              </w:rPr>
              <w:t>35</w:t>
            </w:r>
          </w:p>
        </w:tc>
      </w:tr>
      <w:tr w:rsidR="00ED6B8B" w14:paraId="09351739" w14:textId="77777777">
        <w:trPr>
          <w:trHeight w:hRule="exact" w:val="289"/>
        </w:trPr>
        <w:tc>
          <w:tcPr>
            <w:tcW w:w="2104" w:type="dxa"/>
            <w:vMerge/>
          </w:tcPr>
          <w:p w14:paraId="7625BB2B" w14:textId="77777777" w:rsidR="00ED6B8B" w:rsidRDefault="00ED6B8B" w:rsidP="00F672C4"/>
        </w:tc>
        <w:tc>
          <w:tcPr>
            <w:tcW w:w="1851" w:type="dxa"/>
            <w:vMerge/>
          </w:tcPr>
          <w:p w14:paraId="208A5CEE" w14:textId="77777777" w:rsidR="00ED6B8B" w:rsidRDefault="00ED6B8B" w:rsidP="00F672C4"/>
        </w:tc>
        <w:tc>
          <w:tcPr>
            <w:tcW w:w="1945" w:type="dxa"/>
          </w:tcPr>
          <w:p w14:paraId="771BD71F" w14:textId="77777777" w:rsidR="00ED6B8B" w:rsidRDefault="00FA655D">
            <w:pPr>
              <w:pStyle w:val="TableParagraph"/>
              <w:ind w:left="112" w:right="112"/>
              <w:jc w:val="left"/>
              <w:rPr>
                <w:rFonts w:ascii="Arial Unicode MS"/>
                <w:sz w:val="24"/>
              </w:rPr>
              <w:pPrChange w:id="378" w:author="Raghda Wahdan" w:date="2017-11-06T13:08:00Z">
                <w:pPr>
                  <w:pStyle w:val="TableParagraph"/>
                  <w:ind w:left="112" w:right="112"/>
                </w:pPr>
              </w:pPrChange>
            </w:pPr>
            <w:r>
              <w:rPr>
                <w:rFonts w:ascii="Arial Unicode MS"/>
                <w:sz w:val="24"/>
              </w:rPr>
              <w:t>16</w:t>
            </w:r>
          </w:p>
        </w:tc>
        <w:tc>
          <w:tcPr>
            <w:tcW w:w="663" w:type="dxa"/>
          </w:tcPr>
          <w:p w14:paraId="0218B71A" w14:textId="77777777" w:rsidR="00ED6B8B" w:rsidRDefault="00FA655D">
            <w:pPr>
              <w:pStyle w:val="TableParagraph"/>
              <w:ind w:left="71" w:right="71"/>
              <w:jc w:val="left"/>
              <w:rPr>
                <w:rFonts w:ascii="Arial Unicode MS"/>
                <w:sz w:val="24"/>
              </w:rPr>
              <w:pPrChange w:id="379" w:author="Raghda Wahdan" w:date="2017-11-06T13:08:00Z">
                <w:pPr>
                  <w:pStyle w:val="TableParagraph"/>
                  <w:ind w:left="71" w:right="71"/>
                </w:pPr>
              </w:pPrChange>
            </w:pPr>
            <w:r>
              <w:rPr>
                <w:rFonts w:ascii="Arial Unicode MS"/>
                <w:sz w:val="24"/>
              </w:rPr>
              <w:t>0</w:t>
            </w:r>
            <w:r>
              <w:rPr>
                <w:rFonts w:ascii="Bookman Old Style"/>
                <w:i/>
                <w:sz w:val="24"/>
              </w:rPr>
              <w:t>.</w:t>
            </w:r>
            <w:r>
              <w:rPr>
                <w:rFonts w:ascii="Arial Unicode MS"/>
                <w:sz w:val="24"/>
              </w:rPr>
              <w:t>28</w:t>
            </w:r>
          </w:p>
        </w:tc>
      </w:tr>
      <w:tr w:rsidR="00ED6B8B" w14:paraId="40DC72E3" w14:textId="77777777">
        <w:trPr>
          <w:trHeight w:hRule="exact" w:val="289"/>
        </w:trPr>
        <w:tc>
          <w:tcPr>
            <w:tcW w:w="2104" w:type="dxa"/>
            <w:vMerge/>
          </w:tcPr>
          <w:p w14:paraId="54C890B8" w14:textId="77777777" w:rsidR="00ED6B8B" w:rsidRDefault="00ED6B8B" w:rsidP="00F672C4"/>
        </w:tc>
        <w:tc>
          <w:tcPr>
            <w:tcW w:w="1851" w:type="dxa"/>
            <w:vMerge w:val="restart"/>
          </w:tcPr>
          <w:p w14:paraId="2D64B75B" w14:textId="77777777" w:rsidR="00ED6B8B" w:rsidRDefault="00FA655D">
            <w:pPr>
              <w:pStyle w:val="TableParagraph"/>
              <w:spacing w:line="404" w:lineRule="exact"/>
              <w:jc w:val="left"/>
              <w:rPr>
                <w:rFonts w:ascii="Arial Unicode MS"/>
                <w:sz w:val="24"/>
              </w:rPr>
              <w:pPrChange w:id="380" w:author="Raghda Wahdan" w:date="2017-11-06T13:08:00Z">
                <w:pPr>
                  <w:pStyle w:val="TableParagraph"/>
                  <w:spacing w:line="404" w:lineRule="exact"/>
                </w:pPr>
              </w:pPrChange>
            </w:pPr>
            <w:r>
              <w:rPr>
                <w:rFonts w:ascii="Arial Unicode MS"/>
                <w:w w:val="87"/>
                <w:sz w:val="24"/>
              </w:rPr>
              <w:t>4</w:t>
            </w:r>
          </w:p>
        </w:tc>
        <w:tc>
          <w:tcPr>
            <w:tcW w:w="1945" w:type="dxa"/>
          </w:tcPr>
          <w:p w14:paraId="0BDAE46B" w14:textId="77777777" w:rsidR="00ED6B8B" w:rsidRDefault="00FA655D">
            <w:pPr>
              <w:pStyle w:val="TableParagraph"/>
              <w:jc w:val="left"/>
              <w:rPr>
                <w:rFonts w:ascii="Arial Unicode MS"/>
                <w:sz w:val="24"/>
              </w:rPr>
              <w:pPrChange w:id="381" w:author="Raghda Wahdan" w:date="2017-11-06T13:08:00Z">
                <w:pPr>
                  <w:pStyle w:val="TableParagraph"/>
                </w:pPr>
              </w:pPrChange>
            </w:pPr>
            <w:r>
              <w:rPr>
                <w:rFonts w:ascii="Arial Unicode MS"/>
                <w:w w:val="87"/>
                <w:sz w:val="24"/>
              </w:rPr>
              <w:t>4</w:t>
            </w:r>
          </w:p>
        </w:tc>
        <w:tc>
          <w:tcPr>
            <w:tcW w:w="663" w:type="dxa"/>
          </w:tcPr>
          <w:p w14:paraId="6779A5D9" w14:textId="77777777" w:rsidR="00ED6B8B" w:rsidRDefault="00FA655D">
            <w:pPr>
              <w:pStyle w:val="TableParagraph"/>
              <w:ind w:left="71" w:right="71"/>
              <w:jc w:val="left"/>
              <w:rPr>
                <w:rFonts w:ascii="Arial Unicode MS"/>
                <w:sz w:val="24"/>
              </w:rPr>
              <w:pPrChange w:id="382" w:author="Raghda Wahdan" w:date="2017-11-06T13:08:00Z">
                <w:pPr>
                  <w:pStyle w:val="TableParagraph"/>
                  <w:ind w:left="71" w:right="71"/>
                </w:pPr>
              </w:pPrChange>
            </w:pPr>
            <w:r>
              <w:rPr>
                <w:rFonts w:ascii="Arial Unicode MS"/>
                <w:sz w:val="24"/>
              </w:rPr>
              <w:t>0</w:t>
            </w:r>
            <w:r>
              <w:rPr>
                <w:rFonts w:ascii="Bookman Old Style"/>
                <w:i/>
                <w:sz w:val="24"/>
              </w:rPr>
              <w:t>.</w:t>
            </w:r>
            <w:r>
              <w:rPr>
                <w:rFonts w:ascii="Arial Unicode MS"/>
                <w:sz w:val="24"/>
              </w:rPr>
              <w:t>23</w:t>
            </w:r>
          </w:p>
        </w:tc>
      </w:tr>
      <w:tr w:rsidR="00ED6B8B" w14:paraId="727ADD44" w14:textId="77777777">
        <w:trPr>
          <w:trHeight w:hRule="exact" w:val="289"/>
        </w:trPr>
        <w:tc>
          <w:tcPr>
            <w:tcW w:w="2104" w:type="dxa"/>
            <w:vMerge/>
          </w:tcPr>
          <w:p w14:paraId="64304E5F" w14:textId="77777777" w:rsidR="00ED6B8B" w:rsidRDefault="00ED6B8B" w:rsidP="00F672C4"/>
        </w:tc>
        <w:tc>
          <w:tcPr>
            <w:tcW w:w="1851" w:type="dxa"/>
            <w:vMerge/>
          </w:tcPr>
          <w:p w14:paraId="2C3B7F89" w14:textId="77777777" w:rsidR="00ED6B8B" w:rsidRDefault="00ED6B8B" w:rsidP="00F672C4"/>
        </w:tc>
        <w:tc>
          <w:tcPr>
            <w:tcW w:w="1945" w:type="dxa"/>
          </w:tcPr>
          <w:p w14:paraId="01986944" w14:textId="77777777" w:rsidR="00ED6B8B" w:rsidRDefault="00FA655D">
            <w:pPr>
              <w:pStyle w:val="TableParagraph"/>
              <w:ind w:left="112" w:right="112"/>
              <w:jc w:val="left"/>
              <w:rPr>
                <w:rFonts w:ascii="Arial Unicode MS"/>
                <w:sz w:val="24"/>
              </w:rPr>
              <w:pPrChange w:id="383" w:author="Raghda Wahdan" w:date="2017-11-06T13:08:00Z">
                <w:pPr>
                  <w:pStyle w:val="TableParagraph"/>
                  <w:ind w:left="112" w:right="112"/>
                </w:pPr>
              </w:pPrChange>
            </w:pPr>
            <w:r>
              <w:rPr>
                <w:rFonts w:ascii="Arial Unicode MS"/>
                <w:sz w:val="24"/>
              </w:rPr>
              <w:t>16</w:t>
            </w:r>
          </w:p>
        </w:tc>
        <w:tc>
          <w:tcPr>
            <w:tcW w:w="663" w:type="dxa"/>
          </w:tcPr>
          <w:p w14:paraId="4F0AF58C" w14:textId="77777777" w:rsidR="00ED6B8B" w:rsidRDefault="00FA655D">
            <w:pPr>
              <w:pStyle w:val="TableParagraph"/>
              <w:ind w:left="71" w:right="71"/>
              <w:jc w:val="left"/>
              <w:rPr>
                <w:rFonts w:ascii="Arial Unicode MS"/>
                <w:sz w:val="24"/>
              </w:rPr>
              <w:pPrChange w:id="384" w:author="Raghda Wahdan" w:date="2017-11-06T13:08:00Z">
                <w:pPr>
                  <w:pStyle w:val="TableParagraph"/>
                  <w:ind w:left="71" w:right="71"/>
                </w:pPr>
              </w:pPrChange>
            </w:pPr>
            <w:r>
              <w:rPr>
                <w:rFonts w:ascii="Arial Unicode MS"/>
                <w:sz w:val="24"/>
              </w:rPr>
              <w:t>0</w:t>
            </w:r>
            <w:r>
              <w:rPr>
                <w:rFonts w:ascii="Bookman Old Style"/>
                <w:i/>
                <w:sz w:val="24"/>
              </w:rPr>
              <w:t>.</w:t>
            </w:r>
            <w:r>
              <w:rPr>
                <w:rFonts w:ascii="Arial Unicode MS"/>
                <w:sz w:val="24"/>
              </w:rPr>
              <w:t>18</w:t>
            </w:r>
          </w:p>
        </w:tc>
      </w:tr>
      <w:tr w:rsidR="00ED6B8B" w14:paraId="356CC69E" w14:textId="77777777">
        <w:trPr>
          <w:trHeight w:hRule="exact" w:val="289"/>
        </w:trPr>
        <w:tc>
          <w:tcPr>
            <w:tcW w:w="2104" w:type="dxa"/>
            <w:vMerge/>
          </w:tcPr>
          <w:p w14:paraId="6E876419" w14:textId="77777777" w:rsidR="00ED6B8B" w:rsidRDefault="00ED6B8B" w:rsidP="00F672C4"/>
        </w:tc>
        <w:tc>
          <w:tcPr>
            <w:tcW w:w="1851" w:type="dxa"/>
            <w:vMerge w:val="restart"/>
          </w:tcPr>
          <w:p w14:paraId="5B181096" w14:textId="77777777" w:rsidR="00ED6B8B" w:rsidRDefault="00FA655D">
            <w:pPr>
              <w:pStyle w:val="TableParagraph"/>
              <w:spacing w:line="404" w:lineRule="exact"/>
              <w:jc w:val="left"/>
              <w:rPr>
                <w:rFonts w:ascii="Arial Unicode MS"/>
                <w:sz w:val="24"/>
              </w:rPr>
              <w:pPrChange w:id="385" w:author="Raghda Wahdan" w:date="2017-11-06T13:08:00Z">
                <w:pPr>
                  <w:pStyle w:val="TableParagraph"/>
                  <w:spacing w:line="404" w:lineRule="exact"/>
                </w:pPr>
              </w:pPrChange>
            </w:pPr>
            <w:r>
              <w:rPr>
                <w:rFonts w:ascii="Arial Unicode MS"/>
                <w:w w:val="87"/>
                <w:sz w:val="24"/>
              </w:rPr>
              <w:t>8</w:t>
            </w:r>
          </w:p>
        </w:tc>
        <w:tc>
          <w:tcPr>
            <w:tcW w:w="1945" w:type="dxa"/>
          </w:tcPr>
          <w:p w14:paraId="45412DEC" w14:textId="77777777" w:rsidR="00ED6B8B" w:rsidRDefault="00FA655D">
            <w:pPr>
              <w:pStyle w:val="TableParagraph"/>
              <w:jc w:val="left"/>
              <w:rPr>
                <w:rFonts w:ascii="Arial Unicode MS"/>
                <w:sz w:val="24"/>
              </w:rPr>
              <w:pPrChange w:id="386" w:author="Raghda Wahdan" w:date="2017-11-06T13:08:00Z">
                <w:pPr>
                  <w:pStyle w:val="TableParagraph"/>
                </w:pPr>
              </w:pPrChange>
            </w:pPr>
            <w:r>
              <w:rPr>
                <w:rFonts w:ascii="Arial Unicode MS"/>
                <w:w w:val="87"/>
                <w:sz w:val="24"/>
              </w:rPr>
              <w:t>4</w:t>
            </w:r>
          </w:p>
        </w:tc>
        <w:tc>
          <w:tcPr>
            <w:tcW w:w="663" w:type="dxa"/>
          </w:tcPr>
          <w:p w14:paraId="708B91FF" w14:textId="77777777" w:rsidR="00ED6B8B" w:rsidRDefault="00FA655D">
            <w:pPr>
              <w:pStyle w:val="TableParagraph"/>
              <w:ind w:left="71" w:right="71"/>
              <w:jc w:val="left"/>
              <w:rPr>
                <w:rFonts w:ascii="Arial Unicode MS"/>
                <w:sz w:val="24"/>
              </w:rPr>
              <w:pPrChange w:id="387" w:author="Raghda Wahdan" w:date="2017-11-06T13:08:00Z">
                <w:pPr>
                  <w:pStyle w:val="TableParagraph"/>
                  <w:ind w:left="71" w:right="71"/>
                </w:pPr>
              </w:pPrChange>
            </w:pPr>
            <w:r>
              <w:rPr>
                <w:rFonts w:ascii="Arial Unicode MS"/>
                <w:sz w:val="24"/>
              </w:rPr>
              <w:t>0</w:t>
            </w:r>
            <w:r>
              <w:rPr>
                <w:rFonts w:ascii="Bookman Old Style"/>
                <w:i/>
                <w:sz w:val="24"/>
              </w:rPr>
              <w:t>.</w:t>
            </w:r>
            <w:r>
              <w:rPr>
                <w:rFonts w:ascii="Arial Unicode MS"/>
                <w:sz w:val="24"/>
              </w:rPr>
              <w:t>14</w:t>
            </w:r>
          </w:p>
        </w:tc>
      </w:tr>
      <w:tr w:rsidR="00ED6B8B" w14:paraId="7875B0E7" w14:textId="77777777">
        <w:trPr>
          <w:trHeight w:hRule="exact" w:val="289"/>
        </w:trPr>
        <w:tc>
          <w:tcPr>
            <w:tcW w:w="2104" w:type="dxa"/>
            <w:vMerge/>
          </w:tcPr>
          <w:p w14:paraId="290C734B" w14:textId="77777777" w:rsidR="00ED6B8B" w:rsidRDefault="00ED6B8B" w:rsidP="00F672C4"/>
        </w:tc>
        <w:tc>
          <w:tcPr>
            <w:tcW w:w="1851" w:type="dxa"/>
            <w:vMerge/>
          </w:tcPr>
          <w:p w14:paraId="5DAFBA31" w14:textId="77777777" w:rsidR="00ED6B8B" w:rsidRDefault="00ED6B8B" w:rsidP="00F672C4"/>
        </w:tc>
        <w:tc>
          <w:tcPr>
            <w:tcW w:w="1945" w:type="dxa"/>
          </w:tcPr>
          <w:p w14:paraId="3986E19D" w14:textId="77777777" w:rsidR="00ED6B8B" w:rsidRDefault="00FA655D">
            <w:pPr>
              <w:pStyle w:val="TableParagraph"/>
              <w:ind w:left="112" w:right="112"/>
              <w:jc w:val="left"/>
              <w:rPr>
                <w:rFonts w:ascii="Arial Unicode MS"/>
                <w:sz w:val="24"/>
              </w:rPr>
              <w:pPrChange w:id="388" w:author="Raghda Wahdan" w:date="2017-11-06T13:08:00Z">
                <w:pPr>
                  <w:pStyle w:val="TableParagraph"/>
                  <w:ind w:left="112" w:right="112"/>
                </w:pPr>
              </w:pPrChange>
            </w:pPr>
            <w:r>
              <w:rPr>
                <w:rFonts w:ascii="Arial Unicode MS"/>
                <w:sz w:val="24"/>
              </w:rPr>
              <w:t>16</w:t>
            </w:r>
          </w:p>
        </w:tc>
        <w:tc>
          <w:tcPr>
            <w:tcW w:w="663" w:type="dxa"/>
          </w:tcPr>
          <w:p w14:paraId="068A0886" w14:textId="77777777" w:rsidR="00ED6B8B" w:rsidRDefault="00FA655D">
            <w:pPr>
              <w:pStyle w:val="TableParagraph"/>
              <w:ind w:left="71" w:right="71"/>
              <w:jc w:val="left"/>
              <w:rPr>
                <w:rFonts w:ascii="Arial Unicode MS"/>
                <w:sz w:val="24"/>
              </w:rPr>
              <w:pPrChange w:id="389" w:author="Raghda Wahdan" w:date="2017-11-06T13:08:00Z">
                <w:pPr>
                  <w:pStyle w:val="TableParagraph"/>
                  <w:ind w:left="71" w:right="71"/>
                </w:pPr>
              </w:pPrChange>
            </w:pPr>
            <w:r>
              <w:rPr>
                <w:rFonts w:ascii="Arial Unicode MS"/>
                <w:sz w:val="24"/>
              </w:rPr>
              <w:t>0</w:t>
            </w:r>
            <w:r>
              <w:rPr>
                <w:rFonts w:ascii="Bookman Old Style"/>
                <w:i/>
                <w:sz w:val="24"/>
              </w:rPr>
              <w:t>.</w:t>
            </w:r>
            <w:r>
              <w:rPr>
                <w:rFonts w:ascii="Arial Unicode MS"/>
                <w:sz w:val="24"/>
              </w:rPr>
              <w:t>1</w:t>
            </w:r>
          </w:p>
        </w:tc>
      </w:tr>
      <w:tr w:rsidR="00ED6B8B" w14:paraId="7790B9EA" w14:textId="77777777">
        <w:trPr>
          <w:trHeight w:hRule="exact" w:val="297"/>
        </w:trPr>
        <w:tc>
          <w:tcPr>
            <w:tcW w:w="2104" w:type="dxa"/>
            <w:vMerge w:val="restart"/>
          </w:tcPr>
          <w:p w14:paraId="56107EE9" w14:textId="77777777" w:rsidR="00ED6B8B" w:rsidRDefault="00ED6B8B" w:rsidP="00F672C4">
            <w:pPr>
              <w:pStyle w:val="TableParagraph"/>
              <w:spacing w:line="240" w:lineRule="auto"/>
              <w:jc w:val="left"/>
              <w:rPr>
                <w:rFonts w:ascii="Palatino Linotype"/>
                <w:sz w:val="34"/>
              </w:rPr>
            </w:pPr>
          </w:p>
          <w:p w14:paraId="51E18730" w14:textId="77777777" w:rsidR="00ED6B8B" w:rsidRDefault="00ED6B8B" w:rsidP="00F672C4">
            <w:pPr>
              <w:pStyle w:val="TableParagraph"/>
              <w:spacing w:before="7" w:line="240" w:lineRule="auto"/>
              <w:jc w:val="left"/>
              <w:rPr>
                <w:rFonts w:ascii="Palatino Linotype"/>
                <w:sz w:val="29"/>
              </w:rPr>
            </w:pPr>
          </w:p>
          <w:p w14:paraId="540C0E68" w14:textId="77777777" w:rsidR="00ED6B8B" w:rsidRDefault="00FA655D">
            <w:pPr>
              <w:pStyle w:val="TableParagraph"/>
              <w:spacing w:line="240" w:lineRule="auto"/>
              <w:ind w:left="769" w:right="769"/>
              <w:jc w:val="left"/>
              <w:rPr>
                <w:rFonts w:ascii="Arial Unicode MS"/>
                <w:sz w:val="24"/>
              </w:rPr>
              <w:pPrChange w:id="390" w:author="Raghda Wahdan" w:date="2017-11-06T13:08:00Z">
                <w:pPr>
                  <w:pStyle w:val="TableParagraph"/>
                  <w:spacing w:line="240" w:lineRule="auto"/>
                  <w:ind w:left="769" w:right="769"/>
                </w:pPr>
              </w:pPrChange>
            </w:pPr>
            <w:r>
              <w:rPr>
                <w:rFonts w:ascii="Arial Unicode MS"/>
                <w:w w:val="95"/>
                <w:sz w:val="24"/>
              </w:rPr>
              <w:t>64</w:t>
            </w:r>
            <w:r>
              <w:rPr>
                <w:rFonts w:ascii="Bookman Old Style"/>
                <w:i/>
                <w:w w:val="95"/>
                <w:sz w:val="24"/>
              </w:rPr>
              <w:t>/</w:t>
            </w:r>
            <w:r>
              <w:rPr>
                <w:rFonts w:ascii="Arial Unicode MS"/>
                <w:w w:val="95"/>
                <w:sz w:val="24"/>
              </w:rPr>
              <w:t>3</w:t>
            </w:r>
          </w:p>
        </w:tc>
        <w:tc>
          <w:tcPr>
            <w:tcW w:w="1851" w:type="dxa"/>
            <w:vMerge w:val="restart"/>
          </w:tcPr>
          <w:p w14:paraId="6D91A10B" w14:textId="77777777" w:rsidR="00ED6B8B" w:rsidRDefault="00FA655D">
            <w:pPr>
              <w:pStyle w:val="TableParagraph"/>
              <w:spacing w:line="412" w:lineRule="exact"/>
              <w:jc w:val="left"/>
              <w:rPr>
                <w:rFonts w:ascii="Arial Unicode MS"/>
                <w:sz w:val="24"/>
              </w:rPr>
              <w:pPrChange w:id="391" w:author="Raghda Wahdan" w:date="2017-11-06T13:08:00Z">
                <w:pPr>
                  <w:pStyle w:val="TableParagraph"/>
                  <w:spacing w:line="412" w:lineRule="exact"/>
                </w:pPr>
              </w:pPrChange>
            </w:pPr>
            <w:r>
              <w:rPr>
                <w:rFonts w:ascii="Arial Unicode MS"/>
                <w:w w:val="87"/>
                <w:sz w:val="24"/>
              </w:rPr>
              <w:t>1</w:t>
            </w:r>
          </w:p>
        </w:tc>
        <w:tc>
          <w:tcPr>
            <w:tcW w:w="1945" w:type="dxa"/>
          </w:tcPr>
          <w:p w14:paraId="06DC071B" w14:textId="77777777" w:rsidR="00ED6B8B" w:rsidRDefault="00FA655D">
            <w:pPr>
              <w:pStyle w:val="TableParagraph"/>
              <w:spacing w:line="267" w:lineRule="exact"/>
              <w:jc w:val="left"/>
              <w:rPr>
                <w:rFonts w:ascii="Arial Unicode MS"/>
                <w:sz w:val="24"/>
              </w:rPr>
              <w:pPrChange w:id="392" w:author="Raghda Wahdan" w:date="2017-11-06T13:08:00Z">
                <w:pPr>
                  <w:pStyle w:val="TableParagraph"/>
                  <w:spacing w:line="267" w:lineRule="exact"/>
                </w:pPr>
              </w:pPrChange>
            </w:pPr>
            <w:r>
              <w:rPr>
                <w:rFonts w:ascii="Arial Unicode MS"/>
                <w:w w:val="87"/>
                <w:sz w:val="24"/>
              </w:rPr>
              <w:t>0</w:t>
            </w:r>
          </w:p>
        </w:tc>
        <w:tc>
          <w:tcPr>
            <w:tcW w:w="663" w:type="dxa"/>
          </w:tcPr>
          <w:p w14:paraId="42093DB2" w14:textId="77777777" w:rsidR="00ED6B8B" w:rsidRDefault="00FA655D">
            <w:pPr>
              <w:pStyle w:val="TableParagraph"/>
              <w:spacing w:line="267" w:lineRule="exact"/>
              <w:ind w:left="71" w:right="71"/>
              <w:jc w:val="left"/>
              <w:rPr>
                <w:rFonts w:ascii="Arial Unicode MS"/>
                <w:sz w:val="24"/>
              </w:rPr>
              <w:pPrChange w:id="393" w:author="Raghda Wahdan" w:date="2017-11-06T13:08:00Z">
                <w:pPr>
                  <w:pStyle w:val="TableParagraph"/>
                  <w:spacing w:line="267" w:lineRule="exact"/>
                  <w:ind w:left="71" w:right="71"/>
                </w:pPr>
              </w:pPrChange>
            </w:pPr>
            <w:r>
              <w:rPr>
                <w:rFonts w:ascii="Arial Unicode MS"/>
                <w:sz w:val="24"/>
              </w:rPr>
              <w:t>0</w:t>
            </w:r>
            <w:r>
              <w:rPr>
                <w:rFonts w:ascii="Bookman Old Style"/>
                <w:i/>
                <w:sz w:val="24"/>
              </w:rPr>
              <w:t>.</w:t>
            </w:r>
            <w:r>
              <w:rPr>
                <w:rFonts w:ascii="Arial Unicode MS"/>
                <w:sz w:val="24"/>
              </w:rPr>
              <w:t>7</w:t>
            </w:r>
          </w:p>
        </w:tc>
      </w:tr>
      <w:tr w:rsidR="00ED6B8B" w14:paraId="2CB1CFA1" w14:textId="77777777">
        <w:trPr>
          <w:trHeight w:hRule="exact" w:val="289"/>
        </w:trPr>
        <w:tc>
          <w:tcPr>
            <w:tcW w:w="2104" w:type="dxa"/>
            <w:vMerge/>
          </w:tcPr>
          <w:p w14:paraId="06394790" w14:textId="77777777" w:rsidR="00ED6B8B" w:rsidRDefault="00ED6B8B" w:rsidP="00F672C4"/>
        </w:tc>
        <w:tc>
          <w:tcPr>
            <w:tcW w:w="1851" w:type="dxa"/>
            <w:vMerge/>
          </w:tcPr>
          <w:p w14:paraId="5E7B1509" w14:textId="77777777" w:rsidR="00ED6B8B" w:rsidRDefault="00ED6B8B" w:rsidP="00F672C4"/>
        </w:tc>
        <w:tc>
          <w:tcPr>
            <w:tcW w:w="1945" w:type="dxa"/>
          </w:tcPr>
          <w:p w14:paraId="32E2DD2D" w14:textId="77777777" w:rsidR="00ED6B8B" w:rsidRDefault="00FA655D">
            <w:pPr>
              <w:pStyle w:val="TableParagraph"/>
              <w:ind w:left="112" w:right="112"/>
              <w:jc w:val="left"/>
              <w:rPr>
                <w:rFonts w:ascii="Arial Unicode MS"/>
                <w:sz w:val="24"/>
              </w:rPr>
              <w:pPrChange w:id="394" w:author="Raghda Wahdan" w:date="2017-11-06T13:08:00Z">
                <w:pPr>
                  <w:pStyle w:val="TableParagraph"/>
                  <w:ind w:left="112" w:right="112"/>
                </w:pPr>
              </w:pPrChange>
            </w:pPr>
            <w:r>
              <w:rPr>
                <w:rFonts w:ascii="Arial Unicode MS"/>
                <w:sz w:val="24"/>
              </w:rPr>
              <w:t>12</w:t>
            </w:r>
          </w:p>
        </w:tc>
        <w:tc>
          <w:tcPr>
            <w:tcW w:w="663" w:type="dxa"/>
          </w:tcPr>
          <w:p w14:paraId="444BD832" w14:textId="77777777" w:rsidR="00ED6B8B" w:rsidRDefault="00FA655D">
            <w:pPr>
              <w:pStyle w:val="TableParagraph"/>
              <w:ind w:left="71" w:right="71"/>
              <w:jc w:val="left"/>
              <w:rPr>
                <w:rFonts w:ascii="Arial Unicode MS"/>
                <w:sz w:val="24"/>
              </w:rPr>
              <w:pPrChange w:id="395" w:author="Raghda Wahdan" w:date="2017-11-06T13:08:00Z">
                <w:pPr>
                  <w:pStyle w:val="TableParagraph"/>
                  <w:ind w:left="71" w:right="71"/>
                </w:pPr>
              </w:pPrChange>
            </w:pPr>
            <w:r>
              <w:rPr>
                <w:rFonts w:ascii="Arial Unicode MS"/>
                <w:sz w:val="24"/>
              </w:rPr>
              <w:t>0</w:t>
            </w:r>
            <w:r>
              <w:rPr>
                <w:rFonts w:ascii="Bookman Old Style"/>
                <w:i/>
                <w:sz w:val="24"/>
              </w:rPr>
              <w:t>.</w:t>
            </w:r>
            <w:r>
              <w:rPr>
                <w:rFonts w:ascii="Arial Unicode MS"/>
                <w:sz w:val="24"/>
              </w:rPr>
              <w:t>65</w:t>
            </w:r>
          </w:p>
        </w:tc>
      </w:tr>
      <w:tr w:rsidR="00ED6B8B" w14:paraId="0A68F367" w14:textId="77777777">
        <w:trPr>
          <w:trHeight w:hRule="exact" w:val="289"/>
        </w:trPr>
        <w:tc>
          <w:tcPr>
            <w:tcW w:w="2104" w:type="dxa"/>
            <w:vMerge/>
          </w:tcPr>
          <w:p w14:paraId="3C7728AF" w14:textId="77777777" w:rsidR="00ED6B8B" w:rsidRDefault="00ED6B8B" w:rsidP="00F672C4"/>
        </w:tc>
        <w:tc>
          <w:tcPr>
            <w:tcW w:w="1851" w:type="dxa"/>
            <w:vMerge w:val="restart"/>
          </w:tcPr>
          <w:p w14:paraId="42608935" w14:textId="77777777" w:rsidR="00ED6B8B" w:rsidRDefault="00FA655D">
            <w:pPr>
              <w:pStyle w:val="TableParagraph"/>
              <w:spacing w:line="404" w:lineRule="exact"/>
              <w:jc w:val="left"/>
              <w:rPr>
                <w:rFonts w:ascii="Arial Unicode MS"/>
                <w:sz w:val="24"/>
              </w:rPr>
              <w:pPrChange w:id="396" w:author="Raghda Wahdan" w:date="2017-11-06T13:08:00Z">
                <w:pPr>
                  <w:pStyle w:val="TableParagraph"/>
                  <w:spacing w:line="404" w:lineRule="exact"/>
                </w:pPr>
              </w:pPrChange>
            </w:pPr>
            <w:r>
              <w:rPr>
                <w:rFonts w:ascii="Arial Unicode MS"/>
                <w:w w:val="87"/>
                <w:sz w:val="24"/>
              </w:rPr>
              <w:t>2</w:t>
            </w:r>
          </w:p>
        </w:tc>
        <w:tc>
          <w:tcPr>
            <w:tcW w:w="1945" w:type="dxa"/>
          </w:tcPr>
          <w:p w14:paraId="0C7C829C" w14:textId="77777777" w:rsidR="00ED6B8B" w:rsidRDefault="00FA655D">
            <w:pPr>
              <w:pStyle w:val="TableParagraph"/>
              <w:jc w:val="left"/>
              <w:rPr>
                <w:rFonts w:ascii="Arial Unicode MS"/>
                <w:sz w:val="24"/>
              </w:rPr>
              <w:pPrChange w:id="397" w:author="Raghda Wahdan" w:date="2017-11-06T13:08:00Z">
                <w:pPr>
                  <w:pStyle w:val="TableParagraph"/>
                </w:pPr>
              </w:pPrChange>
            </w:pPr>
            <w:r>
              <w:rPr>
                <w:rFonts w:ascii="Arial Unicode MS"/>
                <w:w w:val="87"/>
                <w:sz w:val="24"/>
              </w:rPr>
              <w:t>4</w:t>
            </w:r>
          </w:p>
        </w:tc>
        <w:tc>
          <w:tcPr>
            <w:tcW w:w="663" w:type="dxa"/>
          </w:tcPr>
          <w:p w14:paraId="1FAB51AC" w14:textId="77777777" w:rsidR="00ED6B8B" w:rsidRDefault="00FA655D">
            <w:pPr>
              <w:pStyle w:val="TableParagraph"/>
              <w:ind w:left="71" w:right="71"/>
              <w:jc w:val="left"/>
              <w:rPr>
                <w:rFonts w:ascii="Arial Unicode MS"/>
                <w:sz w:val="24"/>
              </w:rPr>
              <w:pPrChange w:id="398" w:author="Raghda Wahdan" w:date="2017-11-06T13:08:00Z">
                <w:pPr>
                  <w:pStyle w:val="TableParagraph"/>
                  <w:ind w:left="71" w:right="71"/>
                </w:pPr>
              </w:pPrChange>
            </w:pPr>
            <w:r>
              <w:rPr>
                <w:rFonts w:ascii="Arial Unicode MS"/>
                <w:sz w:val="24"/>
              </w:rPr>
              <w:t>0</w:t>
            </w:r>
            <w:r>
              <w:rPr>
                <w:rFonts w:ascii="Bookman Old Style"/>
                <w:i/>
                <w:sz w:val="24"/>
              </w:rPr>
              <w:t>.</w:t>
            </w:r>
            <w:r>
              <w:rPr>
                <w:rFonts w:ascii="Arial Unicode MS"/>
                <w:sz w:val="24"/>
              </w:rPr>
              <w:t>57</w:t>
            </w:r>
          </w:p>
        </w:tc>
      </w:tr>
      <w:tr w:rsidR="00ED6B8B" w14:paraId="5BE03B1B" w14:textId="77777777">
        <w:trPr>
          <w:trHeight w:hRule="exact" w:val="289"/>
        </w:trPr>
        <w:tc>
          <w:tcPr>
            <w:tcW w:w="2104" w:type="dxa"/>
            <w:vMerge/>
          </w:tcPr>
          <w:p w14:paraId="774E6791" w14:textId="77777777" w:rsidR="00ED6B8B" w:rsidRDefault="00ED6B8B" w:rsidP="00F672C4"/>
        </w:tc>
        <w:tc>
          <w:tcPr>
            <w:tcW w:w="1851" w:type="dxa"/>
            <w:vMerge/>
          </w:tcPr>
          <w:p w14:paraId="15E82BE0" w14:textId="77777777" w:rsidR="00ED6B8B" w:rsidRDefault="00ED6B8B" w:rsidP="00F672C4"/>
        </w:tc>
        <w:tc>
          <w:tcPr>
            <w:tcW w:w="1945" w:type="dxa"/>
          </w:tcPr>
          <w:p w14:paraId="06E7F025" w14:textId="77777777" w:rsidR="00ED6B8B" w:rsidRDefault="00FA655D">
            <w:pPr>
              <w:pStyle w:val="TableParagraph"/>
              <w:ind w:left="112" w:right="112"/>
              <w:jc w:val="left"/>
              <w:rPr>
                <w:rFonts w:ascii="Arial Unicode MS"/>
                <w:sz w:val="24"/>
              </w:rPr>
              <w:pPrChange w:id="399" w:author="Raghda Wahdan" w:date="2017-11-06T13:08:00Z">
                <w:pPr>
                  <w:pStyle w:val="TableParagraph"/>
                  <w:ind w:left="112" w:right="112"/>
                </w:pPr>
              </w:pPrChange>
            </w:pPr>
            <w:r>
              <w:rPr>
                <w:rFonts w:ascii="Arial Unicode MS"/>
                <w:sz w:val="24"/>
              </w:rPr>
              <w:t>16</w:t>
            </w:r>
          </w:p>
        </w:tc>
        <w:tc>
          <w:tcPr>
            <w:tcW w:w="663" w:type="dxa"/>
          </w:tcPr>
          <w:p w14:paraId="0AF45EA9" w14:textId="77777777" w:rsidR="00ED6B8B" w:rsidRDefault="00FA655D">
            <w:pPr>
              <w:pStyle w:val="TableParagraph"/>
              <w:ind w:left="71" w:right="71"/>
              <w:jc w:val="left"/>
              <w:rPr>
                <w:rFonts w:ascii="Arial Unicode MS"/>
                <w:sz w:val="24"/>
              </w:rPr>
              <w:pPrChange w:id="400" w:author="Raghda Wahdan" w:date="2017-11-06T13:08:00Z">
                <w:pPr>
                  <w:pStyle w:val="TableParagraph"/>
                  <w:ind w:left="71" w:right="71"/>
                </w:pPr>
              </w:pPrChange>
            </w:pPr>
            <w:r>
              <w:rPr>
                <w:rFonts w:ascii="Arial Unicode MS"/>
                <w:sz w:val="24"/>
              </w:rPr>
              <w:t>0</w:t>
            </w:r>
            <w:r>
              <w:rPr>
                <w:rFonts w:ascii="Bookman Old Style"/>
                <w:i/>
                <w:sz w:val="24"/>
              </w:rPr>
              <w:t>.</w:t>
            </w:r>
            <w:r>
              <w:rPr>
                <w:rFonts w:ascii="Arial Unicode MS"/>
                <w:sz w:val="24"/>
              </w:rPr>
              <w:t>5</w:t>
            </w:r>
          </w:p>
        </w:tc>
      </w:tr>
      <w:tr w:rsidR="00ED6B8B" w14:paraId="6750EBAD" w14:textId="77777777">
        <w:trPr>
          <w:trHeight w:hRule="exact" w:val="289"/>
        </w:trPr>
        <w:tc>
          <w:tcPr>
            <w:tcW w:w="2104" w:type="dxa"/>
            <w:vMerge/>
          </w:tcPr>
          <w:p w14:paraId="4448601D" w14:textId="77777777" w:rsidR="00ED6B8B" w:rsidRDefault="00ED6B8B" w:rsidP="00F672C4"/>
        </w:tc>
        <w:tc>
          <w:tcPr>
            <w:tcW w:w="1851" w:type="dxa"/>
            <w:vMerge w:val="restart"/>
          </w:tcPr>
          <w:p w14:paraId="279C0231" w14:textId="77777777" w:rsidR="00ED6B8B" w:rsidRDefault="00FA655D">
            <w:pPr>
              <w:pStyle w:val="TableParagraph"/>
              <w:spacing w:line="404" w:lineRule="exact"/>
              <w:jc w:val="left"/>
              <w:rPr>
                <w:rFonts w:ascii="Arial Unicode MS"/>
                <w:sz w:val="24"/>
              </w:rPr>
              <w:pPrChange w:id="401" w:author="Raghda Wahdan" w:date="2017-11-06T13:08:00Z">
                <w:pPr>
                  <w:pStyle w:val="TableParagraph"/>
                  <w:spacing w:line="404" w:lineRule="exact"/>
                </w:pPr>
              </w:pPrChange>
            </w:pPr>
            <w:r>
              <w:rPr>
                <w:rFonts w:ascii="Arial Unicode MS"/>
                <w:w w:val="87"/>
                <w:sz w:val="24"/>
              </w:rPr>
              <w:t>4</w:t>
            </w:r>
          </w:p>
        </w:tc>
        <w:tc>
          <w:tcPr>
            <w:tcW w:w="1945" w:type="dxa"/>
          </w:tcPr>
          <w:p w14:paraId="270CDA7C" w14:textId="77777777" w:rsidR="00ED6B8B" w:rsidRDefault="00FA655D">
            <w:pPr>
              <w:pStyle w:val="TableParagraph"/>
              <w:jc w:val="left"/>
              <w:rPr>
                <w:rFonts w:ascii="Arial Unicode MS"/>
                <w:sz w:val="24"/>
              </w:rPr>
              <w:pPrChange w:id="402" w:author="Raghda Wahdan" w:date="2017-11-06T13:08:00Z">
                <w:pPr>
                  <w:pStyle w:val="TableParagraph"/>
                </w:pPr>
              </w:pPrChange>
            </w:pPr>
            <w:r>
              <w:rPr>
                <w:rFonts w:ascii="Arial Unicode MS"/>
                <w:w w:val="87"/>
                <w:sz w:val="24"/>
              </w:rPr>
              <w:t>4</w:t>
            </w:r>
          </w:p>
        </w:tc>
        <w:tc>
          <w:tcPr>
            <w:tcW w:w="663" w:type="dxa"/>
          </w:tcPr>
          <w:p w14:paraId="332681DE" w14:textId="77777777" w:rsidR="00ED6B8B" w:rsidRDefault="00FA655D">
            <w:pPr>
              <w:pStyle w:val="TableParagraph"/>
              <w:ind w:left="71" w:right="71"/>
              <w:jc w:val="left"/>
              <w:rPr>
                <w:rFonts w:ascii="Arial Unicode MS"/>
                <w:sz w:val="24"/>
              </w:rPr>
              <w:pPrChange w:id="403" w:author="Raghda Wahdan" w:date="2017-11-06T13:08:00Z">
                <w:pPr>
                  <w:pStyle w:val="TableParagraph"/>
                  <w:ind w:left="71" w:right="71"/>
                </w:pPr>
              </w:pPrChange>
            </w:pPr>
            <w:r>
              <w:rPr>
                <w:rFonts w:ascii="Arial Unicode MS"/>
                <w:sz w:val="24"/>
              </w:rPr>
              <w:t>0</w:t>
            </w:r>
            <w:r>
              <w:rPr>
                <w:rFonts w:ascii="Bookman Old Style"/>
                <w:i/>
                <w:sz w:val="24"/>
              </w:rPr>
              <w:t>.</w:t>
            </w:r>
            <w:r>
              <w:rPr>
                <w:rFonts w:ascii="Arial Unicode MS"/>
                <w:sz w:val="24"/>
              </w:rPr>
              <w:t>43</w:t>
            </w:r>
          </w:p>
        </w:tc>
      </w:tr>
      <w:tr w:rsidR="00ED6B8B" w14:paraId="7BB44E56" w14:textId="77777777">
        <w:trPr>
          <w:trHeight w:hRule="exact" w:val="289"/>
        </w:trPr>
        <w:tc>
          <w:tcPr>
            <w:tcW w:w="2104" w:type="dxa"/>
            <w:vMerge/>
          </w:tcPr>
          <w:p w14:paraId="266E375F" w14:textId="77777777" w:rsidR="00ED6B8B" w:rsidRDefault="00ED6B8B" w:rsidP="00F672C4"/>
        </w:tc>
        <w:tc>
          <w:tcPr>
            <w:tcW w:w="1851" w:type="dxa"/>
            <w:vMerge/>
          </w:tcPr>
          <w:p w14:paraId="6D4F0416" w14:textId="77777777" w:rsidR="00ED6B8B" w:rsidRDefault="00ED6B8B" w:rsidP="00F672C4"/>
        </w:tc>
        <w:tc>
          <w:tcPr>
            <w:tcW w:w="1945" w:type="dxa"/>
          </w:tcPr>
          <w:p w14:paraId="0B5CB243" w14:textId="77777777" w:rsidR="00ED6B8B" w:rsidRDefault="00FA655D">
            <w:pPr>
              <w:pStyle w:val="TableParagraph"/>
              <w:ind w:left="112" w:right="112"/>
              <w:jc w:val="left"/>
              <w:rPr>
                <w:rFonts w:ascii="Arial Unicode MS"/>
                <w:sz w:val="24"/>
              </w:rPr>
              <w:pPrChange w:id="404" w:author="Raghda Wahdan" w:date="2017-11-06T13:08:00Z">
                <w:pPr>
                  <w:pStyle w:val="TableParagraph"/>
                  <w:ind w:left="112" w:right="112"/>
                </w:pPr>
              </w:pPrChange>
            </w:pPr>
            <w:r>
              <w:rPr>
                <w:rFonts w:ascii="Arial Unicode MS"/>
                <w:sz w:val="24"/>
              </w:rPr>
              <w:t>16</w:t>
            </w:r>
          </w:p>
        </w:tc>
        <w:tc>
          <w:tcPr>
            <w:tcW w:w="663" w:type="dxa"/>
          </w:tcPr>
          <w:p w14:paraId="7E2F67F6" w14:textId="77777777" w:rsidR="00ED6B8B" w:rsidRDefault="00FA655D">
            <w:pPr>
              <w:pStyle w:val="TableParagraph"/>
              <w:ind w:left="71" w:right="71"/>
              <w:jc w:val="left"/>
              <w:rPr>
                <w:rFonts w:ascii="Arial Unicode MS"/>
                <w:sz w:val="24"/>
              </w:rPr>
              <w:pPrChange w:id="405" w:author="Raghda Wahdan" w:date="2017-11-06T13:08:00Z">
                <w:pPr>
                  <w:pStyle w:val="TableParagraph"/>
                  <w:ind w:left="71" w:right="71"/>
                </w:pPr>
              </w:pPrChange>
            </w:pPr>
            <w:r>
              <w:rPr>
                <w:rFonts w:ascii="Arial Unicode MS"/>
                <w:sz w:val="24"/>
              </w:rPr>
              <w:t>0</w:t>
            </w:r>
            <w:r>
              <w:rPr>
                <w:rFonts w:ascii="Bookman Old Style"/>
                <w:i/>
                <w:sz w:val="24"/>
              </w:rPr>
              <w:t>.</w:t>
            </w:r>
            <w:r>
              <w:rPr>
                <w:rFonts w:ascii="Arial Unicode MS"/>
                <w:sz w:val="24"/>
              </w:rPr>
              <w:t>35</w:t>
            </w:r>
          </w:p>
        </w:tc>
      </w:tr>
      <w:tr w:rsidR="00ED6B8B" w14:paraId="77D8CC2A" w14:textId="77777777">
        <w:trPr>
          <w:trHeight w:hRule="exact" w:val="289"/>
        </w:trPr>
        <w:tc>
          <w:tcPr>
            <w:tcW w:w="2104" w:type="dxa"/>
            <w:vMerge/>
          </w:tcPr>
          <w:p w14:paraId="4F2E30C1" w14:textId="77777777" w:rsidR="00ED6B8B" w:rsidRDefault="00ED6B8B" w:rsidP="00F672C4"/>
        </w:tc>
        <w:tc>
          <w:tcPr>
            <w:tcW w:w="1851" w:type="dxa"/>
            <w:vMerge w:val="restart"/>
          </w:tcPr>
          <w:p w14:paraId="3A112B2A" w14:textId="77777777" w:rsidR="00ED6B8B" w:rsidRDefault="00FA655D">
            <w:pPr>
              <w:pStyle w:val="TableParagraph"/>
              <w:spacing w:line="404" w:lineRule="exact"/>
              <w:jc w:val="left"/>
              <w:rPr>
                <w:rFonts w:ascii="Arial Unicode MS"/>
                <w:sz w:val="24"/>
              </w:rPr>
              <w:pPrChange w:id="406" w:author="Raghda Wahdan" w:date="2017-11-06T13:08:00Z">
                <w:pPr>
                  <w:pStyle w:val="TableParagraph"/>
                  <w:spacing w:line="404" w:lineRule="exact"/>
                </w:pPr>
              </w:pPrChange>
            </w:pPr>
            <w:r>
              <w:rPr>
                <w:rFonts w:ascii="Arial Unicode MS"/>
                <w:w w:val="87"/>
                <w:sz w:val="24"/>
              </w:rPr>
              <w:t>8</w:t>
            </w:r>
          </w:p>
        </w:tc>
        <w:tc>
          <w:tcPr>
            <w:tcW w:w="1945" w:type="dxa"/>
          </w:tcPr>
          <w:p w14:paraId="3FB1B5F0" w14:textId="77777777" w:rsidR="00ED6B8B" w:rsidRDefault="00FA655D">
            <w:pPr>
              <w:pStyle w:val="TableParagraph"/>
              <w:jc w:val="left"/>
              <w:rPr>
                <w:rFonts w:ascii="Arial Unicode MS"/>
                <w:sz w:val="24"/>
              </w:rPr>
              <w:pPrChange w:id="407" w:author="Raghda Wahdan" w:date="2017-11-06T13:08:00Z">
                <w:pPr>
                  <w:pStyle w:val="TableParagraph"/>
                </w:pPr>
              </w:pPrChange>
            </w:pPr>
            <w:r>
              <w:rPr>
                <w:rFonts w:ascii="Arial Unicode MS"/>
                <w:w w:val="87"/>
                <w:sz w:val="24"/>
              </w:rPr>
              <w:t>4</w:t>
            </w:r>
          </w:p>
        </w:tc>
        <w:tc>
          <w:tcPr>
            <w:tcW w:w="663" w:type="dxa"/>
          </w:tcPr>
          <w:p w14:paraId="1F9D7D33" w14:textId="77777777" w:rsidR="00ED6B8B" w:rsidRDefault="00FA655D">
            <w:pPr>
              <w:pStyle w:val="TableParagraph"/>
              <w:ind w:left="71" w:right="71"/>
              <w:jc w:val="left"/>
              <w:rPr>
                <w:rFonts w:ascii="Arial Unicode MS"/>
                <w:sz w:val="24"/>
              </w:rPr>
              <w:pPrChange w:id="408" w:author="Raghda Wahdan" w:date="2017-11-06T13:08:00Z">
                <w:pPr>
                  <w:pStyle w:val="TableParagraph"/>
                  <w:ind w:left="71" w:right="71"/>
                </w:pPr>
              </w:pPrChange>
            </w:pPr>
            <w:r>
              <w:rPr>
                <w:rFonts w:ascii="Arial Unicode MS"/>
                <w:sz w:val="24"/>
              </w:rPr>
              <w:t>0</w:t>
            </w:r>
            <w:r>
              <w:rPr>
                <w:rFonts w:ascii="Bookman Old Style"/>
                <w:i/>
                <w:sz w:val="24"/>
              </w:rPr>
              <w:t>.</w:t>
            </w:r>
            <w:r>
              <w:rPr>
                <w:rFonts w:ascii="Arial Unicode MS"/>
                <w:sz w:val="24"/>
              </w:rPr>
              <w:t>3</w:t>
            </w:r>
          </w:p>
        </w:tc>
      </w:tr>
      <w:tr w:rsidR="00ED6B8B" w14:paraId="1542A032" w14:textId="77777777">
        <w:trPr>
          <w:trHeight w:hRule="exact" w:val="289"/>
        </w:trPr>
        <w:tc>
          <w:tcPr>
            <w:tcW w:w="2104" w:type="dxa"/>
            <w:vMerge/>
          </w:tcPr>
          <w:p w14:paraId="531D61C4" w14:textId="77777777" w:rsidR="00ED6B8B" w:rsidRDefault="00ED6B8B" w:rsidP="00F672C4"/>
        </w:tc>
        <w:tc>
          <w:tcPr>
            <w:tcW w:w="1851" w:type="dxa"/>
            <w:vMerge/>
          </w:tcPr>
          <w:p w14:paraId="293C7572" w14:textId="77777777" w:rsidR="00ED6B8B" w:rsidRDefault="00ED6B8B" w:rsidP="00F672C4"/>
        </w:tc>
        <w:tc>
          <w:tcPr>
            <w:tcW w:w="1945" w:type="dxa"/>
          </w:tcPr>
          <w:p w14:paraId="0F7256B5" w14:textId="77777777" w:rsidR="00ED6B8B" w:rsidRDefault="00FA655D">
            <w:pPr>
              <w:pStyle w:val="TableParagraph"/>
              <w:ind w:left="112" w:right="112"/>
              <w:jc w:val="left"/>
              <w:rPr>
                <w:rFonts w:ascii="Arial Unicode MS"/>
                <w:sz w:val="24"/>
              </w:rPr>
              <w:pPrChange w:id="409" w:author="Raghda Wahdan" w:date="2017-11-06T13:08:00Z">
                <w:pPr>
                  <w:pStyle w:val="TableParagraph"/>
                  <w:ind w:left="112" w:right="112"/>
                </w:pPr>
              </w:pPrChange>
            </w:pPr>
            <w:r>
              <w:rPr>
                <w:rFonts w:ascii="Arial Unicode MS"/>
                <w:sz w:val="24"/>
              </w:rPr>
              <w:t>16</w:t>
            </w:r>
          </w:p>
        </w:tc>
        <w:tc>
          <w:tcPr>
            <w:tcW w:w="663" w:type="dxa"/>
          </w:tcPr>
          <w:p w14:paraId="30750B63" w14:textId="77777777" w:rsidR="00ED6B8B" w:rsidRDefault="00FA655D">
            <w:pPr>
              <w:pStyle w:val="TableParagraph"/>
              <w:ind w:left="71" w:right="71"/>
              <w:jc w:val="left"/>
              <w:rPr>
                <w:rFonts w:ascii="Arial Unicode MS"/>
                <w:sz w:val="24"/>
              </w:rPr>
              <w:pPrChange w:id="410" w:author="Raghda Wahdan" w:date="2017-11-06T13:08:00Z">
                <w:pPr>
                  <w:pStyle w:val="TableParagraph"/>
                  <w:ind w:left="71" w:right="71"/>
                </w:pPr>
              </w:pPrChange>
            </w:pPr>
            <w:r>
              <w:rPr>
                <w:rFonts w:ascii="Arial Unicode MS"/>
                <w:sz w:val="24"/>
              </w:rPr>
              <w:t>0</w:t>
            </w:r>
            <w:r>
              <w:rPr>
                <w:rFonts w:ascii="Bookman Old Style"/>
                <w:i/>
                <w:sz w:val="24"/>
              </w:rPr>
              <w:t>.</w:t>
            </w:r>
            <w:r>
              <w:rPr>
                <w:rFonts w:ascii="Arial Unicode MS"/>
                <w:sz w:val="24"/>
              </w:rPr>
              <w:t>22</w:t>
            </w:r>
          </w:p>
        </w:tc>
      </w:tr>
    </w:tbl>
    <w:p w14:paraId="38085FBA" w14:textId="77777777" w:rsidR="00ED6B8B" w:rsidRDefault="00ED6B8B" w:rsidP="00F672C4">
      <w:pPr>
        <w:pStyle w:val="BodyText"/>
        <w:spacing w:before="8"/>
        <w:rPr>
          <w:sz w:val="33"/>
        </w:rPr>
      </w:pPr>
    </w:p>
    <w:p w14:paraId="344D39F0" w14:textId="77777777" w:rsidR="00ED6B8B" w:rsidRDefault="00FA655D">
      <w:pPr>
        <w:pStyle w:val="BodyText"/>
        <w:spacing w:line="264" w:lineRule="auto"/>
        <w:ind w:left="479" w:right="105"/>
        <w:pPrChange w:id="411" w:author="Raghda Wahdan" w:date="2017-11-06T13:08:00Z">
          <w:pPr>
            <w:pStyle w:val="BodyText"/>
            <w:spacing w:line="264" w:lineRule="auto"/>
            <w:ind w:left="479" w:right="105"/>
            <w:jc w:val="both"/>
          </w:pPr>
        </w:pPrChange>
      </w:pPr>
      <w:r>
        <w:t xml:space="preserve">the modulation types FM0, Miller 2, 4, or 8, respectively. </w:t>
      </w:r>
      <w:r>
        <w:rPr>
          <w:rFonts w:ascii="Bookman Old Style"/>
          <w:i/>
        </w:rPr>
        <w:t>T</w:t>
      </w:r>
      <w:r>
        <w:rPr>
          <w:rFonts w:ascii="Tahoma"/>
          <w:position w:val="-3"/>
          <w:sz w:val="16"/>
        </w:rPr>
        <w:t xml:space="preserve">1 </w:t>
      </w:r>
      <w:r>
        <w:t>is the time from the reader transmission to the tag response, which can be expressed as:</w:t>
      </w:r>
    </w:p>
    <w:p w14:paraId="11B47E16" w14:textId="77777777" w:rsidR="00ED6B8B" w:rsidRPr="00890932" w:rsidRDefault="00FA655D" w:rsidP="00F672C4">
      <w:pPr>
        <w:tabs>
          <w:tab w:val="left" w:pos="7939"/>
        </w:tabs>
        <w:spacing w:before="276"/>
        <w:ind w:left="479" w:firstLine="2550"/>
        <w:rPr>
          <w:rFonts w:ascii="Century" w:hAnsi="Century"/>
          <w:sz w:val="21"/>
          <w:lang w:val="de-DE"/>
        </w:rPr>
      </w:pPr>
      <w:r w:rsidRPr="00890932">
        <w:rPr>
          <w:rFonts w:ascii="Georgia" w:hAnsi="Georgia"/>
          <w:i/>
          <w:w w:val="105"/>
          <w:sz w:val="21"/>
          <w:lang w:val="de-DE"/>
        </w:rPr>
        <w:t>T</w:t>
      </w:r>
      <w:r w:rsidRPr="00890932">
        <w:rPr>
          <w:rFonts w:ascii="Tahoma" w:hAnsi="Tahoma"/>
          <w:w w:val="105"/>
          <w:position w:val="-2"/>
          <w:sz w:val="16"/>
          <w:lang w:val="de-DE"/>
        </w:rPr>
        <w:t xml:space="preserve">1 </w:t>
      </w:r>
      <w:r w:rsidRPr="00890932">
        <w:rPr>
          <w:rFonts w:ascii="Arial Unicode MS" w:hAnsi="Arial Unicode MS"/>
          <w:w w:val="110"/>
          <w:sz w:val="21"/>
          <w:lang w:val="de-DE"/>
        </w:rPr>
        <w:t xml:space="preserve">= </w:t>
      </w:r>
      <w:r w:rsidRPr="00890932">
        <w:rPr>
          <w:rFonts w:ascii="Century" w:hAnsi="Century"/>
          <w:w w:val="105"/>
          <w:sz w:val="21"/>
          <w:lang w:val="de-DE"/>
        </w:rPr>
        <w:t>max</w:t>
      </w:r>
      <w:r w:rsidRPr="00890932">
        <w:rPr>
          <w:rFonts w:ascii="Century" w:hAnsi="Century"/>
          <w:spacing w:val="-47"/>
          <w:w w:val="105"/>
          <w:sz w:val="21"/>
          <w:lang w:val="de-DE"/>
        </w:rPr>
        <w:t xml:space="preserve"> </w:t>
      </w:r>
      <w:r w:rsidRPr="00890932">
        <w:rPr>
          <w:rFonts w:ascii="Arial" w:hAnsi="Arial"/>
          <w:i/>
          <w:w w:val="105"/>
          <w:sz w:val="21"/>
          <w:lang w:val="de-DE"/>
        </w:rPr>
        <w:t>{</w:t>
      </w:r>
      <w:r w:rsidRPr="00890932">
        <w:rPr>
          <w:rFonts w:ascii="Georgia" w:hAnsi="Georgia"/>
          <w:i/>
          <w:w w:val="105"/>
          <w:sz w:val="21"/>
          <w:lang w:val="de-DE"/>
        </w:rPr>
        <w:t xml:space="preserve">DR </w:t>
      </w:r>
      <w:r w:rsidRPr="00890932">
        <w:rPr>
          <w:rFonts w:ascii="Arial" w:hAnsi="Arial"/>
          <w:i/>
          <w:w w:val="105"/>
          <w:sz w:val="21"/>
          <w:lang w:val="de-DE"/>
        </w:rPr>
        <w:t xml:space="preserve">· </w:t>
      </w:r>
      <w:r w:rsidRPr="00890932">
        <w:rPr>
          <w:rFonts w:ascii="Georgia" w:hAnsi="Georgia"/>
          <w:i/>
          <w:spacing w:val="2"/>
          <w:w w:val="110"/>
          <w:sz w:val="21"/>
          <w:lang w:val="de-DE"/>
        </w:rPr>
        <w:t>T</w:t>
      </w:r>
      <w:r w:rsidRPr="00890932">
        <w:rPr>
          <w:rFonts w:ascii="Arial" w:hAnsi="Arial"/>
          <w:i/>
          <w:spacing w:val="2"/>
          <w:w w:val="110"/>
          <w:position w:val="-2"/>
          <w:sz w:val="16"/>
          <w:lang w:val="de-DE"/>
        </w:rPr>
        <w:t>pri</w:t>
      </w:r>
      <w:r w:rsidRPr="00890932">
        <w:rPr>
          <w:rFonts w:ascii="Georgia" w:hAnsi="Georgia"/>
          <w:i/>
          <w:spacing w:val="2"/>
          <w:w w:val="110"/>
          <w:sz w:val="21"/>
          <w:lang w:val="de-DE"/>
        </w:rPr>
        <w:t xml:space="preserve">, </w:t>
      </w:r>
      <w:r w:rsidRPr="00890932">
        <w:rPr>
          <w:rFonts w:ascii="Arial Unicode MS" w:hAnsi="Arial Unicode MS"/>
          <w:w w:val="105"/>
          <w:sz w:val="21"/>
          <w:lang w:val="de-DE"/>
        </w:rPr>
        <w:t xml:space="preserve">10 </w:t>
      </w:r>
      <w:r w:rsidRPr="00890932">
        <w:rPr>
          <w:rFonts w:ascii="Arial" w:hAnsi="Arial"/>
          <w:i/>
          <w:w w:val="105"/>
          <w:sz w:val="21"/>
          <w:lang w:val="de-DE"/>
        </w:rPr>
        <w:t>·</w:t>
      </w:r>
      <w:r w:rsidRPr="00890932">
        <w:rPr>
          <w:rFonts w:ascii="Arial" w:hAnsi="Arial"/>
          <w:i/>
          <w:spacing w:val="-16"/>
          <w:w w:val="105"/>
          <w:sz w:val="21"/>
          <w:lang w:val="de-DE"/>
        </w:rPr>
        <w:t xml:space="preserve"> </w:t>
      </w:r>
      <w:r w:rsidRPr="00890932">
        <w:rPr>
          <w:rFonts w:ascii="Georgia" w:hAnsi="Georgia"/>
          <w:i/>
          <w:spacing w:val="2"/>
          <w:w w:val="110"/>
          <w:sz w:val="21"/>
          <w:lang w:val="de-DE"/>
        </w:rPr>
        <w:t>T</w:t>
      </w:r>
      <w:r w:rsidRPr="00890932">
        <w:rPr>
          <w:rFonts w:ascii="Arial" w:hAnsi="Arial"/>
          <w:i/>
          <w:spacing w:val="2"/>
          <w:w w:val="110"/>
          <w:position w:val="-2"/>
          <w:sz w:val="16"/>
          <w:lang w:val="de-DE"/>
        </w:rPr>
        <w:t>pri</w:t>
      </w:r>
      <w:r w:rsidRPr="00890932">
        <w:rPr>
          <w:rFonts w:ascii="Arial" w:hAnsi="Arial"/>
          <w:i/>
          <w:spacing w:val="2"/>
          <w:w w:val="110"/>
          <w:sz w:val="21"/>
          <w:lang w:val="de-DE"/>
        </w:rPr>
        <w:t>}</w:t>
      </w:r>
      <w:r w:rsidRPr="00890932">
        <w:rPr>
          <w:rFonts w:ascii="Arial" w:hAnsi="Arial"/>
          <w:i/>
          <w:spacing w:val="2"/>
          <w:w w:val="110"/>
          <w:sz w:val="21"/>
          <w:lang w:val="de-DE"/>
        </w:rPr>
        <w:tab/>
      </w:r>
      <w:r w:rsidRPr="00890932">
        <w:rPr>
          <w:rFonts w:ascii="Century" w:hAnsi="Century"/>
          <w:w w:val="105"/>
          <w:sz w:val="21"/>
          <w:lang w:val="de-DE"/>
        </w:rPr>
        <w:t>(5.18)</w:t>
      </w:r>
    </w:p>
    <w:p w14:paraId="5455D9EC" w14:textId="77777777" w:rsidR="00ED6B8B" w:rsidRDefault="00FA655D">
      <w:pPr>
        <w:pStyle w:val="BodyText"/>
        <w:spacing w:before="203" w:line="266" w:lineRule="auto"/>
        <w:ind w:left="479" w:right="105"/>
        <w:pPrChange w:id="412" w:author="Raghda Wahdan" w:date="2017-11-06T13:08:00Z">
          <w:pPr>
            <w:pStyle w:val="BodyText"/>
            <w:spacing w:before="203" w:line="266" w:lineRule="auto"/>
            <w:ind w:left="479" w:right="105"/>
            <w:jc w:val="both"/>
          </w:pPr>
        </w:pPrChange>
      </w:pPr>
      <w:r>
        <w:t>Next,</w:t>
      </w:r>
      <w:r>
        <w:rPr>
          <w:spacing w:val="-11"/>
        </w:rPr>
        <w:t xml:space="preserve"> </w:t>
      </w:r>
      <w:r>
        <w:rPr>
          <w:rFonts w:ascii="Bookman Old Style"/>
          <w:i/>
        </w:rPr>
        <w:t>T</w:t>
      </w:r>
      <w:r>
        <w:rPr>
          <w:rFonts w:ascii="Tahoma"/>
          <w:position w:val="-3"/>
          <w:sz w:val="16"/>
        </w:rPr>
        <w:t>3</w:t>
      </w:r>
      <w:r>
        <w:rPr>
          <w:rFonts w:ascii="Tahoma"/>
          <w:spacing w:val="6"/>
          <w:position w:val="-3"/>
          <w:sz w:val="16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time</w:t>
      </w:r>
      <w:r>
        <w:rPr>
          <w:spacing w:val="-11"/>
        </w:rPr>
        <w:t xml:space="preserve"> </w:t>
      </w:r>
      <w:r>
        <w:t>that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reader</w:t>
      </w:r>
      <w:r>
        <w:rPr>
          <w:spacing w:val="-11"/>
        </w:rPr>
        <w:t xml:space="preserve"> </w:t>
      </w:r>
      <w:r>
        <w:t>waits</w:t>
      </w:r>
      <w:r>
        <w:rPr>
          <w:spacing w:val="-11"/>
        </w:rPr>
        <w:t xml:space="preserve"> </w:t>
      </w:r>
      <w:r>
        <w:t>after</w:t>
      </w:r>
      <w:r>
        <w:rPr>
          <w:spacing w:val="-11"/>
        </w:rPr>
        <w:t xml:space="preserve"> </w:t>
      </w:r>
      <w:r>
        <w:rPr>
          <w:rFonts w:ascii="Bookman Old Style"/>
          <w:i/>
        </w:rPr>
        <w:t>T</w:t>
      </w:r>
      <w:r>
        <w:rPr>
          <w:rFonts w:ascii="Tahoma"/>
          <w:position w:val="-3"/>
          <w:sz w:val="16"/>
        </w:rPr>
        <w:t>1</w:t>
      </w:r>
      <w:r>
        <w:rPr>
          <w:rFonts w:ascii="Tahoma"/>
          <w:spacing w:val="6"/>
          <w:position w:val="-3"/>
          <w:sz w:val="16"/>
        </w:rPr>
        <w:t xml:space="preserve"> </w:t>
      </w:r>
      <w:r>
        <w:t>before</w:t>
      </w:r>
      <w:r>
        <w:rPr>
          <w:spacing w:val="-11"/>
        </w:rPr>
        <w:t xml:space="preserve"> </w:t>
      </w:r>
      <w:r>
        <w:t>issuing</w:t>
      </w:r>
      <w:r>
        <w:rPr>
          <w:spacing w:val="-11"/>
        </w:rPr>
        <w:t xml:space="preserve"> </w:t>
      </w:r>
      <w:r>
        <w:t>another</w:t>
      </w:r>
      <w:r>
        <w:rPr>
          <w:spacing w:val="-11"/>
        </w:rPr>
        <w:t xml:space="preserve"> </w:t>
      </w:r>
      <w:r>
        <w:t>com- mand.</w:t>
      </w:r>
      <w:r>
        <w:rPr>
          <w:spacing w:val="-3"/>
        </w:rPr>
        <w:t xml:space="preserve"> </w:t>
      </w:r>
      <w:r>
        <w:t>As</w:t>
      </w:r>
      <w:r>
        <w:rPr>
          <w:spacing w:val="-27"/>
        </w:rPr>
        <w:t xml:space="preserve"> </w:t>
      </w:r>
      <w:r>
        <w:t>it</w:t>
      </w:r>
      <w:r>
        <w:rPr>
          <w:spacing w:val="-27"/>
        </w:rPr>
        <w:t xml:space="preserve"> </w:t>
      </w:r>
      <w:r>
        <w:t>has</w:t>
      </w:r>
      <w:r>
        <w:rPr>
          <w:spacing w:val="-27"/>
        </w:rPr>
        <w:t xml:space="preserve"> </w:t>
      </w:r>
      <w:r>
        <w:t>no</w:t>
      </w:r>
      <w:r>
        <w:rPr>
          <w:spacing w:val="-27"/>
        </w:rPr>
        <w:t xml:space="preserve"> </w:t>
      </w:r>
      <w:r>
        <w:t>constraints,</w:t>
      </w:r>
      <w:r>
        <w:rPr>
          <w:spacing w:val="-24"/>
        </w:rPr>
        <w:t xml:space="preserve"> </w:t>
      </w:r>
      <w:r>
        <w:t>it</w:t>
      </w:r>
      <w:r>
        <w:rPr>
          <w:spacing w:val="-27"/>
        </w:rPr>
        <w:t xml:space="preserve"> </w:t>
      </w:r>
      <w:r>
        <w:t>can</w:t>
      </w:r>
      <w:r>
        <w:rPr>
          <w:spacing w:val="-27"/>
        </w:rPr>
        <w:t xml:space="preserve"> </w:t>
      </w:r>
      <w:r>
        <w:rPr>
          <w:spacing w:val="3"/>
        </w:rPr>
        <w:t>be</w:t>
      </w:r>
      <w:r>
        <w:rPr>
          <w:spacing w:val="-27"/>
        </w:rPr>
        <w:t xml:space="preserve"> </w:t>
      </w:r>
      <w:r>
        <w:t>assumed</w:t>
      </w:r>
      <w:r>
        <w:rPr>
          <w:spacing w:val="-26"/>
        </w:rPr>
        <w:t xml:space="preserve"> </w:t>
      </w:r>
      <w:r>
        <w:t>to</w:t>
      </w:r>
      <w:r>
        <w:rPr>
          <w:spacing w:val="-27"/>
        </w:rPr>
        <w:t xml:space="preserve"> </w:t>
      </w:r>
      <w:r>
        <w:rPr>
          <w:spacing w:val="3"/>
        </w:rPr>
        <w:t>be</w:t>
      </w:r>
      <w:r>
        <w:rPr>
          <w:spacing w:val="-27"/>
        </w:rPr>
        <w:t xml:space="preserve"> </w:t>
      </w:r>
      <w:r>
        <w:t>zero.</w:t>
      </w:r>
      <w:r>
        <w:rPr>
          <w:spacing w:val="-3"/>
        </w:rPr>
        <w:t xml:space="preserve"> </w:t>
      </w:r>
      <w:r>
        <w:t>After</w:t>
      </w:r>
      <w:r>
        <w:rPr>
          <w:spacing w:val="-27"/>
        </w:rPr>
        <w:t xml:space="preserve"> </w:t>
      </w:r>
      <w:r>
        <w:t xml:space="preserve">substituting (5.17) and (5.18) in (5.15), </w:t>
      </w:r>
      <w:r>
        <w:rPr>
          <w:rFonts w:ascii="Bookman Old Style"/>
          <w:i/>
        </w:rPr>
        <w:t>t</w:t>
      </w:r>
      <w:r>
        <w:rPr>
          <w:rFonts w:ascii="Arial"/>
          <w:i/>
          <w:position w:val="-3"/>
          <w:sz w:val="16"/>
        </w:rPr>
        <w:t xml:space="preserve">e  </w:t>
      </w:r>
      <w:r>
        <w:t xml:space="preserve">can </w:t>
      </w:r>
      <w:r>
        <w:rPr>
          <w:spacing w:val="3"/>
        </w:rPr>
        <w:t xml:space="preserve">be </w:t>
      </w:r>
      <w:r>
        <w:t>expressed</w:t>
      </w:r>
      <w:r>
        <w:rPr>
          <w:spacing w:val="1"/>
        </w:rPr>
        <w:t xml:space="preserve"> </w:t>
      </w:r>
      <w:r>
        <w:t>as:</w:t>
      </w:r>
    </w:p>
    <w:p w14:paraId="7C961AF5" w14:textId="77777777" w:rsidR="00ED6B8B" w:rsidRDefault="00ED6B8B" w:rsidP="00F672C4">
      <w:pPr>
        <w:pStyle w:val="BodyText"/>
        <w:spacing w:before="2"/>
        <w:rPr>
          <w:sz w:val="40"/>
        </w:rPr>
      </w:pPr>
    </w:p>
    <w:p w14:paraId="25951C3F" w14:textId="77777777" w:rsidR="00ED6B8B" w:rsidRDefault="00FA655D" w:rsidP="00F672C4">
      <w:pPr>
        <w:tabs>
          <w:tab w:val="left" w:pos="2882"/>
          <w:tab w:val="left" w:pos="7939"/>
        </w:tabs>
        <w:ind w:left="2516"/>
        <w:rPr>
          <w:rFonts w:ascii="Century" w:hAnsi="Century"/>
          <w:sz w:val="21"/>
        </w:rPr>
      </w:pPr>
      <w:r>
        <w:rPr>
          <w:rFonts w:ascii="Georgia" w:hAnsi="Georgia"/>
          <w:i/>
          <w:w w:val="105"/>
          <w:sz w:val="21"/>
        </w:rPr>
        <w:t>t</w:t>
      </w:r>
      <w:r>
        <w:rPr>
          <w:rFonts w:ascii="Arial" w:hAnsi="Arial"/>
          <w:i/>
          <w:w w:val="105"/>
          <w:position w:val="-2"/>
          <w:sz w:val="16"/>
        </w:rPr>
        <w:t>e</w:t>
      </w:r>
      <w:r>
        <w:rPr>
          <w:rFonts w:ascii="Arial" w:hAnsi="Arial"/>
          <w:i/>
          <w:w w:val="105"/>
          <w:position w:val="-2"/>
          <w:sz w:val="16"/>
        </w:rPr>
        <w:tab/>
      </w:r>
      <w:r>
        <w:rPr>
          <w:rFonts w:ascii="Arial Unicode MS" w:hAnsi="Arial Unicode MS"/>
          <w:w w:val="105"/>
          <w:sz w:val="21"/>
        </w:rPr>
        <w:t xml:space="preserve">=   </w:t>
      </w:r>
      <w:r>
        <w:rPr>
          <w:rFonts w:ascii="Georgia" w:hAnsi="Georgia"/>
          <w:i/>
          <w:w w:val="105"/>
          <w:sz w:val="21"/>
        </w:rPr>
        <w:t>T</w:t>
      </w:r>
      <w:r>
        <w:rPr>
          <w:rFonts w:ascii="Arial" w:hAnsi="Arial"/>
          <w:i/>
          <w:w w:val="105"/>
          <w:position w:val="-2"/>
          <w:sz w:val="16"/>
        </w:rPr>
        <w:t xml:space="preserve">pri </w:t>
      </w:r>
      <w:r>
        <w:rPr>
          <w:rFonts w:ascii="Arial" w:hAnsi="Arial"/>
          <w:i/>
          <w:w w:val="105"/>
          <w:sz w:val="21"/>
        </w:rPr>
        <w:t xml:space="preserve">· </w:t>
      </w:r>
      <w:r>
        <w:rPr>
          <w:rFonts w:ascii="Arial Unicode MS" w:hAnsi="Arial Unicode MS"/>
          <w:w w:val="105"/>
          <w:sz w:val="21"/>
        </w:rPr>
        <w:t>(3</w:t>
      </w:r>
      <w:r>
        <w:rPr>
          <w:rFonts w:ascii="Georgia" w:hAnsi="Georgia"/>
          <w:i/>
          <w:w w:val="105"/>
          <w:sz w:val="21"/>
        </w:rPr>
        <w:t>.</w:t>
      </w:r>
      <w:r>
        <w:rPr>
          <w:rFonts w:ascii="Arial Unicode MS" w:hAnsi="Arial Unicode MS"/>
          <w:w w:val="105"/>
          <w:sz w:val="21"/>
        </w:rPr>
        <w:t xml:space="preserve">5 </w:t>
      </w:r>
      <w:r>
        <w:rPr>
          <w:rFonts w:ascii="Arial" w:hAnsi="Arial"/>
          <w:i/>
          <w:w w:val="105"/>
          <w:sz w:val="21"/>
        </w:rPr>
        <w:t xml:space="preserve">· </w:t>
      </w:r>
      <w:r>
        <w:rPr>
          <w:rFonts w:ascii="Georgia" w:hAnsi="Georgia"/>
          <w:i/>
          <w:spacing w:val="3"/>
          <w:w w:val="105"/>
          <w:sz w:val="21"/>
        </w:rPr>
        <w:t xml:space="preserve">DR </w:t>
      </w:r>
      <w:r>
        <w:rPr>
          <w:rFonts w:ascii="Arial Unicode MS" w:hAnsi="Arial Unicode MS"/>
          <w:w w:val="105"/>
          <w:sz w:val="21"/>
        </w:rPr>
        <w:t xml:space="preserve">+ </w:t>
      </w:r>
      <w:r>
        <w:rPr>
          <w:rFonts w:ascii="Century" w:hAnsi="Century"/>
          <w:w w:val="105"/>
          <w:sz w:val="21"/>
        </w:rPr>
        <w:t xml:space="preserve">max </w:t>
      </w:r>
      <w:r>
        <w:rPr>
          <w:rFonts w:ascii="Arial" w:hAnsi="Arial"/>
          <w:i/>
          <w:w w:val="105"/>
          <w:sz w:val="21"/>
        </w:rPr>
        <w:t>{</w:t>
      </w:r>
      <w:r>
        <w:rPr>
          <w:rFonts w:ascii="Georgia" w:hAnsi="Georgia"/>
          <w:i/>
          <w:w w:val="105"/>
          <w:sz w:val="21"/>
        </w:rPr>
        <w:t>DR,</w:t>
      </w:r>
      <w:r>
        <w:rPr>
          <w:rFonts w:ascii="Georgia" w:hAnsi="Georgia"/>
          <w:i/>
          <w:spacing w:val="-17"/>
          <w:w w:val="105"/>
          <w:sz w:val="21"/>
        </w:rPr>
        <w:t xml:space="preserve"> </w:t>
      </w:r>
      <w:r>
        <w:rPr>
          <w:rFonts w:ascii="Arial Unicode MS" w:hAnsi="Arial Unicode MS"/>
          <w:w w:val="105"/>
          <w:sz w:val="21"/>
        </w:rPr>
        <w:t>10</w:t>
      </w:r>
      <w:r>
        <w:rPr>
          <w:rFonts w:ascii="Arial" w:hAnsi="Arial"/>
          <w:i/>
          <w:w w:val="105"/>
          <w:sz w:val="21"/>
        </w:rPr>
        <w:t>}</w:t>
      </w:r>
      <w:r>
        <w:rPr>
          <w:rFonts w:ascii="Arial Unicode MS" w:hAnsi="Arial Unicode MS"/>
          <w:w w:val="105"/>
          <w:sz w:val="21"/>
        </w:rPr>
        <w:t>)</w:t>
      </w:r>
      <w:r>
        <w:rPr>
          <w:rFonts w:ascii="Arial Unicode MS" w:hAnsi="Arial Unicode MS"/>
          <w:spacing w:val="-24"/>
          <w:w w:val="105"/>
          <w:sz w:val="21"/>
        </w:rPr>
        <w:t xml:space="preserve"> </w:t>
      </w:r>
      <w:r>
        <w:rPr>
          <w:rFonts w:ascii="Georgia" w:hAnsi="Georgia"/>
          <w:i/>
          <w:w w:val="105"/>
          <w:sz w:val="21"/>
        </w:rPr>
        <w:t>.</w:t>
      </w:r>
      <w:r>
        <w:rPr>
          <w:rFonts w:ascii="Georgia" w:hAnsi="Georgia"/>
          <w:i/>
          <w:w w:val="105"/>
          <w:sz w:val="21"/>
        </w:rPr>
        <w:tab/>
      </w:r>
      <w:r>
        <w:rPr>
          <w:rFonts w:ascii="Century" w:hAnsi="Century"/>
          <w:w w:val="105"/>
          <w:sz w:val="21"/>
        </w:rPr>
        <w:t>(5.19)</w:t>
      </w:r>
    </w:p>
    <w:p w14:paraId="64695E72" w14:textId="77777777" w:rsidR="00ED6B8B" w:rsidRDefault="00FA655D">
      <w:pPr>
        <w:pStyle w:val="BodyText"/>
        <w:spacing w:before="314"/>
        <w:ind w:left="479"/>
        <w:pPrChange w:id="413" w:author="Raghda Wahdan" w:date="2017-11-06T13:08:00Z">
          <w:pPr>
            <w:pStyle w:val="BodyText"/>
            <w:spacing w:before="314"/>
            <w:ind w:left="479"/>
            <w:jc w:val="both"/>
          </w:pPr>
        </w:pPrChange>
      </w:pPr>
      <w:r>
        <w:t xml:space="preserve">Next, the collided slot duration </w:t>
      </w:r>
      <w:r>
        <w:rPr>
          <w:rFonts w:ascii="Bookman Old Style"/>
          <w:i/>
        </w:rPr>
        <w:t>t</w:t>
      </w:r>
      <w:r>
        <w:rPr>
          <w:rFonts w:ascii="Arial"/>
          <w:i/>
          <w:position w:val="-3"/>
          <w:sz w:val="16"/>
        </w:rPr>
        <w:t xml:space="preserve">c </w:t>
      </w:r>
      <w:r>
        <w:t>is given by:</w:t>
      </w:r>
    </w:p>
    <w:p w14:paraId="39593925" w14:textId="77777777" w:rsidR="00ED6B8B" w:rsidRDefault="00ED6B8B" w:rsidP="00F672C4">
      <w:pPr>
        <w:pStyle w:val="BodyText"/>
        <w:spacing w:before="9"/>
        <w:rPr>
          <w:sz w:val="22"/>
        </w:rPr>
      </w:pPr>
    </w:p>
    <w:p w14:paraId="2EF21257" w14:textId="77777777" w:rsidR="00ED6B8B" w:rsidRPr="00890932" w:rsidRDefault="00FA655D" w:rsidP="00F672C4">
      <w:pPr>
        <w:tabs>
          <w:tab w:val="left" w:pos="7939"/>
        </w:tabs>
        <w:ind w:left="3034"/>
        <w:rPr>
          <w:rFonts w:ascii="Century"/>
          <w:sz w:val="21"/>
          <w:lang w:val="de-DE"/>
        </w:rPr>
      </w:pPr>
      <w:r w:rsidRPr="00890932">
        <w:rPr>
          <w:rFonts w:ascii="Georgia"/>
          <w:i/>
          <w:w w:val="110"/>
          <w:sz w:val="21"/>
          <w:lang w:val="de-DE"/>
        </w:rPr>
        <w:t>t</w:t>
      </w:r>
      <w:r w:rsidRPr="00890932">
        <w:rPr>
          <w:rFonts w:ascii="Arial"/>
          <w:i/>
          <w:w w:val="110"/>
          <w:position w:val="-2"/>
          <w:sz w:val="16"/>
          <w:lang w:val="de-DE"/>
        </w:rPr>
        <w:t>c</w:t>
      </w:r>
      <w:r w:rsidRPr="00890932">
        <w:rPr>
          <w:rFonts w:ascii="Arial"/>
          <w:i/>
          <w:spacing w:val="13"/>
          <w:w w:val="110"/>
          <w:position w:val="-2"/>
          <w:sz w:val="16"/>
          <w:lang w:val="de-DE"/>
        </w:rPr>
        <w:t xml:space="preserve"> </w:t>
      </w:r>
      <w:r w:rsidRPr="00890932">
        <w:rPr>
          <w:rFonts w:ascii="Arial Unicode MS"/>
          <w:w w:val="110"/>
          <w:sz w:val="21"/>
          <w:lang w:val="de-DE"/>
        </w:rPr>
        <w:t>=</w:t>
      </w:r>
      <w:r w:rsidRPr="00890932">
        <w:rPr>
          <w:rFonts w:ascii="Arial Unicode MS"/>
          <w:spacing w:val="-11"/>
          <w:w w:val="110"/>
          <w:sz w:val="21"/>
          <w:lang w:val="de-DE"/>
        </w:rPr>
        <w:t xml:space="preserve"> </w:t>
      </w:r>
      <w:r w:rsidRPr="00890932">
        <w:rPr>
          <w:rFonts w:ascii="Georgia"/>
          <w:i/>
          <w:w w:val="110"/>
          <w:sz w:val="21"/>
          <w:lang w:val="de-DE"/>
        </w:rPr>
        <w:t>T</w:t>
      </w:r>
      <w:r w:rsidRPr="00890932">
        <w:rPr>
          <w:rFonts w:ascii="Arial"/>
          <w:i/>
          <w:w w:val="110"/>
          <w:position w:val="-2"/>
          <w:sz w:val="16"/>
          <w:lang w:val="de-DE"/>
        </w:rPr>
        <w:t>QRep</w:t>
      </w:r>
      <w:r w:rsidRPr="00890932">
        <w:rPr>
          <w:rFonts w:ascii="Arial"/>
          <w:i/>
          <w:spacing w:val="3"/>
          <w:w w:val="110"/>
          <w:position w:val="-2"/>
          <w:sz w:val="16"/>
          <w:lang w:val="de-DE"/>
        </w:rPr>
        <w:t xml:space="preserve"> </w:t>
      </w:r>
      <w:r w:rsidRPr="00890932">
        <w:rPr>
          <w:rFonts w:ascii="Arial Unicode MS"/>
          <w:w w:val="110"/>
          <w:sz w:val="21"/>
          <w:lang w:val="de-DE"/>
        </w:rPr>
        <w:t>+</w:t>
      </w:r>
      <w:r w:rsidRPr="00890932">
        <w:rPr>
          <w:rFonts w:ascii="Arial Unicode MS"/>
          <w:spacing w:val="-22"/>
          <w:w w:val="110"/>
          <w:sz w:val="21"/>
          <w:lang w:val="de-DE"/>
        </w:rPr>
        <w:t xml:space="preserve"> </w:t>
      </w:r>
      <w:r w:rsidRPr="00890932">
        <w:rPr>
          <w:rFonts w:ascii="Georgia"/>
          <w:i/>
          <w:w w:val="110"/>
          <w:sz w:val="21"/>
          <w:lang w:val="de-DE"/>
        </w:rPr>
        <w:t>T</w:t>
      </w:r>
      <w:r w:rsidRPr="00890932">
        <w:rPr>
          <w:rFonts w:ascii="Tahoma"/>
          <w:w w:val="110"/>
          <w:position w:val="-2"/>
          <w:sz w:val="16"/>
          <w:lang w:val="de-DE"/>
        </w:rPr>
        <w:t>1</w:t>
      </w:r>
      <w:r w:rsidRPr="00890932">
        <w:rPr>
          <w:rFonts w:ascii="Tahoma"/>
          <w:spacing w:val="-4"/>
          <w:w w:val="110"/>
          <w:position w:val="-2"/>
          <w:sz w:val="16"/>
          <w:lang w:val="de-DE"/>
        </w:rPr>
        <w:t xml:space="preserve"> </w:t>
      </w:r>
      <w:r w:rsidRPr="00890932">
        <w:rPr>
          <w:rFonts w:ascii="Arial Unicode MS"/>
          <w:w w:val="110"/>
          <w:sz w:val="21"/>
          <w:lang w:val="de-DE"/>
        </w:rPr>
        <w:t>+</w:t>
      </w:r>
      <w:r w:rsidRPr="00890932">
        <w:rPr>
          <w:rFonts w:ascii="Arial Unicode MS"/>
          <w:spacing w:val="-22"/>
          <w:w w:val="110"/>
          <w:sz w:val="21"/>
          <w:lang w:val="de-DE"/>
        </w:rPr>
        <w:t xml:space="preserve"> </w:t>
      </w:r>
      <w:r w:rsidRPr="00890932">
        <w:rPr>
          <w:rFonts w:ascii="Georgia"/>
          <w:i/>
          <w:w w:val="110"/>
          <w:sz w:val="21"/>
          <w:lang w:val="de-DE"/>
        </w:rPr>
        <w:t>T</w:t>
      </w:r>
      <w:r w:rsidRPr="00890932">
        <w:rPr>
          <w:rFonts w:ascii="Tahoma"/>
          <w:w w:val="110"/>
          <w:position w:val="-2"/>
          <w:sz w:val="16"/>
          <w:lang w:val="de-DE"/>
        </w:rPr>
        <w:t>2</w:t>
      </w:r>
      <w:r w:rsidRPr="00890932">
        <w:rPr>
          <w:rFonts w:ascii="Tahoma"/>
          <w:spacing w:val="-4"/>
          <w:w w:val="110"/>
          <w:position w:val="-2"/>
          <w:sz w:val="16"/>
          <w:lang w:val="de-DE"/>
        </w:rPr>
        <w:t xml:space="preserve"> </w:t>
      </w:r>
      <w:r w:rsidRPr="00890932">
        <w:rPr>
          <w:rFonts w:ascii="Arial Unicode MS"/>
          <w:w w:val="110"/>
          <w:sz w:val="21"/>
          <w:lang w:val="de-DE"/>
        </w:rPr>
        <w:t>+</w:t>
      </w:r>
      <w:r w:rsidRPr="00890932">
        <w:rPr>
          <w:rFonts w:ascii="Arial Unicode MS"/>
          <w:spacing w:val="-22"/>
          <w:w w:val="110"/>
          <w:sz w:val="21"/>
          <w:lang w:val="de-DE"/>
        </w:rPr>
        <w:t xml:space="preserve"> </w:t>
      </w:r>
      <w:r w:rsidRPr="00890932">
        <w:rPr>
          <w:rFonts w:ascii="Georgia"/>
          <w:i/>
          <w:w w:val="110"/>
          <w:sz w:val="21"/>
          <w:lang w:val="de-DE"/>
        </w:rPr>
        <w:t>T</w:t>
      </w:r>
      <w:r w:rsidRPr="00890932">
        <w:rPr>
          <w:rFonts w:ascii="Arial"/>
          <w:i/>
          <w:w w:val="110"/>
          <w:position w:val="-2"/>
          <w:sz w:val="16"/>
          <w:lang w:val="de-DE"/>
        </w:rPr>
        <w:t>RN</w:t>
      </w:r>
      <w:r w:rsidRPr="00890932">
        <w:rPr>
          <w:rFonts w:ascii="Arial"/>
          <w:i/>
          <w:spacing w:val="-35"/>
          <w:w w:val="110"/>
          <w:position w:val="-2"/>
          <w:sz w:val="16"/>
          <w:lang w:val="de-DE"/>
        </w:rPr>
        <w:t xml:space="preserve"> </w:t>
      </w:r>
      <w:r w:rsidRPr="00890932">
        <w:rPr>
          <w:rFonts w:ascii="Tahoma"/>
          <w:spacing w:val="3"/>
          <w:w w:val="110"/>
          <w:position w:val="-2"/>
          <w:sz w:val="16"/>
          <w:lang w:val="de-DE"/>
        </w:rPr>
        <w:t>16</w:t>
      </w:r>
      <w:r w:rsidRPr="00890932">
        <w:rPr>
          <w:rFonts w:ascii="Georgia"/>
          <w:i/>
          <w:spacing w:val="3"/>
          <w:w w:val="110"/>
          <w:sz w:val="21"/>
          <w:lang w:val="de-DE"/>
        </w:rPr>
        <w:t>,</w:t>
      </w:r>
      <w:r w:rsidRPr="00890932">
        <w:rPr>
          <w:rFonts w:ascii="Georgia"/>
          <w:i/>
          <w:spacing w:val="3"/>
          <w:w w:val="110"/>
          <w:sz w:val="21"/>
          <w:lang w:val="de-DE"/>
        </w:rPr>
        <w:tab/>
      </w:r>
      <w:r w:rsidRPr="00890932">
        <w:rPr>
          <w:rFonts w:ascii="Century"/>
          <w:w w:val="110"/>
          <w:sz w:val="21"/>
          <w:lang w:val="de-DE"/>
        </w:rPr>
        <w:t>(5.20)</w:t>
      </w:r>
    </w:p>
    <w:p w14:paraId="17B65B8A" w14:textId="77777777" w:rsidR="00ED6B8B" w:rsidRDefault="00FA655D">
      <w:pPr>
        <w:pStyle w:val="BodyText"/>
        <w:spacing w:before="203" w:line="290" w:lineRule="exact"/>
        <w:ind w:left="479"/>
        <w:pPrChange w:id="414" w:author="Raghda Wahdan" w:date="2017-11-06T13:08:00Z">
          <w:pPr>
            <w:pStyle w:val="BodyText"/>
            <w:spacing w:before="203" w:line="290" w:lineRule="exact"/>
            <w:ind w:left="479"/>
            <w:jc w:val="both"/>
          </w:pPr>
        </w:pPrChange>
      </w:pPr>
      <w:r>
        <w:t>where</w:t>
      </w:r>
      <w:r>
        <w:rPr>
          <w:spacing w:val="-23"/>
        </w:rPr>
        <w:t xml:space="preserve"> </w:t>
      </w:r>
      <w:r>
        <w:rPr>
          <w:rFonts w:ascii="Bookman Old Style"/>
          <w:i/>
        </w:rPr>
        <w:t>T</w:t>
      </w:r>
      <w:r>
        <w:rPr>
          <w:rFonts w:ascii="Tahoma"/>
          <w:position w:val="-3"/>
          <w:sz w:val="16"/>
        </w:rPr>
        <w:t>2</w:t>
      </w:r>
      <w:r>
        <w:rPr>
          <w:rFonts w:ascii="Tahoma"/>
          <w:spacing w:val="-8"/>
          <w:position w:val="-3"/>
          <w:sz w:val="16"/>
        </w:rPr>
        <w:t xml:space="preserve"> </w:t>
      </w:r>
      <w:r>
        <w:t>is</w:t>
      </w:r>
      <w:r>
        <w:rPr>
          <w:spacing w:val="-23"/>
        </w:rPr>
        <w:t xml:space="preserve"> </w:t>
      </w:r>
      <w:r>
        <w:t>the</w:t>
      </w:r>
      <w:r>
        <w:rPr>
          <w:spacing w:val="-23"/>
        </w:rPr>
        <w:t xml:space="preserve"> </w:t>
      </w:r>
      <w:r>
        <w:t>reader</w:t>
      </w:r>
      <w:r>
        <w:rPr>
          <w:spacing w:val="-23"/>
        </w:rPr>
        <w:t xml:space="preserve"> </w:t>
      </w:r>
      <w:r>
        <w:t>response</w:t>
      </w:r>
      <w:r>
        <w:rPr>
          <w:spacing w:val="-23"/>
        </w:rPr>
        <w:t xml:space="preserve"> </w:t>
      </w:r>
      <w:r>
        <w:t>time</w:t>
      </w:r>
      <w:r>
        <w:rPr>
          <w:spacing w:val="-23"/>
        </w:rPr>
        <w:t xml:space="preserve"> </w:t>
      </w:r>
      <w:r>
        <w:t>starting</w:t>
      </w:r>
      <w:r>
        <w:rPr>
          <w:spacing w:val="-24"/>
        </w:rPr>
        <w:t xml:space="preserve"> </w:t>
      </w:r>
      <w:r>
        <w:t>from</w:t>
      </w:r>
      <w:r>
        <w:rPr>
          <w:spacing w:val="-23"/>
        </w:rPr>
        <w:t xml:space="preserve"> </w:t>
      </w:r>
      <w:r>
        <w:t>the</w:t>
      </w:r>
      <w:r>
        <w:rPr>
          <w:spacing w:val="-23"/>
        </w:rPr>
        <w:t xml:space="preserve"> </w:t>
      </w:r>
      <w:r>
        <w:t>end</w:t>
      </w:r>
      <w:r>
        <w:rPr>
          <w:spacing w:val="-23"/>
        </w:rPr>
        <w:t xml:space="preserve"> </w:t>
      </w:r>
      <w:r>
        <w:t>of</w:t>
      </w:r>
      <w:r>
        <w:rPr>
          <w:spacing w:val="-23"/>
        </w:rPr>
        <w:t xml:space="preserve"> </w:t>
      </w:r>
      <w:r>
        <w:t>the</w:t>
      </w:r>
      <w:r>
        <w:rPr>
          <w:spacing w:val="-23"/>
        </w:rPr>
        <w:t xml:space="preserve"> </w:t>
      </w:r>
      <w:r>
        <w:t>tag</w:t>
      </w:r>
      <w:r>
        <w:rPr>
          <w:spacing w:val="-23"/>
        </w:rPr>
        <w:t xml:space="preserve"> </w:t>
      </w:r>
      <w:r>
        <w:t>response,</w:t>
      </w:r>
    </w:p>
    <w:p w14:paraId="49E27EFF" w14:textId="77777777" w:rsidR="00ED6B8B" w:rsidRDefault="00FA655D">
      <w:pPr>
        <w:spacing w:line="395" w:lineRule="exact"/>
        <w:ind w:left="479"/>
        <w:rPr>
          <w:sz w:val="24"/>
        </w:rPr>
        <w:pPrChange w:id="415" w:author="Raghda Wahdan" w:date="2017-11-06T13:08:00Z">
          <w:pPr>
            <w:spacing w:line="395" w:lineRule="exact"/>
            <w:ind w:left="479"/>
            <w:jc w:val="both"/>
          </w:pPr>
        </w:pPrChange>
      </w:pPr>
      <w:r>
        <w:rPr>
          <w:rFonts w:ascii="Bookman Old Style" w:hAnsi="Bookman Old Style"/>
          <w:i/>
          <w:w w:val="105"/>
          <w:sz w:val="24"/>
        </w:rPr>
        <w:t>T</w:t>
      </w:r>
      <w:r>
        <w:rPr>
          <w:rFonts w:ascii="Tahoma" w:hAnsi="Tahoma"/>
          <w:w w:val="105"/>
          <w:position w:val="-3"/>
          <w:sz w:val="16"/>
        </w:rPr>
        <w:t xml:space="preserve">2  </w:t>
      </w:r>
      <w:r>
        <w:rPr>
          <w:rFonts w:ascii="Arial Unicode MS" w:hAnsi="Arial Unicode MS"/>
          <w:w w:val="105"/>
          <w:sz w:val="24"/>
        </w:rPr>
        <w:t xml:space="preserve">= 6 </w:t>
      </w:r>
      <w:r>
        <w:rPr>
          <w:rFonts w:ascii="Arial" w:hAnsi="Arial"/>
          <w:i/>
          <w:w w:val="105"/>
          <w:sz w:val="24"/>
        </w:rPr>
        <w:t xml:space="preserve">· </w:t>
      </w:r>
      <w:r>
        <w:rPr>
          <w:rFonts w:ascii="Bookman Old Style" w:hAnsi="Bookman Old Style"/>
          <w:i/>
          <w:w w:val="105"/>
          <w:sz w:val="24"/>
        </w:rPr>
        <w:t>T</w:t>
      </w:r>
      <w:r>
        <w:rPr>
          <w:rFonts w:ascii="Arial" w:hAnsi="Arial"/>
          <w:i/>
          <w:w w:val="105"/>
          <w:position w:val="-3"/>
          <w:sz w:val="16"/>
        </w:rPr>
        <w:t>pri</w:t>
      </w:r>
      <w:r>
        <w:rPr>
          <w:w w:val="105"/>
          <w:sz w:val="24"/>
        </w:rPr>
        <w:t xml:space="preserve">, and </w:t>
      </w:r>
      <w:r>
        <w:rPr>
          <w:rFonts w:ascii="Bookman Old Style" w:hAnsi="Bookman Old Style"/>
          <w:i/>
          <w:w w:val="105"/>
          <w:sz w:val="24"/>
        </w:rPr>
        <w:t>T</w:t>
      </w:r>
      <w:r>
        <w:rPr>
          <w:rFonts w:ascii="Arial" w:hAnsi="Arial"/>
          <w:i/>
          <w:w w:val="105"/>
          <w:position w:val="-3"/>
          <w:sz w:val="16"/>
        </w:rPr>
        <w:t xml:space="preserve">RN </w:t>
      </w:r>
      <w:r>
        <w:rPr>
          <w:rFonts w:ascii="Tahoma" w:hAnsi="Tahoma"/>
          <w:w w:val="105"/>
          <w:position w:val="-3"/>
          <w:sz w:val="16"/>
        </w:rPr>
        <w:t xml:space="preserve">16  </w:t>
      </w:r>
      <w:r>
        <w:rPr>
          <w:w w:val="105"/>
          <w:sz w:val="24"/>
        </w:rPr>
        <w:t xml:space="preserve">is the duration of </w:t>
      </w:r>
      <w:r>
        <w:rPr>
          <w:rFonts w:ascii="Arial Unicode MS" w:hAnsi="Arial Unicode MS"/>
          <w:w w:val="105"/>
          <w:sz w:val="24"/>
        </w:rPr>
        <w:t xml:space="preserve">16 </w:t>
      </w:r>
      <w:r>
        <w:rPr>
          <w:w w:val="105"/>
          <w:sz w:val="24"/>
        </w:rPr>
        <w:t xml:space="preserve">bits temporary data, </w:t>
      </w:r>
      <w:r>
        <w:rPr>
          <w:rFonts w:ascii="Arial Unicode MS" w:hAnsi="Arial Unicode MS"/>
          <w:w w:val="105"/>
          <w:sz w:val="24"/>
        </w:rPr>
        <w:t xml:space="preserve">6  </w:t>
      </w:r>
      <w:r>
        <w:rPr>
          <w:w w:val="105"/>
          <w:sz w:val="24"/>
        </w:rPr>
        <w:t>bits</w:t>
      </w:r>
    </w:p>
    <w:p w14:paraId="112EC984" w14:textId="77777777" w:rsidR="00ED6B8B" w:rsidRDefault="00ED6B8B">
      <w:pPr>
        <w:spacing w:line="395" w:lineRule="exact"/>
        <w:rPr>
          <w:sz w:val="24"/>
        </w:rPr>
        <w:sectPr w:rsidR="00ED6B8B">
          <w:pgSz w:w="11910" w:h="16840"/>
          <w:pgMar w:top="1920" w:right="1620" w:bottom="280" w:left="1680" w:header="1603" w:footer="0" w:gutter="0"/>
          <w:cols w:space="720"/>
        </w:sectPr>
        <w:pPrChange w:id="416" w:author="Raghda Wahdan" w:date="2017-11-06T13:08:00Z">
          <w:pPr>
            <w:spacing w:line="395" w:lineRule="exact"/>
            <w:jc w:val="both"/>
          </w:pPr>
        </w:pPrChange>
      </w:pPr>
    </w:p>
    <w:p w14:paraId="4AF58E5D" w14:textId="77777777" w:rsidR="00ED6B8B" w:rsidRDefault="00ED6B8B" w:rsidP="00F672C4">
      <w:pPr>
        <w:pStyle w:val="BodyText"/>
        <w:spacing w:before="5"/>
        <w:rPr>
          <w:sz w:val="17"/>
        </w:rPr>
      </w:pPr>
    </w:p>
    <w:p w14:paraId="49637594" w14:textId="77777777" w:rsidR="00ED6B8B" w:rsidRDefault="00FA655D" w:rsidP="00F672C4">
      <w:pPr>
        <w:spacing w:before="14" w:line="259" w:lineRule="auto"/>
        <w:ind w:left="108" w:right="102"/>
        <w:rPr>
          <w:sz w:val="24"/>
        </w:rPr>
      </w:pPr>
      <w:r>
        <w:rPr>
          <w:sz w:val="24"/>
        </w:rPr>
        <w:t xml:space="preserve">preamble, </w:t>
      </w:r>
      <w:r>
        <w:rPr>
          <w:rFonts w:ascii="Bookman Old Style" w:hAnsi="Bookman Old Style"/>
          <w:i/>
          <w:sz w:val="24"/>
        </w:rPr>
        <w:t>n</w:t>
      </w:r>
      <w:r>
        <w:rPr>
          <w:rFonts w:ascii="Arial" w:hAnsi="Arial"/>
          <w:i/>
          <w:position w:val="-3"/>
          <w:sz w:val="16"/>
        </w:rPr>
        <w:t xml:space="preserve">p </w:t>
      </w:r>
      <w:r>
        <w:rPr>
          <w:sz w:val="24"/>
        </w:rPr>
        <w:t xml:space="preserve">pilot tones, i.e. </w:t>
      </w:r>
      <w:r>
        <w:rPr>
          <w:rFonts w:ascii="Bookman Old Style" w:hAnsi="Bookman Old Style"/>
          <w:i/>
          <w:sz w:val="24"/>
        </w:rPr>
        <w:t>T</w:t>
      </w:r>
      <w:r>
        <w:rPr>
          <w:rFonts w:ascii="Arial" w:hAnsi="Arial"/>
          <w:i/>
          <w:position w:val="-3"/>
          <w:sz w:val="16"/>
        </w:rPr>
        <w:t xml:space="preserve">RN </w:t>
      </w:r>
      <w:r>
        <w:rPr>
          <w:rFonts w:ascii="Tahoma" w:hAnsi="Tahoma"/>
          <w:position w:val="-3"/>
          <w:sz w:val="16"/>
        </w:rPr>
        <w:t xml:space="preserve">16 </w:t>
      </w:r>
      <w:r>
        <w:rPr>
          <w:rFonts w:ascii="Arial Unicode MS" w:hAnsi="Arial Unicode MS"/>
          <w:sz w:val="24"/>
        </w:rPr>
        <w:t xml:space="preserve">= (22 + </w:t>
      </w:r>
      <w:r>
        <w:rPr>
          <w:rFonts w:ascii="Bookman Old Style" w:hAnsi="Bookman Old Style"/>
          <w:i/>
          <w:sz w:val="24"/>
        </w:rPr>
        <w:t>n</w:t>
      </w:r>
      <w:r>
        <w:rPr>
          <w:rFonts w:ascii="Arial" w:hAnsi="Arial"/>
          <w:i/>
          <w:position w:val="-3"/>
          <w:sz w:val="16"/>
        </w:rPr>
        <w:t>p</w:t>
      </w:r>
      <w:r>
        <w:rPr>
          <w:rFonts w:ascii="Arial Unicode MS" w:hAnsi="Arial Unicode MS"/>
          <w:sz w:val="24"/>
        </w:rPr>
        <w:t xml:space="preserve">) </w:t>
      </w:r>
      <w:r>
        <w:rPr>
          <w:rFonts w:ascii="Arial" w:hAnsi="Arial"/>
          <w:i/>
          <w:sz w:val="24"/>
        </w:rPr>
        <w:t xml:space="preserve">· </w:t>
      </w:r>
      <w:r>
        <w:rPr>
          <w:rFonts w:ascii="Bookman Old Style" w:hAnsi="Bookman Old Style"/>
          <w:i/>
          <w:w w:val="105"/>
          <w:sz w:val="24"/>
        </w:rPr>
        <w:t>T</w:t>
      </w:r>
      <w:r>
        <w:rPr>
          <w:rFonts w:ascii="Arial" w:hAnsi="Arial"/>
          <w:i/>
          <w:w w:val="105"/>
          <w:position w:val="-3"/>
          <w:sz w:val="16"/>
        </w:rPr>
        <w:t>pri</w:t>
      </w:r>
      <w:r>
        <w:rPr>
          <w:w w:val="105"/>
          <w:sz w:val="24"/>
        </w:rPr>
        <w:t xml:space="preserve">. </w:t>
      </w:r>
      <w:r>
        <w:rPr>
          <w:sz w:val="24"/>
        </w:rPr>
        <w:t xml:space="preserve">Therefore, </w:t>
      </w:r>
      <w:r>
        <w:rPr>
          <w:rFonts w:ascii="Bookman Old Style" w:hAnsi="Bookman Old Style"/>
          <w:i/>
          <w:sz w:val="24"/>
        </w:rPr>
        <w:t>t</w:t>
      </w:r>
      <w:r>
        <w:rPr>
          <w:rFonts w:ascii="Arial" w:hAnsi="Arial"/>
          <w:i/>
          <w:position w:val="-3"/>
          <w:sz w:val="16"/>
        </w:rPr>
        <w:t xml:space="preserve">c </w:t>
      </w:r>
      <w:r>
        <w:rPr>
          <w:sz w:val="24"/>
        </w:rPr>
        <w:t xml:space="preserve">can be </w:t>
      </w:r>
      <w:r>
        <w:rPr>
          <w:w w:val="95"/>
          <w:sz w:val="24"/>
        </w:rPr>
        <w:t>expressed as:</w:t>
      </w:r>
    </w:p>
    <w:p w14:paraId="07A288E8" w14:textId="77777777" w:rsidR="00ED6B8B" w:rsidRDefault="00FA655D" w:rsidP="00F672C4">
      <w:pPr>
        <w:tabs>
          <w:tab w:val="left" w:pos="7567"/>
        </w:tabs>
        <w:spacing w:before="251"/>
        <w:ind w:left="937"/>
        <w:rPr>
          <w:rFonts w:ascii="Century" w:hAnsi="Century"/>
          <w:sz w:val="21"/>
        </w:rPr>
      </w:pPr>
      <w:r>
        <w:rPr>
          <w:rFonts w:ascii="Georgia" w:hAnsi="Georgia"/>
          <w:i/>
          <w:w w:val="105"/>
          <w:sz w:val="21"/>
        </w:rPr>
        <w:t>t</w:t>
      </w:r>
      <w:r>
        <w:rPr>
          <w:rFonts w:ascii="Arial" w:hAnsi="Arial"/>
          <w:i/>
          <w:w w:val="105"/>
          <w:position w:val="-2"/>
          <w:sz w:val="16"/>
        </w:rPr>
        <w:t>c</w:t>
      </w:r>
      <w:r>
        <w:rPr>
          <w:rFonts w:ascii="Arial" w:hAnsi="Arial"/>
          <w:i/>
          <w:spacing w:val="23"/>
          <w:w w:val="105"/>
          <w:position w:val="-2"/>
          <w:sz w:val="16"/>
        </w:rPr>
        <w:t xml:space="preserve"> </w:t>
      </w:r>
      <w:r>
        <w:rPr>
          <w:rFonts w:ascii="Arial Unicode MS" w:hAnsi="Arial Unicode MS"/>
          <w:w w:val="105"/>
          <w:sz w:val="21"/>
        </w:rPr>
        <w:t>=</w:t>
      </w:r>
      <w:r>
        <w:rPr>
          <w:rFonts w:ascii="Arial Unicode MS" w:hAnsi="Arial Unicode MS"/>
          <w:spacing w:val="-1"/>
          <w:w w:val="105"/>
          <w:sz w:val="21"/>
        </w:rPr>
        <w:t xml:space="preserve"> </w:t>
      </w:r>
      <w:r>
        <w:rPr>
          <w:rFonts w:ascii="Georgia" w:hAnsi="Georgia"/>
          <w:i/>
          <w:w w:val="105"/>
          <w:sz w:val="21"/>
        </w:rPr>
        <w:t>T</w:t>
      </w:r>
      <w:r>
        <w:rPr>
          <w:rFonts w:ascii="Arial" w:hAnsi="Arial"/>
          <w:i/>
          <w:w w:val="105"/>
          <w:position w:val="-2"/>
          <w:sz w:val="16"/>
        </w:rPr>
        <w:t>pri</w:t>
      </w:r>
      <w:r>
        <w:rPr>
          <w:rFonts w:ascii="Arial" w:hAnsi="Arial"/>
          <w:i/>
          <w:spacing w:val="11"/>
          <w:w w:val="105"/>
          <w:position w:val="-2"/>
          <w:sz w:val="16"/>
        </w:rPr>
        <w:t xml:space="preserve"> </w:t>
      </w:r>
      <w:r>
        <w:rPr>
          <w:rFonts w:ascii="Arial" w:hAnsi="Arial"/>
          <w:i/>
          <w:w w:val="105"/>
          <w:sz w:val="21"/>
        </w:rPr>
        <w:t>·</w:t>
      </w:r>
      <w:r>
        <w:rPr>
          <w:rFonts w:ascii="Arial" w:hAnsi="Arial"/>
          <w:i/>
          <w:spacing w:val="-13"/>
          <w:w w:val="105"/>
          <w:sz w:val="21"/>
        </w:rPr>
        <w:t xml:space="preserve"> </w:t>
      </w:r>
      <w:r>
        <w:rPr>
          <w:rFonts w:ascii="Arial Unicode MS" w:hAnsi="Arial Unicode MS"/>
          <w:w w:val="105"/>
          <w:sz w:val="21"/>
        </w:rPr>
        <w:t>(3</w:t>
      </w:r>
      <w:r>
        <w:rPr>
          <w:rFonts w:ascii="Georgia" w:hAnsi="Georgia"/>
          <w:i/>
          <w:w w:val="105"/>
          <w:sz w:val="21"/>
        </w:rPr>
        <w:t>.</w:t>
      </w:r>
      <w:r>
        <w:rPr>
          <w:rFonts w:ascii="Arial Unicode MS" w:hAnsi="Arial Unicode MS"/>
          <w:w w:val="105"/>
          <w:sz w:val="21"/>
        </w:rPr>
        <w:t>5</w:t>
      </w:r>
      <w:r>
        <w:rPr>
          <w:rFonts w:ascii="Arial Unicode MS" w:hAnsi="Arial Unicode MS"/>
          <w:spacing w:val="-13"/>
          <w:w w:val="105"/>
          <w:sz w:val="21"/>
        </w:rPr>
        <w:t xml:space="preserve"> </w:t>
      </w:r>
      <w:r>
        <w:rPr>
          <w:rFonts w:ascii="Arial" w:hAnsi="Arial"/>
          <w:i/>
          <w:w w:val="105"/>
          <w:sz w:val="21"/>
        </w:rPr>
        <w:t>·</w:t>
      </w:r>
      <w:r>
        <w:rPr>
          <w:rFonts w:ascii="Arial" w:hAnsi="Arial"/>
          <w:i/>
          <w:spacing w:val="-13"/>
          <w:w w:val="105"/>
          <w:sz w:val="21"/>
        </w:rPr>
        <w:t xml:space="preserve"> </w:t>
      </w:r>
      <w:r>
        <w:rPr>
          <w:rFonts w:ascii="Georgia" w:hAnsi="Georgia"/>
          <w:i/>
          <w:spacing w:val="3"/>
          <w:w w:val="105"/>
          <w:sz w:val="21"/>
        </w:rPr>
        <w:t>DR</w:t>
      </w:r>
      <w:r>
        <w:rPr>
          <w:rFonts w:ascii="Georgia" w:hAnsi="Georgia"/>
          <w:i/>
          <w:spacing w:val="-3"/>
          <w:w w:val="105"/>
          <w:sz w:val="21"/>
        </w:rPr>
        <w:t xml:space="preserve"> </w:t>
      </w:r>
      <w:r>
        <w:rPr>
          <w:rFonts w:ascii="Arial Unicode MS" w:hAnsi="Arial Unicode MS"/>
          <w:w w:val="105"/>
          <w:sz w:val="21"/>
        </w:rPr>
        <w:t>+</w:t>
      </w:r>
      <w:r>
        <w:rPr>
          <w:rFonts w:ascii="Arial Unicode MS" w:hAnsi="Arial Unicode MS"/>
          <w:spacing w:val="-13"/>
          <w:w w:val="105"/>
          <w:sz w:val="21"/>
        </w:rPr>
        <w:t xml:space="preserve"> </w:t>
      </w:r>
      <w:r>
        <w:rPr>
          <w:rFonts w:ascii="Century" w:hAnsi="Century"/>
          <w:w w:val="105"/>
          <w:sz w:val="21"/>
        </w:rPr>
        <w:t>max</w:t>
      </w:r>
      <w:r>
        <w:rPr>
          <w:rFonts w:ascii="Century" w:hAnsi="Century"/>
          <w:spacing w:val="-26"/>
          <w:w w:val="105"/>
          <w:sz w:val="21"/>
        </w:rPr>
        <w:t xml:space="preserve"> </w:t>
      </w:r>
      <w:r>
        <w:rPr>
          <w:rFonts w:ascii="Arial" w:hAnsi="Arial"/>
          <w:i/>
          <w:w w:val="105"/>
          <w:sz w:val="21"/>
        </w:rPr>
        <w:t>{</w:t>
      </w:r>
      <w:r>
        <w:rPr>
          <w:rFonts w:ascii="Georgia" w:hAnsi="Georgia"/>
          <w:i/>
          <w:w w:val="105"/>
          <w:sz w:val="21"/>
        </w:rPr>
        <w:t>DR,</w:t>
      </w:r>
      <w:r>
        <w:rPr>
          <w:rFonts w:ascii="Georgia" w:hAnsi="Georgia"/>
          <w:i/>
          <w:spacing w:val="19"/>
          <w:w w:val="105"/>
          <w:sz w:val="21"/>
        </w:rPr>
        <w:t xml:space="preserve"> </w:t>
      </w:r>
      <w:r>
        <w:rPr>
          <w:rFonts w:ascii="Arial Unicode MS" w:hAnsi="Arial Unicode MS"/>
          <w:w w:val="105"/>
          <w:sz w:val="21"/>
        </w:rPr>
        <w:t>10</w:t>
      </w:r>
      <w:r>
        <w:rPr>
          <w:rFonts w:ascii="Arial" w:hAnsi="Arial"/>
          <w:i/>
          <w:w w:val="105"/>
          <w:sz w:val="21"/>
        </w:rPr>
        <w:t>}</w:t>
      </w:r>
      <w:r>
        <w:rPr>
          <w:rFonts w:ascii="Arial" w:hAnsi="Arial"/>
          <w:i/>
          <w:spacing w:val="-13"/>
          <w:w w:val="105"/>
          <w:sz w:val="21"/>
        </w:rPr>
        <w:t xml:space="preserve"> </w:t>
      </w:r>
      <w:r>
        <w:rPr>
          <w:rFonts w:ascii="Arial Unicode MS" w:hAnsi="Arial Unicode MS"/>
          <w:w w:val="105"/>
          <w:sz w:val="21"/>
        </w:rPr>
        <w:t>+</w:t>
      </w:r>
      <w:r>
        <w:rPr>
          <w:rFonts w:ascii="Arial Unicode MS" w:hAnsi="Arial Unicode MS"/>
          <w:spacing w:val="-13"/>
          <w:w w:val="105"/>
          <w:sz w:val="21"/>
        </w:rPr>
        <w:t xml:space="preserve"> </w:t>
      </w:r>
      <w:r>
        <w:rPr>
          <w:rFonts w:ascii="Arial Unicode MS" w:hAnsi="Arial Unicode MS"/>
          <w:w w:val="105"/>
          <w:sz w:val="21"/>
        </w:rPr>
        <w:t>6</w:t>
      </w:r>
      <w:r>
        <w:rPr>
          <w:rFonts w:ascii="Arial Unicode MS" w:hAnsi="Arial Unicode MS"/>
          <w:spacing w:val="-13"/>
          <w:w w:val="105"/>
          <w:sz w:val="21"/>
        </w:rPr>
        <w:t xml:space="preserve"> </w:t>
      </w:r>
      <w:r>
        <w:rPr>
          <w:rFonts w:ascii="Arial Unicode MS" w:hAnsi="Arial Unicode MS"/>
          <w:w w:val="105"/>
          <w:sz w:val="21"/>
        </w:rPr>
        <w:t>+</w:t>
      </w:r>
      <w:r>
        <w:rPr>
          <w:rFonts w:ascii="Arial Unicode MS" w:hAnsi="Arial Unicode MS"/>
          <w:spacing w:val="-13"/>
          <w:w w:val="105"/>
          <w:sz w:val="21"/>
        </w:rPr>
        <w:t xml:space="preserve"> </w:t>
      </w:r>
      <w:r>
        <w:rPr>
          <w:rFonts w:ascii="Arial Unicode MS" w:hAnsi="Arial Unicode MS"/>
          <w:w w:val="105"/>
          <w:sz w:val="21"/>
        </w:rPr>
        <w:t>22</w:t>
      </w:r>
      <w:r>
        <w:rPr>
          <w:rFonts w:ascii="Arial Unicode MS" w:hAnsi="Arial Unicode MS"/>
          <w:spacing w:val="-13"/>
          <w:w w:val="105"/>
          <w:sz w:val="21"/>
        </w:rPr>
        <w:t xml:space="preserve"> </w:t>
      </w:r>
      <w:r>
        <w:rPr>
          <w:rFonts w:ascii="Arial" w:hAnsi="Arial"/>
          <w:i/>
          <w:w w:val="105"/>
          <w:sz w:val="21"/>
        </w:rPr>
        <w:t>·</w:t>
      </w:r>
      <w:r>
        <w:rPr>
          <w:rFonts w:ascii="Arial" w:hAnsi="Arial"/>
          <w:i/>
          <w:spacing w:val="-13"/>
          <w:w w:val="105"/>
          <w:sz w:val="21"/>
        </w:rPr>
        <w:t xml:space="preserve"> </w:t>
      </w:r>
      <w:r>
        <w:rPr>
          <w:rFonts w:ascii="Georgia" w:hAnsi="Georgia"/>
          <w:i/>
          <w:w w:val="105"/>
          <w:sz w:val="21"/>
        </w:rPr>
        <w:t>M</w:t>
      </w:r>
      <w:r>
        <w:rPr>
          <w:rFonts w:ascii="Georgia" w:hAnsi="Georgia"/>
          <w:i/>
          <w:spacing w:val="19"/>
          <w:w w:val="105"/>
          <w:sz w:val="21"/>
        </w:rPr>
        <w:t xml:space="preserve"> </w:t>
      </w:r>
      <w:r>
        <w:rPr>
          <w:rFonts w:ascii="Arial Unicode MS" w:hAnsi="Arial Unicode MS"/>
          <w:w w:val="105"/>
          <w:sz w:val="21"/>
        </w:rPr>
        <w:t>+</w:t>
      </w:r>
      <w:r>
        <w:rPr>
          <w:rFonts w:ascii="Arial Unicode MS" w:hAnsi="Arial Unicode MS"/>
          <w:spacing w:val="-13"/>
          <w:w w:val="105"/>
          <w:sz w:val="21"/>
        </w:rPr>
        <w:t xml:space="preserve"> </w:t>
      </w:r>
      <w:r>
        <w:rPr>
          <w:rFonts w:ascii="Georgia" w:hAnsi="Georgia"/>
          <w:i/>
          <w:w w:val="105"/>
          <w:sz w:val="21"/>
        </w:rPr>
        <w:t>n</w:t>
      </w:r>
      <w:r>
        <w:rPr>
          <w:rFonts w:ascii="Arial" w:hAnsi="Arial"/>
          <w:i/>
          <w:w w:val="105"/>
          <w:position w:val="-2"/>
          <w:sz w:val="16"/>
        </w:rPr>
        <w:t>p</w:t>
      </w:r>
      <w:r>
        <w:rPr>
          <w:rFonts w:ascii="Arial" w:hAnsi="Arial"/>
          <w:i/>
          <w:spacing w:val="11"/>
          <w:w w:val="105"/>
          <w:position w:val="-2"/>
          <w:sz w:val="16"/>
        </w:rPr>
        <w:t xml:space="preserve"> </w:t>
      </w:r>
      <w:r>
        <w:rPr>
          <w:rFonts w:ascii="Arial" w:hAnsi="Arial"/>
          <w:i/>
          <w:w w:val="105"/>
          <w:sz w:val="21"/>
        </w:rPr>
        <w:t>·</w:t>
      </w:r>
      <w:r>
        <w:rPr>
          <w:rFonts w:ascii="Arial" w:hAnsi="Arial"/>
          <w:i/>
          <w:spacing w:val="-13"/>
          <w:w w:val="105"/>
          <w:sz w:val="21"/>
        </w:rPr>
        <w:t xml:space="preserve"> </w:t>
      </w:r>
      <w:r>
        <w:rPr>
          <w:rFonts w:ascii="Georgia" w:hAnsi="Georgia"/>
          <w:i/>
          <w:w w:val="105"/>
          <w:sz w:val="21"/>
        </w:rPr>
        <w:t>M</w:t>
      </w:r>
      <w:r>
        <w:rPr>
          <w:rFonts w:ascii="Georgia" w:hAnsi="Georgia"/>
          <w:i/>
          <w:spacing w:val="-30"/>
          <w:w w:val="105"/>
          <w:sz w:val="21"/>
        </w:rPr>
        <w:t xml:space="preserve"> </w:t>
      </w:r>
      <w:r>
        <w:rPr>
          <w:rFonts w:ascii="Arial Unicode MS" w:hAnsi="Arial Unicode MS"/>
          <w:w w:val="105"/>
          <w:sz w:val="21"/>
        </w:rPr>
        <w:t>)</w:t>
      </w:r>
      <w:r>
        <w:rPr>
          <w:rFonts w:ascii="Arial Unicode MS" w:hAnsi="Arial Unicode MS"/>
          <w:spacing w:val="-25"/>
          <w:w w:val="105"/>
          <w:sz w:val="21"/>
        </w:rPr>
        <w:t xml:space="preserve"> </w:t>
      </w:r>
      <w:r>
        <w:rPr>
          <w:rFonts w:ascii="Georgia" w:hAnsi="Georgia"/>
          <w:i/>
          <w:w w:val="105"/>
          <w:sz w:val="21"/>
        </w:rPr>
        <w:t>.</w:t>
      </w:r>
      <w:r>
        <w:rPr>
          <w:rFonts w:ascii="Georgia" w:hAnsi="Georgia"/>
          <w:i/>
          <w:w w:val="105"/>
          <w:sz w:val="21"/>
        </w:rPr>
        <w:tab/>
      </w:r>
      <w:r>
        <w:rPr>
          <w:rFonts w:ascii="Century" w:hAnsi="Century"/>
          <w:w w:val="105"/>
          <w:sz w:val="21"/>
        </w:rPr>
        <w:t>(5.21)</w:t>
      </w:r>
    </w:p>
    <w:p w14:paraId="016AF378" w14:textId="77777777" w:rsidR="00ED6B8B" w:rsidRDefault="00FA655D" w:rsidP="00F672C4">
      <w:pPr>
        <w:pStyle w:val="BodyText"/>
        <w:spacing w:before="203"/>
        <w:ind w:left="107"/>
      </w:pPr>
      <w:r>
        <w:t xml:space="preserve">From (5.19) and (5.21), the final expression of </w:t>
      </w:r>
      <w:r>
        <w:rPr>
          <w:rFonts w:ascii="Bookman Old Style"/>
          <w:i/>
        </w:rPr>
        <w:t>C</w:t>
      </w:r>
      <w:r>
        <w:rPr>
          <w:rFonts w:ascii="Arial"/>
          <w:i/>
          <w:position w:val="-3"/>
          <w:sz w:val="16"/>
        </w:rPr>
        <w:t xml:space="preserve">t </w:t>
      </w:r>
      <w:r>
        <w:t>is:</w:t>
      </w:r>
    </w:p>
    <w:p w14:paraId="7F0AE522" w14:textId="77777777" w:rsidR="00ED6B8B" w:rsidRDefault="00ED6B8B" w:rsidP="00F672C4">
      <w:pPr>
        <w:pStyle w:val="BodyText"/>
        <w:spacing w:before="12"/>
        <w:rPr>
          <w:sz w:val="7"/>
        </w:rPr>
      </w:pPr>
    </w:p>
    <w:p w14:paraId="60053F70" w14:textId="77777777" w:rsidR="00ED6B8B" w:rsidRDefault="00ED6B8B" w:rsidP="00F672C4">
      <w:pPr>
        <w:rPr>
          <w:sz w:val="7"/>
        </w:rPr>
        <w:sectPr w:rsidR="00ED6B8B">
          <w:pgSz w:w="11910" w:h="16840"/>
          <w:pgMar w:top="1920" w:right="1680" w:bottom="280" w:left="1620" w:header="1603" w:footer="0" w:gutter="0"/>
          <w:cols w:space="720"/>
        </w:sectPr>
      </w:pPr>
    </w:p>
    <w:p w14:paraId="445F9B41" w14:textId="77777777" w:rsidR="00ED6B8B" w:rsidRDefault="00FA655D" w:rsidP="00F672C4">
      <w:pPr>
        <w:spacing w:before="167"/>
        <w:ind w:left="1522"/>
        <w:rPr>
          <w:rFonts w:ascii="Arial Unicode MS"/>
          <w:sz w:val="21"/>
        </w:rPr>
      </w:pPr>
      <w:r>
        <w:rPr>
          <w:rFonts w:ascii="Georgia"/>
          <w:i/>
          <w:w w:val="115"/>
          <w:position w:val="15"/>
          <w:sz w:val="21"/>
        </w:rPr>
        <w:t>C</w:t>
      </w:r>
      <w:r>
        <w:rPr>
          <w:rFonts w:ascii="Arial"/>
          <w:i/>
          <w:w w:val="115"/>
          <w:position w:val="12"/>
          <w:sz w:val="16"/>
        </w:rPr>
        <w:t xml:space="preserve">t </w:t>
      </w:r>
      <w:r>
        <w:rPr>
          <w:rFonts w:ascii="Arial Unicode MS"/>
          <w:w w:val="115"/>
          <w:position w:val="15"/>
          <w:sz w:val="21"/>
        </w:rPr>
        <w:t xml:space="preserve">= </w:t>
      </w:r>
      <w:r>
        <w:rPr>
          <w:rFonts w:ascii="Arial Unicode MS"/>
          <w:w w:val="110"/>
          <w:sz w:val="21"/>
        </w:rPr>
        <w:t>3</w:t>
      </w:r>
      <w:r>
        <w:rPr>
          <w:rFonts w:ascii="Georgia"/>
          <w:i/>
          <w:w w:val="110"/>
          <w:sz w:val="21"/>
        </w:rPr>
        <w:t>.</w:t>
      </w:r>
      <w:r>
        <w:rPr>
          <w:rFonts w:ascii="Arial Unicode MS"/>
          <w:w w:val="110"/>
          <w:sz w:val="21"/>
        </w:rPr>
        <w:t>5</w:t>
      </w:r>
    </w:p>
    <w:p w14:paraId="22D3F836" w14:textId="77777777" w:rsidR="00ED6B8B" w:rsidRDefault="00FA655D" w:rsidP="00F672C4">
      <w:pPr>
        <w:pStyle w:val="BodyText"/>
        <w:spacing w:before="16"/>
        <w:rPr>
          <w:rFonts w:ascii="Arial Unicode MS"/>
        </w:rPr>
      </w:pPr>
      <w:r>
        <w:br w:type="column"/>
      </w:r>
    </w:p>
    <w:p w14:paraId="38E6032A" w14:textId="77777777" w:rsidR="00ED6B8B" w:rsidRDefault="00FA655D" w:rsidP="00F672C4">
      <w:pPr>
        <w:pStyle w:val="ListParagraph"/>
        <w:numPr>
          <w:ilvl w:val="0"/>
          <w:numId w:val="7"/>
        </w:numPr>
        <w:tabs>
          <w:tab w:val="left" w:pos="118"/>
        </w:tabs>
        <w:ind w:hanging="109"/>
        <w:rPr>
          <w:i/>
          <w:sz w:val="21"/>
        </w:rPr>
      </w:pPr>
      <w:r>
        <w:rPr>
          <w:i/>
          <w:spacing w:val="3"/>
          <w:w w:val="110"/>
          <w:sz w:val="21"/>
        </w:rPr>
        <w:t>DR</w:t>
      </w:r>
    </w:p>
    <w:p w14:paraId="6B142A09" w14:textId="77777777" w:rsidR="00ED6B8B" w:rsidRDefault="00FA655D" w:rsidP="00F672C4">
      <w:pPr>
        <w:spacing w:before="20" w:line="341" w:lineRule="exact"/>
        <w:ind w:left="241"/>
        <w:rPr>
          <w:rFonts w:ascii="Arial" w:hAnsi="Arial"/>
          <w:i/>
          <w:sz w:val="21"/>
        </w:rPr>
      </w:pPr>
      <w:r>
        <w:br w:type="column"/>
      </w:r>
      <w:r>
        <w:rPr>
          <w:rFonts w:ascii="Arial Unicode MS" w:hAnsi="Arial Unicode MS"/>
          <w:w w:val="105"/>
          <w:sz w:val="21"/>
        </w:rPr>
        <w:t>3</w:t>
      </w:r>
      <w:r>
        <w:rPr>
          <w:rFonts w:ascii="Georgia" w:hAnsi="Georgia"/>
          <w:i/>
          <w:w w:val="105"/>
          <w:sz w:val="21"/>
        </w:rPr>
        <w:t>.</w:t>
      </w:r>
      <w:r>
        <w:rPr>
          <w:rFonts w:ascii="Arial Unicode MS" w:hAnsi="Arial Unicode MS"/>
          <w:w w:val="105"/>
          <w:sz w:val="21"/>
        </w:rPr>
        <w:t xml:space="preserve">5 </w:t>
      </w:r>
      <w:r>
        <w:rPr>
          <w:rFonts w:ascii="Arial" w:hAnsi="Arial"/>
          <w:i/>
          <w:w w:val="105"/>
          <w:sz w:val="21"/>
        </w:rPr>
        <w:t xml:space="preserve">· </w:t>
      </w:r>
      <w:r>
        <w:rPr>
          <w:rFonts w:ascii="Georgia" w:hAnsi="Georgia"/>
          <w:i/>
          <w:w w:val="105"/>
          <w:sz w:val="21"/>
        </w:rPr>
        <w:t xml:space="preserve">DR </w:t>
      </w:r>
      <w:r>
        <w:rPr>
          <w:rFonts w:ascii="Arial Unicode MS" w:hAnsi="Arial Unicode MS"/>
          <w:w w:val="105"/>
          <w:sz w:val="21"/>
        </w:rPr>
        <w:t xml:space="preserve">+ </w:t>
      </w:r>
      <w:r>
        <w:rPr>
          <w:rFonts w:ascii="Century" w:hAnsi="Century"/>
          <w:w w:val="105"/>
          <w:sz w:val="21"/>
        </w:rPr>
        <w:t xml:space="preserve">max </w:t>
      </w:r>
      <w:r>
        <w:rPr>
          <w:rFonts w:ascii="Arial" w:hAnsi="Arial"/>
          <w:i/>
          <w:w w:val="105"/>
          <w:sz w:val="21"/>
        </w:rPr>
        <w:t>{</w:t>
      </w:r>
      <w:r>
        <w:rPr>
          <w:rFonts w:ascii="Georgia" w:hAnsi="Georgia"/>
          <w:i/>
          <w:w w:val="105"/>
          <w:sz w:val="21"/>
        </w:rPr>
        <w:t xml:space="preserve">DR, </w:t>
      </w:r>
      <w:r>
        <w:rPr>
          <w:rFonts w:ascii="Arial Unicode MS" w:hAnsi="Arial Unicode MS"/>
          <w:w w:val="105"/>
          <w:sz w:val="21"/>
        </w:rPr>
        <w:t>10</w:t>
      </w:r>
      <w:r>
        <w:rPr>
          <w:rFonts w:ascii="Arial" w:hAnsi="Arial"/>
          <w:i/>
          <w:w w:val="105"/>
          <w:sz w:val="21"/>
        </w:rPr>
        <w:t>}</w:t>
      </w:r>
    </w:p>
    <w:p w14:paraId="7F9D9BEB" w14:textId="77777777" w:rsidR="00ED6B8B" w:rsidRDefault="00890932" w:rsidP="00F672C4">
      <w:pPr>
        <w:spacing w:line="341" w:lineRule="exact"/>
        <w:ind w:left="10"/>
        <w:rPr>
          <w:rFonts w:ascii="Georgia" w:hAnsi="Georgia"/>
          <w:i/>
          <w:sz w:val="21"/>
        </w:rPr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73600" behindDoc="1" locked="0" layoutInCell="1" allowOverlap="1" wp14:anchorId="35C54948" wp14:editId="6C992C97">
                <wp:simplePos x="0" y="0"/>
                <wp:positionH relativeFrom="page">
                  <wp:posOffset>2339340</wp:posOffset>
                </wp:positionH>
                <wp:positionV relativeFrom="paragraph">
                  <wp:posOffset>49530</wp:posOffset>
                </wp:positionV>
                <wp:extent cx="2897505" cy="0"/>
                <wp:effectExtent l="5715" t="11430" r="11430" b="7620"/>
                <wp:wrapNone/>
                <wp:docPr id="1322" name="Line 12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897505" cy="0"/>
                        </a:xfrm>
                        <a:prstGeom prst="line">
                          <a:avLst/>
                        </a:pr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7EB0A92" id="Line 1298" o:spid="_x0000_s1026" style="position:absolute;z-index:-251642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84.2pt,3.9pt" to="412.35pt,3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" strokeweight=".14042mm">
                <w10:wrap anchorx="page"/>
              </v:line>
            </w:pict>
          </mc:Fallback>
        </mc:AlternateContent>
      </w:r>
      <w:r w:rsidR="00FA655D">
        <w:rPr>
          <w:rFonts w:ascii="Arial Unicode MS" w:hAnsi="Arial Unicode MS"/>
          <w:w w:val="105"/>
          <w:sz w:val="21"/>
        </w:rPr>
        <w:t xml:space="preserve">+ </w:t>
      </w:r>
      <w:r w:rsidR="00FA655D">
        <w:rPr>
          <w:rFonts w:ascii="Century" w:hAnsi="Century"/>
          <w:w w:val="105"/>
          <w:sz w:val="21"/>
        </w:rPr>
        <w:t xml:space="preserve">max </w:t>
      </w:r>
      <w:r w:rsidR="00FA655D">
        <w:rPr>
          <w:rFonts w:ascii="Arial" w:hAnsi="Arial"/>
          <w:i/>
          <w:w w:val="105"/>
          <w:sz w:val="21"/>
        </w:rPr>
        <w:t>{</w:t>
      </w:r>
      <w:r w:rsidR="00FA655D">
        <w:rPr>
          <w:rFonts w:ascii="Georgia" w:hAnsi="Georgia"/>
          <w:i/>
          <w:w w:val="105"/>
          <w:sz w:val="21"/>
        </w:rPr>
        <w:t xml:space="preserve">DR, </w:t>
      </w:r>
      <w:r w:rsidR="00FA655D">
        <w:rPr>
          <w:rFonts w:ascii="Arial Unicode MS" w:hAnsi="Arial Unicode MS"/>
          <w:w w:val="105"/>
          <w:sz w:val="21"/>
        </w:rPr>
        <w:t>10</w:t>
      </w:r>
      <w:r w:rsidR="00FA655D">
        <w:rPr>
          <w:rFonts w:ascii="Arial" w:hAnsi="Arial"/>
          <w:i/>
          <w:w w:val="105"/>
          <w:sz w:val="21"/>
        </w:rPr>
        <w:t xml:space="preserve">} </w:t>
      </w:r>
      <w:r w:rsidR="00FA655D">
        <w:rPr>
          <w:rFonts w:ascii="Arial Unicode MS" w:hAnsi="Arial Unicode MS"/>
          <w:w w:val="105"/>
          <w:sz w:val="21"/>
        </w:rPr>
        <w:t xml:space="preserve">+ 6 + 22 </w:t>
      </w:r>
      <w:r w:rsidR="00FA655D">
        <w:rPr>
          <w:rFonts w:ascii="Arial" w:hAnsi="Arial"/>
          <w:i/>
          <w:w w:val="105"/>
          <w:sz w:val="21"/>
        </w:rPr>
        <w:t xml:space="preserve">· </w:t>
      </w:r>
      <w:r w:rsidR="00FA655D">
        <w:rPr>
          <w:rFonts w:ascii="Georgia" w:hAnsi="Georgia"/>
          <w:i/>
          <w:w w:val="105"/>
          <w:sz w:val="21"/>
        </w:rPr>
        <w:t>M</w:t>
      </w:r>
    </w:p>
    <w:p w14:paraId="5C7381ED" w14:textId="77777777" w:rsidR="00ED6B8B" w:rsidRDefault="00FA655D" w:rsidP="00F672C4">
      <w:pPr>
        <w:spacing w:before="317"/>
        <w:ind w:left="32"/>
        <w:rPr>
          <w:rFonts w:ascii="Georgia" w:hAnsi="Georgia"/>
          <w:i/>
          <w:sz w:val="21"/>
        </w:rPr>
      </w:pPr>
      <w:r>
        <w:br w:type="column"/>
      </w:r>
      <w:r>
        <w:rPr>
          <w:rFonts w:ascii="Arial Unicode MS" w:hAnsi="Arial Unicode MS"/>
          <w:w w:val="110"/>
          <w:sz w:val="21"/>
        </w:rPr>
        <w:t xml:space="preserve">+ </w:t>
      </w:r>
      <w:r>
        <w:rPr>
          <w:rFonts w:ascii="Georgia" w:hAnsi="Georgia"/>
          <w:i/>
          <w:w w:val="110"/>
          <w:sz w:val="21"/>
        </w:rPr>
        <w:t>n</w:t>
      </w:r>
      <w:r>
        <w:rPr>
          <w:rFonts w:ascii="Arial" w:hAnsi="Arial"/>
          <w:i/>
          <w:w w:val="110"/>
          <w:position w:val="-2"/>
          <w:sz w:val="16"/>
        </w:rPr>
        <w:t xml:space="preserve">p </w:t>
      </w:r>
      <w:r>
        <w:rPr>
          <w:rFonts w:ascii="Arial" w:hAnsi="Arial"/>
          <w:i/>
          <w:w w:val="105"/>
          <w:sz w:val="21"/>
        </w:rPr>
        <w:t>·</w:t>
      </w:r>
      <w:r>
        <w:rPr>
          <w:rFonts w:ascii="Arial" w:hAnsi="Arial"/>
          <w:i/>
          <w:spacing w:val="-45"/>
          <w:w w:val="105"/>
          <w:sz w:val="21"/>
        </w:rPr>
        <w:t xml:space="preserve"> </w:t>
      </w:r>
      <w:r>
        <w:rPr>
          <w:rFonts w:ascii="Georgia" w:hAnsi="Georgia"/>
          <w:i/>
          <w:w w:val="110"/>
          <w:sz w:val="21"/>
        </w:rPr>
        <w:t>M</w:t>
      </w:r>
    </w:p>
    <w:p w14:paraId="564C4F2B" w14:textId="77777777" w:rsidR="00ED6B8B" w:rsidRDefault="00FA655D" w:rsidP="00F672C4">
      <w:pPr>
        <w:pStyle w:val="BodyText"/>
        <w:spacing w:before="4"/>
        <w:rPr>
          <w:rFonts w:ascii="Georgia"/>
          <w:i/>
        </w:rPr>
      </w:pPr>
      <w:r>
        <w:br w:type="column"/>
      </w:r>
    </w:p>
    <w:p w14:paraId="4885F7F1" w14:textId="77777777" w:rsidR="00ED6B8B" w:rsidRDefault="00FA655D" w:rsidP="00F672C4">
      <w:pPr>
        <w:tabs>
          <w:tab w:val="left" w:pos="924"/>
        </w:tabs>
        <w:ind w:left="7"/>
        <w:rPr>
          <w:rFonts w:ascii="Century"/>
          <w:sz w:val="21"/>
        </w:rPr>
      </w:pPr>
      <w:r>
        <w:rPr>
          <w:rFonts w:ascii="Georgia"/>
          <w:i/>
          <w:sz w:val="21"/>
        </w:rPr>
        <w:t>.</w:t>
      </w:r>
      <w:r>
        <w:rPr>
          <w:rFonts w:ascii="Georgia"/>
          <w:i/>
          <w:sz w:val="21"/>
        </w:rPr>
        <w:tab/>
      </w:r>
      <w:r>
        <w:rPr>
          <w:rFonts w:ascii="Century"/>
          <w:sz w:val="21"/>
        </w:rPr>
        <w:t>(5.22)</w:t>
      </w:r>
    </w:p>
    <w:p w14:paraId="5685B1CA" w14:textId="77777777" w:rsidR="00ED6B8B" w:rsidRDefault="00ED6B8B" w:rsidP="00F672C4">
      <w:pPr>
        <w:rPr>
          <w:rFonts w:ascii="Century"/>
          <w:sz w:val="21"/>
        </w:rPr>
        <w:sectPr w:rsidR="00ED6B8B">
          <w:type w:val="continuous"/>
          <w:pgSz w:w="11910" w:h="16840"/>
          <w:pgMar w:top="1580" w:right="1680" w:bottom="280" w:left="1620" w:header="720" w:footer="720" w:gutter="0"/>
          <w:cols w:num="5" w:space="720" w:equalWidth="0">
            <w:col w:w="2343" w:space="40"/>
            <w:col w:w="470" w:space="40"/>
            <w:col w:w="2825" w:space="40"/>
            <w:col w:w="846" w:space="40"/>
            <w:col w:w="1966"/>
          </w:cols>
        </w:sectPr>
      </w:pPr>
    </w:p>
    <w:p w14:paraId="62027908" w14:textId="7550D2E4" w:rsidR="00ED6B8B" w:rsidRDefault="00FA655D">
      <w:pPr>
        <w:pStyle w:val="BodyText"/>
        <w:spacing w:before="60" w:line="358" w:lineRule="exact"/>
        <w:ind w:left="108" w:right="477" w:firstLine="351"/>
        <w:pPrChange w:id="417" w:author="Raghda Wahdan" w:date="2017-11-06T13:08:00Z">
          <w:pPr>
            <w:pStyle w:val="BodyText"/>
            <w:spacing w:before="60" w:line="358" w:lineRule="exact"/>
            <w:ind w:left="108" w:right="477" w:firstLine="351"/>
            <w:jc w:val="both"/>
          </w:pPr>
        </w:pPrChange>
      </w:pPr>
      <w:r>
        <w:rPr>
          <w:spacing w:val="-5"/>
        </w:rPr>
        <w:t xml:space="preserve">Table </w:t>
      </w:r>
      <w:r>
        <w:t xml:space="preserve">5.1 shows the </w:t>
      </w:r>
      <w:r>
        <w:rPr>
          <w:spacing w:val="-3"/>
        </w:rPr>
        <w:t xml:space="preserve">values </w:t>
      </w:r>
      <w:r>
        <w:t xml:space="preserve">of the slot duration constant of the EPCglobal C1 G2 standards. According to </w:t>
      </w:r>
      <w:ins w:id="418" w:author="Raghda Wahdan" w:date="2017-11-18T23:38:00Z">
        <w:r w:rsidR="003627DF">
          <w:t>T</w:t>
        </w:r>
      </w:ins>
      <w:del w:id="419" w:author="Raghda Wahdan" w:date="2017-11-18T23:38:00Z">
        <w:r w:rsidDel="003627DF">
          <w:delText>t</w:delText>
        </w:r>
      </w:del>
      <w:r>
        <w:t xml:space="preserve">able 5.1, the slot duration constant </w:t>
      </w:r>
      <w:r>
        <w:rPr>
          <w:rFonts w:ascii="Bookman Old Style"/>
          <w:i/>
        </w:rPr>
        <w:t>C</w:t>
      </w:r>
      <w:r>
        <w:rPr>
          <w:rFonts w:ascii="Arial"/>
          <w:i/>
          <w:position w:val="-3"/>
          <w:sz w:val="16"/>
        </w:rPr>
        <w:t xml:space="preserve">t </w:t>
      </w:r>
      <w:r>
        <w:rPr>
          <w:spacing w:val="-3"/>
        </w:rPr>
        <w:t xml:space="preserve">varies </w:t>
      </w:r>
      <w:r>
        <w:t xml:space="preserve">from </w:t>
      </w:r>
      <w:r>
        <w:rPr>
          <w:rFonts w:ascii="Arial Unicode MS"/>
        </w:rPr>
        <w:t>0</w:t>
      </w:r>
      <w:r>
        <w:rPr>
          <w:rFonts w:ascii="Bookman Old Style"/>
          <w:i/>
        </w:rPr>
        <w:t>.</w:t>
      </w:r>
      <w:r>
        <w:rPr>
          <w:rFonts w:ascii="Arial Unicode MS"/>
        </w:rPr>
        <w:t xml:space="preserve">1 </w:t>
      </w:r>
      <w:r>
        <w:t xml:space="preserve">to </w:t>
      </w:r>
      <w:r>
        <w:rPr>
          <w:rFonts w:ascii="Arial Unicode MS"/>
        </w:rPr>
        <w:t>0</w:t>
      </w:r>
      <w:r>
        <w:rPr>
          <w:rFonts w:ascii="Bookman Old Style"/>
          <w:i/>
        </w:rPr>
        <w:t>.</w:t>
      </w:r>
      <w:r>
        <w:rPr>
          <w:rFonts w:ascii="Arial Unicode MS"/>
        </w:rPr>
        <w:t>7</w:t>
      </w:r>
      <w:r>
        <w:t xml:space="preserve">, and this affects the optimum frame length </w:t>
      </w:r>
      <w:r>
        <w:rPr>
          <w:spacing w:val="-3"/>
        </w:rPr>
        <w:t>directly.</w:t>
      </w:r>
    </w:p>
    <w:p w14:paraId="13EA2244" w14:textId="77777777" w:rsidR="00ED6B8B" w:rsidRDefault="00ED6B8B" w:rsidP="00F672C4">
      <w:pPr>
        <w:pStyle w:val="BodyText"/>
        <w:spacing w:before="6"/>
        <w:rPr>
          <w:sz w:val="34"/>
        </w:rPr>
      </w:pPr>
    </w:p>
    <w:p w14:paraId="183155EF" w14:textId="77777777" w:rsidR="00ED6B8B" w:rsidRDefault="00FA655D">
      <w:pPr>
        <w:pStyle w:val="Heading2"/>
        <w:numPr>
          <w:ilvl w:val="2"/>
          <w:numId w:val="9"/>
        </w:numPr>
        <w:tabs>
          <w:tab w:val="left" w:pos="1095"/>
        </w:tabs>
        <w:ind w:hanging="986"/>
        <w:jc w:val="left"/>
        <w:pPrChange w:id="420" w:author="Raghda Wahdan" w:date="2017-11-06T13:08:00Z">
          <w:pPr>
            <w:pStyle w:val="Heading2"/>
            <w:numPr>
              <w:ilvl w:val="2"/>
              <w:numId w:val="9"/>
            </w:numPr>
            <w:tabs>
              <w:tab w:val="left" w:pos="1095"/>
            </w:tabs>
            <w:ind w:hanging="987"/>
            <w:jc w:val="right"/>
          </w:pPr>
        </w:pPrChange>
      </w:pPr>
      <w:r>
        <w:t xml:space="preserve">Closed </w:t>
      </w:r>
      <w:r>
        <w:rPr>
          <w:spacing w:val="-8"/>
        </w:rPr>
        <w:t xml:space="preserve">Form </w:t>
      </w:r>
      <w:r>
        <w:t>Solution vs. Numerical</w:t>
      </w:r>
      <w:r>
        <w:rPr>
          <w:spacing w:val="-38"/>
        </w:rPr>
        <w:t xml:space="preserve"> </w:t>
      </w:r>
      <w:r>
        <w:t>Solution</w:t>
      </w:r>
    </w:p>
    <w:p w14:paraId="37BA7363" w14:textId="1593EEC8" w:rsidR="00ED6B8B" w:rsidRDefault="00FA655D">
      <w:pPr>
        <w:pStyle w:val="BodyText"/>
        <w:spacing w:before="169" w:line="358" w:lineRule="exact"/>
        <w:ind w:left="108" w:right="477"/>
        <w:pPrChange w:id="421" w:author="Raghda Wahdan" w:date="2017-11-06T13:08:00Z">
          <w:pPr>
            <w:pStyle w:val="BodyText"/>
            <w:spacing w:before="169" w:line="358" w:lineRule="exact"/>
            <w:ind w:left="108" w:right="477"/>
            <w:jc w:val="both"/>
          </w:pPr>
        </w:pPrChange>
      </w:pPr>
      <w:r>
        <w:t>Figure</w:t>
      </w:r>
      <w:r>
        <w:rPr>
          <w:spacing w:val="-40"/>
        </w:rPr>
        <w:t xml:space="preserve"> </w:t>
      </w:r>
      <w:r>
        <w:t>5.3a</w:t>
      </w:r>
      <w:r>
        <w:rPr>
          <w:spacing w:val="-39"/>
        </w:rPr>
        <w:t xml:space="preserve"> </w:t>
      </w:r>
      <w:r>
        <w:t>displays</w:t>
      </w:r>
      <w:r>
        <w:rPr>
          <w:spacing w:val="-39"/>
        </w:rPr>
        <w:t xml:space="preserve"> </w:t>
      </w:r>
      <w:r>
        <w:t>the</w:t>
      </w:r>
      <w:r>
        <w:rPr>
          <w:spacing w:val="-40"/>
        </w:rPr>
        <w:t xml:space="preserve"> </w:t>
      </w:r>
      <w:r>
        <w:t>behavior</w:t>
      </w:r>
      <w:r>
        <w:rPr>
          <w:spacing w:val="-39"/>
        </w:rPr>
        <w:t xml:space="preserve"> </w:t>
      </w:r>
      <w:r>
        <w:t>of</w:t>
      </w:r>
      <w:r>
        <w:rPr>
          <w:spacing w:val="-40"/>
        </w:rPr>
        <w:t xml:space="preserve"> </w:t>
      </w:r>
      <w:r>
        <w:t>the</w:t>
      </w:r>
      <w:r>
        <w:rPr>
          <w:spacing w:val="-40"/>
        </w:rPr>
        <w:t xml:space="preserve"> </w:t>
      </w:r>
      <w:r>
        <w:t>proposed</w:t>
      </w:r>
      <w:r>
        <w:rPr>
          <w:spacing w:val="-39"/>
        </w:rPr>
        <w:t xml:space="preserve"> </w:t>
      </w:r>
      <w:r>
        <w:t>frame</w:t>
      </w:r>
      <w:r>
        <w:rPr>
          <w:spacing w:val="-40"/>
        </w:rPr>
        <w:t xml:space="preserve"> </w:t>
      </w:r>
      <w:r>
        <w:t>length</w:t>
      </w:r>
      <w:r>
        <w:rPr>
          <w:spacing w:val="-40"/>
        </w:rPr>
        <w:t xml:space="preserve"> </w:t>
      </w:r>
      <w:r>
        <w:t>formula</w:t>
      </w:r>
      <w:r>
        <w:rPr>
          <w:spacing w:val="-40"/>
        </w:rPr>
        <w:t xml:space="preserve"> </w:t>
      </w:r>
      <w:r>
        <w:t>in</w:t>
      </w:r>
      <w:r>
        <w:rPr>
          <w:spacing w:val="-40"/>
        </w:rPr>
        <w:t xml:space="preserve"> </w:t>
      </w:r>
      <w:r>
        <w:t>(5.13) compared</w:t>
      </w:r>
      <w:r>
        <w:rPr>
          <w:spacing w:val="-36"/>
        </w:rPr>
        <w:t xml:space="preserve"> </w:t>
      </w:r>
      <w:r>
        <w:t>to</w:t>
      </w:r>
      <w:r>
        <w:rPr>
          <w:spacing w:val="-36"/>
        </w:rPr>
        <w:t xml:space="preserve"> </w:t>
      </w:r>
      <w:r>
        <w:t>the</w:t>
      </w:r>
      <w:r>
        <w:rPr>
          <w:spacing w:val="-36"/>
        </w:rPr>
        <w:t xml:space="preserve"> </w:t>
      </w:r>
      <w:r>
        <w:t>numerical</w:t>
      </w:r>
      <w:r>
        <w:rPr>
          <w:spacing w:val="-36"/>
        </w:rPr>
        <w:t xml:space="preserve"> </w:t>
      </w:r>
      <w:r>
        <w:t>solution</w:t>
      </w:r>
      <w:r>
        <w:rPr>
          <w:spacing w:val="-36"/>
        </w:rPr>
        <w:t xml:space="preserve"> </w:t>
      </w:r>
      <w:r>
        <w:t>in</w:t>
      </w:r>
      <w:r>
        <w:rPr>
          <w:spacing w:val="-36"/>
        </w:rPr>
        <w:t xml:space="preserve"> </w:t>
      </w:r>
      <w:r>
        <w:t>[88]</w:t>
      </w:r>
      <w:r>
        <w:rPr>
          <w:spacing w:val="-36"/>
        </w:rPr>
        <w:t xml:space="preserve"> </w:t>
      </w:r>
      <w:r>
        <w:t>for</w:t>
      </w:r>
      <w:r>
        <w:rPr>
          <w:spacing w:val="-36"/>
        </w:rPr>
        <w:t xml:space="preserve"> </w:t>
      </w:r>
      <w:r>
        <w:t>the</w:t>
      </w:r>
      <w:r>
        <w:rPr>
          <w:spacing w:val="-36"/>
        </w:rPr>
        <w:t xml:space="preserve"> </w:t>
      </w:r>
      <w:r>
        <w:t>complete</w:t>
      </w:r>
      <w:r>
        <w:rPr>
          <w:spacing w:val="-36"/>
        </w:rPr>
        <w:t xml:space="preserve"> </w:t>
      </w:r>
      <w:r>
        <w:t>range</w:t>
      </w:r>
      <w:r>
        <w:rPr>
          <w:spacing w:val="-36"/>
        </w:rPr>
        <w:t xml:space="preserve"> </w:t>
      </w:r>
      <w:r>
        <w:t>of</w:t>
      </w:r>
      <w:r>
        <w:rPr>
          <w:spacing w:val="-36"/>
        </w:rPr>
        <w:t xml:space="preserve"> </w:t>
      </w:r>
      <w:r>
        <w:t>the</w:t>
      </w:r>
      <w:r>
        <w:rPr>
          <w:spacing w:val="-36"/>
        </w:rPr>
        <w:t xml:space="preserve"> </w:t>
      </w:r>
      <w:r>
        <w:t>slot</w:t>
      </w:r>
      <w:r>
        <w:rPr>
          <w:spacing w:val="-36"/>
        </w:rPr>
        <w:t xml:space="preserve"> </w:t>
      </w:r>
      <w:r>
        <w:t xml:space="preserve">du- </w:t>
      </w:r>
      <w:r>
        <w:rPr>
          <w:w w:val="105"/>
        </w:rPr>
        <w:t>ration</w:t>
      </w:r>
      <w:r>
        <w:rPr>
          <w:spacing w:val="-31"/>
          <w:w w:val="105"/>
        </w:rPr>
        <w:t xml:space="preserve"> </w:t>
      </w:r>
      <w:r>
        <w:rPr>
          <w:w w:val="105"/>
        </w:rPr>
        <w:t>constant</w:t>
      </w:r>
      <w:r>
        <w:rPr>
          <w:spacing w:val="-31"/>
          <w:w w:val="105"/>
        </w:rPr>
        <w:t xml:space="preserve"> </w:t>
      </w:r>
      <w:r>
        <w:rPr>
          <w:rFonts w:ascii="Bookman Old Style" w:hAnsi="Bookman Old Style"/>
          <w:i/>
          <w:w w:val="105"/>
        </w:rPr>
        <w:t>C</w:t>
      </w:r>
      <w:r>
        <w:rPr>
          <w:rFonts w:ascii="Arial" w:hAnsi="Arial"/>
          <w:i/>
          <w:w w:val="105"/>
          <w:position w:val="-3"/>
          <w:sz w:val="16"/>
        </w:rPr>
        <w:t>t</w:t>
      </w:r>
      <w:r>
        <w:rPr>
          <w:rFonts w:ascii="Arial" w:hAnsi="Arial"/>
          <w:i/>
          <w:spacing w:val="-9"/>
          <w:w w:val="105"/>
          <w:position w:val="-3"/>
          <w:sz w:val="16"/>
        </w:rPr>
        <w:t xml:space="preserve"> </w:t>
      </w:r>
      <w:r>
        <w:rPr>
          <w:w w:val="105"/>
        </w:rPr>
        <w:t>for</w:t>
      </w:r>
      <w:r>
        <w:rPr>
          <w:spacing w:val="-31"/>
          <w:w w:val="105"/>
        </w:rPr>
        <w:t xml:space="preserve"> </w:t>
      </w:r>
      <w:r>
        <w:rPr>
          <w:rFonts w:ascii="Arial Unicode MS" w:hAnsi="Arial Unicode MS"/>
          <w:w w:val="105"/>
        </w:rPr>
        <w:t>0</w:t>
      </w:r>
      <w:r>
        <w:rPr>
          <w:rFonts w:ascii="Arial Unicode MS" w:hAnsi="Arial Unicode MS"/>
          <w:spacing w:val="-37"/>
          <w:w w:val="105"/>
        </w:rPr>
        <w:t xml:space="preserve"> </w:t>
      </w:r>
      <w:r>
        <w:rPr>
          <w:rFonts w:ascii="Bookman Old Style" w:hAnsi="Bookman Old Style"/>
          <w:i/>
          <w:w w:val="105"/>
        </w:rPr>
        <w:t>&lt;</w:t>
      </w:r>
      <w:r>
        <w:rPr>
          <w:rFonts w:ascii="Bookman Old Style" w:hAnsi="Bookman Old Style"/>
          <w:i/>
          <w:spacing w:val="-42"/>
          <w:w w:val="105"/>
        </w:rPr>
        <w:t xml:space="preserve"> </w:t>
      </w:r>
      <w:r>
        <w:rPr>
          <w:rFonts w:ascii="Bookman Old Style" w:hAnsi="Bookman Old Style"/>
          <w:i/>
          <w:w w:val="105"/>
        </w:rPr>
        <w:t>C</w:t>
      </w:r>
      <w:r>
        <w:rPr>
          <w:rFonts w:ascii="Arial" w:hAnsi="Arial"/>
          <w:i/>
          <w:w w:val="105"/>
          <w:position w:val="-3"/>
          <w:sz w:val="16"/>
        </w:rPr>
        <w:t>t</w:t>
      </w:r>
      <w:r>
        <w:rPr>
          <w:rFonts w:ascii="Arial" w:hAnsi="Arial"/>
          <w:i/>
          <w:spacing w:val="-8"/>
          <w:w w:val="105"/>
          <w:position w:val="-3"/>
          <w:sz w:val="16"/>
        </w:rPr>
        <w:t xml:space="preserve"> </w:t>
      </w:r>
      <w:r>
        <w:rPr>
          <w:rFonts w:ascii="Arial" w:hAnsi="Arial"/>
          <w:i/>
          <w:w w:val="110"/>
        </w:rPr>
        <w:t>≤</w:t>
      </w:r>
      <w:r>
        <w:rPr>
          <w:rFonts w:ascii="Arial" w:hAnsi="Arial"/>
          <w:i/>
          <w:spacing w:val="-40"/>
          <w:w w:val="110"/>
        </w:rPr>
        <w:t xml:space="preserve"> </w:t>
      </w:r>
      <w:r>
        <w:rPr>
          <w:rFonts w:ascii="Arial Unicode MS" w:hAnsi="Arial Unicode MS"/>
          <w:w w:val="105"/>
        </w:rPr>
        <w:t>1</w:t>
      </w:r>
      <w:r>
        <w:rPr>
          <w:w w:val="105"/>
        </w:rPr>
        <w:t>.</w:t>
      </w:r>
      <w:r>
        <w:rPr>
          <w:spacing w:val="-13"/>
          <w:w w:val="105"/>
        </w:rPr>
        <w:t xml:space="preserve"> </w:t>
      </w:r>
      <w:r>
        <w:rPr>
          <w:w w:val="105"/>
        </w:rPr>
        <w:t>In</w:t>
      </w:r>
      <w:r>
        <w:rPr>
          <w:spacing w:val="-31"/>
          <w:w w:val="105"/>
        </w:rPr>
        <w:t xml:space="preserve"> </w:t>
      </w:r>
      <w:r>
        <w:rPr>
          <w:w w:val="105"/>
        </w:rPr>
        <w:t>the</w:t>
      </w:r>
      <w:r>
        <w:rPr>
          <w:spacing w:val="-31"/>
          <w:w w:val="105"/>
        </w:rPr>
        <w:t xml:space="preserve"> </w:t>
      </w:r>
      <w:r>
        <w:rPr>
          <w:w w:val="105"/>
        </w:rPr>
        <w:t>simulation,</w:t>
      </w:r>
      <w:r>
        <w:rPr>
          <w:spacing w:val="-30"/>
          <w:w w:val="105"/>
        </w:rPr>
        <w:t xml:space="preserve"> </w:t>
      </w:r>
      <w:r>
        <w:rPr>
          <w:w w:val="105"/>
        </w:rPr>
        <w:t>a</w:t>
      </w:r>
      <w:r>
        <w:rPr>
          <w:spacing w:val="-31"/>
          <w:w w:val="105"/>
        </w:rPr>
        <w:t xml:space="preserve"> </w:t>
      </w:r>
      <w:r>
        <w:rPr>
          <w:w w:val="105"/>
        </w:rPr>
        <w:t>fixed</w:t>
      </w:r>
      <w:r>
        <w:rPr>
          <w:spacing w:val="-31"/>
          <w:w w:val="105"/>
        </w:rPr>
        <w:t xml:space="preserve"> </w:t>
      </w:r>
      <w:r>
        <w:rPr>
          <w:w w:val="105"/>
        </w:rPr>
        <w:t>number</w:t>
      </w:r>
      <w:r>
        <w:rPr>
          <w:spacing w:val="-31"/>
          <w:w w:val="105"/>
        </w:rPr>
        <w:t xml:space="preserve"> </w:t>
      </w:r>
      <w:r>
        <w:rPr>
          <w:w w:val="105"/>
        </w:rPr>
        <w:t>of</w:t>
      </w:r>
      <w:r>
        <w:rPr>
          <w:spacing w:val="-31"/>
          <w:w w:val="105"/>
        </w:rPr>
        <w:t xml:space="preserve"> </w:t>
      </w:r>
      <w:r>
        <w:rPr>
          <w:rFonts w:ascii="Bookman Old Style" w:hAnsi="Bookman Old Style"/>
          <w:i/>
          <w:w w:val="105"/>
        </w:rPr>
        <w:t>n</w:t>
      </w:r>
      <w:r>
        <w:rPr>
          <w:rFonts w:ascii="Bookman Old Style" w:hAnsi="Bookman Old Style"/>
          <w:i/>
          <w:spacing w:val="-42"/>
          <w:w w:val="105"/>
        </w:rPr>
        <w:t xml:space="preserve"> </w:t>
      </w:r>
      <w:r>
        <w:rPr>
          <w:rFonts w:ascii="Arial Unicode MS" w:hAnsi="Arial Unicode MS"/>
          <w:w w:val="110"/>
        </w:rPr>
        <w:t>=</w:t>
      </w:r>
      <w:r>
        <w:rPr>
          <w:rFonts w:ascii="Arial Unicode MS" w:hAnsi="Arial Unicode MS"/>
          <w:spacing w:val="-40"/>
          <w:w w:val="110"/>
        </w:rPr>
        <w:t xml:space="preserve"> </w:t>
      </w:r>
      <w:r>
        <w:rPr>
          <w:rFonts w:ascii="Arial Unicode MS" w:hAnsi="Arial Unicode MS"/>
          <w:w w:val="105"/>
        </w:rPr>
        <w:t xml:space="preserve">100 </w:t>
      </w:r>
      <w:r>
        <w:t>tags</w:t>
      </w:r>
      <w:r>
        <w:rPr>
          <w:spacing w:val="-34"/>
        </w:rPr>
        <w:t xml:space="preserve"> </w:t>
      </w:r>
      <w:r>
        <w:t>is</w:t>
      </w:r>
      <w:r>
        <w:rPr>
          <w:spacing w:val="-34"/>
        </w:rPr>
        <w:t xml:space="preserve"> </w:t>
      </w:r>
      <w:r>
        <w:t>used.</w:t>
      </w:r>
      <w:r>
        <w:rPr>
          <w:spacing w:val="-20"/>
        </w:rPr>
        <w:t xml:space="preserve"> </w:t>
      </w:r>
      <w:r>
        <w:t>According</w:t>
      </w:r>
      <w:r>
        <w:rPr>
          <w:spacing w:val="-34"/>
        </w:rPr>
        <w:t xml:space="preserve"> </w:t>
      </w:r>
      <w:r>
        <w:t>to</w:t>
      </w:r>
      <w:r>
        <w:rPr>
          <w:spacing w:val="-34"/>
        </w:rPr>
        <w:t xml:space="preserve"> </w:t>
      </w:r>
      <w:ins w:id="422" w:author="Raghda Wahdan" w:date="2017-11-18T23:38:00Z">
        <w:r w:rsidR="00B21890">
          <w:t>F</w:t>
        </w:r>
      </w:ins>
      <w:del w:id="423" w:author="Raghda Wahdan" w:date="2017-11-18T23:38:00Z">
        <w:r w:rsidDel="00B21890">
          <w:delText>f</w:delText>
        </w:r>
      </w:del>
      <w:r>
        <w:t>igure</w:t>
      </w:r>
      <w:r>
        <w:rPr>
          <w:spacing w:val="-34"/>
        </w:rPr>
        <w:t xml:space="preserve"> </w:t>
      </w:r>
      <w:r>
        <w:t>5.3,</w:t>
      </w:r>
      <w:r>
        <w:rPr>
          <w:spacing w:val="-33"/>
        </w:rPr>
        <w:t xml:space="preserve"> </w:t>
      </w:r>
      <w:r>
        <w:t>the</w:t>
      </w:r>
      <w:r>
        <w:rPr>
          <w:spacing w:val="-34"/>
        </w:rPr>
        <w:t xml:space="preserve"> </w:t>
      </w:r>
      <w:r>
        <w:t>proposed</w:t>
      </w:r>
      <w:r>
        <w:rPr>
          <w:spacing w:val="-34"/>
        </w:rPr>
        <w:t xml:space="preserve"> </w:t>
      </w:r>
      <w:r>
        <w:t>equation</w:t>
      </w:r>
      <w:r>
        <w:rPr>
          <w:spacing w:val="-34"/>
        </w:rPr>
        <w:t xml:space="preserve"> </w:t>
      </w:r>
      <w:r>
        <w:t>approaches</w:t>
      </w:r>
      <w:r>
        <w:rPr>
          <w:spacing w:val="-34"/>
        </w:rPr>
        <w:t xml:space="preserve"> </w:t>
      </w:r>
      <w:r>
        <w:t>the</w:t>
      </w:r>
      <w:r>
        <w:rPr>
          <w:spacing w:val="-34"/>
        </w:rPr>
        <w:t xml:space="preserve"> </w:t>
      </w:r>
      <w:r>
        <w:rPr>
          <w:spacing w:val="-3"/>
        </w:rPr>
        <w:t xml:space="preserve">nu- </w:t>
      </w:r>
      <w:r>
        <w:rPr>
          <w:w w:val="105"/>
        </w:rPr>
        <w:t>merical</w:t>
      </w:r>
      <w:r>
        <w:rPr>
          <w:spacing w:val="-29"/>
          <w:w w:val="105"/>
        </w:rPr>
        <w:t xml:space="preserve"> </w:t>
      </w:r>
      <w:r>
        <w:rPr>
          <w:w w:val="105"/>
        </w:rPr>
        <w:t>solution</w:t>
      </w:r>
      <w:r>
        <w:rPr>
          <w:spacing w:val="-30"/>
          <w:w w:val="105"/>
        </w:rPr>
        <w:t xml:space="preserve"> </w:t>
      </w:r>
      <w:r>
        <w:rPr>
          <w:w w:val="105"/>
        </w:rPr>
        <w:t>proposed</w:t>
      </w:r>
      <w:r>
        <w:rPr>
          <w:spacing w:val="-29"/>
          <w:w w:val="105"/>
        </w:rPr>
        <w:t xml:space="preserve"> </w:t>
      </w:r>
      <w:r>
        <w:rPr>
          <w:w w:val="105"/>
        </w:rPr>
        <w:t>in</w:t>
      </w:r>
      <w:r>
        <w:rPr>
          <w:spacing w:val="-29"/>
          <w:w w:val="105"/>
        </w:rPr>
        <w:t xml:space="preserve"> </w:t>
      </w:r>
      <w:r>
        <w:rPr>
          <w:w w:val="105"/>
        </w:rPr>
        <w:t>[88]</w:t>
      </w:r>
      <w:r>
        <w:rPr>
          <w:spacing w:val="-29"/>
          <w:w w:val="105"/>
        </w:rPr>
        <w:t xml:space="preserve"> </w:t>
      </w:r>
      <w:r>
        <w:rPr>
          <w:w w:val="105"/>
        </w:rPr>
        <w:t>in</w:t>
      </w:r>
      <w:r>
        <w:rPr>
          <w:spacing w:val="-29"/>
          <w:w w:val="105"/>
        </w:rPr>
        <w:t xml:space="preserve"> </w:t>
      </w:r>
      <w:r>
        <w:rPr>
          <w:w w:val="105"/>
        </w:rPr>
        <w:t>the</w:t>
      </w:r>
      <w:r>
        <w:rPr>
          <w:spacing w:val="-29"/>
          <w:w w:val="105"/>
        </w:rPr>
        <w:t xml:space="preserve"> </w:t>
      </w:r>
      <w:r>
        <w:rPr>
          <w:w w:val="105"/>
        </w:rPr>
        <w:t>full</w:t>
      </w:r>
      <w:r>
        <w:rPr>
          <w:spacing w:val="-29"/>
          <w:w w:val="105"/>
        </w:rPr>
        <w:t xml:space="preserve"> </w:t>
      </w:r>
      <w:r>
        <w:rPr>
          <w:w w:val="105"/>
        </w:rPr>
        <w:t>range</w:t>
      </w:r>
      <w:r>
        <w:rPr>
          <w:spacing w:val="-29"/>
          <w:w w:val="105"/>
        </w:rPr>
        <w:t xml:space="preserve"> </w:t>
      </w:r>
      <w:r>
        <w:rPr>
          <w:w w:val="105"/>
        </w:rPr>
        <w:t>of</w:t>
      </w:r>
      <w:r>
        <w:rPr>
          <w:spacing w:val="-29"/>
          <w:w w:val="105"/>
        </w:rPr>
        <w:t xml:space="preserve"> </w:t>
      </w:r>
      <w:r>
        <w:rPr>
          <w:rFonts w:ascii="Bookman Old Style" w:hAnsi="Bookman Old Style"/>
          <w:i/>
          <w:w w:val="105"/>
        </w:rPr>
        <w:t>C</w:t>
      </w:r>
      <w:r>
        <w:rPr>
          <w:rFonts w:ascii="Arial" w:hAnsi="Arial"/>
          <w:i/>
          <w:w w:val="105"/>
          <w:position w:val="-3"/>
          <w:sz w:val="16"/>
        </w:rPr>
        <w:t>t</w:t>
      </w:r>
      <w:r>
        <w:rPr>
          <w:rFonts w:ascii="Arial" w:hAnsi="Arial"/>
          <w:i/>
          <w:spacing w:val="-9"/>
          <w:w w:val="105"/>
          <w:position w:val="-3"/>
          <w:sz w:val="16"/>
        </w:rPr>
        <w:t xml:space="preserve"> </w:t>
      </w:r>
      <w:r>
        <w:rPr>
          <w:w w:val="105"/>
        </w:rPr>
        <w:t>with</w:t>
      </w:r>
      <w:r>
        <w:rPr>
          <w:spacing w:val="-29"/>
          <w:w w:val="105"/>
        </w:rPr>
        <w:t xml:space="preserve"> </w:t>
      </w:r>
      <w:r>
        <w:rPr>
          <w:w w:val="105"/>
        </w:rPr>
        <w:t>very</w:t>
      </w:r>
      <w:r>
        <w:rPr>
          <w:spacing w:val="-29"/>
          <w:w w:val="105"/>
        </w:rPr>
        <w:t xml:space="preserve"> </w:t>
      </w:r>
      <w:r>
        <w:rPr>
          <w:w w:val="105"/>
        </w:rPr>
        <w:t>small</w:t>
      </w:r>
      <w:r>
        <w:rPr>
          <w:spacing w:val="-29"/>
          <w:w w:val="105"/>
        </w:rPr>
        <w:t xml:space="preserve"> </w:t>
      </w:r>
      <w:r>
        <w:rPr>
          <w:w w:val="105"/>
        </w:rPr>
        <w:t xml:space="preserve">bias </w:t>
      </w:r>
      <w:r>
        <w:t>coming</w:t>
      </w:r>
      <w:r>
        <w:rPr>
          <w:spacing w:val="-20"/>
        </w:rPr>
        <w:t xml:space="preserve"> </w:t>
      </w:r>
      <w:r>
        <w:t>from</w:t>
      </w:r>
      <w:r>
        <w:rPr>
          <w:spacing w:val="-20"/>
        </w:rPr>
        <w:t xml:space="preserve"> </w:t>
      </w:r>
      <w:r>
        <w:t>the</w:t>
      </w:r>
      <w:r>
        <w:rPr>
          <w:spacing w:val="-20"/>
        </w:rPr>
        <w:t xml:space="preserve"> </w:t>
      </w:r>
      <w:r>
        <w:rPr>
          <w:spacing w:val="-5"/>
        </w:rPr>
        <w:t>Taylor</w:t>
      </w:r>
      <w:r>
        <w:rPr>
          <w:spacing w:val="-20"/>
        </w:rPr>
        <w:t xml:space="preserve"> </w:t>
      </w:r>
      <w:r>
        <w:t>series</w:t>
      </w:r>
      <w:r>
        <w:rPr>
          <w:spacing w:val="-20"/>
        </w:rPr>
        <w:t xml:space="preserve"> </w:t>
      </w:r>
      <w:r>
        <w:t>approximation</w:t>
      </w:r>
      <w:r>
        <w:rPr>
          <w:spacing w:val="-20"/>
        </w:rPr>
        <w:t xml:space="preserve"> </w:t>
      </w:r>
      <w:r>
        <w:t>in</w:t>
      </w:r>
      <w:r>
        <w:rPr>
          <w:spacing w:val="-20"/>
        </w:rPr>
        <w:t xml:space="preserve"> </w:t>
      </w:r>
      <w:r>
        <w:t>(5.11).</w:t>
      </w:r>
      <w:r>
        <w:rPr>
          <w:spacing w:val="-2"/>
        </w:rPr>
        <w:t xml:space="preserve"> </w:t>
      </w:r>
      <w:r>
        <w:t>According</w:t>
      </w:r>
      <w:r>
        <w:rPr>
          <w:spacing w:val="-20"/>
        </w:rPr>
        <w:t xml:space="preserve"> </w:t>
      </w:r>
      <w:r>
        <w:t>to</w:t>
      </w:r>
      <w:r>
        <w:rPr>
          <w:spacing w:val="-20"/>
        </w:rPr>
        <w:t xml:space="preserve"> </w:t>
      </w:r>
      <w:r>
        <w:t>the</w:t>
      </w:r>
      <w:r>
        <w:rPr>
          <w:spacing w:val="-20"/>
        </w:rPr>
        <w:t xml:space="preserve"> </w:t>
      </w:r>
      <w:r>
        <w:t>EPC- global</w:t>
      </w:r>
      <w:r>
        <w:rPr>
          <w:spacing w:val="-15"/>
        </w:rPr>
        <w:t xml:space="preserve"> </w:t>
      </w:r>
      <w:r>
        <w:t>C1</w:t>
      </w:r>
      <w:r>
        <w:rPr>
          <w:spacing w:val="-15"/>
        </w:rPr>
        <w:t xml:space="preserve"> </w:t>
      </w:r>
      <w:r>
        <w:t>G2</w:t>
      </w:r>
      <w:r>
        <w:rPr>
          <w:spacing w:val="-15"/>
        </w:rPr>
        <w:t xml:space="preserve"> </w:t>
      </w:r>
      <w:r>
        <w:t>standard</w:t>
      </w:r>
      <w:r>
        <w:rPr>
          <w:spacing w:val="-16"/>
        </w:rPr>
        <w:t xml:space="preserve"> </w:t>
      </w:r>
      <w:r>
        <w:t>[11]</w:t>
      </w:r>
      <w:r>
        <w:rPr>
          <w:spacing w:val="-16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frame</w:t>
      </w:r>
      <w:r>
        <w:rPr>
          <w:spacing w:val="-16"/>
        </w:rPr>
        <w:t xml:space="preserve"> </w:t>
      </w:r>
      <w:r>
        <w:t>length</w:t>
      </w:r>
      <w:r>
        <w:rPr>
          <w:spacing w:val="-15"/>
        </w:rPr>
        <w:t xml:space="preserve"> </w:t>
      </w:r>
      <w:del w:id="424" w:author="Raghda Wahdan" w:date="2017-11-18T23:38:00Z">
        <w:r w:rsidDel="00B21890">
          <w:delText>is</w:delText>
        </w:r>
        <w:r w:rsidDel="00B21890">
          <w:rPr>
            <w:spacing w:val="-15"/>
          </w:rPr>
          <w:delText xml:space="preserve"> </w:delText>
        </w:r>
        <w:r w:rsidDel="00B21890">
          <w:rPr>
            <w:spacing w:val="-3"/>
          </w:rPr>
          <w:delText>allowed</w:delText>
        </w:r>
        <w:r w:rsidDel="00B21890">
          <w:rPr>
            <w:spacing w:val="-15"/>
          </w:rPr>
          <w:delText xml:space="preserve"> </w:delText>
        </w:r>
        <w:r w:rsidDel="00B21890">
          <w:delText>to</w:delText>
        </w:r>
      </w:del>
      <w:ins w:id="425" w:author="Raghda Wahdan" w:date="2017-11-18T23:38:00Z">
        <w:r w:rsidR="00B21890">
          <w:t>can</w:t>
        </w:r>
      </w:ins>
      <w:r>
        <w:rPr>
          <w:spacing w:val="-15"/>
        </w:rPr>
        <w:t xml:space="preserve"> </w:t>
      </w:r>
      <w:r>
        <w:rPr>
          <w:spacing w:val="-3"/>
        </w:rPr>
        <w:t>take</w:t>
      </w:r>
      <w:r>
        <w:rPr>
          <w:spacing w:val="-15"/>
        </w:rPr>
        <w:t xml:space="preserve"> </w:t>
      </w:r>
      <w:r>
        <w:t>only</w:t>
      </w:r>
      <w:r>
        <w:rPr>
          <w:spacing w:val="-15"/>
        </w:rPr>
        <w:t xml:space="preserve"> </w:t>
      </w:r>
      <w:r>
        <w:t xml:space="preserve">quantized </w:t>
      </w:r>
      <w:r>
        <w:rPr>
          <w:spacing w:val="-3"/>
        </w:rPr>
        <w:t>values</w:t>
      </w:r>
      <w:r>
        <w:rPr>
          <w:spacing w:val="-17"/>
        </w:rPr>
        <w:t xml:space="preserve"> </w:t>
      </w:r>
      <w:r>
        <w:t>(power</w:t>
      </w:r>
      <w:r>
        <w:rPr>
          <w:spacing w:val="-17"/>
        </w:rPr>
        <w:t xml:space="preserve"> </w:t>
      </w:r>
      <w:r>
        <w:t>of</w:t>
      </w:r>
      <w:r>
        <w:rPr>
          <w:spacing w:val="-17"/>
        </w:rPr>
        <w:t xml:space="preserve"> </w:t>
      </w:r>
      <w:r>
        <w:rPr>
          <w:rFonts w:ascii="Arial Unicode MS" w:hAnsi="Arial Unicode MS"/>
        </w:rPr>
        <w:t>2</w:t>
      </w:r>
      <w:r>
        <w:t>).</w:t>
      </w:r>
      <w:r>
        <w:rPr>
          <w:spacing w:val="-2"/>
        </w:rPr>
        <w:t xml:space="preserve"> </w:t>
      </w:r>
      <w:r>
        <w:t>Thus,</w:t>
      </w:r>
      <w:r>
        <w:rPr>
          <w:spacing w:val="-17"/>
        </w:rPr>
        <w:t xml:space="preserve"> </w:t>
      </w:r>
      <w:r>
        <w:t>in</w:t>
      </w:r>
      <w:r>
        <w:rPr>
          <w:spacing w:val="-17"/>
        </w:rPr>
        <w:t xml:space="preserve"> </w:t>
      </w:r>
      <w:ins w:id="426" w:author="Raghda Wahdan" w:date="2017-11-18T23:38:00Z">
        <w:r w:rsidR="00B21890">
          <w:t>F</w:t>
        </w:r>
      </w:ins>
      <w:del w:id="427" w:author="Raghda Wahdan" w:date="2017-11-18T23:38:00Z">
        <w:r w:rsidDel="00B21890">
          <w:delText>f</w:delText>
        </w:r>
      </w:del>
      <w:r>
        <w:t>igure</w:t>
      </w:r>
      <w:r>
        <w:rPr>
          <w:spacing w:val="-17"/>
        </w:rPr>
        <w:t xml:space="preserve"> </w:t>
      </w:r>
      <w:r>
        <w:t>5.3b</w:t>
      </w:r>
      <w:r>
        <w:rPr>
          <w:spacing w:val="-17"/>
        </w:rPr>
        <w:t xml:space="preserve"> </w:t>
      </w:r>
      <w:r>
        <w:t>only</w:t>
      </w:r>
      <w:r>
        <w:rPr>
          <w:spacing w:val="-17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t>next</w:t>
      </w:r>
      <w:r>
        <w:rPr>
          <w:spacing w:val="-17"/>
        </w:rPr>
        <w:t xml:space="preserve"> </w:t>
      </w:r>
      <w:r>
        <w:t>quantized</w:t>
      </w:r>
      <w:r>
        <w:rPr>
          <w:spacing w:val="-17"/>
        </w:rPr>
        <w:t xml:space="preserve"> </w:t>
      </w:r>
      <w:r>
        <w:t>frame</w:t>
      </w:r>
      <w:r>
        <w:rPr>
          <w:spacing w:val="-17"/>
        </w:rPr>
        <w:t xml:space="preserve"> </w:t>
      </w:r>
      <w:r>
        <w:t>length is</w:t>
      </w:r>
      <w:r>
        <w:rPr>
          <w:spacing w:val="-23"/>
        </w:rPr>
        <w:t xml:space="preserve"> </w:t>
      </w:r>
      <w:r>
        <w:t>selected,</w:t>
      </w:r>
      <w:r>
        <w:rPr>
          <w:spacing w:val="-23"/>
        </w:rPr>
        <w:t xml:space="preserve"> </w:t>
      </w:r>
      <w:r>
        <w:t>which</w:t>
      </w:r>
      <w:r>
        <w:rPr>
          <w:spacing w:val="-23"/>
        </w:rPr>
        <w:t xml:space="preserve"> </w:t>
      </w:r>
      <w:r>
        <w:t>decreases</w:t>
      </w:r>
      <w:r>
        <w:rPr>
          <w:spacing w:val="-23"/>
        </w:rPr>
        <w:t xml:space="preserve"> </w:t>
      </w:r>
      <w:r>
        <w:t>the</w:t>
      </w:r>
      <w:r>
        <w:rPr>
          <w:spacing w:val="-23"/>
        </w:rPr>
        <w:t xml:space="preserve"> </w:t>
      </w:r>
      <w:r>
        <w:t>effect</w:t>
      </w:r>
      <w:r>
        <w:rPr>
          <w:spacing w:val="-23"/>
        </w:rPr>
        <w:t xml:space="preserve"> </w:t>
      </w:r>
      <w:r>
        <w:t>of</w:t>
      </w:r>
      <w:r>
        <w:rPr>
          <w:spacing w:val="-23"/>
        </w:rPr>
        <w:t xml:space="preserve"> </w:t>
      </w:r>
      <w:r>
        <w:t>the</w:t>
      </w:r>
      <w:r>
        <w:rPr>
          <w:spacing w:val="-23"/>
        </w:rPr>
        <w:t xml:space="preserve"> </w:t>
      </w:r>
      <w:r>
        <w:rPr>
          <w:spacing w:val="-5"/>
        </w:rPr>
        <w:t>Taylor</w:t>
      </w:r>
      <w:r>
        <w:rPr>
          <w:spacing w:val="-23"/>
        </w:rPr>
        <w:t xml:space="preserve"> </w:t>
      </w:r>
      <w:r>
        <w:t>approximation.</w:t>
      </w:r>
      <w:r>
        <w:rPr>
          <w:spacing w:val="-8"/>
        </w:rPr>
        <w:t xml:space="preserve"> </w:t>
      </w:r>
      <w:r>
        <w:t xml:space="preserve">According to 5.3b, the proposed frame length fully </w:t>
      </w:r>
      <w:del w:id="428" w:author="Raghda Wahdan" w:date="2017-11-18T23:39:00Z">
        <w:r w:rsidDel="00B21890">
          <w:delText>match</w:delText>
        </w:r>
      </w:del>
      <w:ins w:id="429" w:author="Raghda Wahdan" w:date="2017-11-18T23:39:00Z">
        <w:r w:rsidR="00B21890">
          <w:t>matches</w:t>
        </w:r>
      </w:ins>
      <w:r>
        <w:t xml:space="preserve"> the numerical solution in</w:t>
      </w:r>
      <w:r>
        <w:rPr>
          <w:spacing w:val="-22"/>
        </w:rPr>
        <w:t xml:space="preserve"> </w:t>
      </w:r>
      <w:r>
        <w:t>the full range of</w:t>
      </w:r>
      <w:r>
        <w:rPr>
          <w:spacing w:val="-32"/>
        </w:rPr>
        <w:t xml:space="preserve"> </w:t>
      </w:r>
      <w:r>
        <w:rPr>
          <w:rFonts w:ascii="Bookman Old Style" w:hAnsi="Bookman Old Style"/>
          <w:i/>
          <w:spacing w:val="2"/>
        </w:rPr>
        <w:t>C</w:t>
      </w:r>
      <w:r>
        <w:rPr>
          <w:rFonts w:ascii="Arial" w:hAnsi="Arial"/>
          <w:i/>
          <w:spacing w:val="2"/>
          <w:position w:val="-3"/>
          <w:sz w:val="16"/>
        </w:rPr>
        <w:t>t</w:t>
      </w:r>
      <w:r>
        <w:rPr>
          <w:spacing w:val="2"/>
        </w:rPr>
        <w:t>.</w:t>
      </w:r>
    </w:p>
    <w:p w14:paraId="06E97456" w14:textId="77777777" w:rsidR="00ED6B8B" w:rsidRDefault="00ED6B8B" w:rsidP="00F672C4">
      <w:pPr>
        <w:pStyle w:val="BodyText"/>
        <w:spacing w:before="6"/>
        <w:rPr>
          <w:sz w:val="34"/>
        </w:rPr>
      </w:pPr>
    </w:p>
    <w:p w14:paraId="4520B2C7" w14:textId="77777777" w:rsidR="00ED6B8B" w:rsidRDefault="00FA655D">
      <w:pPr>
        <w:pStyle w:val="Heading2"/>
        <w:numPr>
          <w:ilvl w:val="2"/>
          <w:numId w:val="9"/>
        </w:numPr>
        <w:tabs>
          <w:tab w:val="left" w:pos="1095"/>
        </w:tabs>
        <w:spacing w:before="1"/>
        <w:ind w:hanging="986"/>
        <w:jc w:val="left"/>
        <w:pPrChange w:id="430" w:author="Raghda Wahdan" w:date="2017-11-06T13:08:00Z">
          <w:pPr>
            <w:pStyle w:val="Heading2"/>
            <w:numPr>
              <w:ilvl w:val="2"/>
              <w:numId w:val="9"/>
            </w:numPr>
            <w:tabs>
              <w:tab w:val="left" w:pos="1095"/>
            </w:tabs>
            <w:spacing w:before="1"/>
            <w:ind w:hanging="987"/>
            <w:jc w:val="right"/>
          </w:pPr>
        </w:pPrChange>
      </w:pPr>
      <w:r>
        <w:t>Mean Reading Time</w:t>
      </w:r>
      <w:r>
        <w:rPr>
          <w:spacing w:val="7"/>
        </w:rPr>
        <w:t xml:space="preserve"> </w:t>
      </w:r>
      <w:r>
        <w:t>Reduction</w:t>
      </w:r>
    </w:p>
    <w:p w14:paraId="1277443A" w14:textId="77777777" w:rsidR="00ED6B8B" w:rsidRDefault="00FA655D">
      <w:pPr>
        <w:pStyle w:val="BodyText"/>
        <w:spacing w:before="204" w:line="266" w:lineRule="auto"/>
        <w:ind w:left="108" w:right="477"/>
        <w:pPrChange w:id="431" w:author="Raghda Wahdan" w:date="2017-11-06T13:08:00Z">
          <w:pPr>
            <w:pStyle w:val="BodyText"/>
            <w:spacing w:before="204" w:line="266" w:lineRule="auto"/>
            <w:ind w:left="108" w:right="477"/>
            <w:jc w:val="both"/>
          </w:pPr>
        </w:pPrChange>
      </w:pPr>
      <w:r>
        <w:t xml:space="preserve">In </w:t>
      </w:r>
      <w:r>
        <w:rPr>
          <w:spacing w:val="-3"/>
        </w:rPr>
        <w:t xml:space="preserve">conventional </w:t>
      </w:r>
      <w:r>
        <w:t>FSA systems, the slots durations are considered as constant slots.</w:t>
      </w:r>
      <w:r>
        <w:rPr>
          <w:spacing w:val="7"/>
        </w:rPr>
        <w:t xml:space="preserve"> </w:t>
      </w:r>
      <w:r>
        <w:t>Thus,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total</w:t>
      </w:r>
      <w:r>
        <w:rPr>
          <w:spacing w:val="-12"/>
        </w:rPr>
        <w:t xml:space="preserve"> </w:t>
      </w:r>
      <w:r>
        <w:t>identification</w:t>
      </w:r>
      <w:r>
        <w:rPr>
          <w:spacing w:val="-12"/>
        </w:rPr>
        <w:t xml:space="preserve"> </w:t>
      </w:r>
      <w:r>
        <w:t>time</w:t>
      </w:r>
      <w:r>
        <w:rPr>
          <w:spacing w:val="-13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>calculated</w:t>
      </w:r>
      <w:r>
        <w:rPr>
          <w:spacing w:val="-13"/>
        </w:rPr>
        <w:t xml:space="preserve"> </w:t>
      </w:r>
      <w:r>
        <w:rPr>
          <w:spacing w:val="-4"/>
        </w:rPr>
        <w:t>by</w:t>
      </w:r>
      <w:r>
        <w:rPr>
          <w:spacing w:val="-12"/>
        </w:rPr>
        <w:t xml:space="preserve"> </w:t>
      </w:r>
      <w:r>
        <w:t>counting</w:t>
      </w:r>
      <w:r>
        <w:rPr>
          <w:spacing w:val="-12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average total number of slots needed to identify the complete number of tags in the reading</w:t>
      </w:r>
      <w:r>
        <w:rPr>
          <w:spacing w:val="-11"/>
        </w:rPr>
        <w:t xml:space="preserve"> </w:t>
      </w:r>
      <w:r>
        <w:t>area.</w:t>
      </w:r>
      <w:r>
        <w:rPr>
          <w:spacing w:val="12"/>
        </w:rPr>
        <w:t xml:space="preserve"> </w:t>
      </w:r>
      <w:r>
        <w:t>Then,</w:t>
      </w:r>
      <w:r>
        <w:rPr>
          <w:spacing w:val="-10"/>
        </w:rPr>
        <w:t xml:space="preserve"> </w:t>
      </w:r>
      <w:r>
        <w:t>according</w:t>
      </w:r>
      <w:r>
        <w:rPr>
          <w:spacing w:val="-11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literature,</w:t>
      </w:r>
      <w:r>
        <w:rPr>
          <w:spacing w:val="-10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mean</w:t>
      </w:r>
      <w:r>
        <w:rPr>
          <w:spacing w:val="-11"/>
        </w:rPr>
        <w:t xml:space="preserve"> </w:t>
      </w:r>
      <w:r>
        <w:t>reduction</w:t>
      </w:r>
      <w:r>
        <w:rPr>
          <w:spacing w:val="-11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number</w:t>
      </w:r>
      <w:r>
        <w:rPr>
          <w:spacing w:val="-11"/>
        </w:rPr>
        <w:t xml:space="preserve"> </w:t>
      </w:r>
      <w:r>
        <w:t>of slots</w:t>
      </w:r>
      <w:r>
        <w:rPr>
          <w:spacing w:val="-32"/>
        </w:rPr>
        <w:t xml:space="preserve"> </w:t>
      </w:r>
      <w:r>
        <w:t>is</w:t>
      </w:r>
      <w:r>
        <w:rPr>
          <w:spacing w:val="-32"/>
        </w:rPr>
        <w:t xml:space="preserve"> </w:t>
      </w:r>
      <w:r>
        <w:t>calculated</w:t>
      </w:r>
      <w:r>
        <w:rPr>
          <w:spacing w:val="-32"/>
        </w:rPr>
        <w:t xml:space="preserve"> </w:t>
      </w:r>
      <w:r>
        <w:t>according</w:t>
      </w:r>
      <w:r>
        <w:rPr>
          <w:spacing w:val="-32"/>
        </w:rPr>
        <w:t xml:space="preserve"> </w:t>
      </w:r>
      <w:r>
        <w:t>to</w:t>
      </w:r>
      <w:r>
        <w:rPr>
          <w:spacing w:val="-32"/>
        </w:rPr>
        <w:t xml:space="preserve"> </w:t>
      </w:r>
      <w:r>
        <w:t>the</w:t>
      </w:r>
      <w:r>
        <w:rPr>
          <w:spacing w:val="-32"/>
        </w:rPr>
        <w:t xml:space="preserve"> </w:t>
      </w:r>
      <w:r>
        <w:t>following</w:t>
      </w:r>
      <w:r>
        <w:rPr>
          <w:spacing w:val="-32"/>
        </w:rPr>
        <w:t xml:space="preserve"> </w:t>
      </w:r>
      <w:r>
        <w:t>equation:</w:t>
      </w:r>
    </w:p>
    <w:p w14:paraId="048126F0" w14:textId="77777777" w:rsidR="00ED6B8B" w:rsidRDefault="00890932" w:rsidP="00F672C4">
      <w:pPr>
        <w:tabs>
          <w:tab w:val="left" w:pos="7527"/>
        </w:tabs>
        <w:spacing w:before="80"/>
        <w:ind w:left="2082"/>
        <w:rPr>
          <w:sz w:val="24"/>
        </w:rPr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75648" behindDoc="1" locked="0" layoutInCell="1" allowOverlap="1" wp14:anchorId="4B508A1A" wp14:editId="6BCEDAFD">
                <wp:simplePos x="0" y="0"/>
                <wp:positionH relativeFrom="page">
                  <wp:posOffset>3360420</wp:posOffset>
                </wp:positionH>
                <wp:positionV relativeFrom="paragraph">
                  <wp:posOffset>322580</wp:posOffset>
                </wp:positionV>
                <wp:extent cx="575945" cy="219710"/>
                <wp:effectExtent l="0" t="0" r="0" b="635"/>
                <wp:wrapNone/>
                <wp:docPr id="1321" name="Text Box 12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5945" cy="2197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38567F9" w14:textId="77777777" w:rsidR="00B0570F" w:rsidRDefault="00B0570F">
                            <w:pPr>
                              <w:spacing w:before="17"/>
                              <w:rPr>
                                <w:rFonts w:ascii="Arial"/>
                                <w:i/>
                                <w:sz w:val="16"/>
                              </w:rPr>
                            </w:pPr>
                            <w:r>
                              <w:rPr>
                                <w:w w:val="95"/>
                                <w:sz w:val="24"/>
                              </w:rPr>
                              <w:t>Slot</w:t>
                            </w:r>
                            <w:r>
                              <w:rPr>
                                <w:rFonts w:ascii="Bookman Old Style"/>
                                <w:i/>
                                <w:w w:val="95"/>
                                <w:sz w:val="24"/>
                              </w:rPr>
                              <w:t>s</w:t>
                            </w:r>
                            <w:r>
                              <w:rPr>
                                <w:rFonts w:ascii="Arial"/>
                                <w:i/>
                                <w:w w:val="95"/>
                                <w:position w:val="-3"/>
                                <w:sz w:val="16"/>
                              </w:rPr>
                              <w:t>conv.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B508A1A" id="Text Box 1297" o:spid="_x0000_s1104" type="#_x0000_t202" style="position:absolute;left:0;text-align:left;margin-left:264.6pt;margin-top:25.4pt;width:45.35pt;height:17.3pt;z-index:-251640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" filled="f" stroked="f">
                <v:textbox inset="0,0,0,0">
                  <w:txbxContent>
                    <w:p w14:paraId="638567F9" w14:textId="77777777" w:rsidR="00B0570F" w:rsidRDefault="00B0570F">
                      <w:pPr>
                        <w:spacing w:before="17"/>
                        <w:rPr>
                          <w:rFonts w:ascii="Arial"/>
                          <w:i/>
                          <w:sz w:val="16"/>
                        </w:rPr>
                      </w:pPr>
                      <w:r>
                        <w:rPr>
                          <w:w w:val="95"/>
                          <w:sz w:val="24"/>
                        </w:rPr>
                        <w:t>Slot</w:t>
                      </w:r>
                      <w:r>
                        <w:rPr>
                          <w:rFonts w:ascii="Bookman Old Style"/>
                          <w:i/>
                          <w:w w:val="95"/>
                          <w:sz w:val="24"/>
                        </w:rPr>
                        <w:t>s</w:t>
                      </w:r>
                      <w:r>
                        <w:rPr>
                          <w:rFonts w:ascii="Arial"/>
                          <w:i/>
                          <w:w w:val="95"/>
                          <w:position w:val="-3"/>
                          <w:sz w:val="16"/>
                        </w:rPr>
                        <w:t>conv.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FA655D">
        <w:rPr>
          <w:rFonts w:ascii="Bookman Old Style" w:hAnsi="Bookman Old Style"/>
          <w:i/>
          <w:w w:val="110"/>
          <w:position w:val="-12"/>
          <w:sz w:val="24"/>
        </w:rPr>
        <w:t>ζ</w:t>
      </w:r>
      <w:r w:rsidR="00FA655D">
        <w:rPr>
          <w:rFonts w:ascii="Bookman Old Style" w:hAnsi="Bookman Old Style"/>
          <w:i/>
          <w:spacing w:val="-51"/>
          <w:w w:val="110"/>
          <w:position w:val="-12"/>
          <w:sz w:val="24"/>
        </w:rPr>
        <w:t xml:space="preserve"> </w:t>
      </w:r>
      <w:r w:rsidR="00FA655D">
        <w:rPr>
          <w:rFonts w:ascii="Arial Unicode MS" w:hAnsi="Arial Unicode MS"/>
          <w:w w:val="110"/>
          <w:position w:val="-12"/>
          <w:sz w:val="24"/>
        </w:rPr>
        <w:t>%</w:t>
      </w:r>
      <w:r w:rsidR="00FA655D">
        <w:rPr>
          <w:rFonts w:ascii="Arial Unicode MS" w:hAnsi="Arial Unicode MS"/>
          <w:spacing w:val="-41"/>
          <w:w w:val="110"/>
          <w:position w:val="-12"/>
          <w:sz w:val="24"/>
        </w:rPr>
        <w:t xml:space="preserve"> </w:t>
      </w:r>
      <w:r w:rsidR="00FA655D">
        <w:rPr>
          <w:rFonts w:ascii="Arial Unicode MS" w:hAnsi="Arial Unicode MS"/>
          <w:w w:val="140"/>
          <w:position w:val="-12"/>
          <w:sz w:val="24"/>
        </w:rPr>
        <w:t>=</w:t>
      </w:r>
      <w:r w:rsidR="00FA655D">
        <w:rPr>
          <w:rFonts w:ascii="Arial Unicode MS" w:hAnsi="Arial Unicode MS"/>
          <w:spacing w:val="-61"/>
          <w:w w:val="140"/>
          <w:position w:val="-12"/>
          <w:sz w:val="24"/>
        </w:rPr>
        <w:t xml:space="preserve"> </w:t>
      </w:r>
      <w:r w:rsidR="00FA655D">
        <w:rPr>
          <w:rFonts w:ascii="Arial" w:hAnsi="Arial"/>
          <w:w w:val="210"/>
          <w:position w:val="22"/>
          <w:sz w:val="20"/>
        </w:rPr>
        <w:t>(</w:t>
      </w:r>
      <w:r w:rsidR="00FA655D">
        <w:rPr>
          <w:rFonts w:ascii="Arial" w:hAnsi="Arial"/>
          <w:spacing w:val="-106"/>
          <w:w w:val="210"/>
          <w:position w:val="22"/>
          <w:sz w:val="20"/>
        </w:rPr>
        <w:t xml:space="preserve"> </w:t>
      </w:r>
      <w:r w:rsidR="00FA655D">
        <w:rPr>
          <w:w w:val="110"/>
          <w:position w:val="4"/>
          <w:sz w:val="24"/>
          <w:u w:val="single"/>
        </w:rPr>
        <w:t>Slot</w:t>
      </w:r>
      <w:r w:rsidR="00FA655D">
        <w:rPr>
          <w:rFonts w:ascii="Bookman Old Style" w:hAnsi="Bookman Old Style"/>
          <w:i/>
          <w:w w:val="110"/>
          <w:position w:val="4"/>
          <w:sz w:val="24"/>
          <w:u w:val="single"/>
        </w:rPr>
        <w:t>s</w:t>
      </w:r>
      <w:r w:rsidR="00FA655D">
        <w:rPr>
          <w:rFonts w:ascii="Arial" w:hAnsi="Arial"/>
          <w:i/>
          <w:w w:val="110"/>
          <w:sz w:val="16"/>
          <w:u w:val="single"/>
        </w:rPr>
        <w:t>conv.</w:t>
      </w:r>
      <w:r w:rsidR="00FA655D">
        <w:rPr>
          <w:rFonts w:ascii="Arial" w:hAnsi="Arial"/>
          <w:i/>
          <w:spacing w:val="-19"/>
          <w:w w:val="110"/>
          <w:sz w:val="16"/>
          <w:u w:val="single"/>
        </w:rPr>
        <w:t xml:space="preserve"> </w:t>
      </w:r>
      <w:r w:rsidR="00FA655D">
        <w:rPr>
          <w:rFonts w:ascii="Arial" w:hAnsi="Arial"/>
          <w:i/>
          <w:w w:val="140"/>
          <w:position w:val="4"/>
          <w:sz w:val="24"/>
          <w:u w:val="single"/>
        </w:rPr>
        <w:t>−</w:t>
      </w:r>
      <w:r w:rsidR="00FA655D">
        <w:rPr>
          <w:rFonts w:ascii="Arial" w:hAnsi="Arial"/>
          <w:i/>
          <w:spacing w:val="-68"/>
          <w:w w:val="140"/>
          <w:position w:val="4"/>
          <w:sz w:val="24"/>
          <w:u w:val="single"/>
        </w:rPr>
        <w:t xml:space="preserve"> </w:t>
      </w:r>
      <w:r w:rsidR="00FA655D">
        <w:rPr>
          <w:w w:val="110"/>
          <w:position w:val="4"/>
          <w:sz w:val="24"/>
          <w:u w:val="single"/>
        </w:rPr>
        <w:t>Slot</w:t>
      </w:r>
      <w:r w:rsidR="00FA655D">
        <w:rPr>
          <w:rFonts w:ascii="Bookman Old Style" w:hAnsi="Bookman Old Style"/>
          <w:i/>
          <w:w w:val="110"/>
          <w:position w:val="4"/>
          <w:sz w:val="24"/>
          <w:u w:val="single"/>
        </w:rPr>
        <w:t>s</w:t>
      </w:r>
      <w:r w:rsidR="00FA655D">
        <w:rPr>
          <w:rFonts w:ascii="Arial" w:hAnsi="Arial"/>
          <w:i/>
          <w:w w:val="110"/>
          <w:sz w:val="16"/>
          <w:u w:val="single"/>
        </w:rPr>
        <w:t>proposed</w:t>
      </w:r>
      <w:r w:rsidR="00FA655D">
        <w:rPr>
          <w:rFonts w:ascii="Arial" w:hAnsi="Arial"/>
          <w:i/>
          <w:spacing w:val="-33"/>
          <w:w w:val="110"/>
          <w:sz w:val="16"/>
          <w:u w:val="single"/>
        </w:rPr>
        <w:t xml:space="preserve"> </w:t>
      </w:r>
      <w:r w:rsidR="00FA655D">
        <w:rPr>
          <w:rFonts w:ascii="Arial" w:hAnsi="Arial"/>
          <w:w w:val="255"/>
          <w:position w:val="22"/>
          <w:sz w:val="20"/>
        </w:rPr>
        <w:t>\</w:t>
      </w:r>
      <w:r w:rsidR="00FA655D">
        <w:rPr>
          <w:rFonts w:ascii="Arial" w:hAnsi="Arial"/>
          <w:spacing w:val="-116"/>
          <w:w w:val="255"/>
          <w:position w:val="22"/>
          <w:sz w:val="20"/>
        </w:rPr>
        <w:t xml:space="preserve"> </w:t>
      </w:r>
      <w:r w:rsidR="00FA655D">
        <w:rPr>
          <w:rFonts w:ascii="Arial" w:hAnsi="Arial"/>
          <w:i/>
          <w:w w:val="140"/>
          <w:position w:val="-12"/>
          <w:sz w:val="24"/>
        </w:rPr>
        <w:t>×</w:t>
      </w:r>
      <w:r w:rsidR="00FA655D">
        <w:rPr>
          <w:rFonts w:ascii="Arial" w:hAnsi="Arial"/>
          <w:i/>
          <w:spacing w:val="-68"/>
          <w:w w:val="140"/>
          <w:position w:val="-12"/>
          <w:sz w:val="24"/>
        </w:rPr>
        <w:t xml:space="preserve"> </w:t>
      </w:r>
      <w:r w:rsidR="00FA655D">
        <w:rPr>
          <w:rFonts w:ascii="Arial Unicode MS" w:hAnsi="Arial Unicode MS"/>
          <w:w w:val="110"/>
          <w:position w:val="-12"/>
          <w:sz w:val="24"/>
        </w:rPr>
        <w:t>100</w:t>
      </w:r>
      <w:r w:rsidR="00FA655D">
        <w:rPr>
          <w:rFonts w:ascii="Arial Unicode MS" w:hAnsi="Arial Unicode MS"/>
          <w:w w:val="110"/>
          <w:position w:val="-12"/>
          <w:sz w:val="24"/>
        </w:rPr>
        <w:tab/>
      </w:r>
      <w:r w:rsidR="00FA655D">
        <w:rPr>
          <w:w w:val="110"/>
          <w:position w:val="-12"/>
          <w:sz w:val="24"/>
        </w:rPr>
        <w:t>(5.23)</w:t>
      </w:r>
    </w:p>
    <w:p w14:paraId="69BF6BB3" w14:textId="77777777" w:rsidR="00ED6B8B" w:rsidRDefault="00ED6B8B" w:rsidP="00F672C4">
      <w:pPr>
        <w:rPr>
          <w:sz w:val="24"/>
        </w:rPr>
        <w:sectPr w:rsidR="00ED6B8B">
          <w:type w:val="continuous"/>
          <w:pgSz w:w="11910" w:h="16840"/>
          <w:pgMar w:top="1580" w:right="1680" w:bottom="280" w:left="1620" w:header="720" w:footer="720" w:gutter="0"/>
          <w:cols w:space="720"/>
        </w:sectPr>
      </w:pPr>
    </w:p>
    <w:p w14:paraId="6F9399CD" w14:textId="77777777" w:rsidR="00ED6B8B" w:rsidRDefault="00ED6B8B" w:rsidP="00F672C4">
      <w:pPr>
        <w:pStyle w:val="BodyText"/>
        <w:rPr>
          <w:sz w:val="20"/>
        </w:rPr>
      </w:pPr>
    </w:p>
    <w:p w14:paraId="0C803D45" w14:textId="77777777" w:rsidR="00ED6B8B" w:rsidRDefault="00ED6B8B" w:rsidP="00F672C4">
      <w:pPr>
        <w:pStyle w:val="BodyText"/>
        <w:rPr>
          <w:sz w:val="20"/>
        </w:rPr>
      </w:pPr>
    </w:p>
    <w:p w14:paraId="2EBB33D8" w14:textId="77777777" w:rsidR="00ED6B8B" w:rsidRDefault="00ED6B8B" w:rsidP="00F672C4">
      <w:pPr>
        <w:pStyle w:val="BodyText"/>
        <w:rPr>
          <w:sz w:val="20"/>
        </w:rPr>
      </w:pPr>
    </w:p>
    <w:p w14:paraId="5EC0ACA6" w14:textId="77777777" w:rsidR="00ED6B8B" w:rsidRDefault="00ED6B8B" w:rsidP="00F672C4">
      <w:pPr>
        <w:pStyle w:val="BodyText"/>
        <w:spacing w:before="6"/>
        <w:rPr>
          <w:sz w:val="13"/>
        </w:rPr>
      </w:pPr>
    </w:p>
    <w:p w14:paraId="20AC4B93" w14:textId="77777777" w:rsidR="00ED6B8B" w:rsidRDefault="00890932" w:rsidP="00F672C4">
      <w:pPr>
        <w:spacing w:before="108"/>
        <w:ind w:left="960"/>
        <w:rPr>
          <w:rFonts w:ascii="Calibri"/>
          <w:sz w:val="21"/>
        </w:rPr>
      </w:pPr>
      <w:r>
        <w:rPr>
          <w:noProof/>
          <w:lang w:val="en-GB" w:eastAsia="en-GB"/>
        </w:rPr>
        <mc:AlternateContent>
          <mc:Choice Requires="wpg">
            <w:drawing>
              <wp:anchor distT="0" distB="0" distL="114300" distR="114300" simplePos="0" relativeHeight="251452416" behindDoc="0" locked="0" layoutInCell="1" allowOverlap="1" wp14:anchorId="79B40A0D" wp14:editId="0AF29587">
                <wp:simplePos x="0" y="0"/>
                <wp:positionH relativeFrom="page">
                  <wp:posOffset>1860550</wp:posOffset>
                </wp:positionH>
                <wp:positionV relativeFrom="paragraph">
                  <wp:posOffset>142875</wp:posOffset>
                </wp:positionV>
                <wp:extent cx="4495165" cy="2482850"/>
                <wp:effectExtent l="3175" t="9525" r="0" b="3175"/>
                <wp:wrapNone/>
                <wp:docPr id="1283" name="Group 12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495165" cy="2482850"/>
                          <a:chOff x="2930" y="225"/>
                          <a:chExt cx="7079" cy="3910"/>
                        </a:xfrm>
                      </wpg:grpSpPr>
                      <pic:pic xmlns:pic="http://schemas.openxmlformats.org/drawingml/2006/picture">
                        <pic:nvPicPr>
                          <pic:cNvPr id="1284" name="Picture 129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931" y="227"/>
                            <a:ext cx="7064" cy="38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85" name="AutoShape 1295"/>
                        <wps:cNvSpPr>
                          <a:spLocks/>
                        </wps:cNvSpPr>
                        <wps:spPr bwMode="auto">
                          <a:xfrm>
                            <a:off x="2933" y="230"/>
                            <a:ext cx="7063" cy="3889"/>
                          </a:xfrm>
                          <a:custGeom>
                            <a:avLst/>
                            <a:gdLst>
                              <a:gd name="T0" fmla="+- 0 2933 2933"/>
                              <a:gd name="T1" fmla="*/ T0 w 7063"/>
                              <a:gd name="T2" fmla="+- 0 4119 230"/>
                              <a:gd name="T3" fmla="*/ 4119 h 3889"/>
                              <a:gd name="T4" fmla="+- 0 9995 2933"/>
                              <a:gd name="T5" fmla="*/ T4 w 7063"/>
                              <a:gd name="T6" fmla="+- 0 4119 230"/>
                              <a:gd name="T7" fmla="*/ 4119 h 3889"/>
                              <a:gd name="T8" fmla="+- 0 2933 2933"/>
                              <a:gd name="T9" fmla="*/ T8 w 7063"/>
                              <a:gd name="T10" fmla="+- 0 230 230"/>
                              <a:gd name="T11" fmla="*/ 230 h 3889"/>
                              <a:gd name="T12" fmla="+- 0 9995 2933"/>
                              <a:gd name="T13" fmla="*/ T12 w 7063"/>
                              <a:gd name="T14" fmla="+- 0 230 230"/>
                              <a:gd name="T15" fmla="*/ 230 h 388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7063" h="3889">
                                <a:moveTo>
                                  <a:pt x="0" y="3889"/>
                                </a:moveTo>
                                <a:lnTo>
                                  <a:pt x="7062" y="3889"/>
                                </a:lnTo>
                                <a:moveTo>
                                  <a:pt x="0" y="0"/>
                                </a:moveTo>
                                <a:lnTo>
                                  <a:pt x="7062" y="0"/>
                                </a:lnTo>
                              </a:path>
                            </a:pathLst>
                          </a:custGeom>
                          <a:noFill/>
                          <a:ln w="3286">
                            <a:solidFill>
                              <a:srgbClr val="25252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86" name="Line 1294"/>
                        <wps:cNvCnPr/>
                        <wps:spPr bwMode="auto">
                          <a:xfrm>
                            <a:off x="2933" y="4022"/>
                            <a:ext cx="0" cy="97"/>
                          </a:xfrm>
                          <a:prstGeom prst="line">
                            <a:avLst/>
                          </a:prstGeom>
                          <a:noFill/>
                          <a:ln w="2456">
                            <a:solidFill>
                              <a:srgbClr val="25252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87" name="Line 1293"/>
                        <wps:cNvCnPr/>
                        <wps:spPr bwMode="auto">
                          <a:xfrm>
                            <a:off x="3639" y="4022"/>
                            <a:ext cx="0" cy="97"/>
                          </a:xfrm>
                          <a:prstGeom prst="line">
                            <a:avLst/>
                          </a:prstGeom>
                          <a:noFill/>
                          <a:ln w="2457">
                            <a:solidFill>
                              <a:srgbClr val="25252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88" name="AutoShape 1292"/>
                        <wps:cNvSpPr>
                          <a:spLocks/>
                        </wps:cNvSpPr>
                        <wps:spPr bwMode="auto">
                          <a:xfrm>
                            <a:off x="4345" y="4022"/>
                            <a:ext cx="706" cy="97"/>
                          </a:xfrm>
                          <a:custGeom>
                            <a:avLst/>
                            <a:gdLst>
                              <a:gd name="T0" fmla="+- 0 4345 4345"/>
                              <a:gd name="T1" fmla="*/ T0 w 706"/>
                              <a:gd name="T2" fmla="+- 0 4022 4022"/>
                              <a:gd name="T3" fmla="*/ 4022 h 97"/>
                              <a:gd name="T4" fmla="+- 0 4345 4345"/>
                              <a:gd name="T5" fmla="*/ T4 w 706"/>
                              <a:gd name="T6" fmla="+- 0 4119 4022"/>
                              <a:gd name="T7" fmla="*/ 4119 h 97"/>
                              <a:gd name="T8" fmla="+- 0 5051 4345"/>
                              <a:gd name="T9" fmla="*/ T8 w 706"/>
                              <a:gd name="T10" fmla="+- 0 4022 4022"/>
                              <a:gd name="T11" fmla="*/ 4022 h 97"/>
                              <a:gd name="T12" fmla="+- 0 5051 4345"/>
                              <a:gd name="T13" fmla="*/ T12 w 706"/>
                              <a:gd name="T14" fmla="+- 0 4119 4022"/>
                              <a:gd name="T15" fmla="*/ 4119 h 9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706" h="97">
                                <a:moveTo>
                                  <a:pt x="0" y="0"/>
                                </a:moveTo>
                                <a:lnTo>
                                  <a:pt x="0" y="97"/>
                                </a:lnTo>
                                <a:moveTo>
                                  <a:pt x="706" y="0"/>
                                </a:moveTo>
                                <a:lnTo>
                                  <a:pt x="706" y="97"/>
                                </a:lnTo>
                              </a:path>
                            </a:pathLst>
                          </a:custGeom>
                          <a:noFill/>
                          <a:ln w="2457">
                            <a:solidFill>
                              <a:srgbClr val="25252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89" name="Line 1291"/>
                        <wps:cNvCnPr/>
                        <wps:spPr bwMode="auto">
                          <a:xfrm>
                            <a:off x="5757" y="4022"/>
                            <a:ext cx="0" cy="97"/>
                          </a:xfrm>
                          <a:prstGeom prst="line">
                            <a:avLst/>
                          </a:prstGeom>
                          <a:noFill/>
                          <a:ln w="2457">
                            <a:solidFill>
                              <a:srgbClr val="25252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90" name="AutoShape 1290"/>
                        <wps:cNvSpPr>
                          <a:spLocks/>
                        </wps:cNvSpPr>
                        <wps:spPr bwMode="auto">
                          <a:xfrm>
                            <a:off x="6463" y="4022"/>
                            <a:ext cx="706" cy="97"/>
                          </a:xfrm>
                          <a:custGeom>
                            <a:avLst/>
                            <a:gdLst>
                              <a:gd name="T0" fmla="+- 0 6463 6463"/>
                              <a:gd name="T1" fmla="*/ T0 w 706"/>
                              <a:gd name="T2" fmla="+- 0 4022 4022"/>
                              <a:gd name="T3" fmla="*/ 4022 h 97"/>
                              <a:gd name="T4" fmla="+- 0 6463 6463"/>
                              <a:gd name="T5" fmla="*/ T4 w 706"/>
                              <a:gd name="T6" fmla="+- 0 4119 4022"/>
                              <a:gd name="T7" fmla="*/ 4119 h 97"/>
                              <a:gd name="T8" fmla="+- 0 7169 6463"/>
                              <a:gd name="T9" fmla="*/ T8 w 706"/>
                              <a:gd name="T10" fmla="+- 0 4022 4022"/>
                              <a:gd name="T11" fmla="*/ 4022 h 97"/>
                              <a:gd name="T12" fmla="+- 0 7169 6463"/>
                              <a:gd name="T13" fmla="*/ T12 w 706"/>
                              <a:gd name="T14" fmla="+- 0 4119 4022"/>
                              <a:gd name="T15" fmla="*/ 4119 h 9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706" h="97">
                                <a:moveTo>
                                  <a:pt x="0" y="0"/>
                                </a:moveTo>
                                <a:lnTo>
                                  <a:pt x="0" y="97"/>
                                </a:lnTo>
                                <a:moveTo>
                                  <a:pt x="706" y="0"/>
                                </a:moveTo>
                                <a:lnTo>
                                  <a:pt x="706" y="97"/>
                                </a:lnTo>
                              </a:path>
                            </a:pathLst>
                          </a:custGeom>
                          <a:noFill/>
                          <a:ln w="2457">
                            <a:solidFill>
                              <a:srgbClr val="25252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91" name="Line 1289"/>
                        <wps:cNvCnPr/>
                        <wps:spPr bwMode="auto">
                          <a:xfrm>
                            <a:off x="7875" y="4022"/>
                            <a:ext cx="0" cy="97"/>
                          </a:xfrm>
                          <a:prstGeom prst="line">
                            <a:avLst/>
                          </a:prstGeom>
                          <a:noFill/>
                          <a:ln w="2456">
                            <a:solidFill>
                              <a:srgbClr val="25252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92" name="AutoShape 1288"/>
                        <wps:cNvSpPr>
                          <a:spLocks/>
                        </wps:cNvSpPr>
                        <wps:spPr bwMode="auto">
                          <a:xfrm>
                            <a:off x="8581" y="4022"/>
                            <a:ext cx="706" cy="97"/>
                          </a:xfrm>
                          <a:custGeom>
                            <a:avLst/>
                            <a:gdLst>
                              <a:gd name="T0" fmla="+- 0 8581 8581"/>
                              <a:gd name="T1" fmla="*/ T0 w 706"/>
                              <a:gd name="T2" fmla="+- 0 4022 4022"/>
                              <a:gd name="T3" fmla="*/ 4022 h 97"/>
                              <a:gd name="T4" fmla="+- 0 8581 8581"/>
                              <a:gd name="T5" fmla="*/ T4 w 706"/>
                              <a:gd name="T6" fmla="+- 0 4119 4022"/>
                              <a:gd name="T7" fmla="*/ 4119 h 97"/>
                              <a:gd name="T8" fmla="+- 0 9287 8581"/>
                              <a:gd name="T9" fmla="*/ T8 w 706"/>
                              <a:gd name="T10" fmla="+- 0 4022 4022"/>
                              <a:gd name="T11" fmla="*/ 4022 h 97"/>
                              <a:gd name="T12" fmla="+- 0 9287 8581"/>
                              <a:gd name="T13" fmla="*/ T12 w 706"/>
                              <a:gd name="T14" fmla="+- 0 4119 4022"/>
                              <a:gd name="T15" fmla="*/ 4119 h 9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706" h="97">
                                <a:moveTo>
                                  <a:pt x="0" y="0"/>
                                </a:moveTo>
                                <a:lnTo>
                                  <a:pt x="0" y="97"/>
                                </a:lnTo>
                                <a:moveTo>
                                  <a:pt x="706" y="0"/>
                                </a:moveTo>
                                <a:lnTo>
                                  <a:pt x="706" y="97"/>
                                </a:lnTo>
                              </a:path>
                            </a:pathLst>
                          </a:custGeom>
                          <a:noFill/>
                          <a:ln w="2457">
                            <a:solidFill>
                              <a:srgbClr val="25252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93" name="Line 1287"/>
                        <wps:cNvCnPr/>
                        <wps:spPr bwMode="auto">
                          <a:xfrm>
                            <a:off x="2933" y="230"/>
                            <a:ext cx="0" cy="97"/>
                          </a:xfrm>
                          <a:prstGeom prst="line">
                            <a:avLst/>
                          </a:prstGeom>
                          <a:noFill/>
                          <a:ln w="2456">
                            <a:solidFill>
                              <a:srgbClr val="25252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94" name="Line 1286"/>
                        <wps:cNvCnPr/>
                        <wps:spPr bwMode="auto">
                          <a:xfrm>
                            <a:off x="3639" y="230"/>
                            <a:ext cx="0" cy="97"/>
                          </a:xfrm>
                          <a:prstGeom prst="line">
                            <a:avLst/>
                          </a:prstGeom>
                          <a:noFill/>
                          <a:ln w="2457">
                            <a:solidFill>
                              <a:srgbClr val="25252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95" name="AutoShape 1285"/>
                        <wps:cNvSpPr>
                          <a:spLocks/>
                        </wps:cNvSpPr>
                        <wps:spPr bwMode="auto">
                          <a:xfrm>
                            <a:off x="4345" y="230"/>
                            <a:ext cx="706" cy="97"/>
                          </a:xfrm>
                          <a:custGeom>
                            <a:avLst/>
                            <a:gdLst>
                              <a:gd name="T0" fmla="+- 0 4345 4345"/>
                              <a:gd name="T1" fmla="*/ T0 w 706"/>
                              <a:gd name="T2" fmla="+- 0 230 230"/>
                              <a:gd name="T3" fmla="*/ 230 h 97"/>
                              <a:gd name="T4" fmla="+- 0 4345 4345"/>
                              <a:gd name="T5" fmla="*/ T4 w 706"/>
                              <a:gd name="T6" fmla="+- 0 327 230"/>
                              <a:gd name="T7" fmla="*/ 327 h 97"/>
                              <a:gd name="T8" fmla="+- 0 5051 4345"/>
                              <a:gd name="T9" fmla="*/ T8 w 706"/>
                              <a:gd name="T10" fmla="+- 0 230 230"/>
                              <a:gd name="T11" fmla="*/ 230 h 97"/>
                              <a:gd name="T12" fmla="+- 0 5051 4345"/>
                              <a:gd name="T13" fmla="*/ T12 w 706"/>
                              <a:gd name="T14" fmla="+- 0 327 230"/>
                              <a:gd name="T15" fmla="*/ 327 h 9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706" h="97">
                                <a:moveTo>
                                  <a:pt x="0" y="0"/>
                                </a:moveTo>
                                <a:lnTo>
                                  <a:pt x="0" y="97"/>
                                </a:lnTo>
                                <a:moveTo>
                                  <a:pt x="706" y="0"/>
                                </a:moveTo>
                                <a:lnTo>
                                  <a:pt x="706" y="97"/>
                                </a:lnTo>
                              </a:path>
                            </a:pathLst>
                          </a:custGeom>
                          <a:noFill/>
                          <a:ln w="2457">
                            <a:solidFill>
                              <a:srgbClr val="25252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96" name="Line 1284"/>
                        <wps:cNvCnPr/>
                        <wps:spPr bwMode="auto">
                          <a:xfrm>
                            <a:off x="5757" y="230"/>
                            <a:ext cx="0" cy="97"/>
                          </a:xfrm>
                          <a:prstGeom prst="line">
                            <a:avLst/>
                          </a:prstGeom>
                          <a:noFill/>
                          <a:ln w="2457">
                            <a:solidFill>
                              <a:srgbClr val="25252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97" name="AutoShape 1283"/>
                        <wps:cNvSpPr>
                          <a:spLocks/>
                        </wps:cNvSpPr>
                        <wps:spPr bwMode="auto">
                          <a:xfrm>
                            <a:off x="6463" y="230"/>
                            <a:ext cx="706" cy="97"/>
                          </a:xfrm>
                          <a:custGeom>
                            <a:avLst/>
                            <a:gdLst>
                              <a:gd name="T0" fmla="+- 0 6463 6463"/>
                              <a:gd name="T1" fmla="*/ T0 w 706"/>
                              <a:gd name="T2" fmla="+- 0 230 230"/>
                              <a:gd name="T3" fmla="*/ 230 h 97"/>
                              <a:gd name="T4" fmla="+- 0 6463 6463"/>
                              <a:gd name="T5" fmla="*/ T4 w 706"/>
                              <a:gd name="T6" fmla="+- 0 327 230"/>
                              <a:gd name="T7" fmla="*/ 327 h 97"/>
                              <a:gd name="T8" fmla="+- 0 7169 6463"/>
                              <a:gd name="T9" fmla="*/ T8 w 706"/>
                              <a:gd name="T10" fmla="+- 0 230 230"/>
                              <a:gd name="T11" fmla="*/ 230 h 97"/>
                              <a:gd name="T12" fmla="+- 0 7169 6463"/>
                              <a:gd name="T13" fmla="*/ T12 w 706"/>
                              <a:gd name="T14" fmla="+- 0 327 230"/>
                              <a:gd name="T15" fmla="*/ 327 h 9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706" h="97">
                                <a:moveTo>
                                  <a:pt x="0" y="0"/>
                                </a:moveTo>
                                <a:lnTo>
                                  <a:pt x="0" y="97"/>
                                </a:lnTo>
                                <a:moveTo>
                                  <a:pt x="706" y="0"/>
                                </a:moveTo>
                                <a:lnTo>
                                  <a:pt x="706" y="97"/>
                                </a:lnTo>
                              </a:path>
                            </a:pathLst>
                          </a:custGeom>
                          <a:noFill/>
                          <a:ln w="2457">
                            <a:solidFill>
                              <a:srgbClr val="25252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98" name="Line 1282"/>
                        <wps:cNvCnPr/>
                        <wps:spPr bwMode="auto">
                          <a:xfrm>
                            <a:off x="7875" y="230"/>
                            <a:ext cx="0" cy="97"/>
                          </a:xfrm>
                          <a:prstGeom prst="line">
                            <a:avLst/>
                          </a:prstGeom>
                          <a:noFill/>
                          <a:ln w="2456">
                            <a:solidFill>
                              <a:srgbClr val="25252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99" name="Freeform 1281"/>
                        <wps:cNvSpPr>
                          <a:spLocks/>
                        </wps:cNvSpPr>
                        <wps:spPr bwMode="auto">
                          <a:xfrm>
                            <a:off x="7867" y="277"/>
                            <a:ext cx="1418" cy="4"/>
                          </a:xfrm>
                          <a:custGeom>
                            <a:avLst/>
                            <a:gdLst>
                              <a:gd name="T0" fmla="+- 0 9285 7867"/>
                              <a:gd name="T1" fmla="*/ T0 w 1418"/>
                              <a:gd name="T2" fmla="+- 0 277 277"/>
                              <a:gd name="T3" fmla="*/ 277 h 4"/>
                              <a:gd name="T4" fmla="+- 0 8579 7867"/>
                              <a:gd name="T5" fmla="*/ T4 w 1418"/>
                              <a:gd name="T6" fmla="+- 0 277 277"/>
                              <a:gd name="T7" fmla="*/ 277 h 4"/>
                              <a:gd name="T8" fmla="+- 0 7867 7867"/>
                              <a:gd name="T9" fmla="*/ T8 w 1418"/>
                              <a:gd name="T10" fmla="+- 0 277 277"/>
                              <a:gd name="T11" fmla="*/ 277 h 4"/>
                              <a:gd name="T12" fmla="+- 0 7867 7867"/>
                              <a:gd name="T13" fmla="*/ T12 w 1418"/>
                              <a:gd name="T14" fmla="+- 0 281 277"/>
                              <a:gd name="T15" fmla="*/ 281 h 4"/>
                              <a:gd name="T16" fmla="+- 0 8579 7867"/>
                              <a:gd name="T17" fmla="*/ T16 w 1418"/>
                              <a:gd name="T18" fmla="+- 0 281 277"/>
                              <a:gd name="T19" fmla="*/ 281 h 4"/>
                              <a:gd name="T20" fmla="+- 0 9285 7867"/>
                              <a:gd name="T21" fmla="*/ T20 w 1418"/>
                              <a:gd name="T22" fmla="+- 0 281 277"/>
                              <a:gd name="T23" fmla="*/ 281 h 4"/>
                              <a:gd name="T24" fmla="+- 0 9285 7867"/>
                              <a:gd name="T25" fmla="*/ T24 w 1418"/>
                              <a:gd name="T26" fmla="+- 0 277 277"/>
                              <a:gd name="T27" fmla="*/ 277 h 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1418" h="4">
                                <a:moveTo>
                                  <a:pt x="1418" y="0"/>
                                </a:moveTo>
                                <a:lnTo>
                                  <a:pt x="71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"/>
                                </a:lnTo>
                                <a:lnTo>
                                  <a:pt x="712" y="4"/>
                                </a:lnTo>
                                <a:lnTo>
                                  <a:pt x="1418" y="4"/>
                                </a:lnTo>
                                <a:lnTo>
                                  <a:pt x="1418" y="0"/>
                                </a:lnTo>
                              </a:path>
                            </a:pathLst>
                          </a:custGeom>
                          <a:solidFill>
                            <a:srgbClr val="25252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00" name="Line 1280"/>
                        <wps:cNvCnPr/>
                        <wps:spPr bwMode="auto">
                          <a:xfrm>
                            <a:off x="9993" y="230"/>
                            <a:ext cx="0" cy="97"/>
                          </a:xfrm>
                          <a:prstGeom prst="line">
                            <a:avLst/>
                          </a:prstGeom>
                          <a:noFill/>
                          <a:ln w="2457">
                            <a:solidFill>
                              <a:srgbClr val="25252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01" name="Line 1279"/>
                        <wps:cNvCnPr/>
                        <wps:spPr bwMode="auto">
                          <a:xfrm>
                            <a:off x="2933" y="227"/>
                            <a:ext cx="0" cy="3892"/>
                          </a:xfrm>
                          <a:prstGeom prst="line">
                            <a:avLst/>
                          </a:prstGeom>
                          <a:noFill/>
                          <a:ln w="2456">
                            <a:solidFill>
                              <a:srgbClr val="25252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02" name="Line 1278"/>
                        <wps:cNvCnPr/>
                        <wps:spPr bwMode="auto">
                          <a:xfrm>
                            <a:off x="9993" y="227"/>
                            <a:ext cx="0" cy="3892"/>
                          </a:xfrm>
                          <a:prstGeom prst="line">
                            <a:avLst/>
                          </a:prstGeom>
                          <a:noFill/>
                          <a:ln w="2457">
                            <a:solidFill>
                              <a:srgbClr val="25252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03" name="Line 1277"/>
                        <wps:cNvCnPr/>
                        <wps:spPr bwMode="auto">
                          <a:xfrm>
                            <a:off x="2933" y="4119"/>
                            <a:ext cx="72" cy="0"/>
                          </a:xfrm>
                          <a:prstGeom prst="line">
                            <a:avLst/>
                          </a:prstGeom>
                          <a:noFill/>
                          <a:ln w="3286">
                            <a:solidFill>
                              <a:srgbClr val="25252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04" name="Line 1276"/>
                        <wps:cNvCnPr/>
                        <wps:spPr bwMode="auto">
                          <a:xfrm>
                            <a:off x="2933" y="3563"/>
                            <a:ext cx="72" cy="0"/>
                          </a:xfrm>
                          <a:prstGeom prst="line">
                            <a:avLst/>
                          </a:prstGeom>
                          <a:noFill/>
                          <a:ln w="3651">
                            <a:solidFill>
                              <a:srgbClr val="25252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05" name="Line 1275"/>
                        <wps:cNvCnPr/>
                        <wps:spPr bwMode="auto">
                          <a:xfrm>
                            <a:off x="2933" y="3008"/>
                            <a:ext cx="72" cy="0"/>
                          </a:xfrm>
                          <a:prstGeom prst="line">
                            <a:avLst/>
                          </a:prstGeom>
                          <a:noFill/>
                          <a:ln w="3286">
                            <a:solidFill>
                              <a:srgbClr val="25252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06" name="Line 1274"/>
                        <wps:cNvCnPr/>
                        <wps:spPr bwMode="auto">
                          <a:xfrm>
                            <a:off x="2933" y="2453"/>
                            <a:ext cx="72" cy="0"/>
                          </a:xfrm>
                          <a:prstGeom prst="line">
                            <a:avLst/>
                          </a:prstGeom>
                          <a:noFill/>
                          <a:ln w="3286">
                            <a:solidFill>
                              <a:srgbClr val="25252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307" name="Picture 12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930" y="466"/>
                            <a:ext cx="7078" cy="36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308" name="Line 1272"/>
                        <wps:cNvCnPr/>
                        <wps:spPr bwMode="auto">
                          <a:xfrm>
                            <a:off x="2933" y="230"/>
                            <a:ext cx="72" cy="0"/>
                          </a:xfrm>
                          <a:prstGeom prst="line">
                            <a:avLst/>
                          </a:prstGeom>
                          <a:noFill/>
                          <a:ln w="3286">
                            <a:solidFill>
                              <a:srgbClr val="25252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09" name="Line 1271"/>
                        <wps:cNvCnPr/>
                        <wps:spPr bwMode="auto">
                          <a:xfrm>
                            <a:off x="9920" y="3563"/>
                            <a:ext cx="73" cy="0"/>
                          </a:xfrm>
                          <a:prstGeom prst="line">
                            <a:avLst/>
                          </a:prstGeom>
                          <a:noFill/>
                          <a:ln w="3651">
                            <a:solidFill>
                              <a:srgbClr val="25252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10" name="Line 1270"/>
                        <wps:cNvCnPr/>
                        <wps:spPr bwMode="auto">
                          <a:xfrm>
                            <a:off x="9920" y="3008"/>
                            <a:ext cx="73" cy="0"/>
                          </a:xfrm>
                          <a:prstGeom prst="line">
                            <a:avLst/>
                          </a:prstGeom>
                          <a:noFill/>
                          <a:ln w="3286">
                            <a:solidFill>
                              <a:srgbClr val="25252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11" name="Line 1269"/>
                        <wps:cNvCnPr/>
                        <wps:spPr bwMode="auto">
                          <a:xfrm>
                            <a:off x="9920" y="2453"/>
                            <a:ext cx="73" cy="0"/>
                          </a:xfrm>
                          <a:prstGeom prst="line">
                            <a:avLst/>
                          </a:prstGeom>
                          <a:noFill/>
                          <a:ln w="3286">
                            <a:solidFill>
                              <a:srgbClr val="25252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12" name="Line 1268"/>
                        <wps:cNvCnPr/>
                        <wps:spPr bwMode="auto">
                          <a:xfrm>
                            <a:off x="9920" y="1897"/>
                            <a:ext cx="73" cy="0"/>
                          </a:xfrm>
                          <a:prstGeom prst="line">
                            <a:avLst/>
                          </a:prstGeom>
                          <a:noFill/>
                          <a:ln w="3286">
                            <a:solidFill>
                              <a:srgbClr val="25252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13" name="AutoShape 1267"/>
                        <wps:cNvSpPr>
                          <a:spLocks/>
                        </wps:cNvSpPr>
                        <wps:spPr bwMode="auto">
                          <a:xfrm>
                            <a:off x="9920" y="230"/>
                            <a:ext cx="73" cy="1112"/>
                          </a:xfrm>
                          <a:custGeom>
                            <a:avLst/>
                            <a:gdLst>
                              <a:gd name="T0" fmla="+- 0 9920 9920"/>
                              <a:gd name="T1" fmla="*/ T0 w 73"/>
                              <a:gd name="T2" fmla="+- 0 1341 230"/>
                              <a:gd name="T3" fmla="*/ 1341 h 1112"/>
                              <a:gd name="T4" fmla="+- 0 9993 9920"/>
                              <a:gd name="T5" fmla="*/ T4 w 73"/>
                              <a:gd name="T6" fmla="+- 0 1341 230"/>
                              <a:gd name="T7" fmla="*/ 1341 h 1112"/>
                              <a:gd name="T8" fmla="+- 0 9920 9920"/>
                              <a:gd name="T9" fmla="*/ T8 w 73"/>
                              <a:gd name="T10" fmla="+- 0 230 230"/>
                              <a:gd name="T11" fmla="*/ 230 h 1112"/>
                              <a:gd name="T12" fmla="+- 0 9993 9920"/>
                              <a:gd name="T13" fmla="*/ T12 w 73"/>
                              <a:gd name="T14" fmla="+- 0 230 230"/>
                              <a:gd name="T15" fmla="*/ 230 h 111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73" h="1112">
                                <a:moveTo>
                                  <a:pt x="0" y="1111"/>
                                </a:moveTo>
                                <a:lnTo>
                                  <a:pt x="73" y="1111"/>
                                </a:lnTo>
                                <a:moveTo>
                                  <a:pt x="0" y="0"/>
                                </a:moveTo>
                                <a:lnTo>
                                  <a:pt x="73" y="0"/>
                                </a:lnTo>
                              </a:path>
                            </a:pathLst>
                          </a:custGeom>
                          <a:noFill/>
                          <a:ln w="3286">
                            <a:solidFill>
                              <a:srgbClr val="25252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14" name="Picture 12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133" y="2231"/>
                            <a:ext cx="132" cy="4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315" name="AutoShape 1265"/>
                        <wps:cNvSpPr>
                          <a:spLocks/>
                        </wps:cNvSpPr>
                        <wps:spPr bwMode="auto">
                          <a:xfrm>
                            <a:off x="3276" y="2738"/>
                            <a:ext cx="6718" cy="1397"/>
                          </a:xfrm>
                          <a:custGeom>
                            <a:avLst/>
                            <a:gdLst>
                              <a:gd name="T0" fmla="+- 0 3345 3276"/>
                              <a:gd name="T1" fmla="*/ T0 w 6718"/>
                              <a:gd name="T2" fmla="+- 0 2844 2738"/>
                              <a:gd name="T3" fmla="*/ 2844 h 1397"/>
                              <a:gd name="T4" fmla="+- 0 3424 3276"/>
                              <a:gd name="T5" fmla="*/ T4 w 6718"/>
                              <a:gd name="T6" fmla="+- 0 2987 2738"/>
                              <a:gd name="T7" fmla="*/ 2987 h 1397"/>
                              <a:gd name="T8" fmla="+- 0 3501 3276"/>
                              <a:gd name="T9" fmla="*/ T8 w 6718"/>
                              <a:gd name="T10" fmla="+- 0 3096 2738"/>
                              <a:gd name="T11" fmla="*/ 3096 h 1397"/>
                              <a:gd name="T12" fmla="+- 0 3926 3276"/>
                              <a:gd name="T13" fmla="*/ T12 w 6718"/>
                              <a:gd name="T14" fmla="+- 0 3439 2738"/>
                              <a:gd name="T15" fmla="*/ 3439 h 1397"/>
                              <a:gd name="T16" fmla="+- 0 3715 3276"/>
                              <a:gd name="T17" fmla="*/ T16 w 6718"/>
                              <a:gd name="T18" fmla="+- 0 3305 2738"/>
                              <a:gd name="T19" fmla="*/ 3305 h 1397"/>
                              <a:gd name="T20" fmla="+- 0 3575 3276"/>
                              <a:gd name="T21" fmla="*/ T20 w 6718"/>
                              <a:gd name="T22" fmla="+- 0 3181 2738"/>
                              <a:gd name="T23" fmla="*/ 3181 h 1397"/>
                              <a:gd name="T24" fmla="+- 0 3561 3276"/>
                              <a:gd name="T25" fmla="*/ T24 w 6718"/>
                              <a:gd name="T26" fmla="+- 0 3206 2738"/>
                              <a:gd name="T27" fmla="*/ 3206 h 1397"/>
                              <a:gd name="T28" fmla="+- 0 3708 3276"/>
                              <a:gd name="T29" fmla="*/ T28 w 6718"/>
                              <a:gd name="T30" fmla="+- 0 3320 2738"/>
                              <a:gd name="T31" fmla="*/ 3320 h 1397"/>
                              <a:gd name="T32" fmla="+- 0 3845 3276"/>
                              <a:gd name="T33" fmla="*/ T32 w 6718"/>
                              <a:gd name="T34" fmla="+- 0 3428 2738"/>
                              <a:gd name="T35" fmla="*/ 3428 h 1397"/>
                              <a:gd name="T36" fmla="+- 0 3917 3276"/>
                              <a:gd name="T37" fmla="*/ T36 w 6718"/>
                              <a:gd name="T38" fmla="+- 0 3468 2738"/>
                              <a:gd name="T39" fmla="*/ 3468 h 1397"/>
                              <a:gd name="T40" fmla="+- 0 4136 3276"/>
                              <a:gd name="T41" fmla="*/ T40 w 6718"/>
                              <a:gd name="T42" fmla="+- 0 3536 2738"/>
                              <a:gd name="T43" fmla="*/ 3536 h 1397"/>
                              <a:gd name="T44" fmla="+- 0 4200 3276"/>
                              <a:gd name="T45" fmla="*/ T44 w 6718"/>
                              <a:gd name="T46" fmla="+- 0 3593 2738"/>
                              <a:gd name="T47" fmla="*/ 3593 h 1397"/>
                              <a:gd name="T48" fmla="+- 0 4271 3276"/>
                              <a:gd name="T49" fmla="*/ T48 w 6718"/>
                              <a:gd name="T50" fmla="+- 0 3617 2738"/>
                              <a:gd name="T51" fmla="*/ 3617 h 1397"/>
                              <a:gd name="T52" fmla="+- 0 4347 3276"/>
                              <a:gd name="T53" fmla="*/ T52 w 6718"/>
                              <a:gd name="T54" fmla="+- 0 3610 2738"/>
                              <a:gd name="T55" fmla="*/ 3610 h 1397"/>
                              <a:gd name="T56" fmla="+- 0 4413 3276"/>
                              <a:gd name="T57" fmla="*/ T56 w 6718"/>
                              <a:gd name="T58" fmla="+- 0 3662 2738"/>
                              <a:gd name="T59" fmla="*/ 3662 h 1397"/>
                              <a:gd name="T60" fmla="+- 0 4484 3276"/>
                              <a:gd name="T61" fmla="*/ T60 w 6718"/>
                              <a:gd name="T62" fmla="+- 0 3682 2738"/>
                              <a:gd name="T63" fmla="*/ 3682 h 1397"/>
                              <a:gd name="T64" fmla="+- 0 4554 3276"/>
                              <a:gd name="T65" fmla="*/ T64 w 6718"/>
                              <a:gd name="T66" fmla="+- 0 3701 2738"/>
                              <a:gd name="T67" fmla="*/ 3701 h 1397"/>
                              <a:gd name="T68" fmla="+- 0 4629 3276"/>
                              <a:gd name="T69" fmla="*/ T68 w 6718"/>
                              <a:gd name="T70" fmla="+- 0 3687 2738"/>
                              <a:gd name="T71" fmla="*/ 3687 h 1397"/>
                              <a:gd name="T72" fmla="+- 0 4911 3276"/>
                              <a:gd name="T73" fmla="*/ T72 w 6718"/>
                              <a:gd name="T74" fmla="+- 0 3747 2738"/>
                              <a:gd name="T75" fmla="*/ 3747 h 1397"/>
                              <a:gd name="T76" fmla="+- 0 4908 3276"/>
                              <a:gd name="T77" fmla="*/ T76 w 6718"/>
                              <a:gd name="T78" fmla="+- 0 3778 2738"/>
                              <a:gd name="T79" fmla="*/ 3778 h 1397"/>
                              <a:gd name="T80" fmla="+- 0 5335 3276"/>
                              <a:gd name="T81" fmla="*/ T80 w 6718"/>
                              <a:gd name="T82" fmla="+- 0 3816 2738"/>
                              <a:gd name="T83" fmla="*/ 3816 h 1397"/>
                              <a:gd name="T84" fmla="+- 0 5052 3276"/>
                              <a:gd name="T85" fmla="*/ T84 w 6718"/>
                              <a:gd name="T86" fmla="+- 0 3773 2738"/>
                              <a:gd name="T87" fmla="*/ 3773 h 1397"/>
                              <a:gd name="T88" fmla="+- 0 5049 3276"/>
                              <a:gd name="T89" fmla="*/ T88 w 6718"/>
                              <a:gd name="T90" fmla="+- 0 3804 2738"/>
                              <a:gd name="T91" fmla="*/ 3804 h 1397"/>
                              <a:gd name="T92" fmla="+- 0 5261 3276"/>
                              <a:gd name="T93" fmla="*/ T92 w 6718"/>
                              <a:gd name="T94" fmla="+- 0 3837 2738"/>
                              <a:gd name="T95" fmla="*/ 3837 h 1397"/>
                              <a:gd name="T96" fmla="+- 0 5687 3276"/>
                              <a:gd name="T97" fmla="*/ T96 w 6718"/>
                              <a:gd name="T98" fmla="+- 0 3862 2738"/>
                              <a:gd name="T99" fmla="*/ 3862 h 1397"/>
                              <a:gd name="T100" fmla="+- 0 5544 3276"/>
                              <a:gd name="T101" fmla="*/ T100 w 6718"/>
                              <a:gd name="T102" fmla="+- 0 3876 2738"/>
                              <a:gd name="T103" fmla="*/ 3876 h 1397"/>
                              <a:gd name="T104" fmla="+- 0 6322 3276"/>
                              <a:gd name="T105" fmla="*/ T104 w 6718"/>
                              <a:gd name="T106" fmla="+- 0 3925 2738"/>
                              <a:gd name="T107" fmla="*/ 3925 h 1397"/>
                              <a:gd name="T108" fmla="+- 0 5969 3276"/>
                              <a:gd name="T109" fmla="*/ T108 w 6718"/>
                              <a:gd name="T110" fmla="+- 0 3892 2738"/>
                              <a:gd name="T111" fmla="*/ 3892 h 1397"/>
                              <a:gd name="T112" fmla="+- 0 5687 3276"/>
                              <a:gd name="T113" fmla="*/ T112 w 6718"/>
                              <a:gd name="T114" fmla="+- 0 3862 2738"/>
                              <a:gd name="T115" fmla="*/ 3862 h 1397"/>
                              <a:gd name="T116" fmla="+- 0 5968 3276"/>
                              <a:gd name="T117" fmla="*/ T116 w 6718"/>
                              <a:gd name="T118" fmla="+- 0 3923 2738"/>
                              <a:gd name="T119" fmla="*/ 3923 h 1397"/>
                              <a:gd name="T120" fmla="+- 0 6321 3276"/>
                              <a:gd name="T121" fmla="*/ T120 w 6718"/>
                              <a:gd name="T122" fmla="+- 0 3956 2738"/>
                              <a:gd name="T123" fmla="*/ 3956 h 1397"/>
                              <a:gd name="T124" fmla="+- 0 7028 3276"/>
                              <a:gd name="T125" fmla="*/ T124 w 6718"/>
                              <a:gd name="T126" fmla="+- 0 3977 2738"/>
                              <a:gd name="T127" fmla="*/ 3977 h 1397"/>
                              <a:gd name="T128" fmla="+- 0 6675 3276"/>
                              <a:gd name="T129" fmla="*/ T128 w 6718"/>
                              <a:gd name="T130" fmla="+- 0 3953 2738"/>
                              <a:gd name="T131" fmla="*/ 3953 h 1397"/>
                              <a:gd name="T132" fmla="+- 0 6392 3276"/>
                              <a:gd name="T133" fmla="*/ T132 w 6718"/>
                              <a:gd name="T134" fmla="+- 0 3962 2738"/>
                              <a:gd name="T135" fmla="*/ 3962 h 1397"/>
                              <a:gd name="T136" fmla="+- 0 6745 3276"/>
                              <a:gd name="T137" fmla="*/ T136 w 6718"/>
                              <a:gd name="T138" fmla="+- 0 3989 2738"/>
                              <a:gd name="T139" fmla="*/ 3989 h 1397"/>
                              <a:gd name="T140" fmla="+- 0 7097 3276"/>
                              <a:gd name="T141" fmla="*/ T140 w 6718"/>
                              <a:gd name="T142" fmla="+- 0 4012 2738"/>
                              <a:gd name="T143" fmla="*/ 4012 h 1397"/>
                              <a:gd name="T144" fmla="+- 0 9852 3276"/>
                              <a:gd name="T145" fmla="*/ T144 w 6718"/>
                              <a:gd name="T146" fmla="+- 0 4099 2738"/>
                              <a:gd name="T147" fmla="*/ 4099 h 1397"/>
                              <a:gd name="T148" fmla="+- 0 9499 3276"/>
                              <a:gd name="T149" fmla="*/ T148 w 6718"/>
                              <a:gd name="T150" fmla="+- 0 4088 2738"/>
                              <a:gd name="T151" fmla="*/ 4088 h 1397"/>
                              <a:gd name="T152" fmla="+- 0 9146 3276"/>
                              <a:gd name="T153" fmla="*/ T152 w 6718"/>
                              <a:gd name="T154" fmla="+- 0 4077 2738"/>
                              <a:gd name="T155" fmla="*/ 4077 h 1397"/>
                              <a:gd name="T156" fmla="+- 0 8793 3276"/>
                              <a:gd name="T157" fmla="*/ T156 w 6718"/>
                              <a:gd name="T158" fmla="+- 0 4064 2738"/>
                              <a:gd name="T159" fmla="*/ 4064 h 1397"/>
                              <a:gd name="T160" fmla="+- 0 8440 3276"/>
                              <a:gd name="T161" fmla="*/ T160 w 6718"/>
                              <a:gd name="T162" fmla="+- 0 4050 2738"/>
                              <a:gd name="T163" fmla="*/ 4050 h 1397"/>
                              <a:gd name="T164" fmla="+- 0 8087 3276"/>
                              <a:gd name="T165" fmla="*/ T164 w 6718"/>
                              <a:gd name="T166" fmla="+- 0 4034 2738"/>
                              <a:gd name="T167" fmla="*/ 4034 h 1397"/>
                              <a:gd name="T168" fmla="+- 0 7734 3276"/>
                              <a:gd name="T169" fmla="*/ T168 w 6718"/>
                              <a:gd name="T170" fmla="+- 0 4018 2738"/>
                              <a:gd name="T171" fmla="*/ 4018 h 1397"/>
                              <a:gd name="T172" fmla="+- 0 7381 3276"/>
                              <a:gd name="T173" fmla="*/ T172 w 6718"/>
                              <a:gd name="T174" fmla="+- 0 3999 2738"/>
                              <a:gd name="T175" fmla="*/ 3999 h 1397"/>
                              <a:gd name="T176" fmla="+- 0 7239 3276"/>
                              <a:gd name="T177" fmla="*/ T176 w 6718"/>
                              <a:gd name="T178" fmla="+- 0 4021 2738"/>
                              <a:gd name="T179" fmla="*/ 4021 h 1397"/>
                              <a:gd name="T180" fmla="+- 0 7592 3276"/>
                              <a:gd name="T181" fmla="*/ T180 w 6718"/>
                              <a:gd name="T182" fmla="+- 0 4041 2738"/>
                              <a:gd name="T183" fmla="*/ 4041 h 1397"/>
                              <a:gd name="T184" fmla="+- 0 7945 3276"/>
                              <a:gd name="T185" fmla="*/ T184 w 6718"/>
                              <a:gd name="T186" fmla="+- 0 4059 2738"/>
                              <a:gd name="T187" fmla="*/ 4059 h 1397"/>
                              <a:gd name="T188" fmla="+- 0 8298 3276"/>
                              <a:gd name="T189" fmla="*/ T188 w 6718"/>
                              <a:gd name="T190" fmla="+- 0 4075 2738"/>
                              <a:gd name="T191" fmla="*/ 4075 h 1397"/>
                              <a:gd name="T192" fmla="+- 0 8651 3276"/>
                              <a:gd name="T193" fmla="*/ T192 w 6718"/>
                              <a:gd name="T194" fmla="+- 0 4089 2738"/>
                              <a:gd name="T195" fmla="*/ 4089 h 1397"/>
                              <a:gd name="T196" fmla="+- 0 9004 3276"/>
                              <a:gd name="T197" fmla="*/ T196 w 6718"/>
                              <a:gd name="T198" fmla="+- 0 4103 2738"/>
                              <a:gd name="T199" fmla="*/ 4103 h 1397"/>
                              <a:gd name="T200" fmla="+- 0 9357 3276"/>
                              <a:gd name="T201" fmla="*/ T200 w 6718"/>
                              <a:gd name="T202" fmla="+- 0 4115 2738"/>
                              <a:gd name="T203" fmla="*/ 4115 h 1397"/>
                              <a:gd name="T204" fmla="+- 0 9710 3276"/>
                              <a:gd name="T205" fmla="*/ T204 w 6718"/>
                              <a:gd name="T206" fmla="+- 0 4126 2738"/>
                              <a:gd name="T207" fmla="*/ 4126 h 1397"/>
                              <a:gd name="T208" fmla="+- 0 9993 3276"/>
                              <a:gd name="T209" fmla="*/ T208 w 6718"/>
                              <a:gd name="T210" fmla="+- 0 4103 2738"/>
                              <a:gd name="T211" fmla="*/ 4103 h 139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</a:cxnLst>
                            <a:rect l="0" t="0" r="r" b="b"/>
                            <a:pathLst>
                              <a:path w="6718" h="1397">
                                <a:moveTo>
                                  <a:pt x="69" y="106"/>
                                </a:moveTo>
                                <a:lnTo>
                                  <a:pt x="20" y="0"/>
                                </a:lnTo>
                                <a:lnTo>
                                  <a:pt x="0" y="16"/>
                                </a:lnTo>
                                <a:lnTo>
                                  <a:pt x="49" y="122"/>
                                </a:lnTo>
                                <a:lnTo>
                                  <a:pt x="69" y="106"/>
                                </a:lnTo>
                                <a:moveTo>
                                  <a:pt x="148" y="249"/>
                                </a:moveTo>
                                <a:lnTo>
                                  <a:pt x="89" y="151"/>
                                </a:lnTo>
                                <a:lnTo>
                                  <a:pt x="71" y="171"/>
                                </a:lnTo>
                                <a:lnTo>
                                  <a:pt x="129" y="268"/>
                                </a:lnTo>
                                <a:lnTo>
                                  <a:pt x="148" y="249"/>
                                </a:lnTo>
                                <a:moveTo>
                                  <a:pt x="225" y="358"/>
                                </a:moveTo>
                                <a:lnTo>
                                  <a:pt x="159" y="269"/>
                                </a:lnTo>
                                <a:lnTo>
                                  <a:pt x="143" y="291"/>
                                </a:lnTo>
                                <a:lnTo>
                                  <a:pt x="208" y="380"/>
                                </a:lnTo>
                                <a:lnTo>
                                  <a:pt x="225" y="358"/>
                                </a:lnTo>
                                <a:moveTo>
                                  <a:pt x="790" y="769"/>
                                </a:moveTo>
                                <a:lnTo>
                                  <a:pt x="720" y="737"/>
                                </a:lnTo>
                                <a:lnTo>
                                  <a:pt x="720" y="736"/>
                                </a:lnTo>
                                <a:lnTo>
                                  <a:pt x="650" y="701"/>
                                </a:lnTo>
                                <a:lnTo>
                                  <a:pt x="579" y="661"/>
                                </a:lnTo>
                                <a:lnTo>
                                  <a:pt x="509" y="617"/>
                                </a:lnTo>
                                <a:lnTo>
                                  <a:pt x="439" y="567"/>
                                </a:lnTo>
                                <a:lnTo>
                                  <a:pt x="440" y="567"/>
                                </a:lnTo>
                                <a:lnTo>
                                  <a:pt x="369" y="510"/>
                                </a:lnTo>
                                <a:lnTo>
                                  <a:pt x="299" y="443"/>
                                </a:lnTo>
                                <a:lnTo>
                                  <a:pt x="229" y="364"/>
                                </a:lnTo>
                                <a:lnTo>
                                  <a:pt x="214" y="387"/>
                                </a:lnTo>
                                <a:lnTo>
                                  <a:pt x="284" y="467"/>
                                </a:lnTo>
                                <a:lnTo>
                                  <a:pt x="293" y="453"/>
                                </a:lnTo>
                                <a:lnTo>
                                  <a:pt x="285" y="468"/>
                                </a:lnTo>
                                <a:lnTo>
                                  <a:pt x="356" y="535"/>
                                </a:lnTo>
                                <a:lnTo>
                                  <a:pt x="363" y="522"/>
                                </a:lnTo>
                                <a:lnTo>
                                  <a:pt x="357" y="536"/>
                                </a:lnTo>
                                <a:lnTo>
                                  <a:pt x="427" y="594"/>
                                </a:lnTo>
                                <a:lnTo>
                                  <a:pt x="432" y="582"/>
                                </a:lnTo>
                                <a:lnTo>
                                  <a:pt x="428" y="594"/>
                                </a:lnTo>
                                <a:lnTo>
                                  <a:pt x="498" y="644"/>
                                </a:lnTo>
                                <a:lnTo>
                                  <a:pt x="504" y="631"/>
                                </a:lnTo>
                                <a:lnTo>
                                  <a:pt x="499" y="645"/>
                                </a:lnTo>
                                <a:lnTo>
                                  <a:pt x="569" y="690"/>
                                </a:lnTo>
                                <a:lnTo>
                                  <a:pt x="573" y="678"/>
                                </a:lnTo>
                                <a:lnTo>
                                  <a:pt x="570" y="690"/>
                                </a:lnTo>
                                <a:lnTo>
                                  <a:pt x="640" y="729"/>
                                </a:lnTo>
                                <a:lnTo>
                                  <a:pt x="646" y="713"/>
                                </a:lnTo>
                                <a:lnTo>
                                  <a:pt x="641" y="730"/>
                                </a:lnTo>
                                <a:lnTo>
                                  <a:pt x="712" y="766"/>
                                </a:lnTo>
                                <a:lnTo>
                                  <a:pt x="783" y="798"/>
                                </a:lnTo>
                                <a:lnTo>
                                  <a:pt x="790" y="769"/>
                                </a:lnTo>
                                <a:moveTo>
                                  <a:pt x="930" y="825"/>
                                </a:moveTo>
                                <a:lnTo>
                                  <a:pt x="860" y="798"/>
                                </a:lnTo>
                                <a:lnTo>
                                  <a:pt x="790" y="769"/>
                                </a:lnTo>
                                <a:lnTo>
                                  <a:pt x="783" y="798"/>
                                </a:lnTo>
                                <a:lnTo>
                                  <a:pt x="854" y="828"/>
                                </a:lnTo>
                                <a:lnTo>
                                  <a:pt x="924" y="855"/>
                                </a:lnTo>
                                <a:lnTo>
                                  <a:pt x="930" y="825"/>
                                </a:lnTo>
                                <a:moveTo>
                                  <a:pt x="1001" y="850"/>
                                </a:moveTo>
                                <a:lnTo>
                                  <a:pt x="930" y="825"/>
                                </a:lnTo>
                                <a:lnTo>
                                  <a:pt x="924" y="855"/>
                                </a:lnTo>
                                <a:lnTo>
                                  <a:pt x="995" y="879"/>
                                </a:lnTo>
                                <a:lnTo>
                                  <a:pt x="1001" y="850"/>
                                </a:lnTo>
                                <a:moveTo>
                                  <a:pt x="1212" y="913"/>
                                </a:moveTo>
                                <a:lnTo>
                                  <a:pt x="1142" y="893"/>
                                </a:lnTo>
                                <a:lnTo>
                                  <a:pt x="1141" y="894"/>
                                </a:lnTo>
                                <a:lnTo>
                                  <a:pt x="1071" y="872"/>
                                </a:lnTo>
                                <a:lnTo>
                                  <a:pt x="1001" y="850"/>
                                </a:lnTo>
                                <a:lnTo>
                                  <a:pt x="995" y="879"/>
                                </a:lnTo>
                                <a:lnTo>
                                  <a:pt x="1066" y="902"/>
                                </a:lnTo>
                                <a:lnTo>
                                  <a:pt x="1137" y="924"/>
                                </a:lnTo>
                                <a:lnTo>
                                  <a:pt x="1207" y="944"/>
                                </a:lnTo>
                                <a:lnTo>
                                  <a:pt x="1212" y="913"/>
                                </a:lnTo>
                                <a:moveTo>
                                  <a:pt x="1283" y="932"/>
                                </a:moveTo>
                                <a:lnTo>
                                  <a:pt x="1212" y="913"/>
                                </a:lnTo>
                                <a:lnTo>
                                  <a:pt x="1208" y="944"/>
                                </a:lnTo>
                                <a:lnTo>
                                  <a:pt x="1278" y="962"/>
                                </a:lnTo>
                                <a:lnTo>
                                  <a:pt x="1283" y="932"/>
                                </a:lnTo>
                                <a:moveTo>
                                  <a:pt x="1353" y="949"/>
                                </a:moveTo>
                                <a:lnTo>
                                  <a:pt x="1283" y="932"/>
                                </a:lnTo>
                                <a:lnTo>
                                  <a:pt x="1278" y="963"/>
                                </a:lnTo>
                                <a:lnTo>
                                  <a:pt x="1349" y="980"/>
                                </a:lnTo>
                                <a:lnTo>
                                  <a:pt x="1353" y="949"/>
                                </a:lnTo>
                                <a:moveTo>
                                  <a:pt x="1494" y="981"/>
                                </a:moveTo>
                                <a:lnTo>
                                  <a:pt x="1424" y="966"/>
                                </a:lnTo>
                                <a:lnTo>
                                  <a:pt x="1353" y="949"/>
                                </a:lnTo>
                                <a:lnTo>
                                  <a:pt x="1349" y="980"/>
                                </a:lnTo>
                                <a:lnTo>
                                  <a:pt x="1420" y="996"/>
                                </a:lnTo>
                                <a:lnTo>
                                  <a:pt x="1490" y="1012"/>
                                </a:lnTo>
                                <a:lnTo>
                                  <a:pt x="1494" y="981"/>
                                </a:lnTo>
                                <a:moveTo>
                                  <a:pt x="1635" y="1009"/>
                                </a:moveTo>
                                <a:lnTo>
                                  <a:pt x="1565" y="996"/>
                                </a:lnTo>
                                <a:lnTo>
                                  <a:pt x="1494" y="981"/>
                                </a:lnTo>
                                <a:lnTo>
                                  <a:pt x="1491" y="1012"/>
                                </a:lnTo>
                                <a:lnTo>
                                  <a:pt x="1561" y="1026"/>
                                </a:lnTo>
                                <a:lnTo>
                                  <a:pt x="1632" y="1040"/>
                                </a:lnTo>
                                <a:lnTo>
                                  <a:pt x="1635" y="1009"/>
                                </a:lnTo>
                                <a:moveTo>
                                  <a:pt x="2200" y="1098"/>
                                </a:moveTo>
                                <a:lnTo>
                                  <a:pt x="2129" y="1088"/>
                                </a:lnTo>
                                <a:lnTo>
                                  <a:pt x="2059" y="1078"/>
                                </a:lnTo>
                                <a:lnTo>
                                  <a:pt x="1988" y="1068"/>
                                </a:lnTo>
                                <a:lnTo>
                                  <a:pt x="1917" y="1058"/>
                                </a:lnTo>
                                <a:lnTo>
                                  <a:pt x="1847" y="1046"/>
                                </a:lnTo>
                                <a:lnTo>
                                  <a:pt x="1776" y="1035"/>
                                </a:lnTo>
                                <a:lnTo>
                                  <a:pt x="1706" y="1022"/>
                                </a:lnTo>
                                <a:lnTo>
                                  <a:pt x="1635" y="1009"/>
                                </a:lnTo>
                                <a:lnTo>
                                  <a:pt x="1632" y="1040"/>
                                </a:lnTo>
                                <a:lnTo>
                                  <a:pt x="1703" y="1053"/>
                                </a:lnTo>
                                <a:lnTo>
                                  <a:pt x="1773" y="1066"/>
                                </a:lnTo>
                                <a:lnTo>
                                  <a:pt x="1844" y="1077"/>
                                </a:lnTo>
                                <a:lnTo>
                                  <a:pt x="1915" y="1089"/>
                                </a:lnTo>
                                <a:lnTo>
                                  <a:pt x="1985" y="1099"/>
                                </a:lnTo>
                                <a:lnTo>
                                  <a:pt x="1987" y="1083"/>
                                </a:lnTo>
                                <a:lnTo>
                                  <a:pt x="1985" y="1099"/>
                                </a:lnTo>
                                <a:lnTo>
                                  <a:pt x="2056" y="1109"/>
                                </a:lnTo>
                                <a:lnTo>
                                  <a:pt x="2126" y="1119"/>
                                </a:lnTo>
                                <a:lnTo>
                                  <a:pt x="2197" y="1129"/>
                                </a:lnTo>
                                <a:lnTo>
                                  <a:pt x="2200" y="1098"/>
                                </a:lnTo>
                                <a:moveTo>
                                  <a:pt x="2411" y="1124"/>
                                </a:moveTo>
                                <a:lnTo>
                                  <a:pt x="2341" y="1115"/>
                                </a:lnTo>
                                <a:lnTo>
                                  <a:pt x="2270" y="1107"/>
                                </a:lnTo>
                                <a:lnTo>
                                  <a:pt x="2200" y="1098"/>
                                </a:lnTo>
                                <a:lnTo>
                                  <a:pt x="2197" y="1129"/>
                                </a:lnTo>
                                <a:lnTo>
                                  <a:pt x="2268" y="1138"/>
                                </a:lnTo>
                                <a:lnTo>
                                  <a:pt x="2338" y="1147"/>
                                </a:lnTo>
                                <a:lnTo>
                                  <a:pt x="2409" y="1155"/>
                                </a:lnTo>
                                <a:lnTo>
                                  <a:pt x="2411" y="1124"/>
                                </a:lnTo>
                                <a:moveTo>
                                  <a:pt x="3117" y="1193"/>
                                </a:moveTo>
                                <a:lnTo>
                                  <a:pt x="3046" y="1187"/>
                                </a:lnTo>
                                <a:lnTo>
                                  <a:pt x="2975" y="1181"/>
                                </a:lnTo>
                                <a:lnTo>
                                  <a:pt x="2905" y="1174"/>
                                </a:lnTo>
                                <a:lnTo>
                                  <a:pt x="2834" y="1168"/>
                                </a:lnTo>
                                <a:lnTo>
                                  <a:pt x="2764" y="1161"/>
                                </a:lnTo>
                                <a:lnTo>
                                  <a:pt x="2693" y="1154"/>
                                </a:lnTo>
                                <a:lnTo>
                                  <a:pt x="2623" y="1147"/>
                                </a:lnTo>
                                <a:lnTo>
                                  <a:pt x="2552" y="1139"/>
                                </a:lnTo>
                                <a:lnTo>
                                  <a:pt x="2482" y="1132"/>
                                </a:lnTo>
                                <a:lnTo>
                                  <a:pt x="2411" y="1124"/>
                                </a:lnTo>
                                <a:lnTo>
                                  <a:pt x="2409" y="1155"/>
                                </a:lnTo>
                                <a:lnTo>
                                  <a:pt x="2480" y="1163"/>
                                </a:lnTo>
                                <a:lnTo>
                                  <a:pt x="2550" y="1171"/>
                                </a:lnTo>
                                <a:lnTo>
                                  <a:pt x="2621" y="1178"/>
                                </a:lnTo>
                                <a:lnTo>
                                  <a:pt x="2692" y="1185"/>
                                </a:lnTo>
                                <a:lnTo>
                                  <a:pt x="2762" y="1192"/>
                                </a:lnTo>
                                <a:lnTo>
                                  <a:pt x="2833" y="1199"/>
                                </a:lnTo>
                                <a:lnTo>
                                  <a:pt x="2904" y="1205"/>
                                </a:lnTo>
                                <a:lnTo>
                                  <a:pt x="2974" y="1212"/>
                                </a:lnTo>
                                <a:lnTo>
                                  <a:pt x="3045" y="1218"/>
                                </a:lnTo>
                                <a:lnTo>
                                  <a:pt x="3115" y="1224"/>
                                </a:lnTo>
                                <a:lnTo>
                                  <a:pt x="3117" y="1193"/>
                                </a:lnTo>
                                <a:moveTo>
                                  <a:pt x="3893" y="1248"/>
                                </a:moveTo>
                                <a:lnTo>
                                  <a:pt x="3823" y="1243"/>
                                </a:lnTo>
                                <a:lnTo>
                                  <a:pt x="3752" y="1239"/>
                                </a:lnTo>
                                <a:lnTo>
                                  <a:pt x="3681" y="1234"/>
                                </a:lnTo>
                                <a:lnTo>
                                  <a:pt x="3611" y="1230"/>
                                </a:lnTo>
                                <a:lnTo>
                                  <a:pt x="3540" y="1225"/>
                                </a:lnTo>
                                <a:lnTo>
                                  <a:pt x="3470" y="1220"/>
                                </a:lnTo>
                                <a:lnTo>
                                  <a:pt x="3399" y="1215"/>
                                </a:lnTo>
                                <a:lnTo>
                                  <a:pt x="3328" y="1209"/>
                                </a:lnTo>
                                <a:lnTo>
                                  <a:pt x="3258" y="1204"/>
                                </a:lnTo>
                                <a:lnTo>
                                  <a:pt x="3187" y="1199"/>
                                </a:lnTo>
                                <a:lnTo>
                                  <a:pt x="3117" y="1193"/>
                                </a:lnTo>
                                <a:lnTo>
                                  <a:pt x="3116" y="1224"/>
                                </a:lnTo>
                                <a:lnTo>
                                  <a:pt x="3186" y="1230"/>
                                </a:lnTo>
                                <a:lnTo>
                                  <a:pt x="3257" y="1235"/>
                                </a:lnTo>
                                <a:lnTo>
                                  <a:pt x="3327" y="1241"/>
                                </a:lnTo>
                                <a:lnTo>
                                  <a:pt x="3398" y="1246"/>
                                </a:lnTo>
                                <a:lnTo>
                                  <a:pt x="3469" y="1251"/>
                                </a:lnTo>
                                <a:lnTo>
                                  <a:pt x="3539" y="1256"/>
                                </a:lnTo>
                                <a:lnTo>
                                  <a:pt x="3610" y="1261"/>
                                </a:lnTo>
                                <a:lnTo>
                                  <a:pt x="3680" y="1266"/>
                                </a:lnTo>
                                <a:lnTo>
                                  <a:pt x="3751" y="1270"/>
                                </a:lnTo>
                                <a:lnTo>
                                  <a:pt x="3821" y="1274"/>
                                </a:lnTo>
                                <a:lnTo>
                                  <a:pt x="3892" y="1279"/>
                                </a:lnTo>
                                <a:lnTo>
                                  <a:pt x="3893" y="1248"/>
                                </a:lnTo>
                                <a:moveTo>
                                  <a:pt x="6717" y="1365"/>
                                </a:moveTo>
                                <a:lnTo>
                                  <a:pt x="6646" y="1364"/>
                                </a:lnTo>
                                <a:lnTo>
                                  <a:pt x="6576" y="1361"/>
                                </a:lnTo>
                                <a:lnTo>
                                  <a:pt x="6505" y="1359"/>
                                </a:lnTo>
                                <a:lnTo>
                                  <a:pt x="6435" y="1357"/>
                                </a:lnTo>
                                <a:lnTo>
                                  <a:pt x="6364" y="1355"/>
                                </a:lnTo>
                                <a:lnTo>
                                  <a:pt x="6293" y="1353"/>
                                </a:lnTo>
                                <a:lnTo>
                                  <a:pt x="6223" y="1350"/>
                                </a:lnTo>
                                <a:lnTo>
                                  <a:pt x="6152" y="1348"/>
                                </a:lnTo>
                                <a:lnTo>
                                  <a:pt x="6082" y="1346"/>
                                </a:lnTo>
                                <a:lnTo>
                                  <a:pt x="6011" y="1343"/>
                                </a:lnTo>
                                <a:lnTo>
                                  <a:pt x="5940" y="1341"/>
                                </a:lnTo>
                                <a:lnTo>
                                  <a:pt x="5870" y="1339"/>
                                </a:lnTo>
                                <a:lnTo>
                                  <a:pt x="5799" y="1336"/>
                                </a:lnTo>
                                <a:lnTo>
                                  <a:pt x="5729" y="1334"/>
                                </a:lnTo>
                                <a:lnTo>
                                  <a:pt x="5658" y="1331"/>
                                </a:lnTo>
                                <a:lnTo>
                                  <a:pt x="5587" y="1328"/>
                                </a:lnTo>
                                <a:lnTo>
                                  <a:pt x="5517" y="1326"/>
                                </a:lnTo>
                                <a:lnTo>
                                  <a:pt x="5446" y="1323"/>
                                </a:lnTo>
                                <a:lnTo>
                                  <a:pt x="5376" y="1320"/>
                                </a:lnTo>
                                <a:lnTo>
                                  <a:pt x="5305" y="1318"/>
                                </a:lnTo>
                                <a:lnTo>
                                  <a:pt x="5235" y="1315"/>
                                </a:lnTo>
                                <a:lnTo>
                                  <a:pt x="5164" y="1312"/>
                                </a:lnTo>
                                <a:lnTo>
                                  <a:pt x="5094" y="1309"/>
                                </a:lnTo>
                                <a:lnTo>
                                  <a:pt x="5023" y="1306"/>
                                </a:lnTo>
                                <a:lnTo>
                                  <a:pt x="4952" y="1303"/>
                                </a:lnTo>
                                <a:lnTo>
                                  <a:pt x="4882" y="1300"/>
                                </a:lnTo>
                                <a:lnTo>
                                  <a:pt x="4811" y="1296"/>
                                </a:lnTo>
                                <a:lnTo>
                                  <a:pt x="4740" y="1293"/>
                                </a:lnTo>
                                <a:lnTo>
                                  <a:pt x="4670" y="1290"/>
                                </a:lnTo>
                                <a:lnTo>
                                  <a:pt x="4599" y="1286"/>
                                </a:lnTo>
                                <a:lnTo>
                                  <a:pt x="4529" y="1283"/>
                                </a:lnTo>
                                <a:lnTo>
                                  <a:pt x="4458" y="1280"/>
                                </a:lnTo>
                                <a:lnTo>
                                  <a:pt x="4387" y="1276"/>
                                </a:lnTo>
                                <a:lnTo>
                                  <a:pt x="4317" y="1272"/>
                                </a:lnTo>
                                <a:lnTo>
                                  <a:pt x="4246" y="1268"/>
                                </a:lnTo>
                                <a:lnTo>
                                  <a:pt x="4176" y="1264"/>
                                </a:lnTo>
                                <a:lnTo>
                                  <a:pt x="4105" y="1261"/>
                                </a:lnTo>
                                <a:lnTo>
                                  <a:pt x="4034" y="1256"/>
                                </a:lnTo>
                                <a:lnTo>
                                  <a:pt x="3964" y="1252"/>
                                </a:lnTo>
                                <a:lnTo>
                                  <a:pt x="3893" y="1248"/>
                                </a:lnTo>
                                <a:lnTo>
                                  <a:pt x="3892" y="1279"/>
                                </a:lnTo>
                                <a:lnTo>
                                  <a:pt x="3963" y="1283"/>
                                </a:lnTo>
                                <a:lnTo>
                                  <a:pt x="4033" y="1288"/>
                                </a:lnTo>
                                <a:lnTo>
                                  <a:pt x="4104" y="1292"/>
                                </a:lnTo>
                                <a:lnTo>
                                  <a:pt x="4175" y="1296"/>
                                </a:lnTo>
                                <a:lnTo>
                                  <a:pt x="4245" y="1299"/>
                                </a:lnTo>
                                <a:lnTo>
                                  <a:pt x="4316" y="1303"/>
                                </a:lnTo>
                                <a:lnTo>
                                  <a:pt x="4386" y="1307"/>
                                </a:lnTo>
                                <a:lnTo>
                                  <a:pt x="4457" y="1311"/>
                                </a:lnTo>
                                <a:lnTo>
                                  <a:pt x="4528" y="1314"/>
                                </a:lnTo>
                                <a:lnTo>
                                  <a:pt x="4598" y="1318"/>
                                </a:lnTo>
                                <a:lnTo>
                                  <a:pt x="4669" y="1321"/>
                                </a:lnTo>
                                <a:lnTo>
                                  <a:pt x="4740" y="1324"/>
                                </a:lnTo>
                                <a:lnTo>
                                  <a:pt x="4810" y="1328"/>
                                </a:lnTo>
                                <a:lnTo>
                                  <a:pt x="4881" y="1331"/>
                                </a:lnTo>
                                <a:lnTo>
                                  <a:pt x="4951" y="1334"/>
                                </a:lnTo>
                                <a:lnTo>
                                  <a:pt x="5022" y="1337"/>
                                </a:lnTo>
                                <a:lnTo>
                                  <a:pt x="5093" y="1340"/>
                                </a:lnTo>
                                <a:lnTo>
                                  <a:pt x="5163" y="1343"/>
                                </a:lnTo>
                                <a:lnTo>
                                  <a:pt x="5234" y="1346"/>
                                </a:lnTo>
                                <a:lnTo>
                                  <a:pt x="5305" y="1349"/>
                                </a:lnTo>
                                <a:lnTo>
                                  <a:pt x="5375" y="1351"/>
                                </a:lnTo>
                                <a:lnTo>
                                  <a:pt x="5446" y="1354"/>
                                </a:lnTo>
                                <a:lnTo>
                                  <a:pt x="5516" y="1357"/>
                                </a:lnTo>
                                <a:lnTo>
                                  <a:pt x="5587" y="1360"/>
                                </a:lnTo>
                                <a:lnTo>
                                  <a:pt x="5658" y="1362"/>
                                </a:lnTo>
                                <a:lnTo>
                                  <a:pt x="5728" y="1365"/>
                                </a:lnTo>
                                <a:lnTo>
                                  <a:pt x="5799" y="1368"/>
                                </a:lnTo>
                                <a:lnTo>
                                  <a:pt x="5869" y="1370"/>
                                </a:lnTo>
                                <a:lnTo>
                                  <a:pt x="5940" y="1372"/>
                                </a:lnTo>
                                <a:lnTo>
                                  <a:pt x="6010" y="1374"/>
                                </a:lnTo>
                                <a:lnTo>
                                  <a:pt x="6081" y="1377"/>
                                </a:lnTo>
                                <a:lnTo>
                                  <a:pt x="6152" y="1379"/>
                                </a:lnTo>
                                <a:lnTo>
                                  <a:pt x="6222" y="1381"/>
                                </a:lnTo>
                                <a:lnTo>
                                  <a:pt x="6293" y="1384"/>
                                </a:lnTo>
                                <a:lnTo>
                                  <a:pt x="6363" y="1386"/>
                                </a:lnTo>
                                <a:lnTo>
                                  <a:pt x="6434" y="1388"/>
                                </a:lnTo>
                                <a:lnTo>
                                  <a:pt x="6505" y="1391"/>
                                </a:lnTo>
                                <a:lnTo>
                                  <a:pt x="6575" y="1392"/>
                                </a:lnTo>
                                <a:lnTo>
                                  <a:pt x="6646" y="1395"/>
                                </a:lnTo>
                                <a:lnTo>
                                  <a:pt x="6716" y="1397"/>
                                </a:lnTo>
                                <a:lnTo>
                                  <a:pt x="6717" y="1365"/>
                                </a:lnTo>
                              </a:path>
                            </a:pathLst>
                          </a:custGeom>
                          <a:solidFill>
                            <a:srgbClr val="0071B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16" name="Line 1264"/>
                        <wps:cNvCnPr/>
                        <wps:spPr bwMode="auto">
                          <a:xfrm>
                            <a:off x="7921" y="531"/>
                            <a:ext cx="271" cy="0"/>
                          </a:xfrm>
                          <a:prstGeom prst="line">
                            <a:avLst/>
                          </a:prstGeom>
                          <a:noFill/>
                          <a:ln w="1983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17" name="Line 1263"/>
                        <wps:cNvCnPr/>
                        <wps:spPr bwMode="auto">
                          <a:xfrm>
                            <a:off x="8108" y="1054"/>
                            <a:ext cx="84" cy="0"/>
                          </a:xfrm>
                          <a:prstGeom prst="line">
                            <a:avLst/>
                          </a:prstGeom>
                          <a:noFill/>
                          <a:ln w="19712">
                            <a:solidFill>
                              <a:srgbClr val="0071B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18" name="Line 1262"/>
                        <wps:cNvCnPr/>
                        <wps:spPr bwMode="auto">
                          <a:xfrm>
                            <a:off x="7921" y="1054"/>
                            <a:ext cx="94" cy="0"/>
                          </a:xfrm>
                          <a:prstGeom prst="line">
                            <a:avLst/>
                          </a:prstGeom>
                          <a:noFill/>
                          <a:ln w="19712">
                            <a:solidFill>
                              <a:srgbClr val="0071B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19" name="Rectangle 1261"/>
                        <wps:cNvSpPr>
                          <a:spLocks noChangeArrowheads="1"/>
                        </wps:cNvSpPr>
                        <wps:spPr bwMode="auto">
                          <a:xfrm>
                            <a:off x="7867" y="230"/>
                            <a:ext cx="2126" cy="1124"/>
                          </a:xfrm>
                          <a:prstGeom prst="rect">
                            <a:avLst/>
                          </a:prstGeom>
                          <a:noFill/>
                          <a:ln w="3124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20" name="Text Box 1260"/>
                        <wps:cNvSpPr txBox="1">
                          <a:spLocks noChangeArrowheads="1"/>
                        </wps:cNvSpPr>
                        <wps:spPr bwMode="auto">
                          <a:xfrm>
                            <a:off x="7867" y="230"/>
                            <a:ext cx="2126" cy="1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8E32FF1" w14:textId="77777777" w:rsidR="00B0570F" w:rsidRDefault="00B0570F">
                              <w:pPr>
                                <w:spacing w:before="169"/>
                                <w:ind w:left="352"/>
                                <w:rPr>
                                  <w:rFonts w:ascii="Calibri"/>
                                </w:rPr>
                              </w:pPr>
                              <w:r>
                                <w:rPr>
                                  <w:rFonts w:ascii="Calibri"/>
                                  <w:w w:val="75"/>
                                </w:rPr>
                                <w:t>Proposed closed form</w:t>
                              </w:r>
                            </w:p>
                            <w:p w14:paraId="6EB32630" w14:textId="77777777" w:rsidR="00B0570F" w:rsidRDefault="00B0570F">
                              <w:pPr>
                                <w:spacing w:before="11"/>
                                <w:rPr>
                                  <w:sz w:val="18"/>
                                </w:rPr>
                              </w:pPr>
                            </w:p>
                            <w:p w14:paraId="69CCE005" w14:textId="77777777" w:rsidR="00B0570F" w:rsidRDefault="00B0570F">
                              <w:pPr>
                                <w:ind w:left="352"/>
                                <w:rPr>
                                  <w:rFonts w:ascii="Calibri"/>
                                </w:rPr>
                              </w:pPr>
                              <w:r>
                                <w:rPr>
                                  <w:rFonts w:ascii="Calibri"/>
                                  <w:w w:val="75"/>
                                </w:rPr>
                                <w:t>Numerical solution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9B40A0D" id="Group 1259" o:spid="_x0000_s1105" style="position:absolute;left:0;text-align:left;margin-left:146.5pt;margin-top:11.25pt;width:353.95pt;height:195.5pt;z-index:251452416;mso-position-horizontal-relative:page;mso-position-vertical-relative:text" coordorigin="2930,225" coordsize="7079,39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">
                <v:shape id="Picture 1296" o:spid="_x0000_s1106" type="#_x0000_t75" style="position:absolute;left:2931;top:227;width:7064;height:38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">
                  <v:imagedata r:id="rId114" o:title=""/>
                </v:shape>
                <v:shape id="AutoShape 1295" o:spid="_x0000_s1107" style="position:absolute;left:2933;top:230;width:7063;height:3889;visibility:visible;mso-wrap-style:square;v-text-anchor:top" coordsize="7063,38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" path="m,3889r7062,m,l7062,e" filled="f" strokecolor="#252525" strokeweight=".09128mm">
                  <v:path arrowok="t" o:connecttype="custom" o:connectlocs="0,4119;7062,4119;0,230;7062,230" o:connectangles="0,0,0,0"/>
                </v:shape>
                <v:line id="Line 1294" o:spid="_x0000_s1108" style="position:absolute;visibility:visible;mso-wrap-style:square" from="2933,4022" to="2933,41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" strokecolor="#252525" strokeweight=".06822mm"/>
                <v:line id="Line 1293" o:spid="_x0000_s1109" style="position:absolute;visibility:visible;mso-wrap-style:square" from="3639,4022" to="3639,41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" strokecolor="#252525" strokeweight=".06825mm"/>
                <v:shape id="AutoShape 1292" o:spid="_x0000_s1110" style="position:absolute;left:4345;top:4022;width:706;height:97;visibility:visible;mso-wrap-style:square;v-text-anchor:top" coordsize="706,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" path="m,l,97m706,r,97e" filled="f" strokecolor="#252525" strokeweight=".06825mm">
                  <v:path arrowok="t" o:connecttype="custom" o:connectlocs="0,4022;0,4119;706,4022;706,4119" o:connectangles="0,0,0,0"/>
                </v:shape>
                <v:line id="Line 1291" o:spid="_x0000_s1111" style="position:absolute;visibility:visible;mso-wrap-style:square" from="5757,4022" to="5757,41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" strokecolor="#252525" strokeweight=".06825mm"/>
                <v:shape id="AutoShape 1290" o:spid="_x0000_s1112" style="position:absolute;left:6463;top:4022;width:706;height:97;visibility:visible;mso-wrap-style:square;v-text-anchor:top" coordsize="706,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" path="m,l,97m706,r,97e" filled="f" strokecolor="#252525" strokeweight=".06825mm">
                  <v:path arrowok="t" o:connecttype="custom" o:connectlocs="0,4022;0,4119;706,4022;706,4119" o:connectangles="0,0,0,0"/>
                </v:shape>
                <v:line id="Line 1289" o:spid="_x0000_s1113" style="position:absolute;visibility:visible;mso-wrap-style:square" from="7875,4022" to="7875,41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" strokecolor="#252525" strokeweight=".06822mm"/>
                <v:shape id="AutoShape 1288" o:spid="_x0000_s1114" style="position:absolute;left:8581;top:4022;width:706;height:97;visibility:visible;mso-wrap-style:square;v-text-anchor:top" coordsize="706,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" path="m,l,97m706,r,97e" filled="f" strokecolor="#252525" strokeweight=".06825mm">
                  <v:path arrowok="t" o:connecttype="custom" o:connectlocs="0,4022;0,4119;706,4022;706,4119" o:connectangles="0,0,0,0"/>
                </v:shape>
                <v:line id="Line 1287" o:spid="_x0000_s1115" style="position:absolute;visibility:visible;mso-wrap-style:square" from="2933,230" to="2933,3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" strokecolor="#252525" strokeweight=".06822mm"/>
                <v:line id="Line 1286" o:spid="_x0000_s1116" style="position:absolute;visibility:visible;mso-wrap-style:square" from="3639,230" to="3639,3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" strokecolor="#252525" strokeweight=".06825mm"/>
                <v:shape id="AutoShape 1285" o:spid="_x0000_s1117" style="position:absolute;left:4345;top:230;width:706;height:97;visibility:visible;mso-wrap-style:square;v-text-anchor:top" coordsize="706,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" path="m,l,97m706,r,97e" filled="f" strokecolor="#252525" strokeweight=".06825mm">
                  <v:path arrowok="t" o:connecttype="custom" o:connectlocs="0,230;0,327;706,230;706,327" o:connectangles="0,0,0,0"/>
                </v:shape>
                <v:line id="Line 1284" o:spid="_x0000_s1118" style="position:absolute;visibility:visible;mso-wrap-style:square" from="5757,230" to="5757,3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" strokecolor="#252525" strokeweight=".06825mm"/>
                <v:shape id="AutoShape 1283" o:spid="_x0000_s1119" style="position:absolute;left:6463;top:230;width:706;height:97;visibility:visible;mso-wrap-style:square;v-text-anchor:top" coordsize="706,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" path="m,l,97m706,r,97e" filled="f" strokecolor="#252525" strokeweight=".06825mm">
                  <v:path arrowok="t" o:connecttype="custom" o:connectlocs="0,230;0,327;706,230;706,327" o:connectangles="0,0,0,0"/>
                </v:shape>
                <v:line id="Line 1282" o:spid="_x0000_s1120" style="position:absolute;visibility:visible;mso-wrap-style:square" from="7875,230" to="7875,3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" strokecolor="#252525" strokeweight=".06822mm"/>
                <v:shape id="Freeform 1281" o:spid="_x0000_s1121" style="position:absolute;left:7867;top:277;width:1418;height:4;visibility:visible;mso-wrap-style:square;v-text-anchor:top" coordsize="1418,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" path="m1418,l712,,,,,4r712,l1418,4r,-4e" fillcolor="#252525" stroked="f">
                  <v:path arrowok="t" o:connecttype="custom" o:connectlocs="1418,277;712,277;0,277;0,281;712,281;1418,281;1418,277" o:connectangles="0,0,0,0,0,0,0"/>
                </v:shape>
                <v:line id="Line 1280" o:spid="_x0000_s1122" style="position:absolute;visibility:visible;mso-wrap-style:square" from="9993,230" to="9993,3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" strokecolor="#252525" strokeweight=".06825mm"/>
                <v:line id="Line 1279" o:spid="_x0000_s1123" style="position:absolute;visibility:visible;mso-wrap-style:square" from="2933,227" to="2933,41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" strokecolor="#252525" strokeweight=".06822mm"/>
                <v:line id="Line 1278" o:spid="_x0000_s1124" style="position:absolute;visibility:visible;mso-wrap-style:square" from="9993,227" to="9993,41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" strokecolor="#252525" strokeweight=".06825mm"/>
                <v:line id="Line 1277" o:spid="_x0000_s1125" style="position:absolute;visibility:visible;mso-wrap-style:square" from="2933,4119" to="3005,41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" strokecolor="#252525" strokeweight=".09128mm"/>
                <v:line id="Line 1276" o:spid="_x0000_s1126" style="position:absolute;visibility:visible;mso-wrap-style:square" from="2933,3563" to="3005,35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" strokecolor="#252525" strokeweight=".1014mm"/>
                <v:line id="Line 1275" o:spid="_x0000_s1127" style="position:absolute;visibility:visible;mso-wrap-style:square" from="2933,3008" to="3005,30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" strokecolor="#252525" strokeweight=".09128mm"/>
                <v:line id="Line 1274" o:spid="_x0000_s1128" style="position:absolute;visibility:visible;mso-wrap-style:square" from="2933,2453" to="3005,24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" strokecolor="#252525" strokeweight=".09128mm"/>
                <v:shape id="Picture 1273" o:spid="_x0000_s1129" type="#_x0000_t75" style="position:absolute;left:2930;top:466;width:7078;height:36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">
                  <v:imagedata r:id="rId115" o:title=""/>
                </v:shape>
                <v:line id="Line 1272" o:spid="_x0000_s1130" style="position:absolute;visibility:visible;mso-wrap-style:square" from="2933,230" to="3005,2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" strokecolor="#252525" strokeweight=".09128mm"/>
                <v:line id="Line 1271" o:spid="_x0000_s1131" style="position:absolute;visibility:visible;mso-wrap-style:square" from="9920,3563" to="9993,35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" strokecolor="#252525" strokeweight=".1014mm"/>
                <v:line id="Line 1270" o:spid="_x0000_s1132" style="position:absolute;visibility:visible;mso-wrap-style:square" from="9920,3008" to="9993,30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" strokecolor="#252525" strokeweight=".09128mm"/>
                <v:line id="Line 1269" o:spid="_x0000_s1133" style="position:absolute;visibility:visible;mso-wrap-style:square" from="9920,2453" to="9993,24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" strokecolor="#252525" strokeweight=".09128mm"/>
                <v:line id="Line 1268" o:spid="_x0000_s1134" style="position:absolute;visibility:visible;mso-wrap-style:square" from="9920,1897" to="9993,18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" strokecolor="#252525" strokeweight=".09128mm"/>
                <v:shape id="AutoShape 1267" o:spid="_x0000_s1135" style="position:absolute;left:9920;top:230;width:73;height:1112;visibility:visible;mso-wrap-style:square;v-text-anchor:top" coordsize="73,11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" path="m,1111r73,m,l73,e" filled="f" strokecolor="#252525" strokeweight=".09128mm">
                  <v:path arrowok="t" o:connecttype="custom" o:connectlocs="0,1341;73,1341;0,230;73,230" o:connectangles="0,0,0,0"/>
                </v:shape>
                <v:shape id="Picture 1266" o:spid="_x0000_s1136" type="#_x0000_t75" style="position:absolute;left:3133;top:2231;width:132;height:4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">
                  <v:imagedata r:id="rId116" o:title=""/>
                </v:shape>
                <v:shape id="AutoShape 1265" o:spid="_x0000_s1137" style="position:absolute;left:3276;top:2738;width:6718;height:1397;visibility:visible;mso-wrap-style:square;v-text-anchor:top" coordsize="6718,13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" path="m69,106l20,,,16,49,122,69,106t79,143l89,151,71,171r58,97l148,249t77,109l159,269r-16,22l208,380r17,-22m790,769l720,737r,-1l650,701,579,661,509,617,439,567r1,l369,510,299,443,229,364r-15,23l284,467r9,-14l285,468r71,67l363,522r-6,14l427,594r5,-12l428,594r70,50l504,631r-5,14l569,690r4,-12l570,690r70,39l646,713r-5,17l712,766r71,32l790,769t140,56l860,798,790,769r-7,29l854,828r70,27l930,825t71,25l930,825r-6,30l995,879r6,-29m1212,913r-70,-20l1141,894r-70,-22l1001,850r-6,29l1066,902r71,22l1207,944r5,-31m1283,932r-71,-19l1208,944r70,18l1283,932t70,17l1283,932r-5,31l1349,980r4,-31m1494,981r-70,-15l1353,949r-4,31l1420,996r70,16l1494,981t141,28l1565,996r-71,-15l1491,1012r70,14l1632,1040r3,-31m2200,1098r-71,-10l2059,1078r-71,-10l1917,1058r-70,-12l1776,1035r-70,-13l1635,1009r-3,31l1703,1053r70,13l1844,1077r71,12l1985,1099r2,-16l1985,1099r71,10l2126,1119r71,10l2200,1098t211,26l2341,1115r-71,-8l2200,1098r-3,31l2268,1138r70,9l2409,1155r2,-31m3117,1193r-71,-6l2975,1181r-70,-7l2834,1168r-70,-7l2693,1154r-70,-7l2552,1139r-70,-7l2411,1124r-2,31l2480,1163r70,8l2621,1178r71,7l2762,1192r71,7l2904,1205r70,7l3045,1218r70,6l3117,1193t776,55l3823,1243r-71,-4l3681,1234r-70,-4l3540,1225r-70,-5l3399,1215r-71,-6l3258,1204r-71,-5l3117,1193r-1,31l3186,1230r71,5l3327,1241r71,5l3469,1251r70,5l3610,1261r70,5l3751,1270r70,4l3892,1279r1,-31m6717,1365r-71,-1l6576,1361r-71,-2l6435,1357r-71,-2l6293,1353r-70,-3l6152,1348r-70,-2l6011,1343r-71,-2l5870,1339r-71,-3l5729,1334r-71,-3l5587,1328r-70,-2l5446,1323r-70,-3l5305,1318r-70,-3l5164,1312r-70,-3l5023,1306r-71,-3l4882,1300r-71,-4l4740,1293r-70,-3l4599,1286r-70,-3l4458,1280r-71,-4l4317,1272r-71,-4l4176,1264r-71,-3l4034,1256r-70,-4l3893,1248r-1,31l3963,1283r70,5l4104,1292r71,4l4245,1299r71,4l4386,1307r71,4l4528,1314r70,4l4669,1321r71,3l4810,1328r71,3l4951,1334r71,3l5093,1340r70,3l5234,1346r71,3l5375,1351r71,3l5516,1357r71,3l5658,1362r70,3l5799,1368r70,2l5940,1372r70,2l6081,1377r71,2l6222,1381r71,3l6363,1386r71,2l6505,1391r70,1l6646,1395r70,2l6717,1365e" fillcolor="#0071bc" stroked="f">
                  <v:path arrowok="t" o:connecttype="custom" o:connectlocs="69,2844;148,2987;225,3096;650,3439;439,3305;299,3181;285,3206;432,3320;569,3428;641,3468;860,3536;924,3593;995,3617;1071,3610;1137,3662;1208,3682;1278,3701;1353,3687;1635,3747;1632,3778;2059,3816;1776,3773;1773,3804;1985,3837;2411,3862;2268,3876;3046,3925;2693,3892;2411,3862;2692,3923;3045,3956;3752,3977;3399,3953;3116,3962;3469,3989;3821,4012;6576,4099;6223,4088;5870,4077;5517,4064;5164,4050;4811,4034;4458,4018;4105,3999;3963,4021;4316,4041;4669,4059;5022,4075;5375,4089;5728,4103;6081,4115;6434,4126;6717,4103" o:connectangles="0,0,0,0,0,0,0,0,0,0,0,0,0,0,0,0,0,0,0,0,0,0,0,0,0,0,0,0,0,0,0,0,0,0,0,0,0,0,0,0,0,0,0,0,0,0,0,0,0,0,0,0,0"/>
                </v:shape>
                <v:line id="Line 1264" o:spid="_x0000_s1138" style="position:absolute;visibility:visible;mso-wrap-style:square" from="7921,531" to="8192,5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" strokeweight=".55097mm"/>
                <v:line id="Line 1263" o:spid="_x0000_s1139" style="position:absolute;visibility:visible;mso-wrap-style:square" from="8108,1054" to="8192,10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" strokecolor="#0071bc" strokeweight=".54756mm"/>
                <v:line id="Line 1262" o:spid="_x0000_s1140" style="position:absolute;visibility:visible;mso-wrap-style:square" from="7921,1054" to="8015,10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" strokecolor="#0071bc" strokeweight=".54756mm"/>
                <v:rect id="Rectangle 1261" o:spid="_x0000_s1141" style="position:absolute;left:7867;top:230;width:2126;height:11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" filled="f" strokeweight=".08678mm"/>
                <v:shape id="Text Box 1260" o:spid="_x0000_s1142" type="#_x0000_t202" style="position:absolute;left:7867;top:230;width:2126;height:11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" filled="f" stroked="f">
                  <v:textbox inset="0,0,0,0">
                    <w:txbxContent>
                      <w:p w14:paraId="68E32FF1" w14:textId="77777777" w:rsidR="00B0570F" w:rsidRDefault="00B0570F">
                        <w:pPr>
                          <w:spacing w:before="169"/>
                          <w:ind w:left="352"/>
                          <w:rPr>
                            <w:rFonts w:ascii="Calibri"/>
                          </w:rPr>
                        </w:pPr>
                        <w:r>
                          <w:rPr>
                            <w:rFonts w:ascii="Calibri"/>
                            <w:w w:val="75"/>
                          </w:rPr>
                          <w:t>Proposed closed form</w:t>
                        </w:r>
                      </w:p>
                      <w:p w14:paraId="6EB32630" w14:textId="77777777" w:rsidR="00B0570F" w:rsidRDefault="00B0570F">
                        <w:pPr>
                          <w:spacing w:before="11"/>
                          <w:rPr>
                            <w:sz w:val="18"/>
                          </w:rPr>
                        </w:pPr>
                      </w:p>
                      <w:p w14:paraId="69CCE005" w14:textId="77777777" w:rsidR="00B0570F" w:rsidRDefault="00B0570F">
                        <w:pPr>
                          <w:ind w:left="352"/>
                          <w:rPr>
                            <w:rFonts w:ascii="Calibri"/>
                          </w:rPr>
                        </w:pPr>
                        <w:r>
                          <w:rPr>
                            <w:rFonts w:ascii="Calibri"/>
                            <w:w w:val="75"/>
                          </w:rPr>
                          <w:t>Numerical solution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FA655D">
        <w:rPr>
          <w:rFonts w:ascii="Calibri"/>
          <w:color w:val="252525"/>
          <w:w w:val="85"/>
          <w:sz w:val="21"/>
        </w:rPr>
        <w:t>800</w:t>
      </w:r>
    </w:p>
    <w:p w14:paraId="0CDC1621" w14:textId="77777777" w:rsidR="00ED6B8B" w:rsidRDefault="00ED6B8B" w:rsidP="00F672C4">
      <w:pPr>
        <w:pStyle w:val="BodyText"/>
        <w:spacing w:before="6"/>
        <w:rPr>
          <w:rFonts w:ascii="Calibri"/>
          <w:sz w:val="15"/>
        </w:rPr>
      </w:pPr>
    </w:p>
    <w:p w14:paraId="7249ADA7" w14:textId="77777777" w:rsidR="00ED6B8B" w:rsidRDefault="00FA655D" w:rsidP="00F672C4">
      <w:pPr>
        <w:spacing w:before="109"/>
        <w:ind w:left="960"/>
        <w:rPr>
          <w:rFonts w:ascii="Calibri"/>
          <w:sz w:val="21"/>
        </w:rPr>
      </w:pPr>
      <w:r>
        <w:rPr>
          <w:rFonts w:ascii="Calibri"/>
          <w:color w:val="252525"/>
          <w:w w:val="85"/>
          <w:sz w:val="21"/>
        </w:rPr>
        <w:t>700</w:t>
      </w:r>
    </w:p>
    <w:p w14:paraId="0F97CC51" w14:textId="77777777" w:rsidR="00ED6B8B" w:rsidRDefault="00ED6B8B" w:rsidP="00F672C4">
      <w:pPr>
        <w:pStyle w:val="BodyText"/>
        <w:spacing w:before="7"/>
        <w:rPr>
          <w:rFonts w:ascii="Calibri"/>
          <w:sz w:val="15"/>
        </w:rPr>
      </w:pPr>
    </w:p>
    <w:p w14:paraId="4D860196" w14:textId="77777777" w:rsidR="00ED6B8B" w:rsidRDefault="00890932" w:rsidP="00F672C4">
      <w:pPr>
        <w:spacing w:before="109"/>
        <w:ind w:left="960"/>
        <w:rPr>
          <w:rFonts w:ascii="Calibri"/>
          <w:sz w:val="21"/>
        </w:rPr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456512" behindDoc="0" locked="0" layoutInCell="1" allowOverlap="1" wp14:anchorId="175F18D0" wp14:editId="3647A2F4">
                <wp:simplePos x="0" y="0"/>
                <wp:positionH relativeFrom="page">
                  <wp:posOffset>1495425</wp:posOffset>
                </wp:positionH>
                <wp:positionV relativeFrom="paragraph">
                  <wp:posOffset>-58420</wp:posOffset>
                </wp:positionV>
                <wp:extent cx="133350" cy="1418590"/>
                <wp:effectExtent l="0" t="0" r="0" b="1905"/>
                <wp:wrapNone/>
                <wp:docPr id="1282" name="Text Box 12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3350" cy="14185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7D1AAA6" w14:textId="77777777" w:rsidR="00B0570F" w:rsidRDefault="00B0570F">
                            <w:pPr>
                              <w:spacing w:line="200" w:lineRule="exact"/>
                              <w:ind w:left="20" w:right="-705"/>
                              <w:rPr>
                                <w:rFonts w:ascii="Calibri"/>
                                <w:sz w:val="17"/>
                              </w:rPr>
                            </w:pPr>
                            <w:r>
                              <w:rPr>
                                <w:rFonts w:ascii="Calibri"/>
                                <w:w w:val="133"/>
                                <w:sz w:val="17"/>
                              </w:rPr>
                              <w:t>O</w:t>
                            </w:r>
                            <w:r>
                              <w:rPr>
                                <w:rFonts w:ascii="Calibri"/>
                                <w:spacing w:val="-1"/>
                                <w:w w:val="133"/>
                                <w:sz w:val="17"/>
                              </w:rPr>
                              <w:t>p</w:t>
                            </w:r>
                            <w:r>
                              <w:rPr>
                                <w:rFonts w:ascii="Calibri"/>
                                <w:w w:val="133"/>
                                <w:sz w:val="17"/>
                              </w:rPr>
                              <w:t>t</w:t>
                            </w:r>
                            <w:r>
                              <w:rPr>
                                <w:rFonts w:ascii="Calibri"/>
                                <w:w w:val="132"/>
                                <w:sz w:val="17"/>
                              </w:rPr>
                              <w:t>i</w:t>
                            </w:r>
                            <w:r>
                              <w:rPr>
                                <w:rFonts w:ascii="Calibri"/>
                                <w:spacing w:val="-1"/>
                                <w:w w:val="133"/>
                                <w:sz w:val="17"/>
                              </w:rPr>
                              <w:t>mu</w:t>
                            </w:r>
                            <w:r>
                              <w:rPr>
                                <w:rFonts w:ascii="Calibri"/>
                                <w:w w:val="133"/>
                                <w:sz w:val="17"/>
                              </w:rPr>
                              <w:t>m</w:t>
                            </w:r>
                            <w:r>
                              <w:rPr>
                                <w:rFonts w:ascii="Calibri"/>
                                <w:spacing w:val="12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  <w:w w:val="133"/>
                                <w:sz w:val="17"/>
                              </w:rPr>
                              <w:t>F</w:t>
                            </w:r>
                            <w:r>
                              <w:rPr>
                                <w:rFonts w:ascii="Calibri"/>
                                <w:w w:val="132"/>
                                <w:sz w:val="17"/>
                              </w:rPr>
                              <w:t>r</w:t>
                            </w:r>
                            <w:r>
                              <w:rPr>
                                <w:rFonts w:ascii="Calibri"/>
                                <w:spacing w:val="-1"/>
                                <w:w w:val="133"/>
                                <w:sz w:val="17"/>
                              </w:rPr>
                              <w:t>am</w:t>
                            </w:r>
                            <w:r>
                              <w:rPr>
                                <w:rFonts w:ascii="Calibri"/>
                                <w:w w:val="133"/>
                                <w:sz w:val="17"/>
                              </w:rPr>
                              <w:t>e</w:t>
                            </w:r>
                            <w:r>
                              <w:rPr>
                                <w:rFonts w:ascii="Calibri"/>
                                <w:spacing w:val="12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  <w:w w:val="133"/>
                                <w:sz w:val="17"/>
                              </w:rPr>
                              <w:t>L</w:t>
                            </w:r>
                            <w:r>
                              <w:rPr>
                                <w:rFonts w:ascii="Calibri"/>
                                <w:w w:val="133"/>
                                <w:sz w:val="17"/>
                              </w:rPr>
                              <w:t>e</w:t>
                            </w:r>
                            <w:r>
                              <w:rPr>
                                <w:rFonts w:ascii="Calibri"/>
                                <w:spacing w:val="-1"/>
                                <w:w w:val="133"/>
                                <w:sz w:val="17"/>
                              </w:rPr>
                              <w:t>n</w:t>
                            </w:r>
                            <w:r>
                              <w:rPr>
                                <w:rFonts w:ascii="Calibri"/>
                                <w:w w:val="132"/>
                                <w:sz w:val="17"/>
                              </w:rPr>
                              <w:t>g</w:t>
                            </w:r>
                            <w:r>
                              <w:rPr>
                                <w:rFonts w:ascii="Calibri"/>
                                <w:w w:val="133"/>
                                <w:sz w:val="17"/>
                              </w:rPr>
                              <w:t>th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75F18D0" id="Text Box 1258" o:spid="_x0000_s1143" type="#_x0000_t202" style="position:absolute;left:0;text-align:left;margin-left:117.75pt;margin-top:-4.6pt;width:10.5pt;height:111.7pt;z-index:251456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" filled="f" stroked="f">
                <v:textbox style="layout-flow:vertical;mso-layout-flow-alt:bottom-to-top" inset="0,0,0,0">
                  <w:txbxContent>
                    <w:p w14:paraId="67D1AAA6" w14:textId="77777777" w:rsidR="00B0570F" w:rsidRDefault="00B0570F">
                      <w:pPr>
                        <w:spacing w:line="200" w:lineRule="exact"/>
                        <w:ind w:left="20" w:right="-705"/>
                        <w:rPr>
                          <w:rFonts w:ascii="Calibri"/>
                          <w:sz w:val="17"/>
                        </w:rPr>
                      </w:pPr>
                      <w:r>
                        <w:rPr>
                          <w:rFonts w:ascii="Calibri"/>
                          <w:w w:val="133"/>
                          <w:sz w:val="17"/>
                        </w:rPr>
                        <w:t>O</w:t>
                      </w:r>
                      <w:r>
                        <w:rPr>
                          <w:rFonts w:ascii="Calibri"/>
                          <w:spacing w:val="-1"/>
                          <w:w w:val="133"/>
                          <w:sz w:val="17"/>
                        </w:rPr>
                        <w:t>p</w:t>
                      </w:r>
                      <w:r>
                        <w:rPr>
                          <w:rFonts w:ascii="Calibri"/>
                          <w:w w:val="133"/>
                          <w:sz w:val="17"/>
                        </w:rPr>
                        <w:t>t</w:t>
                      </w:r>
                      <w:r>
                        <w:rPr>
                          <w:rFonts w:ascii="Calibri"/>
                          <w:w w:val="132"/>
                          <w:sz w:val="17"/>
                        </w:rPr>
                        <w:t>i</w:t>
                      </w:r>
                      <w:r>
                        <w:rPr>
                          <w:rFonts w:ascii="Calibri"/>
                          <w:spacing w:val="-1"/>
                          <w:w w:val="133"/>
                          <w:sz w:val="17"/>
                        </w:rPr>
                        <w:t>mu</w:t>
                      </w:r>
                      <w:r>
                        <w:rPr>
                          <w:rFonts w:ascii="Calibri"/>
                          <w:w w:val="133"/>
                          <w:sz w:val="17"/>
                        </w:rPr>
                        <w:t>m</w:t>
                      </w:r>
                      <w:r>
                        <w:rPr>
                          <w:rFonts w:ascii="Calibri"/>
                          <w:spacing w:val="12"/>
                          <w:sz w:val="17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1"/>
                          <w:w w:val="133"/>
                          <w:sz w:val="17"/>
                        </w:rPr>
                        <w:t>F</w:t>
                      </w:r>
                      <w:r>
                        <w:rPr>
                          <w:rFonts w:ascii="Calibri"/>
                          <w:w w:val="132"/>
                          <w:sz w:val="17"/>
                        </w:rPr>
                        <w:t>r</w:t>
                      </w:r>
                      <w:r>
                        <w:rPr>
                          <w:rFonts w:ascii="Calibri"/>
                          <w:spacing w:val="-1"/>
                          <w:w w:val="133"/>
                          <w:sz w:val="17"/>
                        </w:rPr>
                        <w:t>am</w:t>
                      </w:r>
                      <w:r>
                        <w:rPr>
                          <w:rFonts w:ascii="Calibri"/>
                          <w:w w:val="133"/>
                          <w:sz w:val="17"/>
                        </w:rPr>
                        <w:t>e</w:t>
                      </w:r>
                      <w:r>
                        <w:rPr>
                          <w:rFonts w:ascii="Calibri"/>
                          <w:spacing w:val="12"/>
                          <w:sz w:val="17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1"/>
                          <w:w w:val="133"/>
                          <w:sz w:val="17"/>
                        </w:rPr>
                        <w:t>L</w:t>
                      </w:r>
                      <w:r>
                        <w:rPr>
                          <w:rFonts w:ascii="Calibri"/>
                          <w:w w:val="133"/>
                          <w:sz w:val="17"/>
                        </w:rPr>
                        <w:t>e</w:t>
                      </w:r>
                      <w:r>
                        <w:rPr>
                          <w:rFonts w:ascii="Calibri"/>
                          <w:spacing w:val="-1"/>
                          <w:w w:val="133"/>
                          <w:sz w:val="17"/>
                        </w:rPr>
                        <w:t>n</w:t>
                      </w:r>
                      <w:r>
                        <w:rPr>
                          <w:rFonts w:ascii="Calibri"/>
                          <w:w w:val="132"/>
                          <w:sz w:val="17"/>
                        </w:rPr>
                        <w:t>g</w:t>
                      </w:r>
                      <w:r>
                        <w:rPr>
                          <w:rFonts w:ascii="Calibri"/>
                          <w:w w:val="133"/>
                          <w:sz w:val="17"/>
                        </w:rPr>
                        <w:t>th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FA655D">
        <w:rPr>
          <w:rFonts w:ascii="Calibri"/>
          <w:color w:val="252525"/>
          <w:w w:val="85"/>
          <w:sz w:val="21"/>
        </w:rPr>
        <w:t>600</w:t>
      </w:r>
    </w:p>
    <w:p w14:paraId="28F7C03E" w14:textId="77777777" w:rsidR="00ED6B8B" w:rsidRDefault="00ED6B8B" w:rsidP="00F672C4">
      <w:pPr>
        <w:pStyle w:val="BodyText"/>
        <w:spacing w:before="7"/>
        <w:rPr>
          <w:rFonts w:ascii="Calibri"/>
          <w:sz w:val="15"/>
        </w:rPr>
      </w:pPr>
    </w:p>
    <w:p w14:paraId="4396E1D1" w14:textId="77777777" w:rsidR="00ED6B8B" w:rsidRDefault="00FA655D" w:rsidP="00F672C4">
      <w:pPr>
        <w:spacing w:before="109"/>
        <w:ind w:left="960"/>
        <w:rPr>
          <w:rFonts w:ascii="Calibri"/>
          <w:sz w:val="21"/>
        </w:rPr>
      </w:pPr>
      <w:r>
        <w:rPr>
          <w:rFonts w:ascii="Calibri"/>
          <w:color w:val="252525"/>
          <w:w w:val="85"/>
          <w:sz w:val="21"/>
        </w:rPr>
        <w:t>500</w:t>
      </w:r>
    </w:p>
    <w:p w14:paraId="0E61D9DC" w14:textId="77777777" w:rsidR="00ED6B8B" w:rsidRDefault="00ED6B8B" w:rsidP="00F672C4">
      <w:pPr>
        <w:pStyle w:val="BodyText"/>
        <w:spacing w:before="7"/>
        <w:rPr>
          <w:rFonts w:ascii="Calibri"/>
          <w:sz w:val="15"/>
        </w:rPr>
      </w:pPr>
    </w:p>
    <w:p w14:paraId="5AEF729C" w14:textId="77777777" w:rsidR="00ED6B8B" w:rsidRDefault="00FA655D" w:rsidP="00F672C4">
      <w:pPr>
        <w:spacing w:before="109"/>
        <w:ind w:left="960"/>
        <w:rPr>
          <w:rFonts w:ascii="Calibri"/>
          <w:sz w:val="21"/>
        </w:rPr>
      </w:pPr>
      <w:r>
        <w:rPr>
          <w:rFonts w:ascii="Calibri"/>
          <w:color w:val="252525"/>
          <w:w w:val="85"/>
          <w:sz w:val="21"/>
        </w:rPr>
        <w:t>400</w:t>
      </w:r>
    </w:p>
    <w:p w14:paraId="2F0CB286" w14:textId="77777777" w:rsidR="00ED6B8B" w:rsidRDefault="00ED6B8B" w:rsidP="00F672C4">
      <w:pPr>
        <w:pStyle w:val="BodyText"/>
        <w:spacing w:before="7"/>
        <w:rPr>
          <w:rFonts w:ascii="Calibri"/>
          <w:sz w:val="15"/>
        </w:rPr>
      </w:pPr>
    </w:p>
    <w:p w14:paraId="15298F15" w14:textId="77777777" w:rsidR="00ED6B8B" w:rsidRDefault="00FA655D" w:rsidP="00F672C4">
      <w:pPr>
        <w:spacing w:before="109"/>
        <w:ind w:left="960"/>
        <w:rPr>
          <w:rFonts w:ascii="Calibri"/>
          <w:sz w:val="21"/>
        </w:rPr>
      </w:pPr>
      <w:r>
        <w:rPr>
          <w:rFonts w:ascii="Calibri"/>
          <w:color w:val="252525"/>
          <w:w w:val="85"/>
          <w:sz w:val="21"/>
        </w:rPr>
        <w:t>300</w:t>
      </w:r>
    </w:p>
    <w:p w14:paraId="7662C848" w14:textId="77777777" w:rsidR="00ED6B8B" w:rsidRDefault="00ED6B8B" w:rsidP="00F672C4">
      <w:pPr>
        <w:pStyle w:val="BodyText"/>
        <w:spacing w:before="7"/>
        <w:rPr>
          <w:rFonts w:ascii="Calibri"/>
          <w:sz w:val="15"/>
        </w:rPr>
      </w:pPr>
    </w:p>
    <w:p w14:paraId="46AA6013" w14:textId="77777777" w:rsidR="00ED6B8B" w:rsidRDefault="00FA655D" w:rsidP="00F672C4">
      <w:pPr>
        <w:spacing w:before="108"/>
        <w:ind w:left="960"/>
        <w:rPr>
          <w:rFonts w:ascii="Calibri"/>
          <w:sz w:val="21"/>
        </w:rPr>
      </w:pPr>
      <w:r>
        <w:rPr>
          <w:rFonts w:ascii="Calibri"/>
          <w:color w:val="252525"/>
          <w:w w:val="85"/>
          <w:sz w:val="21"/>
        </w:rPr>
        <w:t>200</w:t>
      </w:r>
    </w:p>
    <w:p w14:paraId="1134A4BA" w14:textId="77777777" w:rsidR="00ED6B8B" w:rsidRDefault="00ED6B8B" w:rsidP="00F672C4">
      <w:pPr>
        <w:pStyle w:val="BodyText"/>
        <w:spacing w:before="7"/>
        <w:rPr>
          <w:rFonts w:ascii="Calibri"/>
          <w:sz w:val="15"/>
        </w:rPr>
      </w:pPr>
    </w:p>
    <w:p w14:paraId="2BA035A9" w14:textId="77777777" w:rsidR="00ED6B8B" w:rsidRDefault="00FA655D" w:rsidP="00F672C4">
      <w:pPr>
        <w:spacing w:before="109" w:line="214" w:lineRule="exact"/>
        <w:ind w:left="960"/>
        <w:rPr>
          <w:rFonts w:ascii="Calibri"/>
          <w:sz w:val="21"/>
        </w:rPr>
      </w:pPr>
      <w:r>
        <w:rPr>
          <w:rFonts w:ascii="Calibri"/>
          <w:color w:val="252525"/>
          <w:w w:val="85"/>
          <w:sz w:val="21"/>
        </w:rPr>
        <w:t>100</w:t>
      </w:r>
    </w:p>
    <w:p w14:paraId="3C374FD0" w14:textId="77777777" w:rsidR="00ED6B8B" w:rsidRDefault="00FA655D">
      <w:pPr>
        <w:tabs>
          <w:tab w:val="left" w:pos="644"/>
          <w:tab w:val="left" w:pos="1350"/>
          <w:tab w:val="left" w:pos="2056"/>
          <w:tab w:val="left" w:pos="2762"/>
          <w:tab w:val="left" w:pos="3468"/>
          <w:tab w:val="left" w:pos="4174"/>
          <w:tab w:val="left" w:pos="4880"/>
          <w:tab w:val="left" w:pos="5586"/>
          <w:tab w:val="left" w:pos="6292"/>
          <w:tab w:val="left" w:pos="7060"/>
        </w:tabs>
        <w:spacing w:line="200" w:lineRule="exact"/>
        <w:ind w:right="660"/>
        <w:rPr>
          <w:rFonts w:ascii="Calibri"/>
          <w:sz w:val="21"/>
        </w:rPr>
        <w:pPrChange w:id="432" w:author="Raghda Wahdan" w:date="2017-11-06T13:08:00Z">
          <w:pPr>
            <w:tabs>
              <w:tab w:val="left" w:pos="644"/>
              <w:tab w:val="left" w:pos="1350"/>
              <w:tab w:val="left" w:pos="2056"/>
              <w:tab w:val="left" w:pos="2762"/>
              <w:tab w:val="left" w:pos="3468"/>
              <w:tab w:val="left" w:pos="4174"/>
              <w:tab w:val="left" w:pos="4880"/>
              <w:tab w:val="left" w:pos="5586"/>
              <w:tab w:val="left" w:pos="6292"/>
              <w:tab w:val="left" w:pos="7060"/>
            </w:tabs>
            <w:spacing w:line="200" w:lineRule="exact"/>
            <w:ind w:right="660"/>
            <w:jc w:val="center"/>
          </w:pPr>
        </w:pPrChange>
      </w:pPr>
      <w:r>
        <w:rPr>
          <w:rFonts w:ascii="Calibri"/>
          <w:color w:val="252525"/>
          <w:w w:val="85"/>
          <w:sz w:val="21"/>
        </w:rPr>
        <w:t>0</w:t>
      </w:r>
      <w:r>
        <w:rPr>
          <w:rFonts w:ascii="Calibri"/>
          <w:color w:val="252525"/>
          <w:w w:val="85"/>
          <w:sz w:val="21"/>
        </w:rPr>
        <w:tab/>
        <w:t>0.1</w:t>
      </w:r>
      <w:r>
        <w:rPr>
          <w:rFonts w:ascii="Calibri"/>
          <w:color w:val="252525"/>
          <w:w w:val="85"/>
          <w:sz w:val="21"/>
        </w:rPr>
        <w:tab/>
        <w:t>0.2</w:t>
      </w:r>
      <w:r>
        <w:rPr>
          <w:rFonts w:ascii="Calibri"/>
          <w:color w:val="252525"/>
          <w:w w:val="85"/>
          <w:sz w:val="21"/>
        </w:rPr>
        <w:tab/>
        <w:t>0.3</w:t>
      </w:r>
      <w:r>
        <w:rPr>
          <w:rFonts w:ascii="Calibri"/>
          <w:color w:val="252525"/>
          <w:w w:val="85"/>
          <w:sz w:val="21"/>
        </w:rPr>
        <w:tab/>
        <w:t>0.4</w:t>
      </w:r>
      <w:r>
        <w:rPr>
          <w:rFonts w:ascii="Calibri"/>
          <w:color w:val="252525"/>
          <w:w w:val="85"/>
          <w:sz w:val="21"/>
        </w:rPr>
        <w:tab/>
        <w:t>0.5</w:t>
      </w:r>
      <w:r>
        <w:rPr>
          <w:rFonts w:ascii="Calibri"/>
          <w:color w:val="252525"/>
          <w:w w:val="85"/>
          <w:sz w:val="21"/>
        </w:rPr>
        <w:tab/>
        <w:t>0.6</w:t>
      </w:r>
      <w:r>
        <w:rPr>
          <w:rFonts w:ascii="Calibri"/>
          <w:color w:val="252525"/>
          <w:w w:val="85"/>
          <w:sz w:val="21"/>
        </w:rPr>
        <w:tab/>
        <w:t>0.7</w:t>
      </w:r>
      <w:r>
        <w:rPr>
          <w:rFonts w:ascii="Calibri"/>
          <w:color w:val="252525"/>
          <w:w w:val="85"/>
          <w:sz w:val="21"/>
        </w:rPr>
        <w:tab/>
        <w:t>0.8</w:t>
      </w:r>
      <w:r>
        <w:rPr>
          <w:rFonts w:ascii="Calibri"/>
          <w:color w:val="252525"/>
          <w:w w:val="85"/>
          <w:sz w:val="21"/>
        </w:rPr>
        <w:tab/>
        <w:t>0.9</w:t>
      </w:r>
      <w:r>
        <w:rPr>
          <w:rFonts w:ascii="Calibri"/>
          <w:color w:val="252525"/>
          <w:w w:val="85"/>
          <w:sz w:val="21"/>
        </w:rPr>
        <w:tab/>
        <w:t>1</w:t>
      </w:r>
    </w:p>
    <w:p w14:paraId="30FDB9FA" w14:textId="77777777" w:rsidR="00ED6B8B" w:rsidRDefault="00FA655D">
      <w:pPr>
        <w:spacing w:line="254" w:lineRule="exact"/>
        <w:ind w:right="663"/>
        <w:rPr>
          <w:rFonts w:ascii="Calibri"/>
        </w:rPr>
        <w:pPrChange w:id="433" w:author="Raghda Wahdan" w:date="2017-11-06T13:08:00Z">
          <w:pPr>
            <w:spacing w:line="254" w:lineRule="exact"/>
            <w:ind w:right="663"/>
            <w:jc w:val="center"/>
          </w:pPr>
        </w:pPrChange>
      </w:pPr>
      <w:r>
        <w:rPr>
          <w:rFonts w:ascii="Calibri"/>
          <w:w w:val="85"/>
        </w:rPr>
        <w:t>Ct</w:t>
      </w:r>
    </w:p>
    <w:p w14:paraId="10D47661" w14:textId="77777777" w:rsidR="00ED6B8B" w:rsidRDefault="00FA655D" w:rsidP="00F672C4">
      <w:pPr>
        <w:pStyle w:val="ListParagraph"/>
        <w:numPr>
          <w:ilvl w:val="0"/>
          <w:numId w:val="1"/>
        </w:numPr>
        <w:tabs>
          <w:tab w:val="left" w:pos="3435"/>
        </w:tabs>
        <w:spacing w:before="12"/>
        <w:jc w:val="left"/>
        <w:rPr>
          <w:rFonts w:ascii="Century"/>
          <w:sz w:val="20"/>
        </w:rPr>
      </w:pPr>
      <w:r>
        <w:rPr>
          <w:rFonts w:ascii="Century"/>
          <w:w w:val="95"/>
          <w:sz w:val="20"/>
        </w:rPr>
        <w:t>Non-quantized</w:t>
      </w:r>
      <w:r>
        <w:rPr>
          <w:rFonts w:ascii="Century"/>
          <w:spacing w:val="-26"/>
          <w:w w:val="95"/>
          <w:sz w:val="20"/>
        </w:rPr>
        <w:t xml:space="preserve"> </w:t>
      </w:r>
      <w:r>
        <w:rPr>
          <w:rFonts w:ascii="Century"/>
          <w:spacing w:val="-4"/>
          <w:w w:val="95"/>
          <w:sz w:val="20"/>
        </w:rPr>
        <w:t>Frame</w:t>
      </w:r>
      <w:r>
        <w:rPr>
          <w:rFonts w:ascii="Century"/>
          <w:spacing w:val="-26"/>
          <w:w w:val="95"/>
          <w:sz w:val="20"/>
        </w:rPr>
        <w:t xml:space="preserve"> </w:t>
      </w:r>
      <w:r>
        <w:rPr>
          <w:rFonts w:ascii="Century"/>
          <w:w w:val="95"/>
          <w:sz w:val="20"/>
        </w:rPr>
        <w:t>length</w:t>
      </w:r>
    </w:p>
    <w:p w14:paraId="41CE1073" w14:textId="77777777" w:rsidR="00ED6B8B" w:rsidRDefault="00ED6B8B" w:rsidP="00F672C4">
      <w:pPr>
        <w:pStyle w:val="BodyText"/>
        <w:spacing w:before="6"/>
        <w:rPr>
          <w:rFonts w:ascii="Century"/>
          <w:sz w:val="14"/>
        </w:rPr>
      </w:pPr>
    </w:p>
    <w:p w14:paraId="1959E1DF" w14:textId="77777777" w:rsidR="00ED6B8B" w:rsidRDefault="00890932" w:rsidP="00F672C4">
      <w:pPr>
        <w:spacing w:before="108"/>
        <w:ind w:left="844"/>
        <w:rPr>
          <w:rFonts w:ascii="Calibri"/>
          <w:sz w:val="21"/>
        </w:rPr>
      </w:pPr>
      <w:r>
        <w:rPr>
          <w:noProof/>
          <w:lang w:val="en-GB" w:eastAsia="en-GB"/>
        </w:rPr>
        <mc:AlternateContent>
          <mc:Choice Requires="wpg">
            <w:drawing>
              <wp:anchor distT="0" distB="0" distL="114300" distR="114300" simplePos="0" relativeHeight="251454464" behindDoc="0" locked="0" layoutInCell="1" allowOverlap="1" wp14:anchorId="754337BD" wp14:editId="2EBE4A58">
                <wp:simplePos x="0" y="0"/>
                <wp:positionH relativeFrom="page">
                  <wp:posOffset>1821180</wp:posOffset>
                </wp:positionH>
                <wp:positionV relativeFrom="paragraph">
                  <wp:posOffset>143510</wp:posOffset>
                </wp:positionV>
                <wp:extent cx="4489450" cy="2400300"/>
                <wp:effectExtent l="1905" t="10160" r="4445" b="8890"/>
                <wp:wrapNone/>
                <wp:docPr id="1245" name="Group 12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489450" cy="2400300"/>
                          <a:chOff x="2868" y="226"/>
                          <a:chExt cx="7070" cy="3780"/>
                        </a:xfrm>
                      </wpg:grpSpPr>
                      <pic:pic xmlns:pic="http://schemas.openxmlformats.org/drawingml/2006/picture">
                        <pic:nvPicPr>
                          <pic:cNvPr id="1246" name="Picture 12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90" y="228"/>
                            <a:ext cx="6994" cy="37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47" name="Line 1256"/>
                        <wps:cNvCnPr/>
                        <wps:spPr bwMode="auto">
                          <a:xfrm>
                            <a:off x="2892" y="4002"/>
                            <a:ext cx="6992" cy="0"/>
                          </a:xfrm>
                          <a:prstGeom prst="line">
                            <a:avLst/>
                          </a:prstGeom>
                          <a:noFill/>
                          <a:ln w="3284">
                            <a:solidFill>
                              <a:srgbClr val="25252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48" name="Line 1255"/>
                        <wps:cNvCnPr/>
                        <wps:spPr bwMode="auto">
                          <a:xfrm>
                            <a:off x="2892" y="231"/>
                            <a:ext cx="6992" cy="0"/>
                          </a:xfrm>
                          <a:prstGeom prst="line">
                            <a:avLst/>
                          </a:prstGeom>
                          <a:noFill/>
                          <a:ln w="3286">
                            <a:solidFill>
                              <a:srgbClr val="25252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49" name="Line 1254"/>
                        <wps:cNvCnPr/>
                        <wps:spPr bwMode="auto">
                          <a:xfrm>
                            <a:off x="2892" y="3906"/>
                            <a:ext cx="0" cy="96"/>
                          </a:xfrm>
                          <a:prstGeom prst="line">
                            <a:avLst/>
                          </a:prstGeom>
                          <a:noFill/>
                          <a:ln w="2457">
                            <a:solidFill>
                              <a:srgbClr val="25252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50" name="Line 1253"/>
                        <wps:cNvCnPr/>
                        <wps:spPr bwMode="auto">
                          <a:xfrm>
                            <a:off x="3591" y="3906"/>
                            <a:ext cx="0" cy="96"/>
                          </a:xfrm>
                          <a:prstGeom prst="line">
                            <a:avLst/>
                          </a:prstGeom>
                          <a:noFill/>
                          <a:ln w="2456">
                            <a:solidFill>
                              <a:srgbClr val="25252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51" name="Line 1252"/>
                        <wps:cNvCnPr/>
                        <wps:spPr bwMode="auto">
                          <a:xfrm>
                            <a:off x="4290" y="3906"/>
                            <a:ext cx="0" cy="96"/>
                          </a:xfrm>
                          <a:prstGeom prst="line">
                            <a:avLst/>
                          </a:prstGeom>
                          <a:noFill/>
                          <a:ln w="2457">
                            <a:solidFill>
                              <a:srgbClr val="25252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52" name="Line 1251"/>
                        <wps:cNvCnPr/>
                        <wps:spPr bwMode="auto">
                          <a:xfrm>
                            <a:off x="4989" y="3906"/>
                            <a:ext cx="0" cy="96"/>
                          </a:xfrm>
                          <a:prstGeom prst="line">
                            <a:avLst/>
                          </a:prstGeom>
                          <a:noFill/>
                          <a:ln w="2729">
                            <a:solidFill>
                              <a:srgbClr val="25252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53" name="Line 1250"/>
                        <wps:cNvCnPr/>
                        <wps:spPr bwMode="auto">
                          <a:xfrm>
                            <a:off x="5689" y="3906"/>
                            <a:ext cx="0" cy="96"/>
                          </a:xfrm>
                          <a:prstGeom prst="line">
                            <a:avLst/>
                          </a:prstGeom>
                          <a:noFill/>
                          <a:ln w="2457">
                            <a:solidFill>
                              <a:srgbClr val="25252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54" name="Line 1249"/>
                        <wps:cNvCnPr/>
                        <wps:spPr bwMode="auto">
                          <a:xfrm>
                            <a:off x="6388" y="3906"/>
                            <a:ext cx="0" cy="96"/>
                          </a:xfrm>
                          <a:prstGeom prst="line">
                            <a:avLst/>
                          </a:prstGeom>
                          <a:noFill/>
                          <a:ln w="2456">
                            <a:solidFill>
                              <a:srgbClr val="25252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55" name="AutoShape 1248"/>
                        <wps:cNvSpPr>
                          <a:spLocks/>
                        </wps:cNvSpPr>
                        <wps:spPr bwMode="auto">
                          <a:xfrm>
                            <a:off x="7087" y="3906"/>
                            <a:ext cx="699" cy="96"/>
                          </a:xfrm>
                          <a:custGeom>
                            <a:avLst/>
                            <a:gdLst>
                              <a:gd name="T0" fmla="+- 0 7087 7087"/>
                              <a:gd name="T1" fmla="*/ T0 w 699"/>
                              <a:gd name="T2" fmla="+- 0 3906 3906"/>
                              <a:gd name="T3" fmla="*/ 3906 h 96"/>
                              <a:gd name="T4" fmla="+- 0 7087 7087"/>
                              <a:gd name="T5" fmla="*/ T4 w 699"/>
                              <a:gd name="T6" fmla="+- 0 4002 3906"/>
                              <a:gd name="T7" fmla="*/ 4002 h 96"/>
                              <a:gd name="T8" fmla="+- 0 7786 7087"/>
                              <a:gd name="T9" fmla="*/ T8 w 699"/>
                              <a:gd name="T10" fmla="+- 0 3906 3906"/>
                              <a:gd name="T11" fmla="*/ 3906 h 96"/>
                              <a:gd name="T12" fmla="+- 0 7786 7087"/>
                              <a:gd name="T13" fmla="*/ T12 w 699"/>
                              <a:gd name="T14" fmla="+- 0 4002 3906"/>
                              <a:gd name="T15" fmla="*/ 4002 h 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699" h="96">
                                <a:moveTo>
                                  <a:pt x="0" y="0"/>
                                </a:moveTo>
                                <a:lnTo>
                                  <a:pt x="0" y="96"/>
                                </a:lnTo>
                                <a:moveTo>
                                  <a:pt x="699" y="0"/>
                                </a:moveTo>
                                <a:lnTo>
                                  <a:pt x="699" y="96"/>
                                </a:lnTo>
                              </a:path>
                            </a:pathLst>
                          </a:custGeom>
                          <a:noFill/>
                          <a:ln w="2457">
                            <a:solidFill>
                              <a:srgbClr val="25252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56" name="Line 1247"/>
                        <wps:cNvCnPr/>
                        <wps:spPr bwMode="auto">
                          <a:xfrm>
                            <a:off x="8485" y="3906"/>
                            <a:ext cx="0" cy="96"/>
                          </a:xfrm>
                          <a:prstGeom prst="line">
                            <a:avLst/>
                          </a:prstGeom>
                          <a:noFill/>
                          <a:ln w="2456">
                            <a:solidFill>
                              <a:srgbClr val="25252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57" name="AutoShape 1246"/>
                        <wps:cNvSpPr>
                          <a:spLocks/>
                        </wps:cNvSpPr>
                        <wps:spPr bwMode="auto">
                          <a:xfrm>
                            <a:off x="9184" y="3906"/>
                            <a:ext cx="699" cy="96"/>
                          </a:xfrm>
                          <a:custGeom>
                            <a:avLst/>
                            <a:gdLst>
                              <a:gd name="T0" fmla="+- 0 9184 9184"/>
                              <a:gd name="T1" fmla="*/ T0 w 699"/>
                              <a:gd name="T2" fmla="+- 0 3906 3906"/>
                              <a:gd name="T3" fmla="*/ 3906 h 96"/>
                              <a:gd name="T4" fmla="+- 0 9184 9184"/>
                              <a:gd name="T5" fmla="*/ T4 w 699"/>
                              <a:gd name="T6" fmla="+- 0 4002 3906"/>
                              <a:gd name="T7" fmla="*/ 4002 h 96"/>
                              <a:gd name="T8" fmla="+- 0 9883 9184"/>
                              <a:gd name="T9" fmla="*/ T8 w 699"/>
                              <a:gd name="T10" fmla="+- 0 3906 3906"/>
                              <a:gd name="T11" fmla="*/ 3906 h 96"/>
                              <a:gd name="T12" fmla="+- 0 9883 9184"/>
                              <a:gd name="T13" fmla="*/ T12 w 699"/>
                              <a:gd name="T14" fmla="+- 0 4002 3906"/>
                              <a:gd name="T15" fmla="*/ 4002 h 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699" h="96">
                                <a:moveTo>
                                  <a:pt x="0" y="0"/>
                                </a:moveTo>
                                <a:lnTo>
                                  <a:pt x="0" y="96"/>
                                </a:lnTo>
                                <a:moveTo>
                                  <a:pt x="699" y="0"/>
                                </a:moveTo>
                                <a:lnTo>
                                  <a:pt x="699" y="96"/>
                                </a:lnTo>
                              </a:path>
                            </a:pathLst>
                          </a:custGeom>
                          <a:noFill/>
                          <a:ln w="2457">
                            <a:solidFill>
                              <a:srgbClr val="25252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58" name="Line 1245"/>
                        <wps:cNvCnPr/>
                        <wps:spPr bwMode="auto">
                          <a:xfrm>
                            <a:off x="2892" y="230"/>
                            <a:ext cx="0" cy="96"/>
                          </a:xfrm>
                          <a:prstGeom prst="line">
                            <a:avLst/>
                          </a:prstGeom>
                          <a:noFill/>
                          <a:ln w="2457">
                            <a:solidFill>
                              <a:srgbClr val="25252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59" name="Line 1244"/>
                        <wps:cNvCnPr/>
                        <wps:spPr bwMode="auto">
                          <a:xfrm>
                            <a:off x="3591" y="230"/>
                            <a:ext cx="0" cy="96"/>
                          </a:xfrm>
                          <a:prstGeom prst="line">
                            <a:avLst/>
                          </a:prstGeom>
                          <a:noFill/>
                          <a:ln w="2456">
                            <a:solidFill>
                              <a:srgbClr val="25252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60" name="Line 1243"/>
                        <wps:cNvCnPr/>
                        <wps:spPr bwMode="auto">
                          <a:xfrm>
                            <a:off x="4290" y="230"/>
                            <a:ext cx="0" cy="96"/>
                          </a:xfrm>
                          <a:prstGeom prst="line">
                            <a:avLst/>
                          </a:prstGeom>
                          <a:noFill/>
                          <a:ln w="2457">
                            <a:solidFill>
                              <a:srgbClr val="25252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61" name="Line 1242"/>
                        <wps:cNvCnPr/>
                        <wps:spPr bwMode="auto">
                          <a:xfrm>
                            <a:off x="4989" y="230"/>
                            <a:ext cx="0" cy="96"/>
                          </a:xfrm>
                          <a:prstGeom prst="line">
                            <a:avLst/>
                          </a:prstGeom>
                          <a:noFill/>
                          <a:ln w="2729">
                            <a:solidFill>
                              <a:srgbClr val="25252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62" name="Line 1241"/>
                        <wps:cNvCnPr/>
                        <wps:spPr bwMode="auto">
                          <a:xfrm>
                            <a:off x="5689" y="230"/>
                            <a:ext cx="0" cy="96"/>
                          </a:xfrm>
                          <a:prstGeom prst="line">
                            <a:avLst/>
                          </a:prstGeom>
                          <a:noFill/>
                          <a:ln w="2457">
                            <a:solidFill>
                              <a:srgbClr val="25252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63" name="Line 1240"/>
                        <wps:cNvCnPr/>
                        <wps:spPr bwMode="auto">
                          <a:xfrm>
                            <a:off x="6388" y="230"/>
                            <a:ext cx="0" cy="96"/>
                          </a:xfrm>
                          <a:prstGeom prst="line">
                            <a:avLst/>
                          </a:prstGeom>
                          <a:noFill/>
                          <a:ln w="2456">
                            <a:solidFill>
                              <a:srgbClr val="25252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64" name="AutoShape 1239"/>
                        <wps:cNvSpPr>
                          <a:spLocks/>
                        </wps:cNvSpPr>
                        <wps:spPr bwMode="auto">
                          <a:xfrm>
                            <a:off x="7087" y="230"/>
                            <a:ext cx="2796" cy="96"/>
                          </a:xfrm>
                          <a:custGeom>
                            <a:avLst/>
                            <a:gdLst>
                              <a:gd name="T0" fmla="+- 0 7087 7087"/>
                              <a:gd name="T1" fmla="*/ T0 w 2796"/>
                              <a:gd name="T2" fmla="+- 0 230 230"/>
                              <a:gd name="T3" fmla="*/ 230 h 96"/>
                              <a:gd name="T4" fmla="+- 0 7087 7087"/>
                              <a:gd name="T5" fmla="*/ T4 w 2796"/>
                              <a:gd name="T6" fmla="+- 0 326 230"/>
                              <a:gd name="T7" fmla="*/ 326 h 96"/>
                              <a:gd name="T8" fmla="+- 0 9883 7087"/>
                              <a:gd name="T9" fmla="*/ T8 w 2796"/>
                              <a:gd name="T10" fmla="+- 0 230 230"/>
                              <a:gd name="T11" fmla="*/ 230 h 96"/>
                              <a:gd name="T12" fmla="+- 0 9883 7087"/>
                              <a:gd name="T13" fmla="*/ T12 w 2796"/>
                              <a:gd name="T14" fmla="+- 0 326 230"/>
                              <a:gd name="T15" fmla="*/ 326 h 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796" h="96">
                                <a:moveTo>
                                  <a:pt x="0" y="0"/>
                                </a:moveTo>
                                <a:lnTo>
                                  <a:pt x="0" y="96"/>
                                </a:lnTo>
                                <a:moveTo>
                                  <a:pt x="2796" y="0"/>
                                </a:moveTo>
                                <a:lnTo>
                                  <a:pt x="2796" y="96"/>
                                </a:lnTo>
                              </a:path>
                            </a:pathLst>
                          </a:custGeom>
                          <a:noFill/>
                          <a:ln w="2457">
                            <a:solidFill>
                              <a:srgbClr val="25252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65" name="Line 1238"/>
                        <wps:cNvCnPr/>
                        <wps:spPr bwMode="auto">
                          <a:xfrm>
                            <a:off x="2892" y="228"/>
                            <a:ext cx="0" cy="3774"/>
                          </a:xfrm>
                          <a:prstGeom prst="line">
                            <a:avLst/>
                          </a:prstGeom>
                          <a:noFill/>
                          <a:ln w="2457">
                            <a:solidFill>
                              <a:srgbClr val="25252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66" name="Line 1237"/>
                        <wps:cNvCnPr/>
                        <wps:spPr bwMode="auto">
                          <a:xfrm>
                            <a:off x="9883" y="228"/>
                            <a:ext cx="0" cy="3774"/>
                          </a:xfrm>
                          <a:prstGeom prst="line">
                            <a:avLst/>
                          </a:prstGeom>
                          <a:noFill/>
                          <a:ln w="2457">
                            <a:solidFill>
                              <a:srgbClr val="25252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67" name="Line 1236"/>
                        <wps:cNvCnPr/>
                        <wps:spPr bwMode="auto">
                          <a:xfrm>
                            <a:off x="2892" y="4002"/>
                            <a:ext cx="72" cy="0"/>
                          </a:xfrm>
                          <a:prstGeom prst="line">
                            <a:avLst/>
                          </a:prstGeom>
                          <a:noFill/>
                          <a:ln w="3284">
                            <a:solidFill>
                              <a:srgbClr val="25252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68" name="AutoShape 1235"/>
                        <wps:cNvSpPr>
                          <a:spLocks/>
                        </wps:cNvSpPr>
                        <wps:spPr bwMode="auto">
                          <a:xfrm>
                            <a:off x="2892" y="231"/>
                            <a:ext cx="72" cy="3143"/>
                          </a:xfrm>
                          <a:custGeom>
                            <a:avLst/>
                            <a:gdLst>
                              <a:gd name="T0" fmla="+- 0 2892 2892"/>
                              <a:gd name="T1" fmla="*/ T0 w 72"/>
                              <a:gd name="T2" fmla="+- 0 3373 231"/>
                              <a:gd name="T3" fmla="*/ 3373 h 3143"/>
                              <a:gd name="T4" fmla="+- 0 2964 2892"/>
                              <a:gd name="T5" fmla="*/ T4 w 72"/>
                              <a:gd name="T6" fmla="+- 0 3373 231"/>
                              <a:gd name="T7" fmla="*/ 3373 h 3143"/>
                              <a:gd name="T8" fmla="+- 0 2892 2892"/>
                              <a:gd name="T9" fmla="*/ T8 w 72"/>
                              <a:gd name="T10" fmla="+- 0 2745 231"/>
                              <a:gd name="T11" fmla="*/ 2745 h 3143"/>
                              <a:gd name="T12" fmla="+- 0 2964 2892"/>
                              <a:gd name="T13" fmla="*/ T12 w 72"/>
                              <a:gd name="T14" fmla="+- 0 2745 231"/>
                              <a:gd name="T15" fmla="*/ 2745 h 3143"/>
                              <a:gd name="T16" fmla="+- 0 2892 2892"/>
                              <a:gd name="T17" fmla="*/ T16 w 72"/>
                              <a:gd name="T18" fmla="+- 0 2116 231"/>
                              <a:gd name="T19" fmla="*/ 2116 h 3143"/>
                              <a:gd name="T20" fmla="+- 0 2964 2892"/>
                              <a:gd name="T21" fmla="*/ T20 w 72"/>
                              <a:gd name="T22" fmla="+- 0 2116 231"/>
                              <a:gd name="T23" fmla="*/ 2116 h 3143"/>
                              <a:gd name="T24" fmla="+- 0 2892 2892"/>
                              <a:gd name="T25" fmla="*/ T24 w 72"/>
                              <a:gd name="T26" fmla="+- 0 1488 231"/>
                              <a:gd name="T27" fmla="*/ 1488 h 3143"/>
                              <a:gd name="T28" fmla="+- 0 2964 2892"/>
                              <a:gd name="T29" fmla="*/ T28 w 72"/>
                              <a:gd name="T30" fmla="+- 0 1488 231"/>
                              <a:gd name="T31" fmla="*/ 1488 h 3143"/>
                              <a:gd name="T32" fmla="+- 0 2892 2892"/>
                              <a:gd name="T33" fmla="*/ T32 w 72"/>
                              <a:gd name="T34" fmla="+- 0 859 231"/>
                              <a:gd name="T35" fmla="*/ 859 h 3143"/>
                              <a:gd name="T36" fmla="+- 0 2964 2892"/>
                              <a:gd name="T37" fmla="*/ T36 w 72"/>
                              <a:gd name="T38" fmla="+- 0 859 231"/>
                              <a:gd name="T39" fmla="*/ 859 h 3143"/>
                              <a:gd name="T40" fmla="+- 0 2892 2892"/>
                              <a:gd name="T41" fmla="*/ T40 w 72"/>
                              <a:gd name="T42" fmla="+- 0 231 231"/>
                              <a:gd name="T43" fmla="*/ 231 h 3143"/>
                              <a:gd name="T44" fmla="+- 0 2964 2892"/>
                              <a:gd name="T45" fmla="*/ T44 w 72"/>
                              <a:gd name="T46" fmla="+- 0 231 231"/>
                              <a:gd name="T47" fmla="*/ 231 h 314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72" h="3143">
                                <a:moveTo>
                                  <a:pt x="0" y="3142"/>
                                </a:moveTo>
                                <a:lnTo>
                                  <a:pt x="72" y="3142"/>
                                </a:lnTo>
                                <a:moveTo>
                                  <a:pt x="0" y="2514"/>
                                </a:moveTo>
                                <a:lnTo>
                                  <a:pt x="72" y="2514"/>
                                </a:lnTo>
                                <a:moveTo>
                                  <a:pt x="0" y="1885"/>
                                </a:moveTo>
                                <a:lnTo>
                                  <a:pt x="72" y="1885"/>
                                </a:lnTo>
                                <a:moveTo>
                                  <a:pt x="0" y="1257"/>
                                </a:moveTo>
                                <a:lnTo>
                                  <a:pt x="72" y="1257"/>
                                </a:lnTo>
                                <a:moveTo>
                                  <a:pt x="0" y="628"/>
                                </a:moveTo>
                                <a:lnTo>
                                  <a:pt x="72" y="628"/>
                                </a:lnTo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</a:path>
                            </a:pathLst>
                          </a:custGeom>
                          <a:noFill/>
                          <a:ln w="3286">
                            <a:solidFill>
                              <a:srgbClr val="25252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69" name="Line 1234"/>
                        <wps:cNvCnPr/>
                        <wps:spPr bwMode="auto">
                          <a:xfrm>
                            <a:off x="9810" y="4002"/>
                            <a:ext cx="72" cy="0"/>
                          </a:xfrm>
                          <a:prstGeom prst="line">
                            <a:avLst/>
                          </a:prstGeom>
                          <a:noFill/>
                          <a:ln w="3284">
                            <a:solidFill>
                              <a:srgbClr val="25252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70" name="AutoShape 1233"/>
                        <wps:cNvSpPr>
                          <a:spLocks/>
                        </wps:cNvSpPr>
                        <wps:spPr bwMode="auto">
                          <a:xfrm>
                            <a:off x="7745" y="231"/>
                            <a:ext cx="2138" cy="3143"/>
                          </a:xfrm>
                          <a:custGeom>
                            <a:avLst/>
                            <a:gdLst>
                              <a:gd name="T0" fmla="+- 0 9810 7745"/>
                              <a:gd name="T1" fmla="*/ T0 w 2138"/>
                              <a:gd name="T2" fmla="+- 0 3373 231"/>
                              <a:gd name="T3" fmla="*/ 3373 h 3143"/>
                              <a:gd name="T4" fmla="+- 0 9882 7745"/>
                              <a:gd name="T5" fmla="*/ T4 w 2138"/>
                              <a:gd name="T6" fmla="+- 0 3373 231"/>
                              <a:gd name="T7" fmla="*/ 3373 h 3143"/>
                              <a:gd name="T8" fmla="+- 0 9810 7745"/>
                              <a:gd name="T9" fmla="*/ T8 w 2138"/>
                              <a:gd name="T10" fmla="+- 0 2745 231"/>
                              <a:gd name="T11" fmla="*/ 2745 h 3143"/>
                              <a:gd name="T12" fmla="+- 0 9882 7745"/>
                              <a:gd name="T13" fmla="*/ T12 w 2138"/>
                              <a:gd name="T14" fmla="+- 0 2745 231"/>
                              <a:gd name="T15" fmla="*/ 2745 h 3143"/>
                              <a:gd name="T16" fmla="+- 0 9810 7745"/>
                              <a:gd name="T17" fmla="*/ T16 w 2138"/>
                              <a:gd name="T18" fmla="+- 0 2116 231"/>
                              <a:gd name="T19" fmla="*/ 2116 h 3143"/>
                              <a:gd name="T20" fmla="+- 0 9882 7745"/>
                              <a:gd name="T21" fmla="*/ T20 w 2138"/>
                              <a:gd name="T22" fmla="+- 0 2116 231"/>
                              <a:gd name="T23" fmla="*/ 2116 h 3143"/>
                              <a:gd name="T24" fmla="+- 0 9810 7745"/>
                              <a:gd name="T25" fmla="*/ T24 w 2138"/>
                              <a:gd name="T26" fmla="+- 0 1488 231"/>
                              <a:gd name="T27" fmla="*/ 1488 h 3143"/>
                              <a:gd name="T28" fmla="+- 0 9882 7745"/>
                              <a:gd name="T29" fmla="*/ T28 w 2138"/>
                              <a:gd name="T30" fmla="+- 0 1488 231"/>
                              <a:gd name="T31" fmla="*/ 1488 h 3143"/>
                              <a:gd name="T32" fmla="+- 0 7745 7745"/>
                              <a:gd name="T33" fmla="*/ T32 w 2138"/>
                              <a:gd name="T34" fmla="+- 0 859 231"/>
                              <a:gd name="T35" fmla="*/ 859 h 3143"/>
                              <a:gd name="T36" fmla="+- 0 9810 7745"/>
                              <a:gd name="T37" fmla="*/ T36 w 2138"/>
                              <a:gd name="T38" fmla="+- 0 859 231"/>
                              <a:gd name="T39" fmla="*/ 859 h 3143"/>
                              <a:gd name="T40" fmla="+- 0 9810 7745"/>
                              <a:gd name="T41" fmla="*/ T40 w 2138"/>
                              <a:gd name="T42" fmla="+- 0 231 231"/>
                              <a:gd name="T43" fmla="*/ 231 h 3143"/>
                              <a:gd name="T44" fmla="+- 0 9882 7745"/>
                              <a:gd name="T45" fmla="*/ T44 w 2138"/>
                              <a:gd name="T46" fmla="+- 0 231 231"/>
                              <a:gd name="T47" fmla="*/ 231 h 314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2138" h="3143">
                                <a:moveTo>
                                  <a:pt x="2065" y="3142"/>
                                </a:moveTo>
                                <a:lnTo>
                                  <a:pt x="2137" y="3142"/>
                                </a:lnTo>
                                <a:moveTo>
                                  <a:pt x="2065" y="2514"/>
                                </a:moveTo>
                                <a:lnTo>
                                  <a:pt x="2137" y="2514"/>
                                </a:lnTo>
                                <a:moveTo>
                                  <a:pt x="2065" y="1885"/>
                                </a:moveTo>
                                <a:lnTo>
                                  <a:pt x="2137" y="1885"/>
                                </a:lnTo>
                                <a:moveTo>
                                  <a:pt x="2065" y="1257"/>
                                </a:moveTo>
                                <a:lnTo>
                                  <a:pt x="2137" y="1257"/>
                                </a:lnTo>
                                <a:moveTo>
                                  <a:pt x="0" y="628"/>
                                </a:moveTo>
                                <a:lnTo>
                                  <a:pt x="2065" y="628"/>
                                </a:lnTo>
                                <a:moveTo>
                                  <a:pt x="2065" y="0"/>
                                </a:moveTo>
                                <a:lnTo>
                                  <a:pt x="2137" y="0"/>
                                </a:lnTo>
                              </a:path>
                            </a:pathLst>
                          </a:custGeom>
                          <a:noFill/>
                          <a:ln w="3286">
                            <a:solidFill>
                              <a:srgbClr val="25252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71" name="AutoShape 1232"/>
                        <wps:cNvSpPr>
                          <a:spLocks/>
                        </wps:cNvSpPr>
                        <wps:spPr bwMode="auto">
                          <a:xfrm>
                            <a:off x="27465" y="-99951"/>
                            <a:ext cx="262381" cy="79854"/>
                          </a:xfrm>
                          <a:custGeom>
                            <a:avLst/>
                            <a:gdLst>
                              <a:gd name="T0" fmla="+- 0 2962 27465"/>
                              <a:gd name="T1" fmla="*/ T0 w 262381"/>
                              <a:gd name="T2" fmla="+- 0 783 -99951"/>
                              <a:gd name="T3" fmla="*/ 783 h 79854"/>
                              <a:gd name="T4" fmla="+- 0 3032 27465"/>
                              <a:gd name="T5" fmla="*/ T4 w 262381"/>
                              <a:gd name="T6" fmla="+- 0 783 -99951"/>
                              <a:gd name="T7" fmla="*/ 783 h 79854"/>
                              <a:gd name="T8" fmla="+- 0 3102 27465"/>
                              <a:gd name="T9" fmla="*/ T8 w 262381"/>
                              <a:gd name="T10" fmla="+- 0 2393 -99951"/>
                              <a:gd name="T11" fmla="*/ 2393 h 79854"/>
                              <a:gd name="T12" fmla="+- 0 3521 27465"/>
                              <a:gd name="T13" fmla="*/ T12 w 262381"/>
                              <a:gd name="T14" fmla="+- 0 2393 -99951"/>
                              <a:gd name="T15" fmla="*/ 2393 h 79854"/>
                              <a:gd name="T16" fmla="+- 0 3591 27465"/>
                              <a:gd name="T17" fmla="*/ T16 w 262381"/>
                              <a:gd name="T18" fmla="+- 0 3198 -99951"/>
                              <a:gd name="T19" fmla="*/ 3198 h 79854"/>
                              <a:gd name="T20" fmla="+- 0 6387 27465"/>
                              <a:gd name="T21" fmla="*/ T20 w 262381"/>
                              <a:gd name="T22" fmla="+- 0 3198 -99951"/>
                              <a:gd name="T23" fmla="*/ 3198 h 79854"/>
                              <a:gd name="T24" fmla="+- 0 6317 27465"/>
                              <a:gd name="T25" fmla="*/ T24 w 262381"/>
                              <a:gd name="T26" fmla="+- 0 3198 -99951"/>
                              <a:gd name="T27" fmla="*/ 3198 h 79854"/>
                              <a:gd name="T28" fmla="+- 0 6527 27465"/>
                              <a:gd name="T29" fmla="*/ T28 w 262381"/>
                              <a:gd name="T30" fmla="+- 0 3198 -99951"/>
                              <a:gd name="T31" fmla="*/ 3198 h 79854"/>
                              <a:gd name="T32" fmla="+- 0 6597 27465"/>
                              <a:gd name="T33" fmla="*/ T32 w 262381"/>
                              <a:gd name="T34" fmla="+- 0 3600 -99951"/>
                              <a:gd name="T35" fmla="*/ 3600 h 79854"/>
                              <a:gd name="T36" fmla="+- 0 9882 27465"/>
                              <a:gd name="T37" fmla="*/ T36 w 262381"/>
                              <a:gd name="T38" fmla="+- 0 3600 -99951"/>
                              <a:gd name="T39" fmla="*/ 3600 h 79854"/>
                              <a:gd name="T40" fmla="+- 0 9813 27465"/>
                              <a:gd name="T41" fmla="*/ T40 w 262381"/>
                              <a:gd name="T42" fmla="+- 0 3600 -99951"/>
                              <a:gd name="T43" fmla="*/ 3600 h 79854"/>
                              <a:gd name="T44" fmla="+- 0 9882 27465"/>
                              <a:gd name="T45" fmla="*/ T44 w 262381"/>
                              <a:gd name="T46" fmla="+- 0 3600 -99951"/>
                              <a:gd name="T47" fmla="*/ 3600 h 7985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262381" h="79854">
                                <a:moveTo>
                                  <a:pt x="-24503" y="100734"/>
                                </a:moveTo>
                                <a:lnTo>
                                  <a:pt x="-24433" y="100734"/>
                                </a:lnTo>
                                <a:lnTo>
                                  <a:pt x="-24363" y="102344"/>
                                </a:lnTo>
                                <a:lnTo>
                                  <a:pt x="-23944" y="102344"/>
                                </a:lnTo>
                                <a:lnTo>
                                  <a:pt x="-23874" y="103149"/>
                                </a:lnTo>
                                <a:lnTo>
                                  <a:pt x="-21078" y="103149"/>
                                </a:lnTo>
                                <a:moveTo>
                                  <a:pt x="-21148" y="103149"/>
                                </a:moveTo>
                                <a:lnTo>
                                  <a:pt x="-20938" y="103149"/>
                                </a:lnTo>
                                <a:lnTo>
                                  <a:pt x="-20868" y="103551"/>
                                </a:lnTo>
                                <a:lnTo>
                                  <a:pt x="-17583" y="103551"/>
                                </a:lnTo>
                                <a:moveTo>
                                  <a:pt x="-17652" y="103551"/>
                                </a:moveTo>
                                <a:lnTo>
                                  <a:pt x="-17583" y="103551"/>
                                </a:lnTo>
                              </a:path>
                            </a:pathLst>
                          </a:custGeom>
                          <a:noFill/>
                          <a:ln w="1733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72" name="Picture 12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68" y="677"/>
                            <a:ext cx="214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73" name="Picture 12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08" y="2286"/>
                            <a:ext cx="564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74" name="AutoShape 1229"/>
                        <wps:cNvSpPr>
                          <a:spLocks/>
                        </wps:cNvSpPr>
                        <wps:spPr bwMode="auto">
                          <a:xfrm>
                            <a:off x="48313" y="-34164"/>
                            <a:ext cx="240475" cy="16626"/>
                          </a:xfrm>
                          <a:custGeom>
                            <a:avLst/>
                            <a:gdLst>
                              <a:gd name="T0" fmla="+- 0 3699 48313"/>
                              <a:gd name="T1" fmla="*/ T0 w 240475"/>
                              <a:gd name="T2" fmla="+- 0 3104 -34164"/>
                              <a:gd name="T3" fmla="*/ 3104 h 16626"/>
                              <a:gd name="T4" fmla="+- 0 3652 48313"/>
                              <a:gd name="T5" fmla="*/ T4 w 240475"/>
                              <a:gd name="T6" fmla="+- 0 3194 -34164"/>
                              <a:gd name="T7" fmla="*/ 3194 h 16626"/>
                              <a:gd name="T8" fmla="+- 0 3909 48313"/>
                              <a:gd name="T9" fmla="*/ T8 w 240475"/>
                              <a:gd name="T10" fmla="+- 0 3104 -34164"/>
                              <a:gd name="T11" fmla="*/ 3104 h 16626"/>
                              <a:gd name="T12" fmla="+- 0 3863 48313"/>
                              <a:gd name="T13" fmla="*/ T12 w 240475"/>
                              <a:gd name="T14" fmla="+- 0 3194 -34164"/>
                              <a:gd name="T15" fmla="*/ 3194 h 16626"/>
                              <a:gd name="T16" fmla="+- 0 4120 48313"/>
                              <a:gd name="T17" fmla="*/ T16 w 240475"/>
                              <a:gd name="T18" fmla="+- 0 3104 -34164"/>
                              <a:gd name="T19" fmla="*/ 3104 h 16626"/>
                              <a:gd name="T20" fmla="+- 0 4073 48313"/>
                              <a:gd name="T21" fmla="*/ T20 w 240475"/>
                              <a:gd name="T22" fmla="+- 0 3194 -34164"/>
                              <a:gd name="T23" fmla="*/ 3194 h 16626"/>
                              <a:gd name="T24" fmla="+- 0 4330 48313"/>
                              <a:gd name="T25" fmla="*/ T24 w 240475"/>
                              <a:gd name="T26" fmla="+- 0 3104 -34164"/>
                              <a:gd name="T27" fmla="*/ 3104 h 16626"/>
                              <a:gd name="T28" fmla="+- 0 4283 48313"/>
                              <a:gd name="T29" fmla="*/ T28 w 240475"/>
                              <a:gd name="T30" fmla="+- 0 3194 -34164"/>
                              <a:gd name="T31" fmla="*/ 3194 h 16626"/>
                              <a:gd name="T32" fmla="+- 0 4540 48313"/>
                              <a:gd name="T33" fmla="*/ T32 w 240475"/>
                              <a:gd name="T34" fmla="+- 0 3104 -34164"/>
                              <a:gd name="T35" fmla="*/ 3104 h 16626"/>
                              <a:gd name="T36" fmla="+- 0 4493 48313"/>
                              <a:gd name="T37" fmla="*/ T36 w 240475"/>
                              <a:gd name="T38" fmla="+- 0 3194 -34164"/>
                              <a:gd name="T39" fmla="*/ 3194 h 16626"/>
                              <a:gd name="T40" fmla="+- 0 4750 48313"/>
                              <a:gd name="T41" fmla="*/ T40 w 240475"/>
                              <a:gd name="T42" fmla="+- 0 3104 -34164"/>
                              <a:gd name="T43" fmla="*/ 3104 h 16626"/>
                              <a:gd name="T44" fmla="+- 0 4703 48313"/>
                              <a:gd name="T45" fmla="*/ T44 w 240475"/>
                              <a:gd name="T46" fmla="+- 0 3194 -34164"/>
                              <a:gd name="T47" fmla="*/ 3194 h 16626"/>
                              <a:gd name="T48" fmla="+- 0 4961 48313"/>
                              <a:gd name="T49" fmla="*/ T48 w 240475"/>
                              <a:gd name="T50" fmla="+- 0 3104 -34164"/>
                              <a:gd name="T51" fmla="*/ 3104 h 16626"/>
                              <a:gd name="T52" fmla="+- 0 4914 48313"/>
                              <a:gd name="T53" fmla="*/ T52 w 240475"/>
                              <a:gd name="T54" fmla="+- 0 3194 -34164"/>
                              <a:gd name="T55" fmla="*/ 3194 h 16626"/>
                              <a:gd name="T56" fmla="+- 0 5171 48313"/>
                              <a:gd name="T57" fmla="*/ T56 w 240475"/>
                              <a:gd name="T58" fmla="+- 0 3104 -34164"/>
                              <a:gd name="T59" fmla="*/ 3104 h 16626"/>
                              <a:gd name="T60" fmla="+- 0 5124 48313"/>
                              <a:gd name="T61" fmla="*/ T60 w 240475"/>
                              <a:gd name="T62" fmla="+- 0 3194 -34164"/>
                              <a:gd name="T63" fmla="*/ 3194 h 16626"/>
                              <a:gd name="T64" fmla="+- 0 5375 48313"/>
                              <a:gd name="T65" fmla="*/ T64 w 240475"/>
                              <a:gd name="T66" fmla="+- 0 3104 -34164"/>
                              <a:gd name="T67" fmla="*/ 3104 h 16626"/>
                              <a:gd name="T68" fmla="+- 0 5329 48313"/>
                              <a:gd name="T69" fmla="*/ T68 w 240475"/>
                              <a:gd name="T70" fmla="+- 0 3194 -34164"/>
                              <a:gd name="T71" fmla="*/ 3194 h 16626"/>
                              <a:gd name="T72" fmla="+- 0 5585 48313"/>
                              <a:gd name="T73" fmla="*/ T72 w 240475"/>
                              <a:gd name="T74" fmla="+- 0 3104 -34164"/>
                              <a:gd name="T75" fmla="*/ 3104 h 16626"/>
                              <a:gd name="T76" fmla="+- 0 5539 48313"/>
                              <a:gd name="T77" fmla="*/ T76 w 240475"/>
                              <a:gd name="T78" fmla="+- 0 3194 -34164"/>
                              <a:gd name="T79" fmla="*/ 3194 h 16626"/>
                              <a:gd name="T80" fmla="+- 0 5796 48313"/>
                              <a:gd name="T81" fmla="*/ T80 w 240475"/>
                              <a:gd name="T82" fmla="+- 0 3104 -34164"/>
                              <a:gd name="T83" fmla="*/ 3104 h 16626"/>
                              <a:gd name="T84" fmla="+- 0 5749 48313"/>
                              <a:gd name="T85" fmla="*/ T84 w 240475"/>
                              <a:gd name="T86" fmla="+- 0 3194 -34164"/>
                              <a:gd name="T87" fmla="*/ 3194 h 16626"/>
                              <a:gd name="T88" fmla="+- 0 6006 48313"/>
                              <a:gd name="T89" fmla="*/ T88 w 240475"/>
                              <a:gd name="T90" fmla="+- 0 3104 -34164"/>
                              <a:gd name="T91" fmla="*/ 3104 h 16626"/>
                              <a:gd name="T92" fmla="+- 0 5959 48313"/>
                              <a:gd name="T93" fmla="*/ T92 w 240475"/>
                              <a:gd name="T94" fmla="+- 0 3194 -34164"/>
                              <a:gd name="T95" fmla="*/ 3194 h 16626"/>
                              <a:gd name="T96" fmla="+- 0 6216 48313"/>
                              <a:gd name="T97" fmla="*/ T96 w 240475"/>
                              <a:gd name="T98" fmla="+- 0 3104 -34164"/>
                              <a:gd name="T99" fmla="*/ 3104 h 16626"/>
                              <a:gd name="T100" fmla="+- 0 6169 48313"/>
                              <a:gd name="T101" fmla="*/ T100 w 240475"/>
                              <a:gd name="T102" fmla="+- 0 3194 -34164"/>
                              <a:gd name="T103" fmla="*/ 3194 h 16626"/>
                              <a:gd name="T104" fmla="+- 0 6426 48313"/>
                              <a:gd name="T105" fmla="*/ T104 w 240475"/>
                              <a:gd name="T106" fmla="+- 0 3104 -34164"/>
                              <a:gd name="T107" fmla="*/ 3104 h 16626"/>
                              <a:gd name="T108" fmla="+- 0 6380 48313"/>
                              <a:gd name="T109" fmla="*/ T108 w 240475"/>
                              <a:gd name="T110" fmla="+- 0 3194 -34164"/>
                              <a:gd name="T111" fmla="*/ 3194 h 16626"/>
                              <a:gd name="T112" fmla="+- 0 6637 48313"/>
                              <a:gd name="T113" fmla="*/ T112 w 240475"/>
                              <a:gd name="T114" fmla="+- 0 3510 -34164"/>
                              <a:gd name="T115" fmla="*/ 3510 h 16626"/>
                              <a:gd name="T116" fmla="+- 0 6590 48313"/>
                              <a:gd name="T117" fmla="*/ T116 w 240475"/>
                              <a:gd name="T118" fmla="+- 0 3600 -34164"/>
                              <a:gd name="T119" fmla="*/ 3600 h 16626"/>
                              <a:gd name="T120" fmla="+- 0 6847 48313"/>
                              <a:gd name="T121" fmla="*/ T120 w 240475"/>
                              <a:gd name="T122" fmla="+- 0 3510 -34164"/>
                              <a:gd name="T123" fmla="*/ 3510 h 16626"/>
                              <a:gd name="T124" fmla="+- 0 6800 48313"/>
                              <a:gd name="T125" fmla="*/ T124 w 240475"/>
                              <a:gd name="T126" fmla="+- 0 3600 -34164"/>
                              <a:gd name="T127" fmla="*/ 3600 h 16626"/>
                              <a:gd name="T128" fmla="+- 0 7057 48313"/>
                              <a:gd name="T129" fmla="*/ T128 w 240475"/>
                              <a:gd name="T130" fmla="+- 0 3510 -34164"/>
                              <a:gd name="T131" fmla="*/ 3510 h 16626"/>
                              <a:gd name="T132" fmla="+- 0 7010 48313"/>
                              <a:gd name="T133" fmla="*/ T132 w 240475"/>
                              <a:gd name="T134" fmla="+- 0 3600 -34164"/>
                              <a:gd name="T135" fmla="*/ 3600 h 16626"/>
                              <a:gd name="T136" fmla="+- 0 7267 48313"/>
                              <a:gd name="T137" fmla="*/ T136 w 240475"/>
                              <a:gd name="T138" fmla="+- 0 3510 -34164"/>
                              <a:gd name="T139" fmla="*/ 3510 h 16626"/>
                              <a:gd name="T140" fmla="+- 0 7220 48313"/>
                              <a:gd name="T141" fmla="*/ T140 w 240475"/>
                              <a:gd name="T142" fmla="+- 0 3600 -34164"/>
                              <a:gd name="T143" fmla="*/ 3600 h 16626"/>
                              <a:gd name="T144" fmla="+- 0 7478 48313"/>
                              <a:gd name="T145" fmla="*/ T144 w 240475"/>
                              <a:gd name="T146" fmla="+- 0 3510 -34164"/>
                              <a:gd name="T147" fmla="*/ 3510 h 16626"/>
                              <a:gd name="T148" fmla="+- 0 7431 48313"/>
                              <a:gd name="T149" fmla="*/ T148 w 240475"/>
                              <a:gd name="T150" fmla="+- 0 3600 -34164"/>
                              <a:gd name="T151" fmla="*/ 3600 h 16626"/>
                              <a:gd name="T152" fmla="+- 0 7682 48313"/>
                              <a:gd name="T153" fmla="*/ T152 w 240475"/>
                              <a:gd name="T154" fmla="+- 0 3510 -34164"/>
                              <a:gd name="T155" fmla="*/ 3510 h 16626"/>
                              <a:gd name="T156" fmla="+- 0 7635 48313"/>
                              <a:gd name="T157" fmla="*/ T156 w 240475"/>
                              <a:gd name="T158" fmla="+- 0 3600 -34164"/>
                              <a:gd name="T159" fmla="*/ 3600 h 16626"/>
                              <a:gd name="T160" fmla="+- 0 7892 48313"/>
                              <a:gd name="T161" fmla="*/ T160 w 240475"/>
                              <a:gd name="T162" fmla="+- 0 3510 -34164"/>
                              <a:gd name="T163" fmla="*/ 3510 h 16626"/>
                              <a:gd name="T164" fmla="+- 0 7846 48313"/>
                              <a:gd name="T165" fmla="*/ T164 w 240475"/>
                              <a:gd name="T166" fmla="+- 0 3600 -34164"/>
                              <a:gd name="T167" fmla="*/ 3600 h 16626"/>
                              <a:gd name="T168" fmla="+- 0 8102 48313"/>
                              <a:gd name="T169" fmla="*/ T168 w 240475"/>
                              <a:gd name="T170" fmla="+- 0 3510 -34164"/>
                              <a:gd name="T171" fmla="*/ 3510 h 16626"/>
                              <a:gd name="T172" fmla="+- 0 8056 48313"/>
                              <a:gd name="T173" fmla="*/ T172 w 240475"/>
                              <a:gd name="T174" fmla="+- 0 3600 -34164"/>
                              <a:gd name="T175" fmla="*/ 3600 h 16626"/>
                              <a:gd name="T176" fmla="+- 0 8312 48313"/>
                              <a:gd name="T177" fmla="*/ T176 w 240475"/>
                              <a:gd name="T178" fmla="+- 0 3510 -34164"/>
                              <a:gd name="T179" fmla="*/ 3510 h 16626"/>
                              <a:gd name="T180" fmla="+- 0 8266 48313"/>
                              <a:gd name="T181" fmla="*/ T180 w 240475"/>
                              <a:gd name="T182" fmla="+- 0 3600 -34164"/>
                              <a:gd name="T183" fmla="*/ 3600 h 16626"/>
                              <a:gd name="T184" fmla="+- 0 8523 48313"/>
                              <a:gd name="T185" fmla="*/ T184 w 240475"/>
                              <a:gd name="T186" fmla="+- 0 3510 -34164"/>
                              <a:gd name="T187" fmla="*/ 3510 h 16626"/>
                              <a:gd name="T188" fmla="+- 0 8476 48313"/>
                              <a:gd name="T189" fmla="*/ T188 w 240475"/>
                              <a:gd name="T190" fmla="+- 0 3600 -34164"/>
                              <a:gd name="T191" fmla="*/ 3600 h 16626"/>
                              <a:gd name="T192" fmla="+- 0 8733 48313"/>
                              <a:gd name="T193" fmla="*/ T192 w 240475"/>
                              <a:gd name="T194" fmla="+- 0 3510 -34164"/>
                              <a:gd name="T195" fmla="*/ 3510 h 16626"/>
                              <a:gd name="T196" fmla="+- 0 8686 48313"/>
                              <a:gd name="T197" fmla="*/ T196 w 240475"/>
                              <a:gd name="T198" fmla="+- 0 3600 -34164"/>
                              <a:gd name="T199" fmla="*/ 3600 h 16626"/>
                              <a:gd name="T200" fmla="+- 0 8943 48313"/>
                              <a:gd name="T201" fmla="*/ T200 w 240475"/>
                              <a:gd name="T202" fmla="+- 0 3510 -34164"/>
                              <a:gd name="T203" fmla="*/ 3510 h 16626"/>
                              <a:gd name="T204" fmla="+- 0 8897 48313"/>
                              <a:gd name="T205" fmla="*/ T204 w 240475"/>
                              <a:gd name="T206" fmla="+- 0 3600 -34164"/>
                              <a:gd name="T207" fmla="*/ 3600 h 16626"/>
                              <a:gd name="T208" fmla="+- 0 9153 48313"/>
                              <a:gd name="T209" fmla="*/ T208 w 240475"/>
                              <a:gd name="T210" fmla="+- 0 3510 -34164"/>
                              <a:gd name="T211" fmla="*/ 3510 h 16626"/>
                              <a:gd name="T212" fmla="+- 0 9107 48313"/>
                              <a:gd name="T213" fmla="*/ T212 w 240475"/>
                              <a:gd name="T214" fmla="+- 0 3600 -34164"/>
                              <a:gd name="T215" fmla="*/ 3600 h 16626"/>
                              <a:gd name="T216" fmla="+- 0 9363 48313"/>
                              <a:gd name="T217" fmla="*/ T216 w 240475"/>
                              <a:gd name="T218" fmla="+- 0 3510 -34164"/>
                              <a:gd name="T219" fmla="*/ 3510 h 16626"/>
                              <a:gd name="T220" fmla="+- 0 9317 48313"/>
                              <a:gd name="T221" fmla="*/ T220 w 240475"/>
                              <a:gd name="T222" fmla="+- 0 3600 -34164"/>
                              <a:gd name="T223" fmla="*/ 3600 h 16626"/>
                              <a:gd name="T224" fmla="+- 0 9574 48313"/>
                              <a:gd name="T225" fmla="*/ T224 w 240475"/>
                              <a:gd name="T226" fmla="+- 0 3510 -34164"/>
                              <a:gd name="T227" fmla="*/ 3510 h 16626"/>
                              <a:gd name="T228" fmla="+- 0 9527 48313"/>
                              <a:gd name="T229" fmla="*/ T228 w 240475"/>
                              <a:gd name="T230" fmla="+- 0 3600 -34164"/>
                              <a:gd name="T231" fmla="*/ 3600 h 16626"/>
                              <a:gd name="T232" fmla="+- 0 9784 48313"/>
                              <a:gd name="T233" fmla="*/ T232 w 240475"/>
                              <a:gd name="T234" fmla="+- 0 3510 -34164"/>
                              <a:gd name="T235" fmla="*/ 3510 h 16626"/>
                              <a:gd name="T236" fmla="+- 0 9737 48313"/>
                              <a:gd name="T237" fmla="*/ T236 w 240475"/>
                              <a:gd name="T238" fmla="+- 0 3600 -34164"/>
                              <a:gd name="T239" fmla="*/ 3600 h 1662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240475" h="16626">
                                <a:moveTo>
                                  <a:pt x="-44801" y="37358"/>
                                </a:moveTo>
                                <a:lnTo>
                                  <a:pt x="-44684" y="37268"/>
                                </a:lnTo>
                                <a:lnTo>
                                  <a:pt x="-44684" y="37448"/>
                                </a:lnTo>
                                <a:lnTo>
                                  <a:pt x="-44801" y="37358"/>
                                </a:lnTo>
                                <a:close/>
                                <a:moveTo>
                                  <a:pt x="-44731" y="37358"/>
                                </a:moveTo>
                                <a:lnTo>
                                  <a:pt x="-44614" y="37268"/>
                                </a:lnTo>
                                <a:lnTo>
                                  <a:pt x="-44614" y="37448"/>
                                </a:lnTo>
                                <a:lnTo>
                                  <a:pt x="-44731" y="37358"/>
                                </a:lnTo>
                                <a:close/>
                                <a:moveTo>
                                  <a:pt x="-44661" y="37358"/>
                                </a:moveTo>
                                <a:lnTo>
                                  <a:pt x="-44544" y="37268"/>
                                </a:lnTo>
                                <a:lnTo>
                                  <a:pt x="-44544" y="37448"/>
                                </a:lnTo>
                                <a:lnTo>
                                  <a:pt x="-44661" y="37358"/>
                                </a:lnTo>
                                <a:close/>
                                <a:moveTo>
                                  <a:pt x="-44591" y="37358"/>
                                </a:moveTo>
                                <a:lnTo>
                                  <a:pt x="-44474" y="37268"/>
                                </a:lnTo>
                                <a:lnTo>
                                  <a:pt x="-44474" y="37448"/>
                                </a:lnTo>
                                <a:lnTo>
                                  <a:pt x="-44591" y="37358"/>
                                </a:lnTo>
                                <a:close/>
                                <a:moveTo>
                                  <a:pt x="-44520" y="37358"/>
                                </a:moveTo>
                                <a:lnTo>
                                  <a:pt x="-44404" y="37268"/>
                                </a:lnTo>
                                <a:lnTo>
                                  <a:pt x="-44404" y="37448"/>
                                </a:lnTo>
                                <a:lnTo>
                                  <a:pt x="-44520" y="37358"/>
                                </a:lnTo>
                                <a:close/>
                                <a:moveTo>
                                  <a:pt x="-44450" y="37358"/>
                                </a:moveTo>
                                <a:lnTo>
                                  <a:pt x="-44333" y="37268"/>
                                </a:lnTo>
                                <a:lnTo>
                                  <a:pt x="-44333" y="37448"/>
                                </a:lnTo>
                                <a:lnTo>
                                  <a:pt x="-44450" y="37358"/>
                                </a:lnTo>
                                <a:close/>
                                <a:moveTo>
                                  <a:pt x="-44380" y="37358"/>
                                </a:moveTo>
                                <a:lnTo>
                                  <a:pt x="-44263" y="37268"/>
                                </a:lnTo>
                                <a:lnTo>
                                  <a:pt x="-44263" y="37448"/>
                                </a:lnTo>
                                <a:lnTo>
                                  <a:pt x="-44380" y="37358"/>
                                </a:lnTo>
                                <a:close/>
                                <a:moveTo>
                                  <a:pt x="-44310" y="37358"/>
                                </a:moveTo>
                                <a:lnTo>
                                  <a:pt x="-44193" y="37268"/>
                                </a:lnTo>
                                <a:lnTo>
                                  <a:pt x="-44193" y="37448"/>
                                </a:lnTo>
                                <a:lnTo>
                                  <a:pt x="-44310" y="37358"/>
                                </a:lnTo>
                                <a:close/>
                                <a:moveTo>
                                  <a:pt x="-44240" y="37358"/>
                                </a:moveTo>
                                <a:lnTo>
                                  <a:pt x="-44123" y="37268"/>
                                </a:lnTo>
                                <a:lnTo>
                                  <a:pt x="-44123" y="37448"/>
                                </a:lnTo>
                                <a:lnTo>
                                  <a:pt x="-44240" y="37358"/>
                                </a:lnTo>
                                <a:close/>
                                <a:moveTo>
                                  <a:pt x="-44170" y="37358"/>
                                </a:moveTo>
                                <a:lnTo>
                                  <a:pt x="-44053" y="37268"/>
                                </a:lnTo>
                                <a:lnTo>
                                  <a:pt x="-44053" y="37448"/>
                                </a:lnTo>
                                <a:lnTo>
                                  <a:pt x="-44170" y="37358"/>
                                </a:lnTo>
                                <a:close/>
                                <a:moveTo>
                                  <a:pt x="-44100" y="37358"/>
                                </a:moveTo>
                                <a:lnTo>
                                  <a:pt x="-43983" y="37268"/>
                                </a:lnTo>
                                <a:lnTo>
                                  <a:pt x="-43983" y="37448"/>
                                </a:lnTo>
                                <a:lnTo>
                                  <a:pt x="-44100" y="37358"/>
                                </a:lnTo>
                                <a:close/>
                                <a:moveTo>
                                  <a:pt x="-44030" y="37358"/>
                                </a:moveTo>
                                <a:lnTo>
                                  <a:pt x="-43913" y="37268"/>
                                </a:lnTo>
                                <a:lnTo>
                                  <a:pt x="-43913" y="37448"/>
                                </a:lnTo>
                                <a:lnTo>
                                  <a:pt x="-44030" y="37358"/>
                                </a:lnTo>
                                <a:close/>
                                <a:moveTo>
                                  <a:pt x="-43960" y="37358"/>
                                </a:moveTo>
                                <a:lnTo>
                                  <a:pt x="-43843" y="37268"/>
                                </a:lnTo>
                                <a:lnTo>
                                  <a:pt x="-43843" y="37448"/>
                                </a:lnTo>
                                <a:lnTo>
                                  <a:pt x="-43960" y="37358"/>
                                </a:lnTo>
                                <a:close/>
                                <a:moveTo>
                                  <a:pt x="-43890" y="37358"/>
                                </a:moveTo>
                                <a:lnTo>
                                  <a:pt x="-43773" y="37268"/>
                                </a:lnTo>
                                <a:lnTo>
                                  <a:pt x="-43773" y="37448"/>
                                </a:lnTo>
                                <a:lnTo>
                                  <a:pt x="-43890" y="37358"/>
                                </a:lnTo>
                                <a:close/>
                                <a:moveTo>
                                  <a:pt x="-43820" y="37358"/>
                                </a:moveTo>
                                <a:lnTo>
                                  <a:pt x="-43703" y="37268"/>
                                </a:lnTo>
                                <a:lnTo>
                                  <a:pt x="-43703" y="37448"/>
                                </a:lnTo>
                                <a:lnTo>
                                  <a:pt x="-43820" y="37358"/>
                                </a:lnTo>
                                <a:close/>
                                <a:moveTo>
                                  <a:pt x="-43750" y="37358"/>
                                </a:moveTo>
                                <a:lnTo>
                                  <a:pt x="-43633" y="37268"/>
                                </a:lnTo>
                                <a:lnTo>
                                  <a:pt x="-43633" y="37448"/>
                                </a:lnTo>
                                <a:lnTo>
                                  <a:pt x="-43750" y="37358"/>
                                </a:lnTo>
                                <a:close/>
                                <a:moveTo>
                                  <a:pt x="-43680" y="37358"/>
                                </a:moveTo>
                                <a:lnTo>
                                  <a:pt x="-43563" y="37268"/>
                                </a:lnTo>
                                <a:lnTo>
                                  <a:pt x="-43563" y="37448"/>
                                </a:lnTo>
                                <a:lnTo>
                                  <a:pt x="-43680" y="37358"/>
                                </a:lnTo>
                                <a:close/>
                                <a:moveTo>
                                  <a:pt x="-43610" y="37358"/>
                                </a:moveTo>
                                <a:lnTo>
                                  <a:pt x="-43493" y="37268"/>
                                </a:lnTo>
                                <a:lnTo>
                                  <a:pt x="-43493" y="37448"/>
                                </a:lnTo>
                                <a:lnTo>
                                  <a:pt x="-43610" y="37358"/>
                                </a:lnTo>
                                <a:close/>
                                <a:moveTo>
                                  <a:pt x="-43539" y="37358"/>
                                </a:moveTo>
                                <a:lnTo>
                                  <a:pt x="-43423" y="37268"/>
                                </a:lnTo>
                                <a:lnTo>
                                  <a:pt x="-43423" y="37448"/>
                                </a:lnTo>
                                <a:lnTo>
                                  <a:pt x="-43539" y="37358"/>
                                </a:lnTo>
                                <a:close/>
                                <a:moveTo>
                                  <a:pt x="-43469" y="37358"/>
                                </a:moveTo>
                                <a:lnTo>
                                  <a:pt x="-43352" y="37268"/>
                                </a:lnTo>
                                <a:lnTo>
                                  <a:pt x="-43352" y="37448"/>
                                </a:lnTo>
                                <a:lnTo>
                                  <a:pt x="-43469" y="37358"/>
                                </a:lnTo>
                                <a:close/>
                                <a:moveTo>
                                  <a:pt x="-43399" y="37358"/>
                                </a:moveTo>
                                <a:lnTo>
                                  <a:pt x="-43282" y="37268"/>
                                </a:lnTo>
                                <a:lnTo>
                                  <a:pt x="-43282" y="37448"/>
                                </a:lnTo>
                                <a:lnTo>
                                  <a:pt x="-43399" y="37358"/>
                                </a:lnTo>
                                <a:close/>
                                <a:moveTo>
                                  <a:pt x="-43329" y="37358"/>
                                </a:moveTo>
                                <a:lnTo>
                                  <a:pt x="-43212" y="37268"/>
                                </a:lnTo>
                                <a:lnTo>
                                  <a:pt x="-43212" y="37448"/>
                                </a:lnTo>
                                <a:lnTo>
                                  <a:pt x="-43329" y="37358"/>
                                </a:lnTo>
                                <a:close/>
                                <a:moveTo>
                                  <a:pt x="-43259" y="37358"/>
                                </a:moveTo>
                                <a:lnTo>
                                  <a:pt x="-43142" y="37268"/>
                                </a:lnTo>
                                <a:lnTo>
                                  <a:pt x="-43142" y="37448"/>
                                </a:lnTo>
                                <a:lnTo>
                                  <a:pt x="-43259" y="37358"/>
                                </a:lnTo>
                                <a:close/>
                                <a:moveTo>
                                  <a:pt x="-43189" y="37358"/>
                                </a:moveTo>
                                <a:lnTo>
                                  <a:pt x="-43072" y="37268"/>
                                </a:lnTo>
                                <a:lnTo>
                                  <a:pt x="-43072" y="37448"/>
                                </a:lnTo>
                                <a:lnTo>
                                  <a:pt x="-43189" y="37358"/>
                                </a:lnTo>
                                <a:close/>
                                <a:moveTo>
                                  <a:pt x="-43125" y="37358"/>
                                </a:moveTo>
                                <a:lnTo>
                                  <a:pt x="-43008" y="37268"/>
                                </a:lnTo>
                                <a:lnTo>
                                  <a:pt x="-43008" y="37448"/>
                                </a:lnTo>
                                <a:lnTo>
                                  <a:pt x="-43125" y="37358"/>
                                </a:lnTo>
                                <a:close/>
                                <a:moveTo>
                                  <a:pt x="-43055" y="37358"/>
                                </a:moveTo>
                                <a:lnTo>
                                  <a:pt x="-42938" y="37268"/>
                                </a:lnTo>
                                <a:lnTo>
                                  <a:pt x="-42938" y="37448"/>
                                </a:lnTo>
                                <a:lnTo>
                                  <a:pt x="-43055" y="37358"/>
                                </a:lnTo>
                                <a:close/>
                                <a:moveTo>
                                  <a:pt x="-42984" y="37358"/>
                                </a:moveTo>
                                <a:lnTo>
                                  <a:pt x="-42868" y="37268"/>
                                </a:lnTo>
                                <a:lnTo>
                                  <a:pt x="-42868" y="37448"/>
                                </a:lnTo>
                                <a:lnTo>
                                  <a:pt x="-42984" y="37358"/>
                                </a:lnTo>
                                <a:close/>
                                <a:moveTo>
                                  <a:pt x="-42914" y="37358"/>
                                </a:moveTo>
                                <a:lnTo>
                                  <a:pt x="-42798" y="37268"/>
                                </a:lnTo>
                                <a:lnTo>
                                  <a:pt x="-42798" y="37448"/>
                                </a:lnTo>
                                <a:lnTo>
                                  <a:pt x="-42914" y="37358"/>
                                </a:lnTo>
                                <a:close/>
                                <a:moveTo>
                                  <a:pt x="-42844" y="37358"/>
                                </a:moveTo>
                                <a:lnTo>
                                  <a:pt x="-42728" y="37268"/>
                                </a:lnTo>
                                <a:lnTo>
                                  <a:pt x="-42728" y="37448"/>
                                </a:lnTo>
                                <a:lnTo>
                                  <a:pt x="-42844" y="37358"/>
                                </a:lnTo>
                                <a:close/>
                                <a:moveTo>
                                  <a:pt x="-42774" y="37358"/>
                                </a:moveTo>
                                <a:lnTo>
                                  <a:pt x="-42658" y="37268"/>
                                </a:lnTo>
                                <a:lnTo>
                                  <a:pt x="-42658" y="37448"/>
                                </a:lnTo>
                                <a:lnTo>
                                  <a:pt x="-42774" y="37358"/>
                                </a:lnTo>
                                <a:close/>
                                <a:moveTo>
                                  <a:pt x="-42704" y="37358"/>
                                </a:moveTo>
                                <a:lnTo>
                                  <a:pt x="-42588" y="37268"/>
                                </a:lnTo>
                                <a:lnTo>
                                  <a:pt x="-42588" y="37448"/>
                                </a:lnTo>
                                <a:lnTo>
                                  <a:pt x="-42704" y="37358"/>
                                </a:lnTo>
                                <a:close/>
                                <a:moveTo>
                                  <a:pt x="-42634" y="37358"/>
                                </a:moveTo>
                                <a:lnTo>
                                  <a:pt x="-42517" y="37268"/>
                                </a:lnTo>
                                <a:lnTo>
                                  <a:pt x="-42517" y="37448"/>
                                </a:lnTo>
                                <a:lnTo>
                                  <a:pt x="-42634" y="37358"/>
                                </a:lnTo>
                                <a:close/>
                                <a:moveTo>
                                  <a:pt x="-42564" y="37358"/>
                                </a:moveTo>
                                <a:lnTo>
                                  <a:pt x="-42447" y="37268"/>
                                </a:lnTo>
                                <a:lnTo>
                                  <a:pt x="-42447" y="37448"/>
                                </a:lnTo>
                                <a:lnTo>
                                  <a:pt x="-42564" y="37358"/>
                                </a:lnTo>
                                <a:close/>
                                <a:moveTo>
                                  <a:pt x="-42494" y="37358"/>
                                </a:moveTo>
                                <a:lnTo>
                                  <a:pt x="-42377" y="37268"/>
                                </a:lnTo>
                                <a:lnTo>
                                  <a:pt x="-42377" y="37448"/>
                                </a:lnTo>
                                <a:lnTo>
                                  <a:pt x="-42494" y="37358"/>
                                </a:lnTo>
                                <a:close/>
                                <a:moveTo>
                                  <a:pt x="-42424" y="37358"/>
                                </a:moveTo>
                                <a:lnTo>
                                  <a:pt x="-42307" y="37268"/>
                                </a:lnTo>
                                <a:lnTo>
                                  <a:pt x="-42307" y="37448"/>
                                </a:lnTo>
                                <a:lnTo>
                                  <a:pt x="-42424" y="37358"/>
                                </a:lnTo>
                                <a:close/>
                                <a:moveTo>
                                  <a:pt x="-42354" y="37358"/>
                                </a:moveTo>
                                <a:lnTo>
                                  <a:pt x="-42237" y="37268"/>
                                </a:lnTo>
                                <a:lnTo>
                                  <a:pt x="-42237" y="37448"/>
                                </a:lnTo>
                                <a:lnTo>
                                  <a:pt x="-42354" y="37358"/>
                                </a:lnTo>
                                <a:close/>
                                <a:moveTo>
                                  <a:pt x="-42284" y="37358"/>
                                </a:moveTo>
                                <a:lnTo>
                                  <a:pt x="-42167" y="37268"/>
                                </a:lnTo>
                                <a:lnTo>
                                  <a:pt x="-42167" y="37448"/>
                                </a:lnTo>
                                <a:lnTo>
                                  <a:pt x="-42284" y="37358"/>
                                </a:lnTo>
                                <a:close/>
                                <a:moveTo>
                                  <a:pt x="-42214" y="37358"/>
                                </a:moveTo>
                                <a:lnTo>
                                  <a:pt x="-42097" y="37268"/>
                                </a:lnTo>
                                <a:lnTo>
                                  <a:pt x="-42097" y="37448"/>
                                </a:lnTo>
                                <a:lnTo>
                                  <a:pt x="-42214" y="37358"/>
                                </a:lnTo>
                                <a:close/>
                                <a:moveTo>
                                  <a:pt x="-42144" y="37358"/>
                                </a:moveTo>
                                <a:lnTo>
                                  <a:pt x="-42027" y="37268"/>
                                </a:lnTo>
                                <a:lnTo>
                                  <a:pt x="-42027" y="37448"/>
                                </a:lnTo>
                                <a:lnTo>
                                  <a:pt x="-42144" y="37358"/>
                                </a:lnTo>
                                <a:close/>
                                <a:moveTo>
                                  <a:pt x="-42074" y="37358"/>
                                </a:moveTo>
                                <a:lnTo>
                                  <a:pt x="-41957" y="37268"/>
                                </a:lnTo>
                                <a:lnTo>
                                  <a:pt x="-41957" y="37448"/>
                                </a:lnTo>
                                <a:lnTo>
                                  <a:pt x="-42074" y="37358"/>
                                </a:lnTo>
                                <a:close/>
                                <a:moveTo>
                                  <a:pt x="-42003" y="37358"/>
                                </a:moveTo>
                                <a:lnTo>
                                  <a:pt x="-41887" y="37268"/>
                                </a:lnTo>
                                <a:lnTo>
                                  <a:pt x="-41887" y="37448"/>
                                </a:lnTo>
                                <a:lnTo>
                                  <a:pt x="-42003" y="37358"/>
                                </a:lnTo>
                                <a:close/>
                                <a:moveTo>
                                  <a:pt x="-41933" y="37358"/>
                                </a:moveTo>
                                <a:lnTo>
                                  <a:pt x="-41816" y="37268"/>
                                </a:lnTo>
                                <a:lnTo>
                                  <a:pt x="-41816" y="37448"/>
                                </a:lnTo>
                                <a:lnTo>
                                  <a:pt x="-41933" y="37358"/>
                                </a:lnTo>
                                <a:close/>
                                <a:moveTo>
                                  <a:pt x="-41863" y="37358"/>
                                </a:moveTo>
                                <a:lnTo>
                                  <a:pt x="-41746" y="37268"/>
                                </a:lnTo>
                                <a:lnTo>
                                  <a:pt x="-41746" y="37448"/>
                                </a:lnTo>
                                <a:lnTo>
                                  <a:pt x="-41863" y="37358"/>
                                </a:lnTo>
                                <a:close/>
                                <a:moveTo>
                                  <a:pt x="-41793" y="37764"/>
                                </a:moveTo>
                                <a:lnTo>
                                  <a:pt x="-41676" y="37674"/>
                                </a:lnTo>
                                <a:lnTo>
                                  <a:pt x="-41676" y="37854"/>
                                </a:lnTo>
                                <a:lnTo>
                                  <a:pt x="-41793" y="37764"/>
                                </a:lnTo>
                                <a:close/>
                                <a:moveTo>
                                  <a:pt x="-41723" y="37764"/>
                                </a:moveTo>
                                <a:lnTo>
                                  <a:pt x="-41606" y="37674"/>
                                </a:lnTo>
                                <a:lnTo>
                                  <a:pt x="-41606" y="37854"/>
                                </a:lnTo>
                                <a:lnTo>
                                  <a:pt x="-41723" y="37764"/>
                                </a:lnTo>
                                <a:close/>
                                <a:moveTo>
                                  <a:pt x="-41653" y="37764"/>
                                </a:moveTo>
                                <a:lnTo>
                                  <a:pt x="-41536" y="37674"/>
                                </a:lnTo>
                                <a:lnTo>
                                  <a:pt x="-41536" y="37854"/>
                                </a:lnTo>
                                <a:lnTo>
                                  <a:pt x="-41653" y="37764"/>
                                </a:lnTo>
                                <a:close/>
                                <a:moveTo>
                                  <a:pt x="-41583" y="37764"/>
                                </a:moveTo>
                                <a:lnTo>
                                  <a:pt x="-41466" y="37674"/>
                                </a:lnTo>
                                <a:lnTo>
                                  <a:pt x="-41466" y="37854"/>
                                </a:lnTo>
                                <a:lnTo>
                                  <a:pt x="-41583" y="37764"/>
                                </a:lnTo>
                                <a:close/>
                                <a:moveTo>
                                  <a:pt x="-41513" y="37764"/>
                                </a:moveTo>
                                <a:lnTo>
                                  <a:pt x="-41396" y="37674"/>
                                </a:lnTo>
                                <a:lnTo>
                                  <a:pt x="-41396" y="37854"/>
                                </a:lnTo>
                                <a:lnTo>
                                  <a:pt x="-41513" y="37764"/>
                                </a:lnTo>
                                <a:close/>
                                <a:moveTo>
                                  <a:pt x="-41443" y="37764"/>
                                </a:moveTo>
                                <a:lnTo>
                                  <a:pt x="-41326" y="37674"/>
                                </a:lnTo>
                                <a:lnTo>
                                  <a:pt x="-41326" y="37854"/>
                                </a:lnTo>
                                <a:lnTo>
                                  <a:pt x="-41443" y="37764"/>
                                </a:lnTo>
                                <a:close/>
                                <a:moveTo>
                                  <a:pt x="-41373" y="37764"/>
                                </a:moveTo>
                                <a:lnTo>
                                  <a:pt x="-41256" y="37674"/>
                                </a:lnTo>
                                <a:lnTo>
                                  <a:pt x="-41256" y="37854"/>
                                </a:lnTo>
                                <a:lnTo>
                                  <a:pt x="-41373" y="37764"/>
                                </a:lnTo>
                                <a:close/>
                                <a:moveTo>
                                  <a:pt x="-41303" y="37764"/>
                                </a:moveTo>
                                <a:lnTo>
                                  <a:pt x="-41186" y="37674"/>
                                </a:lnTo>
                                <a:lnTo>
                                  <a:pt x="-41186" y="37854"/>
                                </a:lnTo>
                                <a:lnTo>
                                  <a:pt x="-41303" y="37764"/>
                                </a:lnTo>
                                <a:close/>
                                <a:moveTo>
                                  <a:pt x="-41233" y="37764"/>
                                </a:moveTo>
                                <a:lnTo>
                                  <a:pt x="-41116" y="37674"/>
                                </a:lnTo>
                                <a:lnTo>
                                  <a:pt x="-41116" y="37854"/>
                                </a:lnTo>
                                <a:lnTo>
                                  <a:pt x="-41233" y="37764"/>
                                </a:lnTo>
                                <a:close/>
                                <a:moveTo>
                                  <a:pt x="-41163" y="37764"/>
                                </a:moveTo>
                                <a:lnTo>
                                  <a:pt x="-41046" y="37674"/>
                                </a:lnTo>
                                <a:lnTo>
                                  <a:pt x="-41046" y="37854"/>
                                </a:lnTo>
                                <a:lnTo>
                                  <a:pt x="-41163" y="37764"/>
                                </a:lnTo>
                                <a:close/>
                                <a:moveTo>
                                  <a:pt x="-41093" y="37764"/>
                                </a:moveTo>
                                <a:lnTo>
                                  <a:pt x="-40976" y="37674"/>
                                </a:lnTo>
                                <a:lnTo>
                                  <a:pt x="-40976" y="37854"/>
                                </a:lnTo>
                                <a:lnTo>
                                  <a:pt x="-41093" y="37764"/>
                                </a:lnTo>
                                <a:close/>
                                <a:moveTo>
                                  <a:pt x="-41022" y="37764"/>
                                </a:moveTo>
                                <a:lnTo>
                                  <a:pt x="-40906" y="37674"/>
                                </a:lnTo>
                                <a:lnTo>
                                  <a:pt x="-40906" y="37854"/>
                                </a:lnTo>
                                <a:lnTo>
                                  <a:pt x="-41022" y="37764"/>
                                </a:lnTo>
                                <a:close/>
                                <a:moveTo>
                                  <a:pt x="-40952" y="37764"/>
                                </a:moveTo>
                                <a:lnTo>
                                  <a:pt x="-40835" y="37674"/>
                                </a:lnTo>
                                <a:lnTo>
                                  <a:pt x="-40835" y="37854"/>
                                </a:lnTo>
                                <a:lnTo>
                                  <a:pt x="-40952" y="37764"/>
                                </a:lnTo>
                                <a:close/>
                                <a:moveTo>
                                  <a:pt x="-40882" y="37764"/>
                                </a:moveTo>
                                <a:lnTo>
                                  <a:pt x="-40765" y="37674"/>
                                </a:lnTo>
                                <a:lnTo>
                                  <a:pt x="-40765" y="37854"/>
                                </a:lnTo>
                                <a:lnTo>
                                  <a:pt x="-40882" y="37764"/>
                                </a:lnTo>
                                <a:close/>
                                <a:moveTo>
                                  <a:pt x="-40818" y="37764"/>
                                </a:moveTo>
                                <a:lnTo>
                                  <a:pt x="-40701" y="37674"/>
                                </a:lnTo>
                                <a:lnTo>
                                  <a:pt x="-40701" y="37854"/>
                                </a:lnTo>
                                <a:lnTo>
                                  <a:pt x="-40818" y="37764"/>
                                </a:lnTo>
                                <a:close/>
                                <a:moveTo>
                                  <a:pt x="-40748" y="37764"/>
                                </a:moveTo>
                                <a:lnTo>
                                  <a:pt x="-40631" y="37674"/>
                                </a:lnTo>
                                <a:lnTo>
                                  <a:pt x="-40631" y="37854"/>
                                </a:lnTo>
                                <a:lnTo>
                                  <a:pt x="-40748" y="37764"/>
                                </a:lnTo>
                                <a:close/>
                                <a:moveTo>
                                  <a:pt x="-40678" y="37764"/>
                                </a:moveTo>
                                <a:lnTo>
                                  <a:pt x="-40561" y="37674"/>
                                </a:lnTo>
                                <a:lnTo>
                                  <a:pt x="-40561" y="37854"/>
                                </a:lnTo>
                                <a:lnTo>
                                  <a:pt x="-40678" y="37764"/>
                                </a:lnTo>
                                <a:close/>
                                <a:moveTo>
                                  <a:pt x="-40608" y="37764"/>
                                </a:moveTo>
                                <a:lnTo>
                                  <a:pt x="-40491" y="37674"/>
                                </a:lnTo>
                                <a:lnTo>
                                  <a:pt x="-40491" y="37854"/>
                                </a:lnTo>
                                <a:lnTo>
                                  <a:pt x="-40608" y="37764"/>
                                </a:lnTo>
                                <a:close/>
                                <a:moveTo>
                                  <a:pt x="-40538" y="37764"/>
                                </a:moveTo>
                                <a:lnTo>
                                  <a:pt x="-40421" y="37674"/>
                                </a:lnTo>
                                <a:lnTo>
                                  <a:pt x="-40421" y="37854"/>
                                </a:lnTo>
                                <a:lnTo>
                                  <a:pt x="-40538" y="37764"/>
                                </a:lnTo>
                                <a:close/>
                                <a:moveTo>
                                  <a:pt x="-40467" y="37764"/>
                                </a:moveTo>
                                <a:lnTo>
                                  <a:pt x="-40351" y="37674"/>
                                </a:lnTo>
                                <a:lnTo>
                                  <a:pt x="-40351" y="37854"/>
                                </a:lnTo>
                                <a:lnTo>
                                  <a:pt x="-40467" y="37764"/>
                                </a:lnTo>
                                <a:close/>
                                <a:moveTo>
                                  <a:pt x="-40397" y="37764"/>
                                </a:moveTo>
                                <a:lnTo>
                                  <a:pt x="-40281" y="37674"/>
                                </a:lnTo>
                                <a:lnTo>
                                  <a:pt x="-40281" y="37854"/>
                                </a:lnTo>
                                <a:lnTo>
                                  <a:pt x="-40397" y="37764"/>
                                </a:lnTo>
                                <a:close/>
                                <a:moveTo>
                                  <a:pt x="-40327" y="37764"/>
                                </a:moveTo>
                                <a:lnTo>
                                  <a:pt x="-40211" y="37674"/>
                                </a:lnTo>
                                <a:lnTo>
                                  <a:pt x="-40211" y="37854"/>
                                </a:lnTo>
                                <a:lnTo>
                                  <a:pt x="-40327" y="37764"/>
                                </a:lnTo>
                                <a:close/>
                                <a:moveTo>
                                  <a:pt x="-40257" y="37764"/>
                                </a:moveTo>
                                <a:lnTo>
                                  <a:pt x="-40141" y="37674"/>
                                </a:lnTo>
                                <a:lnTo>
                                  <a:pt x="-40141" y="37854"/>
                                </a:lnTo>
                                <a:lnTo>
                                  <a:pt x="-40257" y="37764"/>
                                </a:lnTo>
                                <a:close/>
                                <a:moveTo>
                                  <a:pt x="-40187" y="37764"/>
                                </a:moveTo>
                                <a:lnTo>
                                  <a:pt x="-40071" y="37674"/>
                                </a:lnTo>
                                <a:lnTo>
                                  <a:pt x="-40071" y="37854"/>
                                </a:lnTo>
                                <a:lnTo>
                                  <a:pt x="-40187" y="37764"/>
                                </a:lnTo>
                                <a:close/>
                                <a:moveTo>
                                  <a:pt x="-40117" y="37764"/>
                                </a:moveTo>
                                <a:lnTo>
                                  <a:pt x="-40001" y="37674"/>
                                </a:lnTo>
                                <a:lnTo>
                                  <a:pt x="-40001" y="37854"/>
                                </a:lnTo>
                                <a:lnTo>
                                  <a:pt x="-40117" y="37764"/>
                                </a:lnTo>
                                <a:close/>
                                <a:moveTo>
                                  <a:pt x="-40047" y="37764"/>
                                </a:moveTo>
                                <a:lnTo>
                                  <a:pt x="-39931" y="37674"/>
                                </a:lnTo>
                                <a:lnTo>
                                  <a:pt x="-39931" y="37854"/>
                                </a:lnTo>
                                <a:lnTo>
                                  <a:pt x="-40047" y="37764"/>
                                </a:lnTo>
                                <a:close/>
                                <a:moveTo>
                                  <a:pt x="-39977" y="37764"/>
                                </a:moveTo>
                                <a:lnTo>
                                  <a:pt x="-39861" y="37674"/>
                                </a:lnTo>
                                <a:lnTo>
                                  <a:pt x="-39861" y="37854"/>
                                </a:lnTo>
                                <a:lnTo>
                                  <a:pt x="-39977" y="37764"/>
                                </a:lnTo>
                                <a:close/>
                                <a:moveTo>
                                  <a:pt x="-39907" y="37764"/>
                                </a:moveTo>
                                <a:lnTo>
                                  <a:pt x="-39790" y="37674"/>
                                </a:lnTo>
                                <a:lnTo>
                                  <a:pt x="-39790" y="37854"/>
                                </a:lnTo>
                                <a:lnTo>
                                  <a:pt x="-39907" y="37764"/>
                                </a:lnTo>
                                <a:close/>
                                <a:moveTo>
                                  <a:pt x="-39837" y="37764"/>
                                </a:moveTo>
                                <a:lnTo>
                                  <a:pt x="-39720" y="37674"/>
                                </a:lnTo>
                                <a:lnTo>
                                  <a:pt x="-39720" y="37854"/>
                                </a:lnTo>
                                <a:lnTo>
                                  <a:pt x="-39837" y="37764"/>
                                </a:lnTo>
                                <a:close/>
                                <a:moveTo>
                                  <a:pt x="-39767" y="37764"/>
                                </a:moveTo>
                                <a:lnTo>
                                  <a:pt x="-39650" y="37674"/>
                                </a:lnTo>
                                <a:lnTo>
                                  <a:pt x="-39650" y="37854"/>
                                </a:lnTo>
                                <a:lnTo>
                                  <a:pt x="-39767" y="37764"/>
                                </a:lnTo>
                                <a:close/>
                                <a:moveTo>
                                  <a:pt x="-39697" y="37764"/>
                                </a:moveTo>
                                <a:lnTo>
                                  <a:pt x="-39580" y="37674"/>
                                </a:lnTo>
                                <a:lnTo>
                                  <a:pt x="-39580" y="37854"/>
                                </a:lnTo>
                                <a:lnTo>
                                  <a:pt x="-39697" y="37764"/>
                                </a:lnTo>
                                <a:close/>
                                <a:moveTo>
                                  <a:pt x="-39627" y="37764"/>
                                </a:moveTo>
                                <a:lnTo>
                                  <a:pt x="-39510" y="37674"/>
                                </a:lnTo>
                                <a:lnTo>
                                  <a:pt x="-39510" y="37854"/>
                                </a:lnTo>
                                <a:lnTo>
                                  <a:pt x="-39627" y="37764"/>
                                </a:lnTo>
                                <a:close/>
                                <a:moveTo>
                                  <a:pt x="-39557" y="37764"/>
                                </a:moveTo>
                                <a:lnTo>
                                  <a:pt x="-39440" y="37674"/>
                                </a:lnTo>
                                <a:lnTo>
                                  <a:pt x="-39440" y="37854"/>
                                </a:lnTo>
                                <a:lnTo>
                                  <a:pt x="-39557" y="37764"/>
                                </a:lnTo>
                                <a:close/>
                                <a:moveTo>
                                  <a:pt x="-39487" y="37764"/>
                                </a:moveTo>
                                <a:lnTo>
                                  <a:pt x="-39370" y="37674"/>
                                </a:lnTo>
                                <a:lnTo>
                                  <a:pt x="-39370" y="37854"/>
                                </a:lnTo>
                                <a:lnTo>
                                  <a:pt x="-39487" y="37764"/>
                                </a:lnTo>
                                <a:close/>
                                <a:moveTo>
                                  <a:pt x="-39416" y="37764"/>
                                </a:moveTo>
                                <a:lnTo>
                                  <a:pt x="-39300" y="37674"/>
                                </a:lnTo>
                                <a:lnTo>
                                  <a:pt x="-39300" y="37854"/>
                                </a:lnTo>
                                <a:lnTo>
                                  <a:pt x="-39416" y="37764"/>
                                </a:lnTo>
                                <a:close/>
                                <a:moveTo>
                                  <a:pt x="-39346" y="37764"/>
                                </a:moveTo>
                                <a:lnTo>
                                  <a:pt x="-39230" y="37674"/>
                                </a:lnTo>
                                <a:lnTo>
                                  <a:pt x="-39230" y="37854"/>
                                </a:lnTo>
                                <a:lnTo>
                                  <a:pt x="-39346" y="37764"/>
                                </a:lnTo>
                                <a:close/>
                                <a:moveTo>
                                  <a:pt x="-39276" y="37764"/>
                                </a:moveTo>
                                <a:lnTo>
                                  <a:pt x="-39160" y="37674"/>
                                </a:lnTo>
                                <a:lnTo>
                                  <a:pt x="-39160" y="37854"/>
                                </a:lnTo>
                                <a:lnTo>
                                  <a:pt x="-39276" y="37764"/>
                                </a:lnTo>
                                <a:close/>
                                <a:moveTo>
                                  <a:pt x="-39206" y="37764"/>
                                </a:moveTo>
                                <a:lnTo>
                                  <a:pt x="-39090" y="37674"/>
                                </a:lnTo>
                                <a:lnTo>
                                  <a:pt x="-39090" y="37854"/>
                                </a:lnTo>
                                <a:lnTo>
                                  <a:pt x="-39206" y="37764"/>
                                </a:lnTo>
                                <a:close/>
                                <a:moveTo>
                                  <a:pt x="-39136" y="37764"/>
                                </a:moveTo>
                                <a:lnTo>
                                  <a:pt x="-39020" y="37674"/>
                                </a:lnTo>
                                <a:lnTo>
                                  <a:pt x="-39020" y="37854"/>
                                </a:lnTo>
                                <a:lnTo>
                                  <a:pt x="-39136" y="37764"/>
                                </a:lnTo>
                                <a:close/>
                                <a:moveTo>
                                  <a:pt x="-39066" y="37764"/>
                                </a:moveTo>
                                <a:lnTo>
                                  <a:pt x="-38950" y="37674"/>
                                </a:lnTo>
                                <a:lnTo>
                                  <a:pt x="-38950" y="37854"/>
                                </a:lnTo>
                                <a:lnTo>
                                  <a:pt x="-39066" y="37764"/>
                                </a:lnTo>
                                <a:close/>
                                <a:moveTo>
                                  <a:pt x="-38996" y="37764"/>
                                </a:moveTo>
                                <a:lnTo>
                                  <a:pt x="-38879" y="37674"/>
                                </a:lnTo>
                                <a:lnTo>
                                  <a:pt x="-38879" y="37854"/>
                                </a:lnTo>
                                <a:lnTo>
                                  <a:pt x="-38996" y="37764"/>
                                </a:lnTo>
                                <a:close/>
                                <a:moveTo>
                                  <a:pt x="-38926" y="37764"/>
                                </a:moveTo>
                                <a:lnTo>
                                  <a:pt x="-38809" y="37674"/>
                                </a:lnTo>
                                <a:lnTo>
                                  <a:pt x="-38809" y="37854"/>
                                </a:lnTo>
                                <a:lnTo>
                                  <a:pt x="-38926" y="37764"/>
                                </a:lnTo>
                                <a:close/>
                                <a:moveTo>
                                  <a:pt x="-38856" y="37764"/>
                                </a:moveTo>
                                <a:lnTo>
                                  <a:pt x="-38739" y="37674"/>
                                </a:lnTo>
                                <a:lnTo>
                                  <a:pt x="-38739" y="37854"/>
                                </a:lnTo>
                                <a:lnTo>
                                  <a:pt x="-38856" y="37764"/>
                                </a:lnTo>
                                <a:close/>
                                <a:moveTo>
                                  <a:pt x="-38786" y="37764"/>
                                </a:moveTo>
                                <a:lnTo>
                                  <a:pt x="-38669" y="37674"/>
                                </a:lnTo>
                                <a:lnTo>
                                  <a:pt x="-38669" y="37854"/>
                                </a:lnTo>
                                <a:lnTo>
                                  <a:pt x="-38786" y="37764"/>
                                </a:lnTo>
                                <a:close/>
                                <a:moveTo>
                                  <a:pt x="-38716" y="37764"/>
                                </a:moveTo>
                                <a:lnTo>
                                  <a:pt x="-38599" y="37674"/>
                                </a:lnTo>
                                <a:lnTo>
                                  <a:pt x="-38599" y="37854"/>
                                </a:lnTo>
                                <a:lnTo>
                                  <a:pt x="-38716" y="37764"/>
                                </a:lnTo>
                                <a:close/>
                                <a:moveTo>
                                  <a:pt x="-38646" y="37764"/>
                                </a:moveTo>
                                <a:lnTo>
                                  <a:pt x="-38529" y="37674"/>
                                </a:lnTo>
                                <a:lnTo>
                                  <a:pt x="-38529" y="37854"/>
                                </a:lnTo>
                                <a:lnTo>
                                  <a:pt x="-38646" y="37764"/>
                                </a:lnTo>
                                <a:close/>
                                <a:moveTo>
                                  <a:pt x="-38576" y="37764"/>
                                </a:moveTo>
                                <a:lnTo>
                                  <a:pt x="-38459" y="37674"/>
                                </a:lnTo>
                                <a:lnTo>
                                  <a:pt x="-38459" y="37854"/>
                                </a:lnTo>
                                <a:lnTo>
                                  <a:pt x="-38576" y="3776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7334">
                            <a:solidFill>
                              <a:srgbClr val="000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75" name="Freeform 1228"/>
                        <wps:cNvSpPr>
                          <a:spLocks/>
                        </wps:cNvSpPr>
                        <wps:spPr bwMode="auto">
                          <a:xfrm>
                            <a:off x="9807" y="3510"/>
                            <a:ext cx="117" cy="180"/>
                          </a:xfrm>
                          <a:custGeom>
                            <a:avLst/>
                            <a:gdLst>
                              <a:gd name="T0" fmla="+- 0 9807 9807"/>
                              <a:gd name="T1" fmla="*/ T0 w 117"/>
                              <a:gd name="T2" fmla="+- 0 3600 3510"/>
                              <a:gd name="T3" fmla="*/ 3600 h 180"/>
                              <a:gd name="T4" fmla="+- 0 9924 9807"/>
                              <a:gd name="T5" fmla="*/ T4 w 117"/>
                              <a:gd name="T6" fmla="+- 0 3510 3510"/>
                              <a:gd name="T7" fmla="*/ 3510 h 180"/>
                              <a:gd name="T8" fmla="+- 0 9924 9807"/>
                              <a:gd name="T9" fmla="*/ T8 w 117"/>
                              <a:gd name="T10" fmla="+- 0 3690 3510"/>
                              <a:gd name="T11" fmla="*/ 3690 h 180"/>
                              <a:gd name="T12" fmla="+- 0 9807 9807"/>
                              <a:gd name="T13" fmla="*/ T12 w 117"/>
                              <a:gd name="T14" fmla="+- 0 3600 3510"/>
                              <a:gd name="T15" fmla="*/ 3600 h 1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17" h="180">
                                <a:moveTo>
                                  <a:pt x="0" y="90"/>
                                </a:moveTo>
                                <a:lnTo>
                                  <a:pt x="117" y="0"/>
                                </a:lnTo>
                                <a:lnTo>
                                  <a:pt x="117" y="180"/>
                                </a:lnTo>
                                <a:lnTo>
                                  <a:pt x="0" y="9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6318">
                            <a:solidFill>
                              <a:srgbClr val="000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76" name="Rectangle 1227"/>
                        <wps:cNvSpPr>
                          <a:spLocks noChangeArrowheads="1"/>
                        </wps:cNvSpPr>
                        <wps:spPr bwMode="auto">
                          <a:xfrm>
                            <a:off x="7745" y="230"/>
                            <a:ext cx="2137" cy="127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77" name="Line 1226"/>
                        <wps:cNvCnPr/>
                        <wps:spPr bwMode="auto">
                          <a:xfrm>
                            <a:off x="7798" y="571"/>
                            <a:ext cx="266" cy="0"/>
                          </a:xfrm>
                          <a:prstGeom prst="line">
                            <a:avLst/>
                          </a:prstGeom>
                          <a:noFill/>
                          <a:ln w="1983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78" name="Freeform 1225"/>
                        <wps:cNvSpPr>
                          <a:spLocks/>
                        </wps:cNvSpPr>
                        <wps:spPr bwMode="auto">
                          <a:xfrm>
                            <a:off x="7851" y="1074"/>
                            <a:ext cx="117" cy="180"/>
                          </a:xfrm>
                          <a:custGeom>
                            <a:avLst/>
                            <a:gdLst>
                              <a:gd name="T0" fmla="+- 0 7851 7851"/>
                              <a:gd name="T1" fmla="*/ T0 w 117"/>
                              <a:gd name="T2" fmla="+- 0 1163 1074"/>
                              <a:gd name="T3" fmla="*/ 1163 h 180"/>
                              <a:gd name="T4" fmla="+- 0 7968 7851"/>
                              <a:gd name="T5" fmla="*/ T4 w 117"/>
                              <a:gd name="T6" fmla="+- 0 1074 1074"/>
                              <a:gd name="T7" fmla="*/ 1074 h 180"/>
                              <a:gd name="T8" fmla="+- 0 7968 7851"/>
                              <a:gd name="T9" fmla="*/ T8 w 117"/>
                              <a:gd name="T10" fmla="+- 0 1254 1074"/>
                              <a:gd name="T11" fmla="*/ 1254 h 180"/>
                              <a:gd name="T12" fmla="+- 0 7851 7851"/>
                              <a:gd name="T13" fmla="*/ T12 w 117"/>
                              <a:gd name="T14" fmla="+- 0 1163 1074"/>
                              <a:gd name="T15" fmla="*/ 1163 h 1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17" h="180">
                                <a:moveTo>
                                  <a:pt x="0" y="89"/>
                                </a:moveTo>
                                <a:lnTo>
                                  <a:pt x="117" y="0"/>
                                </a:lnTo>
                                <a:lnTo>
                                  <a:pt x="117" y="180"/>
                                </a:lnTo>
                                <a:lnTo>
                                  <a:pt x="0" y="89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6317">
                            <a:solidFill>
                              <a:srgbClr val="000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79" name="Rectangle 1224"/>
                        <wps:cNvSpPr>
                          <a:spLocks noChangeArrowheads="1"/>
                        </wps:cNvSpPr>
                        <wps:spPr bwMode="auto">
                          <a:xfrm>
                            <a:off x="7745" y="230"/>
                            <a:ext cx="2137" cy="1273"/>
                          </a:xfrm>
                          <a:prstGeom prst="rect">
                            <a:avLst/>
                          </a:prstGeom>
                          <a:noFill/>
                          <a:ln w="3088">
                            <a:solidFill>
                              <a:srgbClr val="252525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80" name="Text Box 1223"/>
                        <wps:cNvSpPr txBox="1">
                          <a:spLocks noChangeArrowheads="1"/>
                        </wps:cNvSpPr>
                        <wps:spPr bwMode="auto">
                          <a:xfrm>
                            <a:off x="7745" y="231"/>
                            <a:ext cx="2138" cy="6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8354A13" w14:textId="77777777" w:rsidR="00B0570F" w:rsidRDefault="00B0570F">
                              <w:pPr>
                                <w:spacing w:before="6"/>
                                <w:rPr>
                                  <w:sz w:val="15"/>
                                </w:rPr>
                              </w:pPr>
                            </w:p>
                            <w:p w14:paraId="6F679CD5" w14:textId="77777777" w:rsidR="00B0570F" w:rsidRDefault="00B0570F">
                              <w:pPr>
                                <w:ind w:left="345"/>
                                <w:rPr>
                                  <w:rFonts w:ascii="Calibri"/>
                                </w:rPr>
                              </w:pPr>
                              <w:r>
                                <w:rPr>
                                  <w:rFonts w:ascii="Calibri"/>
                                  <w:w w:val="75"/>
                                </w:rPr>
                                <w:t>Proposed Closed Form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81" name="Text Box 1222"/>
                        <wps:cNvSpPr txBox="1">
                          <a:spLocks noChangeArrowheads="1"/>
                        </wps:cNvSpPr>
                        <wps:spPr bwMode="auto">
                          <a:xfrm>
                            <a:off x="7745" y="859"/>
                            <a:ext cx="2138" cy="6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C6F4864" w14:textId="77777777" w:rsidR="00B0570F" w:rsidRDefault="00B0570F">
                              <w:pPr>
                                <w:spacing w:before="172"/>
                                <w:ind w:left="345"/>
                                <w:rPr>
                                  <w:rFonts w:ascii="Calibri"/>
                                </w:rPr>
                              </w:pPr>
                              <w:r>
                                <w:rPr>
                                  <w:rFonts w:ascii="Calibri"/>
                                  <w:w w:val="75"/>
                                </w:rPr>
                                <w:t>Numerical Solution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54337BD" id="Group 1221" o:spid="_x0000_s1144" style="position:absolute;left:0;text-align:left;margin-left:143.4pt;margin-top:11.3pt;width:353.5pt;height:189pt;z-index:251454464;mso-position-horizontal-relative:page;mso-position-vertical-relative:text" coordorigin="2868,226" coordsize="7070,37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">
                <v:shape id="Picture 1257" o:spid="_x0000_s1145" type="#_x0000_t75" style="position:absolute;left:2890;top:228;width:6994;height:37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">
                  <v:imagedata r:id="rId120" o:title=""/>
                </v:shape>
                <v:line id="Line 1256" o:spid="_x0000_s1146" style="position:absolute;visibility:visible;mso-wrap-style:square" from="2892,4002" to="9884,40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" strokecolor="#252525" strokeweight=".09122mm"/>
                <v:line id="Line 1255" o:spid="_x0000_s1147" style="position:absolute;visibility:visible;mso-wrap-style:square" from="2892,231" to="9884,2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" strokecolor="#252525" strokeweight=".09128mm"/>
                <v:line id="Line 1254" o:spid="_x0000_s1148" style="position:absolute;visibility:visible;mso-wrap-style:square" from="2892,3906" to="2892,40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" strokecolor="#252525" strokeweight=".06825mm"/>
                <v:line id="Line 1253" o:spid="_x0000_s1149" style="position:absolute;visibility:visible;mso-wrap-style:square" from="3591,3906" to="3591,40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" strokecolor="#252525" strokeweight=".06822mm"/>
                <v:line id="Line 1252" o:spid="_x0000_s1150" style="position:absolute;visibility:visible;mso-wrap-style:square" from="4290,3906" to="4290,40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" strokecolor="#252525" strokeweight=".06825mm"/>
                <v:line id="Line 1251" o:spid="_x0000_s1151" style="position:absolute;visibility:visible;mso-wrap-style:square" from="4989,3906" to="4989,40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" strokecolor="#252525" strokeweight=".07581mm"/>
                <v:line id="Line 1250" o:spid="_x0000_s1152" style="position:absolute;visibility:visible;mso-wrap-style:square" from="5689,3906" to="5689,40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" strokecolor="#252525" strokeweight=".06825mm"/>
                <v:line id="Line 1249" o:spid="_x0000_s1153" style="position:absolute;visibility:visible;mso-wrap-style:square" from="6388,3906" to="6388,40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" strokecolor="#252525" strokeweight=".06822mm"/>
                <v:shape id="AutoShape 1248" o:spid="_x0000_s1154" style="position:absolute;left:7087;top:3906;width:699;height:96;visibility:visible;mso-wrap-style:square;v-text-anchor:top" coordsize="699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" path="m,l,96m699,r,96e" filled="f" strokecolor="#252525" strokeweight=".06825mm">
                  <v:path arrowok="t" o:connecttype="custom" o:connectlocs="0,3906;0,4002;699,3906;699,4002" o:connectangles="0,0,0,0"/>
                </v:shape>
                <v:line id="Line 1247" o:spid="_x0000_s1155" style="position:absolute;visibility:visible;mso-wrap-style:square" from="8485,3906" to="8485,40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" strokecolor="#252525" strokeweight=".06822mm"/>
                <v:shape id="AutoShape 1246" o:spid="_x0000_s1156" style="position:absolute;left:9184;top:3906;width:699;height:96;visibility:visible;mso-wrap-style:square;v-text-anchor:top" coordsize="699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" path="m,l,96m699,r,96e" filled="f" strokecolor="#252525" strokeweight=".06825mm">
                  <v:path arrowok="t" o:connecttype="custom" o:connectlocs="0,3906;0,4002;699,3906;699,4002" o:connectangles="0,0,0,0"/>
                </v:shape>
                <v:line id="Line 1245" o:spid="_x0000_s1157" style="position:absolute;visibility:visible;mso-wrap-style:square" from="2892,230" to="2892,3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" strokecolor="#252525" strokeweight=".06825mm"/>
                <v:line id="Line 1244" o:spid="_x0000_s1158" style="position:absolute;visibility:visible;mso-wrap-style:square" from="3591,230" to="3591,3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" strokecolor="#252525" strokeweight=".06822mm"/>
                <v:line id="Line 1243" o:spid="_x0000_s1159" style="position:absolute;visibility:visible;mso-wrap-style:square" from="4290,230" to="4290,3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" strokecolor="#252525" strokeweight=".06825mm"/>
                <v:line id="Line 1242" o:spid="_x0000_s1160" style="position:absolute;visibility:visible;mso-wrap-style:square" from="4989,230" to="4989,3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" strokecolor="#252525" strokeweight=".07581mm"/>
                <v:line id="Line 1241" o:spid="_x0000_s1161" style="position:absolute;visibility:visible;mso-wrap-style:square" from="5689,230" to="5689,3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" strokecolor="#252525" strokeweight=".06825mm"/>
                <v:line id="Line 1240" o:spid="_x0000_s1162" style="position:absolute;visibility:visible;mso-wrap-style:square" from="6388,230" to="6388,3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" strokecolor="#252525" strokeweight=".06822mm"/>
                <v:shape id="AutoShape 1239" o:spid="_x0000_s1163" style="position:absolute;left:7087;top:230;width:2796;height:96;visibility:visible;mso-wrap-style:square;v-text-anchor:top" coordsize="2796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" path="m,l,96m2796,r,96e" filled="f" strokecolor="#252525" strokeweight=".06825mm">
                  <v:path arrowok="t" o:connecttype="custom" o:connectlocs="0,230;0,326;2796,230;2796,326" o:connectangles="0,0,0,0"/>
                </v:shape>
                <v:line id="Line 1238" o:spid="_x0000_s1164" style="position:absolute;visibility:visible;mso-wrap-style:square" from="2892,228" to="2892,40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" strokecolor="#252525" strokeweight=".06825mm"/>
                <v:line id="Line 1237" o:spid="_x0000_s1165" style="position:absolute;visibility:visible;mso-wrap-style:square" from="9883,228" to="9883,40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" strokecolor="#252525" strokeweight=".06825mm"/>
                <v:line id="Line 1236" o:spid="_x0000_s1166" style="position:absolute;visibility:visible;mso-wrap-style:square" from="2892,4002" to="2964,40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" strokecolor="#252525" strokeweight=".09122mm"/>
                <v:shape id="AutoShape 1235" o:spid="_x0000_s1167" style="position:absolute;left:2892;top:231;width:72;height:3143;visibility:visible;mso-wrap-style:square;v-text-anchor:top" coordsize="72,31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" path="m,3142r72,m,2514r72,m,1885r72,m,1257r72,m,628r72,m,l72,e" filled="f" strokecolor="#252525" strokeweight=".09128mm">
                  <v:path arrowok="t" o:connecttype="custom" o:connectlocs="0,3373;72,3373;0,2745;72,2745;0,2116;72,2116;0,1488;72,1488;0,859;72,859;0,231;72,231" o:connectangles="0,0,0,0,0,0,0,0,0,0,0,0"/>
                </v:shape>
                <v:line id="Line 1234" o:spid="_x0000_s1168" style="position:absolute;visibility:visible;mso-wrap-style:square" from="9810,4002" to="9882,40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" strokecolor="#252525" strokeweight=".09122mm"/>
                <v:shape id="AutoShape 1233" o:spid="_x0000_s1169" style="position:absolute;left:7745;top:231;width:2138;height:3143;visibility:visible;mso-wrap-style:square;v-text-anchor:top" coordsize="2138,31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" path="m2065,3142r72,m2065,2514r72,m2065,1885r72,m2065,1257r72,m,628r2065,m2065,r72,e" filled="f" strokecolor="#252525" strokeweight=".09128mm">
                  <v:path arrowok="t" o:connecttype="custom" o:connectlocs="2065,3373;2137,3373;2065,2745;2137,2745;2065,2116;2137,2116;2065,1488;2137,1488;0,859;2065,859;2065,231;2137,231" o:connectangles="0,0,0,0,0,0,0,0,0,0,0,0"/>
                </v:shape>
                <v:shape id="AutoShape 1232" o:spid="_x0000_s1170" style="position:absolute;left:27465;top:-99951;width:262381;height:79854;visibility:visible;mso-wrap-style:square;v-text-anchor:top" coordsize="262381,79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" path="m-24503,100734r70,l-24363,102344r419,l-23874,103149r2796,m-21148,103149r210,l-20868,103551r3285,m-17652,103551r69,e" filled="f" strokeweight=".4815mm">
                  <v:path arrowok="t" o:connecttype="custom" o:connectlocs="-24503,783;-24433,783;-24363,2393;-23944,2393;-23874,3198;-21078,3198;-21148,3198;-20938,3198;-20868,3600;-17583,3600;-17652,3600;-17583,3600" o:connectangles="0,0,0,0,0,0,0,0,0,0,0,0"/>
                </v:shape>
                <v:shape id="Picture 1231" o:spid="_x0000_s1171" type="#_x0000_t75" style="position:absolute;left:2868;top:677;width:214;height:2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">
                  <v:imagedata r:id="rId121" o:title=""/>
                </v:shape>
                <v:shape id="Picture 1230" o:spid="_x0000_s1172" type="#_x0000_t75" style="position:absolute;left:3008;top:2286;width:564;height:2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">
                  <v:imagedata r:id="rId122" o:title=""/>
                </v:shape>
                <v:shape id="AutoShape 1229" o:spid="_x0000_s1173" style="position:absolute;left:48313;top:-34164;width:240475;height:16626;visibility:visible;mso-wrap-style:square;v-text-anchor:top" coordsize="240475,166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" path="m-44801,37358r117,-90l-44684,37448r-117,-90xm-44731,37358r117,-90l-44614,37448r-117,-90xm-44661,37358r117,-90l-44544,37448r-117,-90xm-44591,37358r117,-90l-44474,37448r-117,-90xm-44520,37358r116,-90l-44404,37448r-116,-90xm-44450,37358r117,-90l-44333,37448r-117,-90xm-44380,37358r117,-90l-44263,37448r-117,-90xm-44310,37358r117,-90l-44193,37448r-117,-90xm-44240,37358r117,-90l-44123,37448r-117,-90xm-44170,37358r117,-90l-44053,37448r-117,-90xm-44100,37358r117,-90l-43983,37448r-117,-90xm-44030,37358r117,-90l-43913,37448r-117,-90xm-43960,37358r117,-90l-43843,37448r-117,-90xm-43890,37358r117,-90l-43773,37448r-117,-90xm-43820,37358r117,-90l-43703,37448r-117,-90xm-43750,37358r117,-90l-43633,37448r-117,-90xm-43680,37358r117,-90l-43563,37448r-117,-90xm-43610,37358r117,-90l-43493,37448r-117,-90xm-43539,37358r116,-90l-43423,37448r-116,-90xm-43469,37358r117,-90l-43352,37448r-117,-90xm-43399,37358r117,-90l-43282,37448r-117,-90xm-43329,37358r117,-90l-43212,37448r-117,-90xm-43259,37358r117,-90l-43142,37448r-117,-90xm-43189,37358r117,-90l-43072,37448r-117,-90xm-43125,37358r117,-90l-43008,37448r-117,-90xm-43055,37358r117,-90l-42938,37448r-117,-90xm-42984,37358r116,-90l-42868,37448r-116,-90xm-42914,37358r116,-90l-42798,37448r-116,-90xm-42844,37358r116,-90l-42728,37448r-116,-90xm-42774,37358r116,-90l-42658,37448r-116,-90xm-42704,37358r116,-90l-42588,37448r-116,-90xm-42634,37358r117,-90l-42517,37448r-117,-90xm-42564,37358r117,-90l-42447,37448r-117,-90xm-42494,37358r117,-90l-42377,37448r-117,-90xm-42424,37358r117,-90l-42307,37448r-117,-90xm-42354,37358r117,-90l-42237,37448r-117,-90xm-42284,37358r117,-90l-42167,37448r-117,-90xm-42214,37358r117,-90l-42097,37448r-117,-90xm-42144,37358r117,-90l-42027,37448r-117,-90xm-42074,37358r117,-90l-41957,37448r-117,-90xm-42003,37358r116,-90l-41887,37448r-116,-90xm-41933,37358r117,-90l-41816,37448r-117,-90xm-41863,37358r117,-90l-41746,37448r-117,-90xm-41793,37764r117,-90l-41676,37854r-117,-90xm-41723,37764r117,-90l-41606,37854r-117,-90xm-41653,37764r117,-90l-41536,37854r-117,-90xm-41583,37764r117,-90l-41466,37854r-117,-90xm-41513,37764r117,-90l-41396,37854r-117,-90xm-41443,37764r117,-90l-41326,37854r-117,-90xm-41373,37764r117,-90l-41256,37854r-117,-90xm-41303,37764r117,-90l-41186,37854r-117,-90xm-41233,37764r117,-90l-41116,37854r-117,-90xm-41163,37764r117,-90l-41046,37854r-117,-90xm-41093,37764r117,-90l-40976,37854r-117,-90xm-41022,37764r116,-90l-40906,37854r-116,-90xm-40952,37764r117,-90l-40835,37854r-117,-90xm-40882,37764r117,-90l-40765,37854r-117,-90xm-40818,37764r117,-90l-40701,37854r-117,-90xm-40748,37764r117,-90l-40631,37854r-117,-90xm-40678,37764r117,-90l-40561,37854r-117,-90xm-40608,37764r117,-90l-40491,37854r-117,-90xm-40538,37764r117,-90l-40421,37854r-117,-90xm-40467,37764r116,-90l-40351,37854r-116,-90xm-40397,37764r116,-90l-40281,37854r-116,-90xm-40327,37764r116,-90l-40211,37854r-116,-90xm-40257,37764r116,-90l-40141,37854r-116,-90xm-40187,37764r116,-90l-40071,37854r-116,-90xm-40117,37764r116,-90l-40001,37854r-116,-90xm-40047,37764r116,-90l-39931,37854r-116,-90xm-39977,37764r116,-90l-39861,37854r-116,-90xm-39907,37764r117,-90l-39790,37854r-117,-90xm-39837,37764r117,-90l-39720,37854r-117,-90xm-39767,37764r117,-90l-39650,37854r-117,-90xm-39697,37764r117,-90l-39580,37854r-117,-90xm-39627,37764r117,-90l-39510,37854r-117,-90xm-39557,37764r117,-90l-39440,37854r-117,-90xm-39487,37764r117,-90l-39370,37854r-117,-90xm-39416,37764r116,-90l-39300,37854r-116,-90xm-39346,37764r116,-90l-39230,37854r-116,-90xm-39276,37764r116,-90l-39160,37854r-116,-90xm-39206,37764r116,-90l-39090,37854r-116,-90xm-39136,37764r116,-90l-39020,37854r-116,-90xm-39066,37764r116,-90l-38950,37854r-116,-90xm-38996,37764r117,-90l-38879,37854r-117,-90xm-38926,37764r117,-90l-38809,37854r-117,-90xm-38856,37764r117,-90l-38739,37854r-117,-90xm-38786,37764r117,-90l-38669,37854r-117,-90xm-38716,37764r117,-90l-38599,37854r-117,-90xm-38646,37764r117,-90l-38529,37854r-117,-90xm-38576,37764r117,-90l-38459,37854r-117,-90xe" filled="f" strokecolor="blue" strokeweight=".4815mm">
                  <v:path arrowok="t" o:connecttype="custom" o:connectlocs="-44614,3104;-44661,3194;-44404,3104;-44450,3194;-44193,3104;-44240,3194;-43983,3104;-44030,3194;-43773,3104;-43820,3194;-43563,3104;-43610,3194;-43352,3104;-43399,3194;-43142,3104;-43189,3194;-42938,3104;-42984,3194;-42728,3104;-42774,3194;-42517,3104;-42564,3194;-42307,3104;-42354,3194;-42097,3104;-42144,3194;-41887,3104;-41933,3194;-41676,3510;-41723,3600;-41466,3510;-41513,3600;-41256,3510;-41303,3600;-41046,3510;-41093,3600;-40835,3510;-40882,3600;-40631,3510;-40678,3600;-40421,3510;-40467,3600;-40211,3510;-40257,3600;-40001,3510;-40047,3600;-39790,3510;-39837,3600;-39580,3510;-39627,3600;-39370,3510;-39416,3600;-39160,3510;-39206,3600;-38950,3510;-38996,3600;-38739,3510;-38786,3600;-38529,3510;-38576,3600" o:connectangles="0,0,0,0,0,0,0,0,0,0,0,0,0,0,0,0,0,0,0,0,0,0,0,0,0,0,0,0,0,0,0,0,0,0,0,0,0,0,0,0,0,0,0,0,0,0,0,0,0,0,0,0,0,0,0,0,0,0,0,0"/>
                </v:shape>
                <v:shape id="Freeform 1228" o:spid="_x0000_s1174" style="position:absolute;left:9807;top:3510;width:117;height:180;visibility:visible;mso-wrap-style:square;v-text-anchor:top" coordsize="117,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" path="m,90l117,r,180l,90xe" filled="f" strokecolor="blue" strokeweight=".45328mm">
                  <v:path arrowok="t" o:connecttype="custom" o:connectlocs="0,3600;117,3510;117,3690;0,3600" o:connectangles="0,0,0,0"/>
                </v:shape>
                <v:rect id="Rectangle 1227" o:spid="_x0000_s1175" style="position:absolute;left:7745;top:230;width:2137;height:12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" stroked="f"/>
                <v:line id="Line 1226" o:spid="_x0000_s1176" style="position:absolute;visibility:visible;mso-wrap-style:square" from="7798,571" to="8064,5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" strokeweight=".55097mm"/>
                <v:shape id="Freeform 1225" o:spid="_x0000_s1177" style="position:absolute;left:7851;top:1074;width:117;height:180;visibility:visible;mso-wrap-style:square;v-text-anchor:top" coordsize="117,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" path="m,89l117,r,180l,89xe" filled="f" strokecolor="blue" strokeweight=".45325mm">
                  <v:path arrowok="t" o:connecttype="custom" o:connectlocs="0,1163;117,1074;117,1254;0,1163" o:connectangles="0,0,0,0"/>
                </v:shape>
                <v:rect id="Rectangle 1224" o:spid="_x0000_s1178" style="position:absolute;left:7745;top:230;width:2137;height:12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" filled="f" strokecolor="#252525" strokeweight=".08578mm"/>
                <v:shape id="Text Box 1223" o:spid="_x0000_s1179" type="#_x0000_t202" style="position:absolute;left:7745;top:231;width:2138;height:6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" filled="f" stroked="f">
                  <v:textbox inset="0,0,0,0">
                    <w:txbxContent>
                      <w:p w14:paraId="38354A13" w14:textId="77777777" w:rsidR="00B0570F" w:rsidRDefault="00B0570F">
                        <w:pPr>
                          <w:spacing w:before="6"/>
                          <w:rPr>
                            <w:sz w:val="15"/>
                          </w:rPr>
                        </w:pPr>
                      </w:p>
                      <w:p w14:paraId="6F679CD5" w14:textId="77777777" w:rsidR="00B0570F" w:rsidRDefault="00B0570F">
                        <w:pPr>
                          <w:ind w:left="345"/>
                          <w:rPr>
                            <w:rFonts w:ascii="Calibri"/>
                          </w:rPr>
                        </w:pPr>
                        <w:r>
                          <w:rPr>
                            <w:rFonts w:ascii="Calibri"/>
                            <w:w w:val="75"/>
                          </w:rPr>
                          <w:t>Proposed Closed Form</w:t>
                        </w:r>
                      </w:p>
                    </w:txbxContent>
                  </v:textbox>
                </v:shape>
                <v:shape id="Text Box 1222" o:spid="_x0000_s1180" type="#_x0000_t202" style="position:absolute;left:7745;top:859;width:2138;height:6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" filled="f" stroked="f">
                  <v:textbox inset="0,0,0,0">
                    <w:txbxContent>
                      <w:p w14:paraId="7C6F4864" w14:textId="77777777" w:rsidR="00B0570F" w:rsidRDefault="00B0570F">
                        <w:pPr>
                          <w:spacing w:before="172"/>
                          <w:ind w:left="345"/>
                          <w:rPr>
                            <w:rFonts w:ascii="Calibri"/>
                          </w:rPr>
                        </w:pPr>
                        <w:r>
                          <w:rPr>
                            <w:rFonts w:ascii="Calibri"/>
                            <w:w w:val="75"/>
                          </w:rPr>
                          <w:t>Numerical Solution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FA655D">
        <w:rPr>
          <w:rFonts w:ascii="Calibri"/>
          <w:color w:val="252525"/>
          <w:w w:val="85"/>
          <w:sz w:val="21"/>
        </w:rPr>
        <w:t>1200</w:t>
      </w:r>
    </w:p>
    <w:p w14:paraId="283AF68A" w14:textId="77777777" w:rsidR="00ED6B8B" w:rsidRDefault="00ED6B8B" w:rsidP="00F672C4">
      <w:pPr>
        <w:pStyle w:val="BodyText"/>
        <w:spacing w:before="7"/>
        <w:rPr>
          <w:rFonts w:ascii="Calibri"/>
          <w:sz w:val="21"/>
        </w:rPr>
      </w:pPr>
    </w:p>
    <w:p w14:paraId="7910CD64" w14:textId="77777777" w:rsidR="00ED6B8B" w:rsidRDefault="00890932" w:rsidP="00F672C4">
      <w:pPr>
        <w:spacing w:before="108"/>
        <w:ind w:left="844"/>
        <w:rPr>
          <w:rFonts w:ascii="Calibri"/>
          <w:sz w:val="21"/>
        </w:rPr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77696" behindDoc="1" locked="0" layoutInCell="1" allowOverlap="1" wp14:anchorId="5536CF09" wp14:editId="32B16789">
                <wp:simplePos x="0" y="0"/>
                <wp:positionH relativeFrom="page">
                  <wp:posOffset>1473200</wp:posOffset>
                </wp:positionH>
                <wp:positionV relativeFrom="paragraph">
                  <wp:posOffset>-81280</wp:posOffset>
                </wp:positionV>
                <wp:extent cx="133350" cy="2052320"/>
                <wp:effectExtent l="0" t="4445" r="3175" b="635"/>
                <wp:wrapNone/>
                <wp:docPr id="1244" name="Text Box 12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3350" cy="20523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FE7BF65" w14:textId="77777777" w:rsidR="00B0570F" w:rsidRDefault="00B0570F">
                            <w:pPr>
                              <w:spacing w:line="200" w:lineRule="exact"/>
                              <w:ind w:left="20" w:right="-774"/>
                              <w:rPr>
                                <w:rFonts w:ascii="Calibri"/>
                                <w:sz w:val="17"/>
                              </w:rPr>
                            </w:pPr>
                            <w:r>
                              <w:rPr>
                                <w:rFonts w:ascii="Calibri"/>
                                <w:color w:val="252525"/>
                                <w:spacing w:val="-1"/>
                                <w:w w:val="133"/>
                                <w:sz w:val="17"/>
                              </w:rPr>
                              <w:t>Quan</w:t>
                            </w:r>
                            <w:r>
                              <w:rPr>
                                <w:rFonts w:ascii="Calibri"/>
                                <w:color w:val="252525"/>
                                <w:w w:val="133"/>
                                <w:sz w:val="17"/>
                              </w:rPr>
                              <w:t>t</w:t>
                            </w:r>
                            <w:r>
                              <w:rPr>
                                <w:rFonts w:ascii="Calibri"/>
                                <w:color w:val="252525"/>
                                <w:w w:val="132"/>
                                <w:sz w:val="17"/>
                              </w:rPr>
                              <w:t>i</w:t>
                            </w:r>
                            <w:r>
                              <w:rPr>
                                <w:rFonts w:ascii="Calibri"/>
                                <w:color w:val="252525"/>
                                <w:w w:val="133"/>
                                <w:sz w:val="17"/>
                              </w:rPr>
                              <w:t>zed</w:t>
                            </w:r>
                            <w:r>
                              <w:rPr>
                                <w:rFonts w:ascii="Calibri"/>
                                <w:color w:val="252525"/>
                                <w:spacing w:val="12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color w:val="252525"/>
                                <w:w w:val="133"/>
                                <w:sz w:val="17"/>
                              </w:rPr>
                              <w:t>O</w:t>
                            </w:r>
                            <w:r>
                              <w:rPr>
                                <w:rFonts w:ascii="Calibri"/>
                                <w:color w:val="252525"/>
                                <w:spacing w:val="-1"/>
                                <w:w w:val="133"/>
                                <w:sz w:val="17"/>
                              </w:rPr>
                              <w:t>p</w:t>
                            </w:r>
                            <w:r>
                              <w:rPr>
                                <w:rFonts w:ascii="Calibri"/>
                                <w:color w:val="252525"/>
                                <w:w w:val="133"/>
                                <w:sz w:val="17"/>
                              </w:rPr>
                              <w:t>t</w:t>
                            </w:r>
                            <w:r>
                              <w:rPr>
                                <w:rFonts w:ascii="Calibri"/>
                                <w:color w:val="252525"/>
                                <w:w w:val="132"/>
                                <w:sz w:val="17"/>
                              </w:rPr>
                              <w:t>i</w:t>
                            </w:r>
                            <w:r>
                              <w:rPr>
                                <w:rFonts w:ascii="Calibri"/>
                                <w:color w:val="252525"/>
                                <w:spacing w:val="-1"/>
                                <w:w w:val="133"/>
                                <w:sz w:val="17"/>
                              </w:rPr>
                              <w:t>mu</w:t>
                            </w:r>
                            <w:r>
                              <w:rPr>
                                <w:rFonts w:ascii="Calibri"/>
                                <w:color w:val="252525"/>
                                <w:w w:val="133"/>
                                <w:sz w:val="17"/>
                              </w:rPr>
                              <w:t>m</w:t>
                            </w:r>
                            <w:r>
                              <w:rPr>
                                <w:rFonts w:ascii="Calibri"/>
                                <w:color w:val="252525"/>
                                <w:spacing w:val="12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color w:val="252525"/>
                                <w:spacing w:val="-1"/>
                                <w:w w:val="133"/>
                                <w:sz w:val="17"/>
                              </w:rPr>
                              <w:t>F</w:t>
                            </w:r>
                            <w:r>
                              <w:rPr>
                                <w:rFonts w:ascii="Calibri"/>
                                <w:color w:val="252525"/>
                                <w:w w:val="132"/>
                                <w:sz w:val="17"/>
                              </w:rPr>
                              <w:t>r</w:t>
                            </w:r>
                            <w:r>
                              <w:rPr>
                                <w:rFonts w:ascii="Calibri"/>
                                <w:color w:val="252525"/>
                                <w:spacing w:val="-1"/>
                                <w:w w:val="133"/>
                                <w:sz w:val="17"/>
                              </w:rPr>
                              <w:t>am</w:t>
                            </w:r>
                            <w:r>
                              <w:rPr>
                                <w:rFonts w:ascii="Calibri"/>
                                <w:color w:val="252525"/>
                                <w:w w:val="133"/>
                                <w:sz w:val="17"/>
                              </w:rPr>
                              <w:t>e</w:t>
                            </w:r>
                            <w:r>
                              <w:rPr>
                                <w:rFonts w:ascii="Calibri"/>
                                <w:color w:val="252525"/>
                                <w:spacing w:val="12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color w:val="252525"/>
                                <w:spacing w:val="-1"/>
                                <w:w w:val="133"/>
                                <w:sz w:val="17"/>
                              </w:rPr>
                              <w:t>L</w:t>
                            </w:r>
                            <w:r>
                              <w:rPr>
                                <w:rFonts w:ascii="Calibri"/>
                                <w:color w:val="252525"/>
                                <w:w w:val="133"/>
                                <w:sz w:val="17"/>
                              </w:rPr>
                              <w:t>e</w:t>
                            </w:r>
                            <w:r>
                              <w:rPr>
                                <w:rFonts w:ascii="Calibri"/>
                                <w:color w:val="252525"/>
                                <w:spacing w:val="-1"/>
                                <w:w w:val="133"/>
                                <w:sz w:val="17"/>
                              </w:rPr>
                              <w:t>n</w:t>
                            </w:r>
                            <w:r>
                              <w:rPr>
                                <w:rFonts w:ascii="Calibri"/>
                                <w:color w:val="252525"/>
                                <w:w w:val="132"/>
                                <w:sz w:val="17"/>
                              </w:rPr>
                              <w:t>g</w:t>
                            </w:r>
                            <w:r>
                              <w:rPr>
                                <w:rFonts w:ascii="Calibri"/>
                                <w:color w:val="252525"/>
                                <w:w w:val="133"/>
                                <w:sz w:val="17"/>
                              </w:rPr>
                              <w:t>th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536CF09" id="Text Box 1220" o:spid="_x0000_s1181" type="#_x0000_t202" style="position:absolute;left:0;text-align:left;margin-left:116pt;margin-top:-6.4pt;width:10.5pt;height:161.6pt;z-index:-251638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" filled="f" stroked="f">
                <v:textbox style="layout-flow:vertical;mso-layout-flow-alt:bottom-to-top" inset="0,0,0,0">
                  <w:txbxContent>
                    <w:p w14:paraId="2FE7BF65" w14:textId="77777777" w:rsidR="00B0570F" w:rsidRDefault="00B0570F">
                      <w:pPr>
                        <w:spacing w:line="200" w:lineRule="exact"/>
                        <w:ind w:left="20" w:right="-774"/>
                        <w:rPr>
                          <w:rFonts w:ascii="Calibri"/>
                          <w:sz w:val="17"/>
                        </w:rPr>
                      </w:pPr>
                      <w:r>
                        <w:rPr>
                          <w:rFonts w:ascii="Calibri"/>
                          <w:color w:val="252525"/>
                          <w:spacing w:val="-1"/>
                          <w:w w:val="133"/>
                          <w:sz w:val="17"/>
                        </w:rPr>
                        <w:t>Quan</w:t>
                      </w:r>
                      <w:r>
                        <w:rPr>
                          <w:rFonts w:ascii="Calibri"/>
                          <w:color w:val="252525"/>
                          <w:w w:val="133"/>
                          <w:sz w:val="17"/>
                        </w:rPr>
                        <w:t>t</w:t>
                      </w:r>
                      <w:r>
                        <w:rPr>
                          <w:rFonts w:ascii="Calibri"/>
                          <w:color w:val="252525"/>
                          <w:w w:val="132"/>
                          <w:sz w:val="17"/>
                        </w:rPr>
                        <w:t>i</w:t>
                      </w:r>
                      <w:r>
                        <w:rPr>
                          <w:rFonts w:ascii="Calibri"/>
                          <w:color w:val="252525"/>
                          <w:w w:val="133"/>
                          <w:sz w:val="17"/>
                        </w:rPr>
                        <w:t>zed</w:t>
                      </w:r>
                      <w:r>
                        <w:rPr>
                          <w:rFonts w:ascii="Calibri"/>
                          <w:color w:val="252525"/>
                          <w:spacing w:val="12"/>
                          <w:sz w:val="17"/>
                        </w:rPr>
                        <w:t xml:space="preserve"> </w:t>
                      </w:r>
                      <w:r>
                        <w:rPr>
                          <w:rFonts w:ascii="Calibri"/>
                          <w:color w:val="252525"/>
                          <w:w w:val="133"/>
                          <w:sz w:val="17"/>
                        </w:rPr>
                        <w:t>O</w:t>
                      </w:r>
                      <w:r>
                        <w:rPr>
                          <w:rFonts w:ascii="Calibri"/>
                          <w:color w:val="252525"/>
                          <w:spacing w:val="-1"/>
                          <w:w w:val="133"/>
                          <w:sz w:val="17"/>
                        </w:rPr>
                        <w:t>p</w:t>
                      </w:r>
                      <w:r>
                        <w:rPr>
                          <w:rFonts w:ascii="Calibri"/>
                          <w:color w:val="252525"/>
                          <w:w w:val="133"/>
                          <w:sz w:val="17"/>
                        </w:rPr>
                        <w:t>t</w:t>
                      </w:r>
                      <w:r>
                        <w:rPr>
                          <w:rFonts w:ascii="Calibri"/>
                          <w:color w:val="252525"/>
                          <w:w w:val="132"/>
                          <w:sz w:val="17"/>
                        </w:rPr>
                        <w:t>i</w:t>
                      </w:r>
                      <w:r>
                        <w:rPr>
                          <w:rFonts w:ascii="Calibri"/>
                          <w:color w:val="252525"/>
                          <w:spacing w:val="-1"/>
                          <w:w w:val="133"/>
                          <w:sz w:val="17"/>
                        </w:rPr>
                        <w:t>mu</w:t>
                      </w:r>
                      <w:r>
                        <w:rPr>
                          <w:rFonts w:ascii="Calibri"/>
                          <w:color w:val="252525"/>
                          <w:w w:val="133"/>
                          <w:sz w:val="17"/>
                        </w:rPr>
                        <w:t>m</w:t>
                      </w:r>
                      <w:r>
                        <w:rPr>
                          <w:rFonts w:ascii="Calibri"/>
                          <w:color w:val="252525"/>
                          <w:spacing w:val="12"/>
                          <w:sz w:val="17"/>
                        </w:rPr>
                        <w:t xml:space="preserve"> </w:t>
                      </w:r>
                      <w:r>
                        <w:rPr>
                          <w:rFonts w:ascii="Calibri"/>
                          <w:color w:val="252525"/>
                          <w:spacing w:val="-1"/>
                          <w:w w:val="133"/>
                          <w:sz w:val="17"/>
                        </w:rPr>
                        <w:t>F</w:t>
                      </w:r>
                      <w:r>
                        <w:rPr>
                          <w:rFonts w:ascii="Calibri"/>
                          <w:color w:val="252525"/>
                          <w:w w:val="132"/>
                          <w:sz w:val="17"/>
                        </w:rPr>
                        <w:t>r</w:t>
                      </w:r>
                      <w:r>
                        <w:rPr>
                          <w:rFonts w:ascii="Calibri"/>
                          <w:color w:val="252525"/>
                          <w:spacing w:val="-1"/>
                          <w:w w:val="133"/>
                          <w:sz w:val="17"/>
                        </w:rPr>
                        <w:t>am</w:t>
                      </w:r>
                      <w:r>
                        <w:rPr>
                          <w:rFonts w:ascii="Calibri"/>
                          <w:color w:val="252525"/>
                          <w:w w:val="133"/>
                          <w:sz w:val="17"/>
                        </w:rPr>
                        <w:t>e</w:t>
                      </w:r>
                      <w:r>
                        <w:rPr>
                          <w:rFonts w:ascii="Calibri"/>
                          <w:color w:val="252525"/>
                          <w:spacing w:val="12"/>
                          <w:sz w:val="17"/>
                        </w:rPr>
                        <w:t xml:space="preserve"> </w:t>
                      </w:r>
                      <w:r>
                        <w:rPr>
                          <w:rFonts w:ascii="Calibri"/>
                          <w:color w:val="252525"/>
                          <w:spacing w:val="-1"/>
                          <w:w w:val="133"/>
                          <w:sz w:val="17"/>
                        </w:rPr>
                        <w:t>L</w:t>
                      </w:r>
                      <w:r>
                        <w:rPr>
                          <w:rFonts w:ascii="Calibri"/>
                          <w:color w:val="252525"/>
                          <w:w w:val="133"/>
                          <w:sz w:val="17"/>
                        </w:rPr>
                        <w:t>e</w:t>
                      </w:r>
                      <w:r>
                        <w:rPr>
                          <w:rFonts w:ascii="Calibri"/>
                          <w:color w:val="252525"/>
                          <w:spacing w:val="-1"/>
                          <w:w w:val="133"/>
                          <w:sz w:val="17"/>
                        </w:rPr>
                        <w:t>n</w:t>
                      </w:r>
                      <w:r>
                        <w:rPr>
                          <w:rFonts w:ascii="Calibri"/>
                          <w:color w:val="252525"/>
                          <w:w w:val="132"/>
                          <w:sz w:val="17"/>
                        </w:rPr>
                        <w:t>g</w:t>
                      </w:r>
                      <w:r>
                        <w:rPr>
                          <w:rFonts w:ascii="Calibri"/>
                          <w:color w:val="252525"/>
                          <w:w w:val="133"/>
                          <w:sz w:val="17"/>
                        </w:rPr>
                        <w:t>th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FA655D">
        <w:rPr>
          <w:rFonts w:ascii="Calibri"/>
          <w:color w:val="252525"/>
          <w:w w:val="85"/>
          <w:sz w:val="21"/>
        </w:rPr>
        <w:t>1000</w:t>
      </w:r>
    </w:p>
    <w:p w14:paraId="14A47D8D" w14:textId="77777777" w:rsidR="00ED6B8B" w:rsidRDefault="00ED6B8B" w:rsidP="00F672C4">
      <w:pPr>
        <w:pStyle w:val="BodyText"/>
        <w:spacing w:before="6"/>
        <w:rPr>
          <w:rFonts w:ascii="Calibri"/>
          <w:sz w:val="21"/>
        </w:rPr>
      </w:pPr>
    </w:p>
    <w:p w14:paraId="05714665" w14:textId="77777777" w:rsidR="00ED6B8B" w:rsidRDefault="00FA655D" w:rsidP="00F672C4">
      <w:pPr>
        <w:spacing w:before="109"/>
        <w:ind w:left="920"/>
        <w:rPr>
          <w:rFonts w:ascii="Calibri"/>
          <w:sz w:val="21"/>
        </w:rPr>
      </w:pPr>
      <w:r>
        <w:rPr>
          <w:rFonts w:ascii="Calibri"/>
          <w:color w:val="252525"/>
          <w:w w:val="85"/>
          <w:sz w:val="21"/>
        </w:rPr>
        <w:t>800</w:t>
      </w:r>
    </w:p>
    <w:p w14:paraId="65A63EB2" w14:textId="77777777" w:rsidR="00ED6B8B" w:rsidRDefault="00ED6B8B" w:rsidP="00F672C4">
      <w:pPr>
        <w:pStyle w:val="BodyText"/>
        <w:spacing w:before="7"/>
        <w:rPr>
          <w:rFonts w:ascii="Calibri"/>
          <w:sz w:val="21"/>
        </w:rPr>
      </w:pPr>
    </w:p>
    <w:p w14:paraId="35C020BC" w14:textId="77777777" w:rsidR="00ED6B8B" w:rsidRDefault="00FA655D" w:rsidP="00F672C4">
      <w:pPr>
        <w:spacing w:before="109"/>
        <w:ind w:left="920"/>
        <w:rPr>
          <w:rFonts w:ascii="Calibri"/>
          <w:sz w:val="21"/>
        </w:rPr>
      </w:pPr>
      <w:r>
        <w:rPr>
          <w:rFonts w:ascii="Calibri"/>
          <w:color w:val="252525"/>
          <w:w w:val="85"/>
          <w:sz w:val="21"/>
        </w:rPr>
        <w:t>600</w:t>
      </w:r>
    </w:p>
    <w:p w14:paraId="26B49F9E" w14:textId="77777777" w:rsidR="00ED6B8B" w:rsidRDefault="00ED6B8B" w:rsidP="00F672C4">
      <w:pPr>
        <w:pStyle w:val="BodyText"/>
        <w:spacing w:before="6"/>
        <w:rPr>
          <w:rFonts w:ascii="Calibri"/>
          <w:sz w:val="21"/>
        </w:rPr>
      </w:pPr>
    </w:p>
    <w:p w14:paraId="7A5C49A3" w14:textId="77777777" w:rsidR="00ED6B8B" w:rsidRDefault="00FA655D" w:rsidP="00F672C4">
      <w:pPr>
        <w:spacing w:before="109"/>
        <w:ind w:left="920"/>
        <w:rPr>
          <w:rFonts w:ascii="Calibri"/>
          <w:sz w:val="21"/>
        </w:rPr>
      </w:pPr>
      <w:r>
        <w:rPr>
          <w:rFonts w:ascii="Calibri"/>
          <w:color w:val="252525"/>
          <w:w w:val="85"/>
          <w:sz w:val="21"/>
        </w:rPr>
        <w:t>400</w:t>
      </w:r>
    </w:p>
    <w:p w14:paraId="4181D8DE" w14:textId="77777777" w:rsidR="00ED6B8B" w:rsidRDefault="00ED6B8B" w:rsidP="00F672C4">
      <w:pPr>
        <w:pStyle w:val="BodyText"/>
        <w:spacing w:before="7"/>
        <w:rPr>
          <w:rFonts w:ascii="Calibri"/>
          <w:sz w:val="21"/>
        </w:rPr>
      </w:pPr>
    </w:p>
    <w:p w14:paraId="2D6990CB" w14:textId="77777777" w:rsidR="00ED6B8B" w:rsidRDefault="00FA655D" w:rsidP="00F672C4">
      <w:pPr>
        <w:spacing w:before="109"/>
        <w:ind w:left="920"/>
        <w:rPr>
          <w:rFonts w:ascii="Calibri"/>
          <w:sz w:val="21"/>
        </w:rPr>
      </w:pPr>
      <w:r>
        <w:rPr>
          <w:rFonts w:ascii="Calibri"/>
          <w:color w:val="252525"/>
          <w:w w:val="85"/>
          <w:sz w:val="21"/>
        </w:rPr>
        <w:t>200</w:t>
      </w:r>
    </w:p>
    <w:p w14:paraId="45E494E9" w14:textId="77777777" w:rsidR="00ED6B8B" w:rsidRDefault="00ED6B8B" w:rsidP="00F672C4">
      <w:pPr>
        <w:pStyle w:val="BodyText"/>
        <w:spacing w:before="7"/>
        <w:rPr>
          <w:rFonts w:ascii="Calibri"/>
          <w:sz w:val="21"/>
        </w:rPr>
      </w:pPr>
    </w:p>
    <w:p w14:paraId="6D318E53" w14:textId="77777777" w:rsidR="00ED6B8B" w:rsidRDefault="00FA655D" w:rsidP="00F672C4">
      <w:pPr>
        <w:spacing w:before="108" w:line="214" w:lineRule="exact"/>
        <w:ind w:left="1083"/>
        <w:rPr>
          <w:rFonts w:ascii="Calibri"/>
          <w:sz w:val="21"/>
        </w:rPr>
      </w:pPr>
      <w:r>
        <w:rPr>
          <w:rFonts w:ascii="Calibri"/>
          <w:color w:val="252525"/>
          <w:w w:val="75"/>
          <w:sz w:val="21"/>
        </w:rPr>
        <w:t>0</w:t>
      </w:r>
    </w:p>
    <w:p w14:paraId="212E04A2" w14:textId="77777777" w:rsidR="00ED6B8B" w:rsidRDefault="00FA655D">
      <w:pPr>
        <w:tabs>
          <w:tab w:val="left" w:pos="637"/>
          <w:tab w:val="left" w:pos="1336"/>
          <w:tab w:val="left" w:pos="2035"/>
          <w:tab w:val="left" w:pos="2734"/>
          <w:tab w:val="left" w:pos="3433"/>
          <w:tab w:val="left" w:pos="4132"/>
          <w:tab w:val="left" w:pos="4831"/>
          <w:tab w:val="left" w:pos="5530"/>
          <w:tab w:val="left" w:pos="6229"/>
          <w:tab w:val="left" w:pos="6990"/>
        </w:tabs>
        <w:spacing w:line="198" w:lineRule="exact"/>
        <w:ind w:right="811"/>
        <w:rPr>
          <w:rFonts w:ascii="Calibri"/>
          <w:sz w:val="21"/>
        </w:rPr>
        <w:pPrChange w:id="434" w:author="Raghda Wahdan" w:date="2017-11-06T13:08:00Z">
          <w:pPr>
            <w:tabs>
              <w:tab w:val="left" w:pos="637"/>
              <w:tab w:val="left" w:pos="1336"/>
              <w:tab w:val="left" w:pos="2035"/>
              <w:tab w:val="left" w:pos="2734"/>
              <w:tab w:val="left" w:pos="3433"/>
              <w:tab w:val="left" w:pos="4132"/>
              <w:tab w:val="left" w:pos="4831"/>
              <w:tab w:val="left" w:pos="5530"/>
              <w:tab w:val="left" w:pos="6229"/>
              <w:tab w:val="left" w:pos="6990"/>
            </w:tabs>
            <w:spacing w:line="198" w:lineRule="exact"/>
            <w:ind w:right="811"/>
            <w:jc w:val="center"/>
          </w:pPr>
        </w:pPrChange>
      </w:pPr>
      <w:r>
        <w:rPr>
          <w:rFonts w:ascii="Calibri"/>
          <w:color w:val="252525"/>
          <w:w w:val="85"/>
          <w:sz w:val="21"/>
        </w:rPr>
        <w:t>0</w:t>
      </w:r>
      <w:r>
        <w:rPr>
          <w:rFonts w:ascii="Calibri"/>
          <w:color w:val="252525"/>
          <w:w w:val="85"/>
          <w:sz w:val="21"/>
        </w:rPr>
        <w:tab/>
        <w:t>0.1</w:t>
      </w:r>
      <w:r>
        <w:rPr>
          <w:rFonts w:ascii="Calibri"/>
          <w:color w:val="252525"/>
          <w:w w:val="85"/>
          <w:sz w:val="21"/>
        </w:rPr>
        <w:tab/>
        <w:t>0.2</w:t>
      </w:r>
      <w:r>
        <w:rPr>
          <w:rFonts w:ascii="Calibri"/>
          <w:color w:val="252525"/>
          <w:w w:val="85"/>
          <w:sz w:val="21"/>
        </w:rPr>
        <w:tab/>
        <w:t>0.3</w:t>
      </w:r>
      <w:r>
        <w:rPr>
          <w:rFonts w:ascii="Calibri"/>
          <w:color w:val="252525"/>
          <w:w w:val="85"/>
          <w:sz w:val="21"/>
        </w:rPr>
        <w:tab/>
        <w:t>0.4</w:t>
      </w:r>
      <w:r>
        <w:rPr>
          <w:rFonts w:ascii="Calibri"/>
          <w:color w:val="252525"/>
          <w:w w:val="85"/>
          <w:sz w:val="21"/>
        </w:rPr>
        <w:tab/>
        <w:t>0.5</w:t>
      </w:r>
      <w:r>
        <w:rPr>
          <w:rFonts w:ascii="Calibri"/>
          <w:color w:val="252525"/>
          <w:w w:val="85"/>
          <w:sz w:val="21"/>
        </w:rPr>
        <w:tab/>
        <w:t>0.6</w:t>
      </w:r>
      <w:r>
        <w:rPr>
          <w:rFonts w:ascii="Calibri"/>
          <w:color w:val="252525"/>
          <w:w w:val="85"/>
          <w:sz w:val="21"/>
        </w:rPr>
        <w:tab/>
        <w:t>0.7</w:t>
      </w:r>
      <w:r>
        <w:rPr>
          <w:rFonts w:ascii="Calibri"/>
          <w:color w:val="252525"/>
          <w:w w:val="85"/>
          <w:sz w:val="21"/>
        </w:rPr>
        <w:tab/>
        <w:t>0.8</w:t>
      </w:r>
      <w:r>
        <w:rPr>
          <w:rFonts w:ascii="Calibri"/>
          <w:color w:val="252525"/>
          <w:w w:val="85"/>
          <w:sz w:val="21"/>
        </w:rPr>
        <w:tab/>
        <w:t>0.9</w:t>
      </w:r>
      <w:r>
        <w:rPr>
          <w:rFonts w:ascii="Calibri"/>
          <w:color w:val="252525"/>
          <w:w w:val="85"/>
          <w:sz w:val="21"/>
        </w:rPr>
        <w:tab/>
        <w:t>1</w:t>
      </w:r>
    </w:p>
    <w:p w14:paraId="7D7485B4" w14:textId="77777777" w:rsidR="00ED6B8B" w:rsidRDefault="00FA655D">
      <w:pPr>
        <w:spacing w:line="352" w:lineRule="exact"/>
        <w:ind w:right="805"/>
        <w:rPr>
          <w:rFonts w:ascii="High Tower Text"/>
          <w:sz w:val="18"/>
        </w:rPr>
        <w:pPrChange w:id="435" w:author="Raghda Wahdan" w:date="2017-11-06T13:08:00Z">
          <w:pPr>
            <w:spacing w:line="352" w:lineRule="exact"/>
            <w:ind w:right="805"/>
            <w:jc w:val="center"/>
          </w:pPr>
        </w:pPrChange>
      </w:pPr>
      <w:r>
        <w:rPr>
          <w:rFonts w:ascii="Calibri"/>
          <w:color w:val="252525"/>
          <w:w w:val="85"/>
        </w:rPr>
        <w:t>C</w:t>
      </w:r>
      <w:r>
        <w:rPr>
          <w:rFonts w:ascii="High Tower Text"/>
          <w:color w:val="252525"/>
          <w:w w:val="85"/>
          <w:position w:val="-10"/>
          <w:sz w:val="18"/>
        </w:rPr>
        <w:t>t</w:t>
      </w:r>
    </w:p>
    <w:p w14:paraId="7A3A35D6" w14:textId="77777777" w:rsidR="00ED6B8B" w:rsidRDefault="00FA655D" w:rsidP="00F672C4">
      <w:pPr>
        <w:pStyle w:val="ListParagraph"/>
        <w:numPr>
          <w:ilvl w:val="0"/>
          <w:numId w:val="1"/>
        </w:numPr>
        <w:tabs>
          <w:tab w:val="left" w:pos="3542"/>
        </w:tabs>
        <w:spacing w:before="24"/>
        <w:ind w:left="3541" w:hanging="332"/>
        <w:jc w:val="left"/>
        <w:rPr>
          <w:rFonts w:ascii="Century"/>
          <w:sz w:val="20"/>
        </w:rPr>
      </w:pPr>
      <w:r>
        <w:rPr>
          <w:rFonts w:ascii="Century"/>
          <w:w w:val="95"/>
          <w:sz w:val="20"/>
        </w:rPr>
        <w:t xml:space="preserve">Quantized </w:t>
      </w:r>
      <w:r>
        <w:rPr>
          <w:rFonts w:ascii="Century"/>
          <w:spacing w:val="-4"/>
          <w:w w:val="95"/>
          <w:sz w:val="20"/>
        </w:rPr>
        <w:t>Frame</w:t>
      </w:r>
      <w:r>
        <w:rPr>
          <w:rFonts w:ascii="Century"/>
          <w:spacing w:val="-41"/>
          <w:w w:val="95"/>
          <w:sz w:val="20"/>
        </w:rPr>
        <w:t xml:space="preserve"> </w:t>
      </w:r>
      <w:r>
        <w:rPr>
          <w:rFonts w:ascii="Century"/>
          <w:w w:val="95"/>
          <w:sz w:val="20"/>
        </w:rPr>
        <w:t>Length</w:t>
      </w:r>
    </w:p>
    <w:p w14:paraId="26303EDE" w14:textId="77777777" w:rsidR="00ED6B8B" w:rsidRDefault="00FA655D">
      <w:pPr>
        <w:pStyle w:val="BodyText"/>
        <w:spacing w:before="270" w:line="151" w:lineRule="auto"/>
        <w:ind w:left="479" w:right="1725"/>
        <w:pPrChange w:id="436" w:author="Raghda Wahdan" w:date="2017-11-06T13:08:00Z">
          <w:pPr>
            <w:pStyle w:val="BodyText"/>
            <w:spacing w:before="270" w:line="151" w:lineRule="auto"/>
            <w:ind w:left="479" w:right="1725"/>
            <w:jc w:val="both"/>
          </w:pPr>
        </w:pPrChange>
      </w:pPr>
      <w:r>
        <w:t xml:space="preserve">Figure 5.3: Optimum frame length </w:t>
      </w:r>
      <w:r>
        <w:rPr>
          <w:rFonts w:ascii="Bookman Old Style"/>
          <w:i/>
        </w:rPr>
        <w:t>L</w:t>
      </w:r>
      <w:r>
        <w:rPr>
          <w:rFonts w:ascii="Arial"/>
          <w:i/>
          <w:position w:val="-3"/>
          <w:sz w:val="16"/>
        </w:rPr>
        <w:t xml:space="preserve">T A </w:t>
      </w:r>
      <w:r>
        <w:t>as a function of the slot duration constant</w:t>
      </w:r>
      <w:r>
        <w:rPr>
          <w:spacing w:val="-19"/>
        </w:rPr>
        <w:t xml:space="preserve"> </w:t>
      </w:r>
      <w:r>
        <w:rPr>
          <w:rFonts w:ascii="Bookman Old Style"/>
          <w:i/>
        </w:rPr>
        <w:t>C</w:t>
      </w:r>
      <w:r>
        <w:rPr>
          <w:rFonts w:ascii="Arial"/>
          <w:i/>
          <w:position w:val="-3"/>
          <w:sz w:val="16"/>
        </w:rPr>
        <w:t>t</w:t>
      </w:r>
      <w:r>
        <w:rPr>
          <w:rFonts w:ascii="Arial"/>
          <w:i/>
          <w:spacing w:val="2"/>
          <w:position w:val="-3"/>
          <w:sz w:val="16"/>
        </w:rPr>
        <w:t xml:space="preserve"> </w:t>
      </w:r>
      <w:r>
        <w:t>(</w:t>
      </w:r>
      <w:r>
        <w:rPr>
          <w:rFonts w:ascii="Bookman Old Style"/>
          <w:i/>
        </w:rPr>
        <w:t>n</w:t>
      </w:r>
      <w:r>
        <w:rPr>
          <w:rFonts w:ascii="Bookman Old Style"/>
          <w:i/>
          <w:spacing w:val="-31"/>
        </w:rPr>
        <w:t xml:space="preserve"> </w:t>
      </w:r>
      <w:r>
        <w:rPr>
          <w:rFonts w:ascii="Arial Unicode MS"/>
        </w:rPr>
        <w:t>=</w:t>
      </w:r>
      <w:r>
        <w:rPr>
          <w:rFonts w:ascii="Arial Unicode MS"/>
          <w:spacing w:val="-26"/>
        </w:rPr>
        <w:t xml:space="preserve"> </w:t>
      </w:r>
      <w:r>
        <w:rPr>
          <w:rFonts w:ascii="Arial Unicode MS"/>
        </w:rPr>
        <w:t>100</w:t>
      </w:r>
      <w:r>
        <w:rPr>
          <w:rFonts w:ascii="Arial Unicode MS"/>
          <w:spacing w:val="-26"/>
        </w:rPr>
        <w:t xml:space="preserve"> </w:t>
      </w:r>
      <w:r>
        <w:t>tags).</w:t>
      </w:r>
      <w:r>
        <w:rPr>
          <w:spacing w:val="2"/>
        </w:rPr>
        <w:t xml:space="preserve"> </w:t>
      </w:r>
      <w:r>
        <w:t>The</w:t>
      </w:r>
      <w:r>
        <w:rPr>
          <w:spacing w:val="-19"/>
        </w:rPr>
        <w:t xml:space="preserve"> </w:t>
      </w:r>
      <w:r>
        <w:t>conventional</w:t>
      </w:r>
      <w:r>
        <w:rPr>
          <w:spacing w:val="-19"/>
        </w:rPr>
        <w:t xml:space="preserve"> </w:t>
      </w:r>
      <w:r>
        <w:t>case</w:t>
      </w:r>
      <w:r>
        <w:rPr>
          <w:spacing w:val="-19"/>
        </w:rPr>
        <w:t xml:space="preserve"> </w:t>
      </w:r>
      <w:r>
        <w:t>with</w:t>
      </w:r>
      <w:r>
        <w:rPr>
          <w:spacing w:val="-19"/>
        </w:rPr>
        <w:t xml:space="preserve"> </w:t>
      </w:r>
      <w:r>
        <w:t>identical</w:t>
      </w:r>
      <w:r>
        <w:rPr>
          <w:spacing w:val="-19"/>
        </w:rPr>
        <w:t xml:space="preserve"> </w:t>
      </w:r>
      <w:r>
        <w:t>slot</w:t>
      </w:r>
      <w:r>
        <w:rPr>
          <w:spacing w:val="-19"/>
        </w:rPr>
        <w:t xml:space="preserve"> </w:t>
      </w:r>
      <w:r>
        <w:t xml:space="preserve">durations corresponds to </w:t>
      </w:r>
      <w:r>
        <w:rPr>
          <w:rFonts w:ascii="Bookman Old Style"/>
          <w:i/>
        </w:rPr>
        <w:t>C</w:t>
      </w:r>
      <w:r>
        <w:rPr>
          <w:rFonts w:ascii="Arial"/>
          <w:i/>
          <w:position w:val="-3"/>
          <w:sz w:val="16"/>
        </w:rPr>
        <w:t xml:space="preserve">t </w:t>
      </w:r>
      <w:r>
        <w:rPr>
          <w:rFonts w:ascii="Arial Unicode MS"/>
        </w:rPr>
        <w:t>=</w:t>
      </w:r>
      <w:r>
        <w:rPr>
          <w:rFonts w:ascii="Arial Unicode MS"/>
          <w:spacing w:val="-1"/>
        </w:rPr>
        <w:t xml:space="preserve"> </w:t>
      </w:r>
      <w:r>
        <w:rPr>
          <w:rFonts w:ascii="Arial Unicode MS"/>
        </w:rPr>
        <w:t>1</w:t>
      </w:r>
      <w:r>
        <w:t>.</w:t>
      </w:r>
    </w:p>
    <w:p w14:paraId="23E88252" w14:textId="77777777" w:rsidR="00ED6B8B" w:rsidRDefault="00ED6B8B">
      <w:pPr>
        <w:spacing w:line="151" w:lineRule="auto"/>
        <w:sectPr w:rsidR="00ED6B8B">
          <w:pgSz w:w="11910" w:h="16840"/>
          <w:pgMar w:top="1920" w:right="0" w:bottom="280" w:left="1680" w:header="1603" w:footer="0" w:gutter="0"/>
          <w:cols w:space="720"/>
        </w:sectPr>
        <w:pPrChange w:id="437" w:author="Raghda Wahdan" w:date="2017-11-06T13:08:00Z">
          <w:pPr>
            <w:spacing w:line="151" w:lineRule="auto"/>
            <w:jc w:val="both"/>
          </w:pPr>
        </w:pPrChange>
      </w:pPr>
    </w:p>
    <w:p w14:paraId="29DC5C0E" w14:textId="77777777" w:rsidR="00ED6B8B" w:rsidRDefault="00ED6B8B" w:rsidP="00F672C4">
      <w:pPr>
        <w:pStyle w:val="BodyText"/>
        <w:spacing w:before="5"/>
        <w:rPr>
          <w:sz w:val="17"/>
        </w:rPr>
      </w:pPr>
    </w:p>
    <w:p w14:paraId="05C45DE1" w14:textId="77777777" w:rsidR="00ED6B8B" w:rsidRDefault="00FA655D">
      <w:pPr>
        <w:pStyle w:val="BodyText"/>
        <w:spacing w:before="118" w:line="266" w:lineRule="auto"/>
        <w:ind w:left="107" w:right="477"/>
        <w:pPrChange w:id="438" w:author="Raghda Wahdan" w:date="2017-11-06T13:08:00Z">
          <w:pPr>
            <w:pStyle w:val="BodyText"/>
            <w:spacing w:before="118" w:line="266" w:lineRule="auto"/>
            <w:ind w:left="107" w:right="477"/>
            <w:jc w:val="both"/>
          </w:pPr>
        </w:pPrChange>
      </w:pPr>
      <w:r>
        <w:t xml:space="preserve">In time </w:t>
      </w:r>
      <w:r>
        <w:rPr>
          <w:spacing w:val="-4"/>
        </w:rPr>
        <w:t xml:space="preserve">aware </w:t>
      </w:r>
      <w:r>
        <w:t xml:space="preserve">systems, the slots durations are </w:t>
      </w:r>
      <w:r>
        <w:rPr>
          <w:spacing w:val="-3"/>
        </w:rPr>
        <w:t xml:space="preserve">variable. </w:t>
      </w:r>
      <w:r>
        <w:t>Therefore, the total identification</w:t>
      </w:r>
      <w:r>
        <w:rPr>
          <w:spacing w:val="-15"/>
        </w:rPr>
        <w:t xml:space="preserve"> </w:t>
      </w:r>
      <w:r>
        <w:t>time</w:t>
      </w:r>
      <w:r>
        <w:rPr>
          <w:spacing w:val="-15"/>
        </w:rPr>
        <w:t xml:space="preserve"> </w:t>
      </w:r>
      <w:r>
        <w:t>can</w:t>
      </w:r>
      <w:r>
        <w:rPr>
          <w:spacing w:val="-15"/>
        </w:rPr>
        <w:t xml:space="preserve"> </w:t>
      </w:r>
      <w:r>
        <w:t>only</w:t>
      </w:r>
      <w:r>
        <w:rPr>
          <w:spacing w:val="-15"/>
        </w:rPr>
        <w:t xml:space="preserve"> </w:t>
      </w:r>
      <w:r>
        <w:rPr>
          <w:spacing w:val="3"/>
        </w:rPr>
        <w:t>be</w:t>
      </w:r>
      <w:r>
        <w:rPr>
          <w:spacing w:val="-15"/>
        </w:rPr>
        <w:t xml:space="preserve"> </w:t>
      </w:r>
      <w:r>
        <w:t>calculated</w:t>
      </w:r>
      <w:r>
        <w:rPr>
          <w:spacing w:val="-15"/>
        </w:rPr>
        <w:t xml:space="preserve"> </w:t>
      </w:r>
      <w:r>
        <w:t>as</w:t>
      </w:r>
      <w:r>
        <w:rPr>
          <w:spacing w:val="-15"/>
        </w:rPr>
        <w:t xml:space="preserve"> </w:t>
      </w:r>
      <w:r>
        <w:t>time</w:t>
      </w:r>
      <w:r>
        <w:rPr>
          <w:spacing w:val="-15"/>
        </w:rPr>
        <w:t xml:space="preserve"> </w:t>
      </w:r>
      <w:r>
        <w:t>in</w:t>
      </w:r>
      <w:r>
        <w:rPr>
          <w:spacing w:val="-15"/>
        </w:rPr>
        <w:t xml:space="preserve"> </w:t>
      </w:r>
      <w:r>
        <w:t>seconds.</w:t>
      </w:r>
      <w:r>
        <w:rPr>
          <w:spacing w:val="6"/>
        </w:rPr>
        <w:t xml:space="preserve"> </w:t>
      </w:r>
      <w:r>
        <w:t>Afterwards,</w:t>
      </w:r>
      <w:r>
        <w:rPr>
          <w:spacing w:val="-14"/>
        </w:rPr>
        <w:t xml:space="preserve"> </w:t>
      </w:r>
      <w:r>
        <w:t xml:space="preserve">the </w:t>
      </w:r>
      <w:r>
        <w:rPr>
          <w:w w:val="95"/>
        </w:rPr>
        <w:t>percentage of mean reading time reduction is calculated as</w:t>
      </w:r>
      <w:r>
        <w:rPr>
          <w:spacing w:val="48"/>
          <w:w w:val="95"/>
        </w:rPr>
        <w:t xml:space="preserve"> </w:t>
      </w:r>
      <w:r>
        <w:rPr>
          <w:w w:val="95"/>
        </w:rPr>
        <w:t>follows:</w:t>
      </w:r>
    </w:p>
    <w:p w14:paraId="59523D94" w14:textId="77777777" w:rsidR="00ED6B8B" w:rsidRDefault="00890932" w:rsidP="00F672C4">
      <w:pPr>
        <w:tabs>
          <w:tab w:val="left" w:pos="3305"/>
          <w:tab w:val="left" w:pos="5481"/>
          <w:tab w:val="left" w:pos="7527"/>
        </w:tabs>
        <w:spacing w:before="196" w:line="481" w:lineRule="exact"/>
        <w:ind w:left="2400"/>
        <w:rPr>
          <w:sz w:val="24"/>
        </w:rPr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79744" behindDoc="1" locked="0" layoutInCell="1" allowOverlap="1" wp14:anchorId="5ADDAF63" wp14:editId="059E40C9">
                <wp:simplePos x="0" y="0"/>
                <wp:positionH relativeFrom="page">
                  <wp:posOffset>3127375</wp:posOffset>
                </wp:positionH>
                <wp:positionV relativeFrom="paragraph">
                  <wp:posOffset>351790</wp:posOffset>
                </wp:positionV>
                <wp:extent cx="1081405" cy="0"/>
                <wp:effectExtent l="12700" t="8890" r="10795" b="10160"/>
                <wp:wrapNone/>
                <wp:docPr id="1243" name="Line 12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081405" cy="0"/>
                        </a:xfrm>
                        <a:prstGeom prst="line">
                          <a:avLst/>
                        </a:pr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F3FE950" id="Line 1219" o:spid="_x0000_s1026" style="position:absolute;z-index:-251636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46.25pt,27.7pt" to="331.4pt,27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" strokeweight=".14042mm">
                <w10:wrap anchorx="page"/>
              </v:line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81792" behindDoc="1" locked="0" layoutInCell="1" allowOverlap="1" wp14:anchorId="23280E00" wp14:editId="52ADEB91">
                <wp:simplePos x="0" y="0"/>
                <wp:positionH relativeFrom="page">
                  <wp:posOffset>3012440</wp:posOffset>
                </wp:positionH>
                <wp:positionV relativeFrom="paragraph">
                  <wp:posOffset>69215</wp:posOffset>
                </wp:positionV>
                <wp:extent cx="1464310" cy="472440"/>
                <wp:effectExtent l="2540" t="2540" r="0" b="1270"/>
                <wp:wrapNone/>
                <wp:docPr id="1242" name="Text Box 12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64310" cy="472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0166850" w14:textId="77777777" w:rsidR="00B0570F" w:rsidRDefault="00B0570F">
                            <w:pPr>
                              <w:tabs>
                                <w:tab w:val="left" w:pos="746"/>
                                <w:tab w:val="left" w:pos="1908"/>
                              </w:tabs>
                              <w:spacing w:line="736" w:lineRule="exact"/>
                              <w:rPr>
                                <w:rFonts w:ascii="Arial" w:hAnsi="Arial"/>
                                <w:i/>
                                <w:sz w:val="24"/>
                              </w:rPr>
                            </w:pPr>
                            <w:r>
                              <w:rPr>
                                <w:rFonts w:ascii="Arial" w:hAnsi="Arial"/>
                                <w:w w:val="225"/>
                                <w:sz w:val="20"/>
                              </w:rPr>
                              <w:t>(</w:t>
                            </w:r>
                            <w:r>
                              <w:rPr>
                                <w:rFonts w:ascii="Arial" w:hAnsi="Arial"/>
                                <w:w w:val="225"/>
                                <w:sz w:val="20"/>
                              </w:rPr>
                              <w:tab/>
                            </w:r>
                            <w:r>
                              <w:rPr>
                                <w:w w:val="135"/>
                                <w:position w:val="-50"/>
                                <w:sz w:val="24"/>
                              </w:rPr>
                              <w:t>T</w:t>
                            </w:r>
                            <w:r>
                              <w:rPr>
                                <w:w w:val="135"/>
                                <w:position w:val="-50"/>
                                <w:sz w:val="24"/>
                              </w:rPr>
                              <w:tab/>
                            </w:r>
                            <w:r>
                              <w:rPr>
                                <w:rFonts w:ascii="Arial" w:hAnsi="Arial"/>
                                <w:w w:val="265"/>
                                <w:sz w:val="20"/>
                              </w:rPr>
                              <w:t>\</w:t>
                            </w:r>
                            <w:r>
                              <w:rPr>
                                <w:rFonts w:ascii="Arial" w:hAnsi="Arial"/>
                                <w:spacing w:val="-88"/>
                                <w:w w:val="26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i/>
                                <w:w w:val="135"/>
                                <w:position w:val="-34"/>
                                <w:sz w:val="24"/>
                              </w:rPr>
                              <w:t>×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3280E00" id="Text Box 1218" o:spid="_x0000_s1182" type="#_x0000_t202" style="position:absolute;left:0;text-align:left;margin-left:237.2pt;margin-top:5.45pt;width:115.3pt;height:37.2pt;z-index:-251634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" filled="f" stroked="f">
                <v:textbox inset="0,0,0,0">
                  <w:txbxContent>
                    <w:p w14:paraId="50166850" w14:textId="77777777" w:rsidR="00B0570F" w:rsidRDefault="00B0570F">
                      <w:pPr>
                        <w:tabs>
                          <w:tab w:val="left" w:pos="746"/>
                          <w:tab w:val="left" w:pos="1908"/>
                        </w:tabs>
                        <w:spacing w:line="736" w:lineRule="exact"/>
                        <w:rPr>
                          <w:rFonts w:ascii="Arial" w:hAnsi="Arial"/>
                          <w:i/>
                          <w:sz w:val="24"/>
                        </w:rPr>
                      </w:pPr>
                      <w:r>
                        <w:rPr>
                          <w:rFonts w:ascii="Arial" w:hAnsi="Arial"/>
                          <w:w w:val="225"/>
                          <w:sz w:val="20"/>
                        </w:rPr>
                        <w:t>(</w:t>
                      </w:r>
                      <w:r>
                        <w:rPr>
                          <w:rFonts w:ascii="Arial" w:hAnsi="Arial"/>
                          <w:w w:val="225"/>
                          <w:sz w:val="20"/>
                        </w:rPr>
                        <w:tab/>
                      </w:r>
                      <w:r>
                        <w:rPr>
                          <w:w w:val="135"/>
                          <w:position w:val="-50"/>
                          <w:sz w:val="24"/>
                        </w:rPr>
                        <w:t>T</w:t>
                      </w:r>
                      <w:r>
                        <w:rPr>
                          <w:w w:val="135"/>
                          <w:position w:val="-50"/>
                          <w:sz w:val="24"/>
                        </w:rPr>
                        <w:tab/>
                      </w:r>
                      <w:r>
                        <w:rPr>
                          <w:rFonts w:ascii="Arial" w:hAnsi="Arial"/>
                          <w:w w:val="265"/>
                          <w:sz w:val="20"/>
                        </w:rPr>
                        <w:t>\</w:t>
                      </w:r>
                      <w:r>
                        <w:rPr>
                          <w:rFonts w:ascii="Arial" w:hAnsi="Arial"/>
                          <w:spacing w:val="-88"/>
                          <w:w w:val="265"/>
                          <w:sz w:val="20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i/>
                          <w:w w:val="135"/>
                          <w:position w:val="-34"/>
                          <w:sz w:val="24"/>
                        </w:rPr>
                        <w:t>×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83840" behindDoc="1" locked="0" layoutInCell="1" allowOverlap="1" wp14:anchorId="75330425" wp14:editId="413303EA">
                <wp:simplePos x="0" y="0"/>
                <wp:positionH relativeFrom="page">
                  <wp:posOffset>2618105</wp:posOffset>
                </wp:positionH>
                <wp:positionV relativeFrom="paragraph">
                  <wp:posOffset>336550</wp:posOffset>
                </wp:positionV>
                <wp:extent cx="39370" cy="101600"/>
                <wp:effectExtent l="0" t="3175" r="0" b="0"/>
                <wp:wrapNone/>
                <wp:docPr id="1241" name="Text Box 12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370" cy="101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81F2CAB" w14:textId="77777777" w:rsidR="00B0570F" w:rsidRDefault="00B0570F">
                            <w:pPr>
                              <w:spacing w:line="153" w:lineRule="exact"/>
                              <w:rPr>
                                <w:rFonts w:ascii="Arial"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Arial"/>
                                <w:i/>
                                <w:w w:val="137"/>
                                <w:sz w:val="16"/>
                              </w:rPr>
                              <w:t>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5330425" id="Text Box 1217" o:spid="_x0000_s1183" type="#_x0000_t202" style="position:absolute;left:0;text-align:left;margin-left:206.15pt;margin-top:26.5pt;width:3.1pt;height:8pt;z-index:-251632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" filled="f" stroked="f">
                <v:textbox inset="0,0,0,0">
                  <w:txbxContent>
                    <w:p w14:paraId="281F2CAB" w14:textId="77777777" w:rsidR="00B0570F" w:rsidRDefault="00B0570F">
                      <w:pPr>
                        <w:spacing w:line="153" w:lineRule="exact"/>
                        <w:rPr>
                          <w:rFonts w:ascii="Arial"/>
                          <w:i/>
                          <w:sz w:val="16"/>
                        </w:rPr>
                      </w:pPr>
                      <w:r>
                        <w:rPr>
                          <w:rFonts w:ascii="Arial"/>
                          <w:i/>
                          <w:w w:val="137"/>
                          <w:sz w:val="16"/>
                        </w:rPr>
                        <w:t>t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FA655D">
        <w:rPr>
          <w:rFonts w:ascii="Bookman Old Style" w:hAnsi="Bookman Old Style"/>
          <w:i/>
          <w:w w:val="105"/>
          <w:position w:val="-12"/>
          <w:sz w:val="24"/>
        </w:rPr>
        <w:t>ζ</w:t>
      </w:r>
      <w:r w:rsidR="00FA655D">
        <w:rPr>
          <w:rFonts w:ascii="Bookman Old Style" w:hAnsi="Bookman Old Style"/>
          <w:i/>
          <w:spacing w:val="37"/>
          <w:w w:val="105"/>
          <w:position w:val="-12"/>
          <w:sz w:val="24"/>
        </w:rPr>
        <w:t xml:space="preserve"> </w:t>
      </w:r>
      <w:r w:rsidR="00FA655D">
        <w:rPr>
          <w:rFonts w:ascii="Arial Unicode MS" w:hAnsi="Arial Unicode MS"/>
          <w:w w:val="105"/>
          <w:position w:val="-12"/>
          <w:sz w:val="24"/>
        </w:rPr>
        <w:t>%</w:t>
      </w:r>
      <w:r w:rsidR="00FA655D">
        <w:rPr>
          <w:rFonts w:ascii="Arial Unicode MS" w:hAnsi="Arial Unicode MS"/>
          <w:spacing w:val="-3"/>
          <w:w w:val="105"/>
          <w:position w:val="-12"/>
          <w:sz w:val="24"/>
        </w:rPr>
        <w:t xml:space="preserve"> </w:t>
      </w:r>
      <w:r w:rsidR="00FA655D">
        <w:rPr>
          <w:rFonts w:ascii="Arial Unicode MS" w:hAnsi="Arial Unicode MS"/>
          <w:w w:val="105"/>
          <w:position w:val="-12"/>
          <w:sz w:val="24"/>
        </w:rPr>
        <w:t>=</w:t>
      </w:r>
      <w:r w:rsidR="00FA655D">
        <w:rPr>
          <w:rFonts w:ascii="Arial Unicode MS" w:hAnsi="Arial Unicode MS"/>
          <w:w w:val="105"/>
          <w:position w:val="-12"/>
          <w:sz w:val="24"/>
        </w:rPr>
        <w:tab/>
      </w:r>
      <w:r w:rsidR="00FA655D">
        <w:rPr>
          <w:w w:val="105"/>
          <w:position w:val="4"/>
          <w:sz w:val="24"/>
        </w:rPr>
        <w:t>T</w:t>
      </w:r>
      <w:r w:rsidR="00FA655D">
        <w:rPr>
          <w:rFonts w:ascii="Arial" w:hAnsi="Arial"/>
          <w:i/>
          <w:w w:val="105"/>
          <w:sz w:val="16"/>
        </w:rPr>
        <w:t>conv.</w:t>
      </w:r>
      <w:r w:rsidR="00FA655D">
        <w:rPr>
          <w:rFonts w:ascii="Arial" w:hAnsi="Arial"/>
          <w:i/>
          <w:spacing w:val="17"/>
          <w:w w:val="105"/>
          <w:sz w:val="16"/>
        </w:rPr>
        <w:t xml:space="preserve"> </w:t>
      </w:r>
      <w:r w:rsidR="00FA655D">
        <w:rPr>
          <w:rFonts w:ascii="Arial" w:hAnsi="Arial"/>
          <w:i/>
          <w:w w:val="105"/>
          <w:position w:val="4"/>
          <w:sz w:val="24"/>
        </w:rPr>
        <w:t>−</w:t>
      </w:r>
      <w:r w:rsidR="00FA655D">
        <w:rPr>
          <w:rFonts w:ascii="Arial" w:hAnsi="Arial"/>
          <w:i/>
          <w:spacing w:val="-16"/>
          <w:w w:val="105"/>
          <w:position w:val="4"/>
          <w:sz w:val="24"/>
        </w:rPr>
        <w:t xml:space="preserve"> </w:t>
      </w:r>
      <w:r w:rsidR="00FA655D">
        <w:rPr>
          <w:w w:val="105"/>
          <w:position w:val="4"/>
          <w:sz w:val="24"/>
        </w:rPr>
        <w:t>T</w:t>
      </w:r>
      <w:r w:rsidR="00FA655D">
        <w:rPr>
          <w:rFonts w:ascii="Arial" w:hAnsi="Arial"/>
          <w:i/>
          <w:w w:val="105"/>
          <w:sz w:val="16"/>
        </w:rPr>
        <w:t>proposed</w:t>
      </w:r>
      <w:r w:rsidR="00FA655D">
        <w:rPr>
          <w:rFonts w:ascii="Arial" w:hAnsi="Arial"/>
          <w:i/>
          <w:w w:val="105"/>
          <w:sz w:val="16"/>
        </w:rPr>
        <w:tab/>
      </w:r>
      <w:r w:rsidR="00FA655D">
        <w:rPr>
          <w:rFonts w:ascii="Arial Unicode MS" w:hAnsi="Arial Unicode MS"/>
          <w:w w:val="105"/>
          <w:position w:val="-12"/>
          <w:sz w:val="24"/>
        </w:rPr>
        <w:t>100</w:t>
      </w:r>
      <w:r w:rsidR="00FA655D">
        <w:rPr>
          <w:rFonts w:ascii="Arial Unicode MS" w:hAnsi="Arial Unicode MS"/>
          <w:w w:val="105"/>
          <w:position w:val="-12"/>
          <w:sz w:val="24"/>
        </w:rPr>
        <w:tab/>
      </w:r>
      <w:r w:rsidR="00FA655D">
        <w:rPr>
          <w:w w:val="105"/>
          <w:position w:val="-12"/>
          <w:sz w:val="24"/>
        </w:rPr>
        <w:t>(5.24)</w:t>
      </w:r>
    </w:p>
    <w:p w14:paraId="4311437D" w14:textId="77777777" w:rsidR="00ED6B8B" w:rsidRDefault="00FA655D">
      <w:pPr>
        <w:spacing w:line="171" w:lineRule="exact"/>
        <w:ind w:left="214" w:right="345"/>
        <w:rPr>
          <w:rFonts w:ascii="Arial"/>
          <w:i/>
          <w:sz w:val="16"/>
        </w:rPr>
        <w:pPrChange w:id="439" w:author="Raghda Wahdan" w:date="2017-11-06T13:08:00Z">
          <w:pPr>
            <w:spacing w:line="171" w:lineRule="exact"/>
            <w:ind w:left="214" w:right="345"/>
            <w:jc w:val="center"/>
          </w:pPr>
        </w:pPrChange>
      </w:pPr>
      <w:r>
        <w:rPr>
          <w:rFonts w:ascii="Arial"/>
          <w:i/>
          <w:sz w:val="16"/>
        </w:rPr>
        <w:t>conv.</w:t>
      </w:r>
    </w:p>
    <w:p w14:paraId="0856DB65" w14:textId="77777777" w:rsidR="00ED6B8B" w:rsidRDefault="00ED6B8B" w:rsidP="00F672C4">
      <w:pPr>
        <w:pStyle w:val="BodyText"/>
        <w:spacing w:before="2"/>
        <w:rPr>
          <w:rFonts w:ascii="Arial"/>
          <w:i/>
          <w:sz w:val="10"/>
        </w:rPr>
      </w:pPr>
    </w:p>
    <w:p w14:paraId="072B6206" w14:textId="7A854191" w:rsidR="00ED6B8B" w:rsidRDefault="00FA655D">
      <w:pPr>
        <w:pStyle w:val="BodyText"/>
        <w:spacing w:before="84" w:line="358" w:lineRule="exact"/>
        <w:ind w:left="107" w:right="477"/>
        <w:pPrChange w:id="440" w:author="Raghda Wahdan" w:date="2017-11-06T13:08:00Z">
          <w:pPr>
            <w:pStyle w:val="BodyText"/>
            <w:spacing w:before="84" w:line="358" w:lineRule="exact"/>
            <w:ind w:left="107" w:right="477"/>
            <w:jc w:val="both"/>
          </w:pPr>
        </w:pPrChange>
      </w:pPr>
      <w:r>
        <w:t>Figure</w:t>
      </w:r>
      <w:r>
        <w:rPr>
          <w:spacing w:val="-16"/>
        </w:rPr>
        <w:t xml:space="preserve"> </w:t>
      </w:r>
      <w:r>
        <w:t>5.4</w:t>
      </w:r>
      <w:r>
        <w:rPr>
          <w:spacing w:val="-16"/>
        </w:rPr>
        <w:t xml:space="preserve"> </w:t>
      </w:r>
      <w:r>
        <w:t>shows</w:t>
      </w:r>
      <w:r>
        <w:rPr>
          <w:spacing w:val="-16"/>
        </w:rPr>
        <w:t xml:space="preserve"> </w:t>
      </w:r>
      <w:r>
        <w:t>simulation</w:t>
      </w:r>
      <w:r>
        <w:rPr>
          <w:spacing w:val="-16"/>
        </w:rPr>
        <w:t xml:space="preserve"> </w:t>
      </w:r>
      <w:r>
        <w:t>results</w:t>
      </w:r>
      <w:r>
        <w:rPr>
          <w:spacing w:val="-15"/>
        </w:rPr>
        <w:t xml:space="preserve"> </w:t>
      </w:r>
      <w:r>
        <w:t>for</w:t>
      </w:r>
      <w:r>
        <w:rPr>
          <w:spacing w:val="-16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reading</w:t>
      </w:r>
      <w:r>
        <w:rPr>
          <w:spacing w:val="-16"/>
        </w:rPr>
        <w:t xml:space="preserve"> </w:t>
      </w:r>
      <w:r>
        <w:t>time</w:t>
      </w:r>
      <w:r>
        <w:rPr>
          <w:spacing w:val="-15"/>
        </w:rPr>
        <w:t xml:space="preserve"> </w:t>
      </w:r>
      <w:r>
        <w:t>reduction</w:t>
      </w:r>
      <w:r>
        <w:rPr>
          <w:spacing w:val="-15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 xml:space="preserve">pro- posed optimal </w:t>
      </w:r>
      <w:r>
        <w:rPr>
          <w:spacing w:val="-3"/>
        </w:rPr>
        <w:t xml:space="preserve">time-aware </w:t>
      </w:r>
      <w:r>
        <w:t xml:space="preserve">frame length </w:t>
      </w:r>
      <w:r>
        <w:rPr>
          <w:rFonts w:ascii="Bookman Old Style"/>
          <w:i/>
        </w:rPr>
        <w:t>L</w:t>
      </w:r>
      <w:r>
        <w:rPr>
          <w:rFonts w:ascii="Arial"/>
          <w:i/>
          <w:position w:val="-3"/>
          <w:sz w:val="16"/>
        </w:rPr>
        <w:t xml:space="preserve">T A </w:t>
      </w:r>
      <w:del w:id="441" w:author="Raghda Wahdan" w:date="2017-11-18T23:41:00Z">
        <w:r w:rsidDel="005D4689">
          <w:delText>wrt.</w:delText>
        </w:r>
      </w:del>
      <w:ins w:id="442" w:author="Raghda Wahdan" w:date="2017-11-18T23:41:00Z">
        <w:r w:rsidR="005D4689">
          <w:t>with reference to</w:t>
        </w:r>
      </w:ins>
      <w:r>
        <w:t xml:space="preserve"> the classical optimal frame length</w:t>
      </w:r>
      <w:r>
        <w:rPr>
          <w:spacing w:val="-5"/>
        </w:rPr>
        <w:t xml:space="preserve"> </w:t>
      </w:r>
      <w:r>
        <w:rPr>
          <w:rFonts w:ascii="Bookman Old Style"/>
          <w:i/>
        </w:rPr>
        <w:t>L</w:t>
      </w:r>
      <w:r>
        <w:rPr>
          <w:rFonts w:ascii="Bookman Old Style"/>
          <w:i/>
          <w:spacing w:val="-23"/>
        </w:rPr>
        <w:t xml:space="preserve"> </w:t>
      </w:r>
      <w:r>
        <w:rPr>
          <w:rFonts w:ascii="Arial Unicode MS"/>
        </w:rPr>
        <w:t>=</w:t>
      </w:r>
      <w:r>
        <w:rPr>
          <w:rFonts w:ascii="Arial Unicode MS"/>
          <w:spacing w:val="-18"/>
        </w:rPr>
        <w:t xml:space="preserve"> </w:t>
      </w:r>
      <w:r>
        <w:rPr>
          <w:rFonts w:ascii="Bookman Old Style"/>
          <w:i/>
        </w:rPr>
        <w:t>n</w:t>
      </w:r>
      <w:r>
        <w:rPr>
          <w:rFonts w:ascii="Bookman Old Style"/>
          <w:i/>
          <w:spacing w:val="-16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function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slot</w:t>
      </w:r>
      <w:r>
        <w:rPr>
          <w:spacing w:val="-5"/>
        </w:rPr>
        <w:t xml:space="preserve"> </w:t>
      </w:r>
      <w:r>
        <w:t>duration</w:t>
      </w:r>
      <w:r>
        <w:rPr>
          <w:spacing w:val="-5"/>
        </w:rPr>
        <w:t xml:space="preserve"> </w:t>
      </w:r>
      <w:r>
        <w:t>constant</w:t>
      </w:r>
      <w:r>
        <w:rPr>
          <w:spacing w:val="-5"/>
        </w:rPr>
        <w:t xml:space="preserve"> </w:t>
      </w:r>
      <w:r>
        <w:rPr>
          <w:rFonts w:ascii="Bookman Old Style"/>
          <w:i/>
          <w:spacing w:val="2"/>
        </w:rPr>
        <w:t>C</w:t>
      </w:r>
      <w:r>
        <w:rPr>
          <w:rFonts w:ascii="Arial"/>
          <w:i/>
          <w:spacing w:val="2"/>
          <w:position w:val="-3"/>
          <w:sz w:val="16"/>
        </w:rPr>
        <w:t>t</w:t>
      </w:r>
      <w:r>
        <w:rPr>
          <w:spacing w:val="2"/>
        </w:rPr>
        <w:t>.</w:t>
      </w:r>
      <w:r>
        <w:rPr>
          <w:spacing w:val="17"/>
        </w:rPr>
        <w:t xml:space="preserve"> </w:t>
      </w:r>
      <w:r>
        <w:t>These</w:t>
      </w:r>
      <w:r>
        <w:rPr>
          <w:spacing w:val="-5"/>
        </w:rPr>
        <w:t xml:space="preserve"> </w:t>
      </w:r>
      <w:r>
        <w:t>simulations assume</w:t>
      </w:r>
      <w:r>
        <w:rPr>
          <w:spacing w:val="-17"/>
        </w:rPr>
        <w:t xml:space="preserve"> </w:t>
      </w:r>
      <w:r>
        <w:t>a</w:t>
      </w:r>
      <w:r>
        <w:rPr>
          <w:spacing w:val="-18"/>
        </w:rPr>
        <w:t xml:space="preserve"> </w:t>
      </w:r>
      <w:r>
        <w:t>perfect</w:t>
      </w:r>
      <w:r>
        <w:rPr>
          <w:spacing w:val="-17"/>
        </w:rPr>
        <w:t xml:space="preserve"> </w:t>
      </w:r>
      <w:r>
        <w:t>knowledge</w:t>
      </w:r>
      <w:r>
        <w:rPr>
          <w:spacing w:val="-18"/>
        </w:rPr>
        <w:t xml:space="preserve"> </w:t>
      </w:r>
      <w:r>
        <w:t>of</w:t>
      </w:r>
      <w:r>
        <w:rPr>
          <w:spacing w:val="-17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t>number</w:t>
      </w:r>
      <w:r>
        <w:rPr>
          <w:spacing w:val="-17"/>
        </w:rPr>
        <w:t xml:space="preserve"> </w:t>
      </w:r>
      <w:r>
        <w:t>of</w:t>
      </w:r>
      <w:r>
        <w:rPr>
          <w:spacing w:val="-17"/>
        </w:rPr>
        <w:t xml:space="preserve"> </w:t>
      </w:r>
      <w:r>
        <w:t>tags</w:t>
      </w:r>
      <w:r>
        <w:rPr>
          <w:spacing w:val="-17"/>
        </w:rPr>
        <w:t xml:space="preserve"> </w:t>
      </w:r>
      <w:r>
        <w:rPr>
          <w:rFonts w:ascii="Bookman Old Style"/>
          <w:i/>
        </w:rPr>
        <w:t>n</w:t>
      </w:r>
      <w:r>
        <w:t>.</w:t>
      </w:r>
      <w:r>
        <w:rPr>
          <w:spacing w:val="2"/>
        </w:rPr>
        <w:t xml:space="preserve"> </w:t>
      </w:r>
      <w:r>
        <w:t>According</w:t>
      </w:r>
      <w:r>
        <w:rPr>
          <w:spacing w:val="-18"/>
        </w:rPr>
        <w:t xml:space="preserve"> </w:t>
      </w:r>
      <w:r>
        <w:t>to</w:t>
      </w:r>
      <w:r>
        <w:rPr>
          <w:spacing w:val="-17"/>
        </w:rPr>
        <w:t xml:space="preserve"> </w:t>
      </w:r>
      <w:r>
        <w:t>the</w:t>
      </w:r>
      <w:r>
        <w:rPr>
          <w:spacing w:val="-17"/>
        </w:rPr>
        <w:t xml:space="preserve"> </w:t>
      </w:r>
      <w:ins w:id="443" w:author="Raghda Wahdan" w:date="2017-11-18T23:41:00Z">
        <w:r w:rsidR="005D4689">
          <w:t>F</w:t>
        </w:r>
      </w:ins>
      <w:del w:id="444" w:author="Raghda Wahdan" w:date="2017-11-18T23:41:00Z">
        <w:r w:rsidDel="005D4689">
          <w:delText>f</w:delText>
        </w:r>
      </w:del>
      <w:r>
        <w:t xml:space="preserve">igure, </w:t>
      </w:r>
      <w:r>
        <w:rPr>
          <w:rFonts w:ascii="Bookman Old Style"/>
          <w:i/>
        </w:rPr>
        <w:t>C</w:t>
      </w:r>
      <w:r>
        <w:rPr>
          <w:rFonts w:ascii="Arial"/>
          <w:i/>
          <w:position w:val="-3"/>
          <w:sz w:val="16"/>
        </w:rPr>
        <w:t>t</w:t>
      </w:r>
      <w:r>
        <w:rPr>
          <w:rFonts w:ascii="Arial"/>
          <w:i/>
          <w:spacing w:val="15"/>
          <w:position w:val="-3"/>
          <w:sz w:val="16"/>
        </w:rPr>
        <w:t xml:space="preserve"> </w:t>
      </w:r>
      <w:r>
        <w:rPr>
          <w:rFonts w:ascii="Arial Unicode MS"/>
        </w:rPr>
        <w:t>=</w:t>
      </w:r>
      <w:r>
        <w:rPr>
          <w:rFonts w:ascii="Arial Unicode MS"/>
          <w:spacing w:val="-15"/>
        </w:rPr>
        <w:t xml:space="preserve"> </w:t>
      </w:r>
      <w:r>
        <w:rPr>
          <w:rFonts w:ascii="Arial Unicode MS"/>
        </w:rPr>
        <w:t>0</w:t>
      </w:r>
      <w:r>
        <w:rPr>
          <w:rFonts w:ascii="Arial Unicode MS"/>
          <w:spacing w:val="-14"/>
        </w:rPr>
        <w:t xml:space="preserve"> </w:t>
      </w:r>
      <w:r>
        <w:t>means</w:t>
      </w:r>
      <w:r>
        <w:rPr>
          <w:spacing w:val="-7"/>
        </w:rPr>
        <w:t xml:space="preserve"> </w:t>
      </w:r>
      <w:r>
        <w:t>that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idle</w:t>
      </w:r>
      <w:r>
        <w:rPr>
          <w:spacing w:val="-7"/>
        </w:rPr>
        <w:t xml:space="preserve"> </w:t>
      </w:r>
      <w:r>
        <w:t>slot</w:t>
      </w:r>
      <w:r>
        <w:rPr>
          <w:spacing w:val="-8"/>
        </w:rPr>
        <w:t xml:space="preserve"> </w:t>
      </w:r>
      <w:r>
        <w:t>duration</w:t>
      </w:r>
      <w:r>
        <w:rPr>
          <w:spacing w:val="-8"/>
        </w:rPr>
        <w:t xml:space="preserve"> </w:t>
      </w:r>
      <w:r>
        <w:t>time</w:t>
      </w:r>
      <w:r>
        <w:rPr>
          <w:spacing w:val="-7"/>
        </w:rPr>
        <w:t xml:space="preserve"> </w:t>
      </w:r>
      <w:r>
        <w:rPr>
          <w:rFonts w:ascii="Bookman Old Style"/>
          <w:i/>
        </w:rPr>
        <w:t>t</w:t>
      </w:r>
      <w:r>
        <w:rPr>
          <w:rFonts w:ascii="Arial"/>
          <w:i/>
          <w:position w:val="-3"/>
          <w:sz w:val="16"/>
        </w:rPr>
        <w:t>e</w:t>
      </w:r>
      <w:r>
        <w:rPr>
          <w:rFonts w:ascii="Arial"/>
          <w:i/>
          <w:spacing w:val="15"/>
          <w:position w:val="-3"/>
          <w:sz w:val="16"/>
        </w:rPr>
        <w:t xml:space="preserve"> </w:t>
      </w:r>
      <w:r>
        <w:rPr>
          <w:rFonts w:ascii="Arial Unicode MS"/>
        </w:rPr>
        <w:t>=</w:t>
      </w:r>
      <w:r>
        <w:rPr>
          <w:rFonts w:ascii="Arial Unicode MS"/>
          <w:spacing w:val="-15"/>
        </w:rPr>
        <w:t xml:space="preserve"> </w:t>
      </w:r>
      <w:r>
        <w:rPr>
          <w:rFonts w:ascii="Arial Unicode MS"/>
        </w:rPr>
        <w:t>0</w:t>
      </w:r>
      <w:r>
        <w:t>.</w:t>
      </w:r>
      <w:r>
        <w:rPr>
          <w:spacing w:val="19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this</w:t>
      </w:r>
      <w:r>
        <w:rPr>
          <w:spacing w:val="-7"/>
        </w:rPr>
        <w:t xml:space="preserve"> </w:t>
      </w:r>
      <w:r>
        <w:t>case,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 xml:space="preserve">optimum frame length </w:t>
      </w:r>
      <w:r>
        <w:rPr>
          <w:rFonts w:ascii="Bookman Old Style"/>
          <w:i/>
        </w:rPr>
        <w:t xml:space="preserve">L </w:t>
      </w:r>
      <w:r>
        <w:t>is theoretically infinite. According to the EPCglobal C1 G2 standard</w:t>
      </w:r>
      <w:r>
        <w:rPr>
          <w:spacing w:val="-32"/>
        </w:rPr>
        <w:t xml:space="preserve"> </w:t>
      </w:r>
      <w:r>
        <w:t>[11],</w:t>
      </w:r>
      <w:r>
        <w:rPr>
          <w:spacing w:val="-31"/>
        </w:rPr>
        <w:t xml:space="preserve"> </w:t>
      </w:r>
      <w:r>
        <w:t>the</w:t>
      </w:r>
      <w:r>
        <w:rPr>
          <w:spacing w:val="-32"/>
        </w:rPr>
        <w:t xml:space="preserve"> </w:t>
      </w:r>
      <w:r>
        <w:t>frame</w:t>
      </w:r>
      <w:r>
        <w:rPr>
          <w:spacing w:val="-32"/>
        </w:rPr>
        <w:t xml:space="preserve"> </w:t>
      </w:r>
      <w:r>
        <w:t>length</w:t>
      </w:r>
      <w:r>
        <w:rPr>
          <w:spacing w:val="-32"/>
        </w:rPr>
        <w:t xml:space="preserve"> </w:t>
      </w:r>
      <w:del w:id="445" w:author="Raghda Wahdan" w:date="2017-11-18T23:42:00Z">
        <w:r w:rsidDel="005D4689">
          <w:delText>is</w:delText>
        </w:r>
        <w:r w:rsidDel="005D4689">
          <w:rPr>
            <w:spacing w:val="-32"/>
          </w:rPr>
          <w:delText xml:space="preserve"> </w:delText>
        </w:r>
        <w:r w:rsidDel="005D4689">
          <w:rPr>
            <w:spacing w:val="-3"/>
          </w:rPr>
          <w:delText>allowed</w:delText>
        </w:r>
        <w:r w:rsidDel="005D4689">
          <w:rPr>
            <w:spacing w:val="-32"/>
          </w:rPr>
          <w:delText xml:space="preserve"> </w:delText>
        </w:r>
        <w:r w:rsidDel="005D4689">
          <w:delText>to</w:delText>
        </w:r>
        <w:r w:rsidDel="005D4689">
          <w:rPr>
            <w:spacing w:val="-32"/>
          </w:rPr>
          <w:delText xml:space="preserve"> </w:delText>
        </w:r>
        <w:r w:rsidDel="005D4689">
          <w:rPr>
            <w:spacing w:val="-3"/>
          </w:rPr>
          <w:delText>take</w:delText>
        </w:r>
        <w:r w:rsidDel="005D4689">
          <w:rPr>
            <w:spacing w:val="-32"/>
          </w:rPr>
          <w:delText xml:space="preserve"> </w:delText>
        </w:r>
        <w:r w:rsidDel="005D4689">
          <w:delText>only</w:delText>
        </w:r>
      </w:del>
      <w:ins w:id="446" w:author="Raghda Wahdan" w:date="2017-11-18T23:42:00Z">
        <w:r w:rsidR="005D4689">
          <w:rPr>
            <w:spacing w:val="-3"/>
          </w:rPr>
          <w:t xml:space="preserve">takes </w:t>
        </w:r>
        <w:r w:rsidR="005D4689">
          <w:rPr>
            <w:spacing w:val="-32"/>
          </w:rPr>
          <w:t>only</w:t>
        </w:r>
      </w:ins>
      <w:r>
        <w:rPr>
          <w:spacing w:val="-32"/>
        </w:rPr>
        <w:t xml:space="preserve"> </w:t>
      </w:r>
      <w:r>
        <w:t>quantized</w:t>
      </w:r>
      <w:r>
        <w:rPr>
          <w:spacing w:val="-32"/>
        </w:rPr>
        <w:t xml:space="preserve"> </w:t>
      </w:r>
      <w:r>
        <w:rPr>
          <w:spacing w:val="-3"/>
        </w:rPr>
        <w:t>values</w:t>
      </w:r>
      <w:r>
        <w:rPr>
          <w:spacing w:val="-32"/>
        </w:rPr>
        <w:t xml:space="preserve"> </w:t>
      </w:r>
      <w:r>
        <w:t>(power of</w:t>
      </w:r>
      <w:r>
        <w:rPr>
          <w:spacing w:val="-15"/>
        </w:rPr>
        <w:t xml:space="preserve"> </w:t>
      </w:r>
      <w:r>
        <w:rPr>
          <w:rFonts w:ascii="Arial Unicode MS"/>
        </w:rPr>
        <w:t>2</w:t>
      </w:r>
      <w:r>
        <w:t>).</w:t>
      </w:r>
      <w:r>
        <w:rPr>
          <w:spacing w:val="5"/>
        </w:rPr>
        <w:t xml:space="preserve"> </w:t>
      </w:r>
      <w:r>
        <w:t>According</w:t>
      </w:r>
      <w:r>
        <w:rPr>
          <w:spacing w:val="-15"/>
        </w:rPr>
        <w:t xml:space="preserve"> </w:t>
      </w:r>
      <w:r>
        <w:t>to</w:t>
      </w:r>
      <w:r>
        <w:rPr>
          <w:spacing w:val="-15"/>
        </w:rPr>
        <w:t xml:space="preserve"> </w:t>
      </w:r>
      <w:ins w:id="447" w:author="Raghda Wahdan" w:date="2017-11-18T23:42:00Z">
        <w:r w:rsidR="005D4689">
          <w:t>F</w:t>
        </w:r>
      </w:ins>
      <w:del w:id="448" w:author="Raghda Wahdan" w:date="2017-11-18T23:42:00Z">
        <w:r w:rsidDel="005D4689">
          <w:delText>f</w:delText>
        </w:r>
      </w:del>
      <w:r>
        <w:t>igure</w:t>
      </w:r>
      <w:r>
        <w:rPr>
          <w:spacing w:val="-15"/>
        </w:rPr>
        <w:t xml:space="preserve"> </w:t>
      </w:r>
      <w:r>
        <w:t>5.3b,</w:t>
      </w:r>
      <w:r>
        <w:rPr>
          <w:spacing w:val="-14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number</w:t>
      </w:r>
      <w:r>
        <w:rPr>
          <w:spacing w:val="-15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tags</w:t>
      </w:r>
      <w:r>
        <w:rPr>
          <w:spacing w:val="-15"/>
        </w:rPr>
        <w:t xml:space="preserve"> </w:t>
      </w:r>
      <w:r>
        <w:t>in</w:t>
      </w:r>
      <w:r>
        <w:rPr>
          <w:spacing w:val="-15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reading</w:t>
      </w:r>
      <w:r>
        <w:rPr>
          <w:spacing w:val="-15"/>
        </w:rPr>
        <w:t xml:space="preserve"> </w:t>
      </w:r>
      <w:r>
        <w:t>area</w:t>
      </w:r>
      <w:r>
        <w:rPr>
          <w:spacing w:val="-15"/>
        </w:rPr>
        <w:t xml:space="preserve"> </w:t>
      </w:r>
      <w:r>
        <w:rPr>
          <w:rFonts w:ascii="Bookman Old Style"/>
          <w:i/>
        </w:rPr>
        <w:t>n</w:t>
      </w:r>
      <w:r>
        <w:rPr>
          <w:rFonts w:ascii="Bookman Old Style"/>
          <w:i/>
          <w:spacing w:val="-30"/>
        </w:rPr>
        <w:t xml:space="preserve"> </w:t>
      </w:r>
      <w:r>
        <w:rPr>
          <w:rFonts w:ascii="Arial Unicode MS"/>
        </w:rPr>
        <w:t>=</w:t>
      </w:r>
      <w:r>
        <w:rPr>
          <w:rFonts w:ascii="Arial Unicode MS"/>
          <w:spacing w:val="-25"/>
        </w:rPr>
        <w:t xml:space="preserve"> </w:t>
      </w:r>
      <w:r>
        <w:rPr>
          <w:rFonts w:ascii="Arial Unicode MS"/>
        </w:rPr>
        <w:t xml:space="preserve">100 </w:t>
      </w:r>
      <w:r>
        <w:t>tags.</w:t>
      </w:r>
      <w:r>
        <w:rPr>
          <w:spacing w:val="1"/>
        </w:rPr>
        <w:t xml:space="preserve"> </w:t>
      </w:r>
      <w:r>
        <w:t>Thus,</w:t>
      </w:r>
      <w:r>
        <w:rPr>
          <w:spacing w:val="-21"/>
        </w:rPr>
        <w:t xml:space="preserve"> </w:t>
      </w:r>
      <w:r>
        <w:t>the</w:t>
      </w:r>
      <w:r>
        <w:rPr>
          <w:spacing w:val="-22"/>
        </w:rPr>
        <w:t xml:space="preserve"> </w:t>
      </w:r>
      <w:r>
        <w:t>quantized</w:t>
      </w:r>
      <w:r>
        <w:rPr>
          <w:spacing w:val="-22"/>
        </w:rPr>
        <w:t xml:space="preserve"> </w:t>
      </w:r>
      <w:r>
        <w:t>optimum</w:t>
      </w:r>
      <w:r>
        <w:rPr>
          <w:spacing w:val="-23"/>
        </w:rPr>
        <w:t xml:space="preserve"> </w:t>
      </w:r>
      <w:r>
        <w:t>frame</w:t>
      </w:r>
      <w:r>
        <w:rPr>
          <w:spacing w:val="-22"/>
        </w:rPr>
        <w:t xml:space="preserve"> </w:t>
      </w:r>
      <w:r>
        <w:t>length</w:t>
      </w:r>
      <w:r>
        <w:rPr>
          <w:spacing w:val="-23"/>
        </w:rPr>
        <w:t xml:space="preserve"> </w:t>
      </w:r>
      <w:r>
        <w:t>is</w:t>
      </w:r>
      <w:r>
        <w:rPr>
          <w:spacing w:val="-22"/>
        </w:rPr>
        <w:t xml:space="preserve"> </w:t>
      </w:r>
      <w:r>
        <w:rPr>
          <w:rFonts w:ascii="Bookman Old Style"/>
          <w:i/>
        </w:rPr>
        <w:t>L</w:t>
      </w:r>
      <w:r>
        <w:rPr>
          <w:rFonts w:ascii="Bookman Old Style"/>
          <w:i/>
          <w:spacing w:val="-31"/>
        </w:rPr>
        <w:t xml:space="preserve"> </w:t>
      </w:r>
      <w:r>
        <w:rPr>
          <w:rFonts w:ascii="Arial Unicode MS"/>
        </w:rPr>
        <w:t>=</w:t>
      </w:r>
      <w:r>
        <w:rPr>
          <w:rFonts w:ascii="Arial Unicode MS"/>
          <w:spacing w:val="-26"/>
        </w:rPr>
        <w:t xml:space="preserve"> </w:t>
      </w:r>
      <w:r>
        <w:rPr>
          <w:rFonts w:ascii="Arial Unicode MS"/>
        </w:rPr>
        <w:t>1024</w:t>
      </w:r>
      <w:r>
        <w:rPr>
          <w:rFonts w:ascii="Arial Unicode MS"/>
          <w:spacing w:val="-29"/>
        </w:rPr>
        <w:t xml:space="preserve"> </w:t>
      </w:r>
      <w:r>
        <w:t>slots.</w:t>
      </w:r>
      <w:r>
        <w:rPr>
          <w:spacing w:val="1"/>
        </w:rPr>
        <w:t xml:space="preserve"> </w:t>
      </w:r>
      <w:r>
        <w:t>In</w:t>
      </w:r>
      <w:r>
        <w:rPr>
          <w:spacing w:val="-23"/>
        </w:rPr>
        <w:t xml:space="preserve"> </w:t>
      </w:r>
      <w:r>
        <w:t>this</w:t>
      </w:r>
      <w:r>
        <w:rPr>
          <w:spacing w:val="-22"/>
        </w:rPr>
        <w:t xml:space="preserve"> </w:t>
      </w:r>
      <w:r>
        <w:t>case, the</w:t>
      </w:r>
      <w:r>
        <w:rPr>
          <w:spacing w:val="-28"/>
        </w:rPr>
        <w:t xml:space="preserve"> </w:t>
      </w:r>
      <w:r>
        <w:t>proposed</w:t>
      </w:r>
      <w:r>
        <w:rPr>
          <w:spacing w:val="-28"/>
        </w:rPr>
        <w:t xml:space="preserve"> </w:t>
      </w:r>
      <w:r>
        <w:rPr>
          <w:spacing w:val="-3"/>
        </w:rPr>
        <w:t>time-aware</w:t>
      </w:r>
      <w:r>
        <w:rPr>
          <w:spacing w:val="-28"/>
        </w:rPr>
        <w:t xml:space="preserve"> </w:t>
      </w:r>
      <w:r>
        <w:t>frame</w:t>
      </w:r>
      <w:r>
        <w:rPr>
          <w:spacing w:val="-28"/>
        </w:rPr>
        <w:t xml:space="preserve"> </w:t>
      </w:r>
      <w:r>
        <w:t>length</w:t>
      </w:r>
      <w:r>
        <w:rPr>
          <w:spacing w:val="-28"/>
        </w:rPr>
        <w:t xml:space="preserve"> </w:t>
      </w:r>
      <w:r>
        <w:t>can</w:t>
      </w:r>
      <w:r>
        <w:rPr>
          <w:spacing w:val="-28"/>
        </w:rPr>
        <w:t xml:space="preserve"> </w:t>
      </w:r>
      <w:r>
        <w:t>reduce</w:t>
      </w:r>
      <w:r>
        <w:rPr>
          <w:spacing w:val="-28"/>
        </w:rPr>
        <w:t xml:space="preserve"> </w:t>
      </w:r>
      <w:r>
        <w:t>the</w:t>
      </w:r>
      <w:r>
        <w:rPr>
          <w:spacing w:val="-28"/>
        </w:rPr>
        <w:t xml:space="preserve"> </w:t>
      </w:r>
      <w:r>
        <w:t>average</w:t>
      </w:r>
      <w:r>
        <w:rPr>
          <w:spacing w:val="-28"/>
        </w:rPr>
        <w:t xml:space="preserve"> </w:t>
      </w:r>
      <w:r>
        <w:t>reading</w:t>
      </w:r>
      <w:r>
        <w:rPr>
          <w:spacing w:val="-28"/>
        </w:rPr>
        <w:t xml:space="preserve"> </w:t>
      </w:r>
      <w:r>
        <w:t>time</w:t>
      </w:r>
      <w:r>
        <w:rPr>
          <w:spacing w:val="-28"/>
        </w:rPr>
        <w:t xml:space="preserve"> </w:t>
      </w:r>
      <w:r>
        <w:t xml:space="preserve">up to </w:t>
      </w:r>
      <w:r>
        <w:rPr>
          <w:rFonts w:ascii="Arial Unicode MS"/>
        </w:rPr>
        <w:t xml:space="preserve">12% </w:t>
      </w:r>
      <w:r>
        <w:t xml:space="preserve">compared to the </w:t>
      </w:r>
      <w:r>
        <w:rPr>
          <w:spacing w:val="-3"/>
        </w:rPr>
        <w:t xml:space="preserve">conventional </w:t>
      </w:r>
      <w:r>
        <w:t xml:space="preserve">optimization criterion. With </w:t>
      </w:r>
      <w:r>
        <w:rPr>
          <w:rFonts w:ascii="Bookman Old Style"/>
          <w:i/>
        </w:rPr>
        <w:t>C</w:t>
      </w:r>
      <w:r>
        <w:rPr>
          <w:rFonts w:ascii="Arial"/>
          <w:i/>
          <w:position w:val="-3"/>
          <w:sz w:val="16"/>
        </w:rPr>
        <w:t xml:space="preserve">t </w:t>
      </w:r>
      <w:r>
        <w:rPr>
          <w:rFonts w:ascii="Arial Unicode MS"/>
        </w:rPr>
        <w:t>= 1</w:t>
      </w:r>
      <w:r>
        <w:t>, which</w:t>
      </w:r>
      <w:r>
        <w:rPr>
          <w:spacing w:val="-5"/>
        </w:rPr>
        <w:t xml:space="preserve"> </w:t>
      </w:r>
      <w:r>
        <w:t>means</w:t>
      </w:r>
      <w:r>
        <w:rPr>
          <w:spacing w:val="-5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slot</w:t>
      </w:r>
      <w:r>
        <w:rPr>
          <w:spacing w:val="-5"/>
        </w:rPr>
        <w:t xml:space="preserve"> </w:t>
      </w:r>
      <w:r>
        <w:t>durations</w:t>
      </w:r>
      <w:r>
        <w:rPr>
          <w:spacing w:val="-5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identical</w:t>
      </w:r>
      <w:r>
        <w:rPr>
          <w:spacing w:val="-5"/>
        </w:rPr>
        <w:t xml:space="preserve"> </w:t>
      </w:r>
      <w:r>
        <w:t>length</w:t>
      </w:r>
      <w:r>
        <w:rPr>
          <w:spacing w:val="-5"/>
        </w:rPr>
        <w:t xml:space="preserve"> </w:t>
      </w:r>
      <w:r>
        <w:t>(the</w:t>
      </w:r>
      <w:r>
        <w:rPr>
          <w:spacing w:val="-5"/>
        </w:rPr>
        <w:t xml:space="preserve"> </w:t>
      </w:r>
      <w:r>
        <w:rPr>
          <w:spacing w:val="-3"/>
        </w:rPr>
        <w:t xml:space="preserve">conventional </w:t>
      </w:r>
      <w:r>
        <w:t>FSA),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efficiency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classical</w:t>
      </w:r>
      <w:r>
        <w:rPr>
          <w:spacing w:val="-3"/>
        </w:rPr>
        <w:t xml:space="preserve"> </w:t>
      </w:r>
      <w:r>
        <w:t>optimization,</w:t>
      </w:r>
      <w:r>
        <w:rPr>
          <w:spacing w:val="-3"/>
        </w:rPr>
        <w:t xml:space="preserve"> </w:t>
      </w:r>
      <w:r>
        <w:t>i.e.</w:t>
      </w:r>
      <w:r>
        <w:rPr>
          <w:spacing w:val="16"/>
        </w:rPr>
        <w:t xml:space="preserve"> </w:t>
      </w:r>
      <w:r>
        <w:rPr>
          <w:rFonts w:ascii="Bookman Old Style"/>
          <w:i/>
        </w:rPr>
        <w:t>L</w:t>
      </w:r>
      <w:r>
        <w:rPr>
          <w:rFonts w:ascii="Bookman Old Style"/>
          <w:i/>
          <w:spacing w:val="-24"/>
        </w:rPr>
        <w:t xml:space="preserve"> </w:t>
      </w:r>
      <w:r>
        <w:rPr>
          <w:rFonts w:ascii="Arial Unicode MS"/>
        </w:rPr>
        <w:t>=</w:t>
      </w:r>
      <w:r>
        <w:rPr>
          <w:rFonts w:ascii="Arial Unicode MS"/>
          <w:spacing w:val="-19"/>
        </w:rPr>
        <w:t xml:space="preserve"> </w:t>
      </w:r>
      <w:r>
        <w:rPr>
          <w:rFonts w:ascii="Bookman Old Style"/>
          <w:i/>
        </w:rPr>
        <w:t>n</w:t>
      </w:r>
      <w:r>
        <w:rPr>
          <w:rFonts w:ascii="Bookman Old Style"/>
          <w:i/>
          <w:spacing w:val="-15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obtained.</w:t>
      </w:r>
    </w:p>
    <w:p w14:paraId="265C39BA" w14:textId="77777777" w:rsidR="00ED6B8B" w:rsidRDefault="00FA655D">
      <w:pPr>
        <w:pStyle w:val="BodyText"/>
        <w:spacing w:before="151" w:line="358" w:lineRule="exact"/>
        <w:ind w:left="107" w:right="477" w:firstLine="351"/>
        <w:rPr>
          <w:rFonts w:ascii="Arial Unicode MS" w:hAnsi="Arial Unicode MS"/>
        </w:rPr>
        <w:pPrChange w:id="449" w:author="Raghda Wahdan" w:date="2017-11-06T13:08:00Z">
          <w:pPr>
            <w:pStyle w:val="BodyText"/>
            <w:spacing w:before="151" w:line="358" w:lineRule="exact"/>
            <w:ind w:left="107" w:right="477" w:firstLine="351"/>
            <w:jc w:val="both"/>
          </w:pPr>
        </w:pPrChange>
      </w:pPr>
      <w:r>
        <w:t>In practice, the number of tags in the interrogation region is unknown. Hence,</w:t>
      </w:r>
      <w:r>
        <w:rPr>
          <w:spacing w:val="-28"/>
        </w:rPr>
        <w:t xml:space="preserve"> </w:t>
      </w:r>
      <w:r>
        <w:t>the</w:t>
      </w:r>
      <w:r>
        <w:rPr>
          <w:spacing w:val="-29"/>
        </w:rPr>
        <w:t xml:space="preserve"> </w:t>
      </w:r>
      <w:r>
        <w:t>anti-collision</w:t>
      </w:r>
      <w:r>
        <w:rPr>
          <w:spacing w:val="-28"/>
        </w:rPr>
        <w:t xml:space="preserve"> </w:t>
      </w:r>
      <w:r>
        <w:t>algorithms</w:t>
      </w:r>
      <w:r>
        <w:rPr>
          <w:spacing w:val="-28"/>
        </w:rPr>
        <w:t xml:space="preserve"> </w:t>
      </w:r>
      <w:r>
        <w:t>in</w:t>
      </w:r>
      <w:r>
        <w:rPr>
          <w:spacing w:val="-29"/>
        </w:rPr>
        <w:t xml:space="preserve"> </w:t>
      </w:r>
      <w:r>
        <w:t>real</w:t>
      </w:r>
      <w:r>
        <w:rPr>
          <w:spacing w:val="-29"/>
        </w:rPr>
        <w:t xml:space="preserve"> </w:t>
      </w:r>
      <w:r>
        <w:t>RFID</w:t>
      </w:r>
      <w:r>
        <w:rPr>
          <w:spacing w:val="-28"/>
        </w:rPr>
        <w:t xml:space="preserve"> </w:t>
      </w:r>
      <w:r>
        <w:t>systems</w:t>
      </w:r>
      <w:r>
        <w:rPr>
          <w:spacing w:val="-29"/>
        </w:rPr>
        <w:t xml:space="preserve"> </w:t>
      </w:r>
      <w:r>
        <w:t>consist</w:t>
      </w:r>
      <w:r>
        <w:rPr>
          <w:spacing w:val="-29"/>
        </w:rPr>
        <w:t xml:space="preserve"> </w:t>
      </w:r>
      <w:r>
        <w:t>of</w:t>
      </w:r>
      <w:r>
        <w:rPr>
          <w:spacing w:val="-29"/>
        </w:rPr>
        <w:t xml:space="preserve"> </w:t>
      </w:r>
      <w:r>
        <w:rPr>
          <w:spacing w:val="-5"/>
        </w:rPr>
        <w:t>two</w:t>
      </w:r>
      <w:r>
        <w:rPr>
          <w:spacing w:val="-29"/>
        </w:rPr>
        <w:t xml:space="preserve"> </w:t>
      </w:r>
      <w:r>
        <w:t xml:space="preserve">stages: </w:t>
      </w:r>
      <w:r>
        <w:rPr>
          <w:spacing w:val="-1"/>
          <w:w w:val="91"/>
        </w:rPr>
        <w:t>on</w:t>
      </w:r>
      <w:r>
        <w:rPr>
          <w:w w:val="91"/>
        </w:rPr>
        <w:t>e</w:t>
      </w:r>
      <w:r>
        <w:rPr>
          <w:spacing w:val="11"/>
        </w:rPr>
        <w:t xml:space="preserve"> </w:t>
      </w:r>
      <w:r>
        <w:rPr>
          <w:w w:val="96"/>
        </w:rPr>
        <w:t>estimates</w:t>
      </w:r>
      <w:r>
        <w:rPr>
          <w:spacing w:val="11"/>
        </w:rPr>
        <w:t xml:space="preserve"> </w:t>
      </w:r>
      <w:r>
        <w:rPr>
          <w:spacing w:val="-1"/>
          <w:w w:val="97"/>
        </w:rPr>
        <w:t>th</w:t>
      </w:r>
      <w:r>
        <w:rPr>
          <w:w w:val="97"/>
        </w:rPr>
        <w:t>e</w:t>
      </w:r>
      <w:r>
        <w:rPr>
          <w:spacing w:val="12"/>
        </w:rPr>
        <w:t xml:space="preserve"> </w:t>
      </w:r>
      <w:r>
        <w:rPr>
          <w:spacing w:val="-7"/>
          <w:w w:val="93"/>
        </w:rPr>
        <w:t>n</w:t>
      </w:r>
      <w:r>
        <w:rPr>
          <w:w w:val="91"/>
        </w:rPr>
        <w:t>u</w:t>
      </w:r>
      <w:r>
        <w:rPr>
          <w:spacing w:val="-7"/>
          <w:w w:val="91"/>
        </w:rPr>
        <w:t>m</w:t>
      </w:r>
      <w:r>
        <w:rPr>
          <w:spacing w:val="6"/>
          <w:w w:val="97"/>
        </w:rPr>
        <w:t>b</w:t>
      </w:r>
      <w:r>
        <w:rPr>
          <w:w w:val="93"/>
        </w:rPr>
        <w:t>er</w:t>
      </w:r>
      <w:r>
        <w:rPr>
          <w:spacing w:val="11"/>
        </w:rPr>
        <w:t xml:space="preserve"> </w:t>
      </w:r>
      <w:r>
        <w:rPr>
          <w:spacing w:val="-1"/>
          <w:w w:val="89"/>
        </w:rPr>
        <w:t>o</w:t>
      </w:r>
      <w:r>
        <w:rPr>
          <w:w w:val="89"/>
        </w:rPr>
        <w:t>f</w:t>
      </w:r>
      <w:r>
        <w:rPr>
          <w:spacing w:val="11"/>
        </w:rPr>
        <w:t xml:space="preserve"> </w:t>
      </w:r>
      <w:r>
        <w:rPr>
          <w:spacing w:val="-1"/>
          <w:w w:val="96"/>
        </w:rPr>
        <w:t>tag</w:t>
      </w:r>
      <w:r>
        <w:rPr>
          <w:w w:val="96"/>
        </w:rPr>
        <w:t>s</w:t>
      </w:r>
      <w:r>
        <w:rPr>
          <w:spacing w:val="11"/>
        </w:rPr>
        <w:t xml:space="preserve"> </w:t>
      </w:r>
      <w:r>
        <w:rPr>
          <w:w w:val="93"/>
        </w:rPr>
        <w:t>in</w:t>
      </w:r>
      <w:r>
        <w:rPr>
          <w:spacing w:val="11"/>
        </w:rPr>
        <w:t xml:space="preserve"> </w:t>
      </w:r>
      <w:r>
        <w:rPr>
          <w:spacing w:val="-1"/>
          <w:w w:val="97"/>
        </w:rPr>
        <w:t>th</w:t>
      </w:r>
      <w:r>
        <w:rPr>
          <w:w w:val="97"/>
        </w:rPr>
        <w:t>e</w:t>
      </w:r>
      <w:r>
        <w:rPr>
          <w:spacing w:val="11"/>
        </w:rPr>
        <w:t xml:space="preserve"> </w:t>
      </w:r>
      <w:r>
        <w:rPr>
          <w:w w:val="93"/>
        </w:rPr>
        <w:t>i</w:t>
      </w:r>
      <w:r>
        <w:rPr>
          <w:spacing w:val="-7"/>
          <w:w w:val="93"/>
        </w:rPr>
        <w:t>n</w:t>
      </w:r>
      <w:r>
        <w:rPr>
          <w:spacing w:val="-1"/>
          <w:w w:val="94"/>
        </w:rPr>
        <w:t>terroga</w:t>
      </w:r>
      <w:r>
        <w:rPr>
          <w:spacing w:val="-1"/>
          <w:w w:val="96"/>
        </w:rPr>
        <w:t>tio</w:t>
      </w:r>
      <w:r>
        <w:rPr>
          <w:w w:val="96"/>
        </w:rPr>
        <w:t>n</w:t>
      </w:r>
      <w:r>
        <w:rPr>
          <w:spacing w:val="11"/>
        </w:rPr>
        <w:t xml:space="preserve"> </w:t>
      </w:r>
      <w:r>
        <w:rPr>
          <w:spacing w:val="-1"/>
          <w:w w:val="95"/>
        </w:rPr>
        <w:t>are</w:t>
      </w:r>
      <w:r>
        <w:rPr>
          <w:w w:val="95"/>
        </w:rPr>
        <w:t>a</w:t>
      </w:r>
      <w:r>
        <w:rPr>
          <w:spacing w:val="11"/>
        </w:rPr>
        <w:t xml:space="preserve"> </w:t>
      </w:r>
      <w:r>
        <w:rPr>
          <w:rFonts w:ascii="Bookman Old Style" w:hAnsi="Bookman Old Style"/>
          <w:i/>
          <w:spacing w:val="-129"/>
          <w:w w:val="93"/>
        </w:rPr>
        <w:t>n</w:t>
      </w:r>
      <w:r>
        <w:rPr>
          <w:rFonts w:ascii="Arial Unicode MS" w:hAnsi="Arial Unicode MS"/>
          <w:w w:val="146"/>
        </w:rPr>
        <w:t>ˆ</w:t>
      </w:r>
      <w:r>
        <w:rPr>
          <w:rFonts w:ascii="Arial Unicode MS" w:hAnsi="Arial Unicode MS"/>
          <w:spacing w:val="16"/>
        </w:rPr>
        <w:t xml:space="preserve"> </w:t>
      </w:r>
      <w:r>
        <w:rPr>
          <w:w w:val="91"/>
        </w:rPr>
        <w:t>whereas</w:t>
      </w:r>
      <w:r>
        <w:rPr>
          <w:spacing w:val="11"/>
        </w:rPr>
        <w:t xml:space="preserve"> </w:t>
      </w:r>
      <w:r>
        <w:rPr>
          <w:spacing w:val="-1"/>
          <w:w w:val="97"/>
        </w:rPr>
        <w:t>th</w:t>
      </w:r>
      <w:r>
        <w:rPr>
          <w:w w:val="97"/>
        </w:rPr>
        <w:t>e</w:t>
      </w:r>
      <w:r>
        <w:rPr>
          <w:spacing w:val="11"/>
        </w:rPr>
        <w:t xml:space="preserve"> </w:t>
      </w:r>
      <w:r>
        <w:rPr>
          <w:spacing w:val="-1"/>
          <w:w w:val="95"/>
        </w:rPr>
        <w:t xml:space="preserve">other </w:t>
      </w:r>
      <w:r>
        <w:rPr>
          <w:w w:val="95"/>
        </w:rPr>
        <w:t>calculates</w:t>
      </w:r>
      <w:r>
        <w:rPr>
          <w:spacing w:val="7"/>
        </w:rPr>
        <w:t xml:space="preserve"> </w:t>
      </w:r>
      <w:r>
        <w:rPr>
          <w:spacing w:val="-1"/>
          <w:w w:val="97"/>
        </w:rPr>
        <w:t>th</w:t>
      </w:r>
      <w:r>
        <w:rPr>
          <w:w w:val="97"/>
        </w:rPr>
        <w:t>e</w:t>
      </w:r>
      <w:r>
        <w:rPr>
          <w:spacing w:val="7"/>
        </w:rPr>
        <w:t xml:space="preserve"> </w:t>
      </w:r>
      <w:r>
        <w:rPr>
          <w:spacing w:val="-1"/>
          <w:w w:val="95"/>
        </w:rPr>
        <w:t>opt</w:t>
      </w:r>
      <w:r>
        <w:rPr>
          <w:w w:val="93"/>
        </w:rPr>
        <w:t>imal</w:t>
      </w:r>
      <w:r>
        <w:rPr>
          <w:spacing w:val="7"/>
        </w:rPr>
        <w:t xml:space="preserve"> </w:t>
      </w:r>
      <w:r>
        <w:rPr>
          <w:w w:val="93"/>
        </w:rPr>
        <w:t>frame</w:t>
      </w:r>
      <w:r>
        <w:rPr>
          <w:spacing w:val="7"/>
        </w:rPr>
        <w:t xml:space="preserve"> </w:t>
      </w:r>
      <w:r>
        <w:rPr>
          <w:w w:val="94"/>
        </w:rPr>
        <w:t>length</w:t>
      </w:r>
      <w:r>
        <w:rPr>
          <w:spacing w:val="7"/>
        </w:rPr>
        <w:t xml:space="preserve"> </w:t>
      </w:r>
      <w:r>
        <w:rPr>
          <w:rFonts w:ascii="Bookman Old Style" w:hAnsi="Bookman Old Style"/>
          <w:i/>
          <w:w w:val="114"/>
        </w:rPr>
        <w:t>L</w:t>
      </w:r>
      <w:r>
        <w:rPr>
          <w:rFonts w:ascii="Arial" w:hAnsi="Arial"/>
          <w:i/>
          <w:spacing w:val="-1"/>
          <w:w w:val="102"/>
          <w:position w:val="-3"/>
          <w:sz w:val="16"/>
        </w:rPr>
        <w:t>op</w:t>
      </w:r>
      <w:r>
        <w:rPr>
          <w:rFonts w:ascii="Arial" w:hAnsi="Arial"/>
          <w:i/>
          <w:w w:val="102"/>
          <w:position w:val="-3"/>
          <w:sz w:val="16"/>
        </w:rPr>
        <w:t>t</w:t>
      </w:r>
      <w:r>
        <w:rPr>
          <w:rFonts w:ascii="Arial" w:hAnsi="Arial"/>
          <w:i/>
          <w:position w:val="-3"/>
          <w:sz w:val="16"/>
        </w:rPr>
        <w:t xml:space="preserve"> </w:t>
      </w:r>
      <w:r>
        <w:rPr>
          <w:rFonts w:ascii="Arial" w:hAnsi="Arial"/>
          <w:i/>
          <w:spacing w:val="-12"/>
          <w:position w:val="-3"/>
          <w:sz w:val="16"/>
        </w:rPr>
        <w:t xml:space="preserve"> </w:t>
      </w:r>
      <w:r>
        <w:rPr>
          <w:w w:val="93"/>
        </w:rPr>
        <w:t>based</w:t>
      </w:r>
      <w:r>
        <w:rPr>
          <w:spacing w:val="7"/>
        </w:rPr>
        <w:t xml:space="preserve"> </w:t>
      </w:r>
      <w:r>
        <w:rPr>
          <w:spacing w:val="-1"/>
          <w:w w:val="91"/>
        </w:rPr>
        <w:t>o</w:t>
      </w:r>
      <w:r>
        <w:rPr>
          <w:w w:val="91"/>
        </w:rPr>
        <w:t>n</w:t>
      </w:r>
      <w:r>
        <w:rPr>
          <w:spacing w:val="7"/>
        </w:rPr>
        <w:t xml:space="preserve"> </w:t>
      </w:r>
      <w:r>
        <w:rPr>
          <w:rFonts w:ascii="Bookman Old Style" w:hAnsi="Bookman Old Style"/>
          <w:i/>
          <w:spacing w:val="-129"/>
          <w:w w:val="93"/>
        </w:rPr>
        <w:t>n</w:t>
      </w:r>
      <w:r>
        <w:rPr>
          <w:rFonts w:ascii="Arial Unicode MS" w:hAnsi="Arial Unicode MS"/>
          <w:w w:val="146"/>
        </w:rPr>
        <w:t>ˆ</w:t>
      </w:r>
      <w:r>
        <w:rPr>
          <w:rFonts w:ascii="Arial Unicode MS" w:hAnsi="Arial Unicode MS"/>
          <w:spacing w:val="12"/>
        </w:rPr>
        <w:t xml:space="preserve"> </w:t>
      </w:r>
      <w:r>
        <w:rPr>
          <w:w w:val="91"/>
        </w:rPr>
        <w:t>for</w:t>
      </w:r>
      <w:r>
        <w:rPr>
          <w:spacing w:val="7"/>
        </w:rPr>
        <w:t xml:space="preserve"> </w:t>
      </w:r>
      <w:r>
        <w:rPr>
          <w:w w:val="92"/>
        </w:rPr>
        <w:t>maximizing</w:t>
      </w:r>
      <w:r>
        <w:rPr>
          <w:spacing w:val="7"/>
        </w:rPr>
        <w:t xml:space="preserve"> </w:t>
      </w:r>
      <w:r>
        <w:rPr>
          <w:spacing w:val="-1"/>
          <w:w w:val="97"/>
        </w:rPr>
        <w:t>th</w:t>
      </w:r>
      <w:r>
        <w:rPr>
          <w:w w:val="97"/>
        </w:rPr>
        <w:t>e</w:t>
      </w:r>
      <w:r>
        <w:rPr>
          <w:spacing w:val="7"/>
        </w:rPr>
        <w:t xml:space="preserve"> </w:t>
      </w:r>
      <w:r>
        <w:rPr>
          <w:spacing w:val="-1"/>
          <w:w w:val="92"/>
        </w:rPr>
        <w:t xml:space="preserve">reading </w:t>
      </w:r>
      <w:r>
        <w:t>efficiency.</w:t>
      </w:r>
      <w:r>
        <w:rPr>
          <w:spacing w:val="7"/>
        </w:rPr>
        <w:t xml:space="preserve"> </w:t>
      </w:r>
      <w:r>
        <w:t>Figure</w:t>
      </w:r>
      <w:r>
        <w:rPr>
          <w:spacing w:val="-15"/>
        </w:rPr>
        <w:t xml:space="preserve"> </w:t>
      </w:r>
      <w:r>
        <w:t>5.5</w:t>
      </w:r>
      <w:r>
        <w:rPr>
          <w:spacing w:val="-15"/>
        </w:rPr>
        <w:t xml:space="preserve"> </w:t>
      </w:r>
      <w:r>
        <w:t>illustrates</w:t>
      </w:r>
      <w:r>
        <w:rPr>
          <w:spacing w:val="-15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mean</w:t>
      </w:r>
      <w:r>
        <w:rPr>
          <w:spacing w:val="-15"/>
        </w:rPr>
        <w:t xml:space="preserve"> </w:t>
      </w:r>
      <w:r>
        <w:t>reduction</w:t>
      </w:r>
      <w:r>
        <w:rPr>
          <w:spacing w:val="-15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reading</w:t>
      </w:r>
      <w:r>
        <w:rPr>
          <w:spacing w:val="-15"/>
        </w:rPr>
        <w:t xml:space="preserve"> </w:t>
      </w:r>
      <w:r>
        <w:t>time</w:t>
      </w:r>
      <w:r>
        <w:rPr>
          <w:spacing w:val="-15"/>
        </w:rPr>
        <w:t xml:space="preserve"> </w:t>
      </w:r>
      <w:r>
        <w:t xml:space="preserve">using the proposed </w:t>
      </w:r>
      <w:r>
        <w:rPr>
          <w:spacing w:val="-3"/>
        </w:rPr>
        <w:t xml:space="preserve">time-aware </w:t>
      </w:r>
      <w:r>
        <w:t>frame length for the proposed ML number of tags estimation</w:t>
      </w:r>
      <w:r>
        <w:rPr>
          <w:spacing w:val="-25"/>
        </w:rPr>
        <w:t xml:space="preserve"> </w:t>
      </w:r>
      <w:r>
        <w:t>and</w:t>
      </w:r>
      <w:r>
        <w:rPr>
          <w:spacing w:val="-25"/>
        </w:rPr>
        <w:t xml:space="preserve"> </w:t>
      </w:r>
      <w:r>
        <w:t>some</w:t>
      </w:r>
      <w:r>
        <w:rPr>
          <w:spacing w:val="-25"/>
        </w:rPr>
        <w:t xml:space="preserve"> </w:t>
      </w:r>
      <w:r>
        <w:t>well-known</w:t>
      </w:r>
      <w:r>
        <w:rPr>
          <w:spacing w:val="-25"/>
        </w:rPr>
        <w:t xml:space="preserve"> </w:t>
      </w:r>
      <w:r>
        <w:t>tag</w:t>
      </w:r>
      <w:r>
        <w:rPr>
          <w:spacing w:val="-25"/>
        </w:rPr>
        <w:t xml:space="preserve"> </w:t>
      </w:r>
      <w:r>
        <w:t>estimation</w:t>
      </w:r>
      <w:r>
        <w:rPr>
          <w:spacing w:val="-25"/>
        </w:rPr>
        <w:t xml:space="preserve"> </w:t>
      </w:r>
      <w:r>
        <w:t>algorithms</w:t>
      </w:r>
      <w:r>
        <w:rPr>
          <w:spacing w:val="-25"/>
        </w:rPr>
        <w:t xml:space="preserve"> </w:t>
      </w:r>
      <w:r>
        <w:t>using</w:t>
      </w:r>
      <w:r>
        <w:rPr>
          <w:spacing w:val="-25"/>
        </w:rPr>
        <w:t xml:space="preserve"> </w:t>
      </w:r>
      <w:r>
        <w:t>the</w:t>
      </w:r>
      <w:r>
        <w:rPr>
          <w:spacing w:val="-25"/>
        </w:rPr>
        <w:t xml:space="preserve"> </w:t>
      </w:r>
      <w:r>
        <w:rPr>
          <w:spacing w:val="-4"/>
        </w:rPr>
        <w:t>value</w:t>
      </w:r>
      <w:r>
        <w:rPr>
          <w:spacing w:val="-25"/>
        </w:rPr>
        <w:t xml:space="preserve"> </w:t>
      </w:r>
      <w:r>
        <w:t xml:space="preserve">of the slot duration constant </w:t>
      </w:r>
      <w:r>
        <w:rPr>
          <w:rFonts w:ascii="Bookman Old Style" w:hAnsi="Bookman Old Style"/>
          <w:i/>
        </w:rPr>
        <w:t>C</w:t>
      </w:r>
      <w:r>
        <w:rPr>
          <w:rFonts w:ascii="Arial" w:hAnsi="Arial"/>
          <w:i/>
          <w:position w:val="-3"/>
          <w:sz w:val="16"/>
        </w:rPr>
        <w:t xml:space="preserve">t </w:t>
      </w:r>
      <w:r>
        <w:rPr>
          <w:rFonts w:ascii="Arial Unicode MS" w:hAnsi="Arial Unicode MS"/>
        </w:rPr>
        <w:t>=</w:t>
      </w:r>
      <w:r>
        <w:rPr>
          <w:rFonts w:ascii="Arial Unicode MS" w:hAnsi="Arial Unicode MS"/>
          <w:spacing w:val="-43"/>
        </w:rPr>
        <w:t xml:space="preserve"> </w:t>
      </w:r>
      <w:r>
        <w:rPr>
          <w:rFonts w:ascii="Arial Unicode MS" w:hAnsi="Arial Unicode MS"/>
        </w:rPr>
        <w:t>0</w:t>
      </w:r>
      <w:r>
        <w:rPr>
          <w:rFonts w:ascii="Bookman Old Style" w:hAnsi="Bookman Old Style"/>
          <w:i/>
        </w:rPr>
        <w:t>.</w:t>
      </w:r>
      <w:r>
        <w:rPr>
          <w:rFonts w:ascii="Arial Unicode MS" w:hAnsi="Arial Unicode MS"/>
        </w:rPr>
        <w:t>2</w:t>
      </w:r>
      <w:r>
        <w:t>. The main purpose of these simulations is to</w:t>
      </w:r>
      <w:r>
        <w:rPr>
          <w:spacing w:val="-21"/>
        </w:rPr>
        <w:t xml:space="preserve"> </w:t>
      </w:r>
      <w:r>
        <w:t>show</w:t>
      </w:r>
      <w:r>
        <w:rPr>
          <w:spacing w:val="-21"/>
        </w:rPr>
        <w:t xml:space="preserve"> </w:t>
      </w:r>
      <w:r>
        <w:t>the</w:t>
      </w:r>
      <w:r>
        <w:rPr>
          <w:spacing w:val="-20"/>
        </w:rPr>
        <w:t xml:space="preserve"> </w:t>
      </w:r>
      <w:r>
        <w:t>practical</w:t>
      </w:r>
      <w:r>
        <w:rPr>
          <w:spacing w:val="-21"/>
        </w:rPr>
        <w:t xml:space="preserve"> </w:t>
      </w:r>
      <w:r>
        <w:t>effect</w:t>
      </w:r>
      <w:r>
        <w:rPr>
          <w:spacing w:val="-21"/>
        </w:rPr>
        <w:t xml:space="preserve"> </w:t>
      </w:r>
      <w:r>
        <w:t>on</w:t>
      </w:r>
      <w:r>
        <w:rPr>
          <w:spacing w:val="-21"/>
        </w:rPr>
        <w:t xml:space="preserve"> </w:t>
      </w:r>
      <w:r>
        <w:t>the</w:t>
      </w:r>
      <w:r>
        <w:rPr>
          <w:spacing w:val="-20"/>
        </w:rPr>
        <w:t xml:space="preserve"> </w:t>
      </w:r>
      <w:r>
        <w:t>reading</w:t>
      </w:r>
      <w:r>
        <w:rPr>
          <w:spacing w:val="-21"/>
        </w:rPr>
        <w:t xml:space="preserve"> </w:t>
      </w:r>
      <w:r>
        <w:t>time</w:t>
      </w:r>
      <w:r>
        <w:rPr>
          <w:spacing w:val="-21"/>
        </w:rPr>
        <w:t xml:space="preserve"> </w:t>
      </w:r>
      <w:r>
        <w:rPr>
          <w:spacing w:val="-4"/>
        </w:rPr>
        <w:t>by</w:t>
      </w:r>
      <w:r>
        <w:rPr>
          <w:spacing w:val="-21"/>
        </w:rPr>
        <w:t xml:space="preserve"> </w:t>
      </w:r>
      <w:r>
        <w:t>working</w:t>
      </w:r>
      <w:r>
        <w:rPr>
          <w:spacing w:val="-20"/>
        </w:rPr>
        <w:t xml:space="preserve"> </w:t>
      </w:r>
      <w:r>
        <w:t>with</w:t>
      </w:r>
      <w:r>
        <w:rPr>
          <w:spacing w:val="-21"/>
        </w:rPr>
        <w:t xml:space="preserve"> </w:t>
      </w:r>
      <w:r>
        <w:t>the</w:t>
      </w:r>
      <w:r>
        <w:rPr>
          <w:spacing w:val="-21"/>
        </w:rPr>
        <w:t xml:space="preserve"> </w:t>
      </w:r>
      <w:r>
        <w:t xml:space="preserve">proposed </w:t>
      </w:r>
      <w:r>
        <w:rPr>
          <w:w w:val="95"/>
        </w:rPr>
        <w:t xml:space="preserve">frame length using different tag estimation algorithms. Each curve presents the </w:t>
      </w:r>
      <w:r>
        <w:t>mean</w:t>
      </w:r>
      <w:r>
        <w:rPr>
          <w:spacing w:val="-37"/>
        </w:rPr>
        <w:t xml:space="preserve"> </w:t>
      </w:r>
      <w:r>
        <w:t>reduction</w:t>
      </w:r>
      <w:r>
        <w:rPr>
          <w:spacing w:val="-37"/>
        </w:rPr>
        <w:t xml:space="preserve"> </w:t>
      </w:r>
      <w:r>
        <w:t>of</w:t>
      </w:r>
      <w:r>
        <w:rPr>
          <w:spacing w:val="-37"/>
        </w:rPr>
        <w:t xml:space="preserve"> </w:t>
      </w:r>
      <w:r>
        <w:t>the</w:t>
      </w:r>
      <w:r>
        <w:rPr>
          <w:spacing w:val="-37"/>
        </w:rPr>
        <w:t xml:space="preserve"> </w:t>
      </w:r>
      <w:r>
        <w:t>reading</w:t>
      </w:r>
      <w:r>
        <w:rPr>
          <w:spacing w:val="-37"/>
        </w:rPr>
        <w:t xml:space="preserve"> </w:t>
      </w:r>
      <w:r>
        <w:t>time</w:t>
      </w:r>
      <w:r>
        <w:rPr>
          <w:spacing w:val="-37"/>
        </w:rPr>
        <w:t xml:space="preserve"> </w:t>
      </w:r>
      <w:r>
        <w:t>between</w:t>
      </w:r>
      <w:r>
        <w:rPr>
          <w:spacing w:val="-37"/>
        </w:rPr>
        <w:t xml:space="preserve"> </w:t>
      </w:r>
      <w:r>
        <w:t>the</w:t>
      </w:r>
      <w:r>
        <w:rPr>
          <w:spacing w:val="-37"/>
        </w:rPr>
        <w:t xml:space="preserve"> </w:t>
      </w:r>
      <w:r>
        <w:t>proposed</w:t>
      </w:r>
      <w:r>
        <w:rPr>
          <w:spacing w:val="-37"/>
        </w:rPr>
        <w:t xml:space="preserve"> </w:t>
      </w:r>
      <w:r>
        <w:t>frame</w:t>
      </w:r>
      <w:r>
        <w:rPr>
          <w:spacing w:val="-37"/>
        </w:rPr>
        <w:t xml:space="preserve"> </w:t>
      </w:r>
      <w:r>
        <w:t>length</w:t>
      </w:r>
      <w:r>
        <w:rPr>
          <w:spacing w:val="-37"/>
        </w:rPr>
        <w:t xml:space="preserve"> </w:t>
      </w:r>
      <w:r>
        <w:t>and</w:t>
      </w:r>
      <w:r>
        <w:rPr>
          <w:spacing w:val="-37"/>
        </w:rPr>
        <w:t xml:space="preserve"> </w:t>
      </w:r>
      <w:r>
        <w:t xml:space="preserve">the </w:t>
      </w:r>
      <w:r>
        <w:rPr>
          <w:spacing w:val="-3"/>
        </w:rPr>
        <w:t>conventional</w:t>
      </w:r>
      <w:r>
        <w:rPr>
          <w:spacing w:val="-21"/>
        </w:rPr>
        <w:t xml:space="preserve"> </w:t>
      </w:r>
      <w:r>
        <w:t>frame</w:t>
      </w:r>
      <w:r>
        <w:rPr>
          <w:spacing w:val="-21"/>
        </w:rPr>
        <w:t xml:space="preserve"> </w:t>
      </w:r>
      <w:r>
        <w:t>length</w:t>
      </w:r>
      <w:r>
        <w:rPr>
          <w:spacing w:val="-21"/>
        </w:rPr>
        <w:t xml:space="preserve"> </w:t>
      </w:r>
      <w:r>
        <w:rPr>
          <w:rFonts w:ascii="Bookman Old Style" w:hAnsi="Bookman Old Style"/>
          <w:i/>
        </w:rPr>
        <w:t>L</w:t>
      </w:r>
      <w:r>
        <w:rPr>
          <w:rFonts w:ascii="Bookman Old Style" w:hAnsi="Bookman Old Style"/>
          <w:i/>
          <w:spacing w:val="-33"/>
        </w:rPr>
        <w:t xml:space="preserve"> </w:t>
      </w:r>
      <w:r>
        <w:rPr>
          <w:rFonts w:ascii="Arial Unicode MS" w:hAnsi="Arial Unicode MS"/>
        </w:rPr>
        <w:t>=</w:t>
      </w:r>
      <w:r>
        <w:rPr>
          <w:rFonts w:ascii="Arial Unicode MS" w:hAnsi="Arial Unicode MS"/>
          <w:spacing w:val="-28"/>
        </w:rPr>
        <w:t xml:space="preserve"> </w:t>
      </w:r>
      <w:r>
        <w:rPr>
          <w:rFonts w:ascii="Bookman Old Style" w:hAnsi="Bookman Old Style"/>
          <w:i/>
        </w:rPr>
        <w:t>n</w:t>
      </w:r>
      <w:r>
        <w:rPr>
          <w:rFonts w:ascii="Bookman Old Style" w:hAnsi="Bookman Old Style"/>
          <w:i/>
          <w:spacing w:val="-33"/>
        </w:rPr>
        <w:t xml:space="preserve"> </w:t>
      </w:r>
      <w:r>
        <w:t>using</w:t>
      </w:r>
      <w:r>
        <w:rPr>
          <w:spacing w:val="-21"/>
        </w:rPr>
        <w:t xml:space="preserve"> </w:t>
      </w:r>
      <w:r>
        <w:t>the</w:t>
      </w:r>
      <w:r>
        <w:rPr>
          <w:spacing w:val="-21"/>
        </w:rPr>
        <w:t xml:space="preserve"> </w:t>
      </w:r>
      <w:r>
        <w:t>same</w:t>
      </w:r>
      <w:r>
        <w:rPr>
          <w:spacing w:val="-21"/>
        </w:rPr>
        <w:t xml:space="preserve"> </w:t>
      </w:r>
      <w:r>
        <w:t>estimation</w:t>
      </w:r>
      <w:r>
        <w:rPr>
          <w:spacing w:val="-21"/>
        </w:rPr>
        <w:t xml:space="preserve"> </w:t>
      </w:r>
      <w:r>
        <w:t>algorithm.</w:t>
      </w:r>
      <w:r>
        <w:rPr>
          <w:spacing w:val="-1"/>
        </w:rPr>
        <w:t xml:space="preserve"> </w:t>
      </w:r>
      <w:r>
        <w:t>When</w:t>
      </w:r>
      <w:r>
        <w:rPr>
          <w:spacing w:val="-21"/>
        </w:rPr>
        <w:t xml:space="preserve"> </w:t>
      </w:r>
      <w:r>
        <w:t xml:space="preserve">a </w:t>
      </w:r>
      <w:r>
        <w:rPr>
          <w:w w:val="95"/>
        </w:rPr>
        <w:t>simple</w:t>
      </w:r>
      <w:r>
        <w:rPr>
          <w:spacing w:val="-17"/>
          <w:w w:val="95"/>
        </w:rPr>
        <w:t xml:space="preserve"> </w:t>
      </w:r>
      <w:r>
        <w:rPr>
          <w:w w:val="95"/>
        </w:rPr>
        <w:t>tag</w:t>
      </w:r>
      <w:r>
        <w:rPr>
          <w:spacing w:val="-17"/>
          <w:w w:val="95"/>
        </w:rPr>
        <w:t xml:space="preserve"> </w:t>
      </w:r>
      <w:r>
        <w:rPr>
          <w:w w:val="95"/>
        </w:rPr>
        <w:t>estimation</w:t>
      </w:r>
      <w:r>
        <w:rPr>
          <w:spacing w:val="-17"/>
          <w:w w:val="95"/>
        </w:rPr>
        <w:t xml:space="preserve"> </w:t>
      </w:r>
      <w:r>
        <w:rPr>
          <w:w w:val="95"/>
        </w:rPr>
        <w:t>technique</w:t>
      </w:r>
      <w:r>
        <w:rPr>
          <w:spacing w:val="-17"/>
          <w:w w:val="95"/>
        </w:rPr>
        <w:t xml:space="preserve"> </w:t>
      </w:r>
      <w:r>
        <w:rPr>
          <w:w w:val="95"/>
        </w:rPr>
        <w:t>is</w:t>
      </w:r>
      <w:r>
        <w:rPr>
          <w:spacing w:val="-17"/>
          <w:w w:val="95"/>
        </w:rPr>
        <w:t xml:space="preserve"> </w:t>
      </w:r>
      <w:r>
        <w:rPr>
          <w:w w:val="95"/>
        </w:rPr>
        <w:t>used</w:t>
      </w:r>
      <w:r>
        <w:rPr>
          <w:spacing w:val="-17"/>
          <w:w w:val="95"/>
        </w:rPr>
        <w:t xml:space="preserve"> </w:t>
      </w:r>
      <w:r>
        <w:rPr>
          <w:w w:val="95"/>
        </w:rPr>
        <w:t>like</w:t>
      </w:r>
      <w:r>
        <w:rPr>
          <w:spacing w:val="-17"/>
          <w:w w:val="95"/>
        </w:rPr>
        <w:t xml:space="preserve"> </w:t>
      </w:r>
      <w:r>
        <w:rPr>
          <w:spacing w:val="-3"/>
          <w:w w:val="95"/>
        </w:rPr>
        <w:t>Lower</w:t>
      </w:r>
      <w:r>
        <w:rPr>
          <w:spacing w:val="-17"/>
          <w:w w:val="95"/>
        </w:rPr>
        <w:t xml:space="preserve"> </w:t>
      </w:r>
      <w:r>
        <w:rPr>
          <w:w w:val="95"/>
        </w:rPr>
        <w:t>bound</w:t>
      </w:r>
      <w:r>
        <w:rPr>
          <w:spacing w:val="-17"/>
          <w:w w:val="95"/>
        </w:rPr>
        <w:t xml:space="preserve"> </w:t>
      </w:r>
      <w:r>
        <w:rPr>
          <w:w w:val="95"/>
        </w:rPr>
        <w:t>[54]</w:t>
      </w:r>
      <w:r>
        <w:rPr>
          <w:spacing w:val="-17"/>
          <w:w w:val="95"/>
        </w:rPr>
        <w:t xml:space="preserve"> </w:t>
      </w:r>
      <w:r>
        <w:rPr>
          <w:w w:val="95"/>
        </w:rPr>
        <w:t>or</w:t>
      </w:r>
      <w:r>
        <w:rPr>
          <w:spacing w:val="-17"/>
          <w:w w:val="95"/>
        </w:rPr>
        <w:t xml:space="preserve"> </w:t>
      </w:r>
      <w:r>
        <w:rPr>
          <w:w w:val="95"/>
        </w:rPr>
        <w:t>Schoute</w:t>
      </w:r>
      <w:r>
        <w:rPr>
          <w:spacing w:val="-17"/>
          <w:w w:val="95"/>
        </w:rPr>
        <w:t xml:space="preserve"> </w:t>
      </w:r>
      <w:r>
        <w:rPr>
          <w:w w:val="95"/>
        </w:rPr>
        <w:t>[52],</w:t>
      </w:r>
      <w:r>
        <w:rPr>
          <w:spacing w:val="-14"/>
          <w:w w:val="95"/>
        </w:rPr>
        <w:t xml:space="preserve"> </w:t>
      </w:r>
      <w:r>
        <w:rPr>
          <w:spacing w:val="-4"/>
          <w:w w:val="95"/>
        </w:rPr>
        <w:t xml:space="preserve">we </w:t>
      </w:r>
      <w:r>
        <w:t>can</w:t>
      </w:r>
      <w:r>
        <w:rPr>
          <w:spacing w:val="-23"/>
        </w:rPr>
        <w:t xml:space="preserve"> </w:t>
      </w:r>
      <w:r>
        <w:t>reduce</w:t>
      </w:r>
      <w:r>
        <w:rPr>
          <w:spacing w:val="-23"/>
        </w:rPr>
        <w:t xml:space="preserve"> </w:t>
      </w:r>
      <w:r>
        <w:t>the</w:t>
      </w:r>
      <w:r>
        <w:rPr>
          <w:spacing w:val="-23"/>
        </w:rPr>
        <w:t xml:space="preserve"> </w:t>
      </w:r>
      <w:r>
        <w:t>reading</w:t>
      </w:r>
      <w:r>
        <w:rPr>
          <w:spacing w:val="-23"/>
        </w:rPr>
        <w:t xml:space="preserve"> </w:t>
      </w:r>
      <w:r>
        <w:t>time</w:t>
      </w:r>
      <w:r>
        <w:rPr>
          <w:spacing w:val="-23"/>
        </w:rPr>
        <w:t xml:space="preserve"> </w:t>
      </w:r>
      <w:r>
        <w:t>in</w:t>
      </w:r>
      <w:r>
        <w:rPr>
          <w:spacing w:val="-23"/>
        </w:rPr>
        <w:t xml:space="preserve"> </w:t>
      </w:r>
      <w:r>
        <w:t>the</w:t>
      </w:r>
      <w:r>
        <w:rPr>
          <w:spacing w:val="-23"/>
        </w:rPr>
        <w:t xml:space="preserve"> </w:t>
      </w:r>
      <w:r>
        <w:t>order</w:t>
      </w:r>
      <w:r>
        <w:rPr>
          <w:spacing w:val="-23"/>
        </w:rPr>
        <w:t xml:space="preserve"> </w:t>
      </w:r>
      <w:r>
        <w:t>of</w:t>
      </w:r>
      <w:r>
        <w:rPr>
          <w:spacing w:val="-23"/>
        </w:rPr>
        <w:t xml:space="preserve"> </w:t>
      </w:r>
      <w:r>
        <w:rPr>
          <w:rFonts w:ascii="Arial Unicode MS" w:hAnsi="Arial Unicode MS"/>
        </w:rPr>
        <w:t>10</w:t>
      </w:r>
      <w:r>
        <w:rPr>
          <w:rFonts w:ascii="Arial Unicode MS" w:hAnsi="Arial Unicode MS"/>
          <w:spacing w:val="-30"/>
        </w:rPr>
        <w:t xml:space="preserve"> </w:t>
      </w:r>
      <w:r>
        <w:t>to</w:t>
      </w:r>
      <w:r>
        <w:rPr>
          <w:spacing w:val="-23"/>
        </w:rPr>
        <w:t xml:space="preserve"> </w:t>
      </w:r>
      <w:r>
        <w:rPr>
          <w:rFonts w:ascii="Arial Unicode MS" w:hAnsi="Arial Unicode MS"/>
        </w:rPr>
        <w:t>12</w:t>
      </w:r>
      <w:r>
        <w:rPr>
          <w:rFonts w:ascii="Arial Unicode MS" w:hAnsi="Arial Unicode MS"/>
          <w:spacing w:val="-47"/>
        </w:rPr>
        <w:t xml:space="preserve"> </w:t>
      </w:r>
      <w:r>
        <w:rPr>
          <w:rFonts w:ascii="Arial Unicode MS" w:hAnsi="Arial Unicode MS"/>
        </w:rPr>
        <w:t>%</w:t>
      </w:r>
      <w:r>
        <w:t>,</w:t>
      </w:r>
      <w:r>
        <w:rPr>
          <w:spacing w:val="-23"/>
        </w:rPr>
        <w:t xml:space="preserve"> </w:t>
      </w:r>
      <w:r>
        <w:t>thereby</w:t>
      </w:r>
      <w:r>
        <w:rPr>
          <w:spacing w:val="-23"/>
        </w:rPr>
        <w:t xml:space="preserve"> </w:t>
      </w:r>
      <w:r>
        <w:t>gaining</w:t>
      </w:r>
      <w:r>
        <w:rPr>
          <w:spacing w:val="-23"/>
        </w:rPr>
        <w:t xml:space="preserve"> </w:t>
      </w:r>
      <w:r>
        <w:t xml:space="preserve">around </w:t>
      </w:r>
      <w:r>
        <w:rPr>
          <w:rFonts w:ascii="Arial Unicode MS" w:hAnsi="Arial Unicode MS"/>
        </w:rPr>
        <w:t>9</w:t>
      </w:r>
      <w:r>
        <w:rPr>
          <w:rFonts w:ascii="Arial Unicode MS" w:hAnsi="Arial Unicode MS"/>
          <w:spacing w:val="-43"/>
        </w:rPr>
        <w:t xml:space="preserve"> </w:t>
      </w:r>
      <w:r>
        <w:rPr>
          <w:rFonts w:ascii="Arial Unicode MS" w:hAnsi="Arial Unicode MS"/>
        </w:rPr>
        <w:t>%</w:t>
      </w:r>
      <w:r>
        <w:rPr>
          <w:rFonts w:ascii="Arial Unicode MS" w:hAnsi="Arial Unicode MS"/>
          <w:spacing w:val="-19"/>
        </w:rPr>
        <w:t xml:space="preserve"> </w:t>
      </w:r>
      <w:r>
        <w:t>for</w:t>
      </w:r>
      <w:r>
        <w:rPr>
          <w:spacing w:val="-12"/>
        </w:rPr>
        <w:t xml:space="preserve"> </w:t>
      </w:r>
      <w:r>
        <w:t>better</w:t>
      </w:r>
      <w:r>
        <w:rPr>
          <w:spacing w:val="-12"/>
        </w:rPr>
        <w:t xml:space="preserve"> </w:t>
      </w:r>
      <w:r>
        <w:t>estimation</w:t>
      </w:r>
      <w:r>
        <w:rPr>
          <w:spacing w:val="-12"/>
        </w:rPr>
        <w:t xml:space="preserve"> </w:t>
      </w:r>
      <w:r>
        <w:t>algorithms</w:t>
      </w:r>
      <w:r>
        <w:rPr>
          <w:spacing w:val="-12"/>
        </w:rPr>
        <w:t xml:space="preserve"> </w:t>
      </w:r>
      <w:r>
        <w:t>like</w:t>
      </w:r>
      <w:r>
        <w:rPr>
          <w:spacing w:val="-12"/>
        </w:rPr>
        <w:t xml:space="preserve"> </w:t>
      </w:r>
      <w:r>
        <w:t>[89]</w:t>
      </w:r>
      <w:r>
        <w:rPr>
          <w:spacing w:val="-12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[90],</w:t>
      </w:r>
      <w:r>
        <w:rPr>
          <w:spacing w:val="-12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at</w:t>
      </w:r>
      <w:r>
        <w:rPr>
          <w:spacing w:val="-12"/>
        </w:rPr>
        <w:t xml:space="preserve"> </w:t>
      </w:r>
      <w:r>
        <w:t>last</w:t>
      </w:r>
      <w:r>
        <w:rPr>
          <w:spacing w:val="-12"/>
        </w:rPr>
        <w:t xml:space="preserve"> </w:t>
      </w:r>
      <w:r>
        <w:t>gaining</w:t>
      </w:r>
      <w:r>
        <w:rPr>
          <w:spacing w:val="-12"/>
        </w:rPr>
        <w:t xml:space="preserve"> </w:t>
      </w:r>
      <w:r>
        <w:rPr>
          <w:rFonts w:ascii="Arial Unicode MS" w:hAnsi="Arial Unicode MS"/>
        </w:rPr>
        <w:t>6</w:t>
      </w:r>
      <w:r>
        <w:rPr>
          <w:rFonts w:ascii="Arial Unicode MS" w:hAnsi="Arial Unicode MS"/>
          <w:spacing w:val="-43"/>
        </w:rPr>
        <w:t xml:space="preserve"> </w:t>
      </w:r>
      <w:r>
        <w:rPr>
          <w:rFonts w:ascii="Arial Unicode MS" w:hAnsi="Arial Unicode MS"/>
        </w:rPr>
        <w:t>%</w:t>
      </w:r>
    </w:p>
    <w:p w14:paraId="3B1F5B3A" w14:textId="77777777" w:rsidR="00ED6B8B" w:rsidRDefault="00ED6B8B">
      <w:pPr>
        <w:spacing w:line="358" w:lineRule="exact"/>
        <w:rPr>
          <w:rFonts w:ascii="Arial Unicode MS" w:hAnsi="Arial Unicode MS"/>
        </w:rPr>
        <w:sectPr w:rsidR="00ED6B8B">
          <w:pgSz w:w="11910" w:h="16840"/>
          <w:pgMar w:top="1920" w:right="1680" w:bottom="280" w:left="1620" w:header="1603" w:footer="0" w:gutter="0"/>
          <w:cols w:space="720"/>
        </w:sectPr>
        <w:pPrChange w:id="450" w:author="Raghda Wahdan" w:date="2017-11-06T13:08:00Z">
          <w:pPr>
            <w:spacing w:line="358" w:lineRule="exact"/>
            <w:jc w:val="both"/>
          </w:pPr>
        </w:pPrChange>
      </w:pPr>
    </w:p>
    <w:p w14:paraId="3CFBA4ED" w14:textId="77777777" w:rsidR="00ED6B8B" w:rsidRDefault="00ED6B8B" w:rsidP="00F672C4">
      <w:pPr>
        <w:pStyle w:val="BodyText"/>
        <w:spacing w:before="17"/>
        <w:rPr>
          <w:rFonts w:ascii="Arial Unicode MS"/>
          <w:sz w:val="15"/>
        </w:rPr>
      </w:pPr>
    </w:p>
    <w:p w14:paraId="1CF2DE4F" w14:textId="77777777" w:rsidR="00ED6B8B" w:rsidRDefault="00890932">
      <w:pPr>
        <w:spacing w:before="112"/>
        <w:ind w:right="8006"/>
        <w:rPr>
          <w:rFonts w:ascii="Calibri"/>
          <w:sz w:val="20"/>
        </w:rPr>
        <w:pPrChange w:id="451" w:author="Raghda Wahdan" w:date="2017-11-06T13:08:00Z">
          <w:pPr>
            <w:spacing w:before="112"/>
            <w:ind w:right="8006"/>
            <w:jc w:val="center"/>
          </w:pPr>
        </w:pPrChange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458560" behindDoc="0" locked="0" layoutInCell="1" allowOverlap="1" wp14:anchorId="5D2A073D" wp14:editId="3064AA32">
                <wp:simplePos x="0" y="0"/>
                <wp:positionH relativeFrom="page">
                  <wp:posOffset>1849120</wp:posOffset>
                </wp:positionH>
                <wp:positionV relativeFrom="paragraph">
                  <wp:posOffset>189230</wp:posOffset>
                </wp:positionV>
                <wp:extent cx="4457065" cy="2473325"/>
                <wp:effectExtent l="20320" t="17780" r="18415" b="23495"/>
                <wp:wrapNone/>
                <wp:docPr id="1240" name="Freeform 12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457065" cy="2473325"/>
                        </a:xfrm>
                        <a:custGeom>
                          <a:avLst/>
                          <a:gdLst>
                            <a:gd name="T0" fmla="+- 0 2989 2912"/>
                            <a:gd name="T1" fmla="*/ T0 w 7019"/>
                            <a:gd name="T2" fmla="+- 0 548 298"/>
                            <a:gd name="T3" fmla="*/ 548 h 3895"/>
                            <a:gd name="T4" fmla="+- 0 3153 2912"/>
                            <a:gd name="T5" fmla="*/ T4 w 7019"/>
                            <a:gd name="T6" fmla="+- 0 981 298"/>
                            <a:gd name="T7" fmla="*/ 981 h 3895"/>
                            <a:gd name="T8" fmla="+- 0 3317 2912"/>
                            <a:gd name="T9" fmla="*/ T8 w 7019"/>
                            <a:gd name="T10" fmla="+- 0 1354 298"/>
                            <a:gd name="T11" fmla="*/ 1354 h 3895"/>
                            <a:gd name="T12" fmla="+- 0 3481 2912"/>
                            <a:gd name="T13" fmla="*/ T12 w 7019"/>
                            <a:gd name="T14" fmla="+- 0 1668 298"/>
                            <a:gd name="T15" fmla="*/ 1668 h 3895"/>
                            <a:gd name="T16" fmla="+- 0 3645 2912"/>
                            <a:gd name="T17" fmla="*/ T16 w 7019"/>
                            <a:gd name="T18" fmla="+- 0 1936 298"/>
                            <a:gd name="T19" fmla="*/ 1936 h 3895"/>
                            <a:gd name="T20" fmla="+- 0 3808 2912"/>
                            <a:gd name="T21" fmla="*/ T20 w 7019"/>
                            <a:gd name="T22" fmla="+- 0 2164 298"/>
                            <a:gd name="T23" fmla="*/ 2164 h 3895"/>
                            <a:gd name="T24" fmla="+- 0 3972 2912"/>
                            <a:gd name="T25" fmla="*/ T24 w 7019"/>
                            <a:gd name="T26" fmla="+- 0 2359 298"/>
                            <a:gd name="T27" fmla="*/ 2359 h 3895"/>
                            <a:gd name="T28" fmla="+- 0 4132 2912"/>
                            <a:gd name="T29" fmla="*/ T28 w 7019"/>
                            <a:gd name="T30" fmla="+- 0 2541 298"/>
                            <a:gd name="T31" fmla="*/ 2541 h 3895"/>
                            <a:gd name="T32" fmla="+- 0 4295 2912"/>
                            <a:gd name="T33" fmla="*/ T32 w 7019"/>
                            <a:gd name="T34" fmla="+- 0 2696 298"/>
                            <a:gd name="T35" fmla="*/ 2696 h 3895"/>
                            <a:gd name="T36" fmla="+- 0 4459 2912"/>
                            <a:gd name="T37" fmla="*/ T36 w 7019"/>
                            <a:gd name="T38" fmla="+- 0 2833 298"/>
                            <a:gd name="T39" fmla="*/ 2833 h 3895"/>
                            <a:gd name="T40" fmla="+- 0 4623 2912"/>
                            <a:gd name="T41" fmla="*/ T40 w 7019"/>
                            <a:gd name="T42" fmla="+- 0 2955 298"/>
                            <a:gd name="T43" fmla="*/ 2955 h 3895"/>
                            <a:gd name="T44" fmla="+- 0 4787 2912"/>
                            <a:gd name="T45" fmla="*/ T44 w 7019"/>
                            <a:gd name="T46" fmla="+- 0 3074 298"/>
                            <a:gd name="T47" fmla="*/ 3074 h 3895"/>
                            <a:gd name="T48" fmla="+- 0 4951 2912"/>
                            <a:gd name="T49" fmla="*/ T48 w 7019"/>
                            <a:gd name="T50" fmla="+- 0 3174 298"/>
                            <a:gd name="T51" fmla="*/ 3174 h 3895"/>
                            <a:gd name="T52" fmla="+- 0 5115 2912"/>
                            <a:gd name="T53" fmla="*/ T52 w 7019"/>
                            <a:gd name="T54" fmla="+- 0 3274 298"/>
                            <a:gd name="T55" fmla="*/ 3274 h 3895"/>
                            <a:gd name="T56" fmla="+- 0 5274 2912"/>
                            <a:gd name="T57" fmla="*/ T56 w 7019"/>
                            <a:gd name="T58" fmla="+- 0 3356 298"/>
                            <a:gd name="T59" fmla="*/ 3356 h 3895"/>
                            <a:gd name="T60" fmla="+- 0 5438 2912"/>
                            <a:gd name="T61" fmla="*/ T60 w 7019"/>
                            <a:gd name="T62" fmla="+- 0 3442 298"/>
                            <a:gd name="T63" fmla="*/ 3442 h 3895"/>
                            <a:gd name="T64" fmla="+- 0 5602 2912"/>
                            <a:gd name="T65" fmla="*/ T64 w 7019"/>
                            <a:gd name="T66" fmla="+- 0 3515 298"/>
                            <a:gd name="T67" fmla="*/ 3515 h 3895"/>
                            <a:gd name="T68" fmla="+- 0 5766 2912"/>
                            <a:gd name="T69" fmla="*/ T68 w 7019"/>
                            <a:gd name="T70" fmla="+- 0 3579 298"/>
                            <a:gd name="T71" fmla="*/ 3579 h 3895"/>
                            <a:gd name="T72" fmla="+- 0 5929 2912"/>
                            <a:gd name="T73" fmla="*/ T72 w 7019"/>
                            <a:gd name="T74" fmla="+- 0 3638 298"/>
                            <a:gd name="T75" fmla="*/ 3638 h 3895"/>
                            <a:gd name="T76" fmla="+- 0 6093 2912"/>
                            <a:gd name="T77" fmla="*/ T76 w 7019"/>
                            <a:gd name="T78" fmla="+- 0 3693 298"/>
                            <a:gd name="T79" fmla="*/ 3693 h 3895"/>
                            <a:gd name="T80" fmla="+- 0 6257 2912"/>
                            <a:gd name="T81" fmla="*/ T80 w 7019"/>
                            <a:gd name="T82" fmla="+- 0 3742 298"/>
                            <a:gd name="T83" fmla="*/ 3742 h 3895"/>
                            <a:gd name="T84" fmla="+- 0 6421 2912"/>
                            <a:gd name="T85" fmla="*/ T84 w 7019"/>
                            <a:gd name="T86" fmla="+- 0 3797 298"/>
                            <a:gd name="T87" fmla="*/ 3797 h 3895"/>
                            <a:gd name="T88" fmla="+- 0 6580 2912"/>
                            <a:gd name="T89" fmla="*/ T88 w 7019"/>
                            <a:gd name="T90" fmla="+- 0 3843 298"/>
                            <a:gd name="T91" fmla="*/ 3843 h 3895"/>
                            <a:gd name="T92" fmla="+- 0 6744 2912"/>
                            <a:gd name="T93" fmla="*/ T92 w 7019"/>
                            <a:gd name="T94" fmla="+- 0 3870 298"/>
                            <a:gd name="T95" fmla="*/ 3870 h 3895"/>
                            <a:gd name="T96" fmla="+- 0 6908 2912"/>
                            <a:gd name="T97" fmla="*/ T96 w 7019"/>
                            <a:gd name="T98" fmla="+- 0 3929 298"/>
                            <a:gd name="T99" fmla="*/ 3929 h 3895"/>
                            <a:gd name="T100" fmla="+- 0 7072 2912"/>
                            <a:gd name="T101" fmla="*/ T100 w 7019"/>
                            <a:gd name="T102" fmla="+- 0 3952 298"/>
                            <a:gd name="T103" fmla="*/ 3952 h 3895"/>
                            <a:gd name="T104" fmla="+- 0 7236 2912"/>
                            <a:gd name="T105" fmla="*/ T104 w 7019"/>
                            <a:gd name="T106" fmla="+- 0 3979 298"/>
                            <a:gd name="T107" fmla="*/ 3979 h 3895"/>
                            <a:gd name="T108" fmla="+- 0 7400 2912"/>
                            <a:gd name="T109" fmla="*/ T108 w 7019"/>
                            <a:gd name="T110" fmla="+- 0 4020 298"/>
                            <a:gd name="T111" fmla="*/ 4020 h 3895"/>
                            <a:gd name="T112" fmla="+- 0 7563 2912"/>
                            <a:gd name="T113" fmla="*/ T112 w 7019"/>
                            <a:gd name="T114" fmla="+- 0 4038 298"/>
                            <a:gd name="T115" fmla="*/ 4038 h 3895"/>
                            <a:gd name="T116" fmla="+- 0 7723 2912"/>
                            <a:gd name="T117" fmla="*/ T116 w 7019"/>
                            <a:gd name="T118" fmla="+- 0 4052 298"/>
                            <a:gd name="T119" fmla="*/ 4052 h 3895"/>
                            <a:gd name="T120" fmla="+- 0 7887 2912"/>
                            <a:gd name="T121" fmla="*/ T120 w 7019"/>
                            <a:gd name="T122" fmla="+- 0 4066 298"/>
                            <a:gd name="T123" fmla="*/ 4066 h 3895"/>
                            <a:gd name="T124" fmla="+- 0 8050 2912"/>
                            <a:gd name="T125" fmla="*/ T124 w 7019"/>
                            <a:gd name="T126" fmla="+- 0 4097 298"/>
                            <a:gd name="T127" fmla="*/ 4097 h 3895"/>
                            <a:gd name="T128" fmla="+- 0 8214 2912"/>
                            <a:gd name="T129" fmla="*/ T128 w 7019"/>
                            <a:gd name="T130" fmla="+- 0 4111 298"/>
                            <a:gd name="T131" fmla="*/ 4111 h 3895"/>
                            <a:gd name="T132" fmla="+- 0 8378 2912"/>
                            <a:gd name="T133" fmla="*/ T132 w 7019"/>
                            <a:gd name="T134" fmla="+- 0 4116 298"/>
                            <a:gd name="T135" fmla="*/ 4116 h 3895"/>
                            <a:gd name="T136" fmla="+- 0 8542 2912"/>
                            <a:gd name="T137" fmla="*/ T136 w 7019"/>
                            <a:gd name="T138" fmla="+- 0 4138 298"/>
                            <a:gd name="T139" fmla="*/ 4138 h 3895"/>
                            <a:gd name="T140" fmla="+- 0 8706 2912"/>
                            <a:gd name="T141" fmla="*/ T140 w 7019"/>
                            <a:gd name="T142" fmla="+- 0 4157 298"/>
                            <a:gd name="T143" fmla="*/ 4157 h 3895"/>
                            <a:gd name="T144" fmla="+- 0 8865 2912"/>
                            <a:gd name="T145" fmla="*/ T144 w 7019"/>
                            <a:gd name="T146" fmla="+- 0 4166 298"/>
                            <a:gd name="T147" fmla="*/ 4166 h 3895"/>
                            <a:gd name="T148" fmla="+- 0 9029 2912"/>
                            <a:gd name="T149" fmla="*/ T148 w 7019"/>
                            <a:gd name="T150" fmla="+- 0 4161 298"/>
                            <a:gd name="T151" fmla="*/ 4161 h 3895"/>
                            <a:gd name="T152" fmla="+- 0 9193 2912"/>
                            <a:gd name="T153" fmla="*/ T152 w 7019"/>
                            <a:gd name="T154" fmla="+- 0 4184 298"/>
                            <a:gd name="T155" fmla="*/ 4184 h 3895"/>
                            <a:gd name="T156" fmla="+- 0 9357 2912"/>
                            <a:gd name="T157" fmla="*/ T156 w 7019"/>
                            <a:gd name="T158" fmla="+- 0 4189 298"/>
                            <a:gd name="T159" fmla="*/ 4189 h 3895"/>
                            <a:gd name="T160" fmla="+- 0 9521 2912"/>
                            <a:gd name="T161" fmla="*/ T160 w 7019"/>
                            <a:gd name="T162" fmla="+- 0 4180 298"/>
                            <a:gd name="T163" fmla="*/ 4180 h 3895"/>
                            <a:gd name="T164" fmla="+- 0 9684 2912"/>
                            <a:gd name="T165" fmla="*/ T164 w 7019"/>
                            <a:gd name="T166" fmla="+- 0 4189 298"/>
                            <a:gd name="T167" fmla="*/ 4189 h 3895"/>
                            <a:gd name="T168" fmla="+- 0 9848 2912"/>
                            <a:gd name="T169" fmla="*/ T168 w 7019"/>
                            <a:gd name="T170" fmla="+- 0 4180 298"/>
                            <a:gd name="T171" fmla="*/ 4180 h 389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</a:cxnLst>
                          <a:rect l="0" t="0" r="r" b="b"/>
                          <a:pathLst>
                            <a:path w="7019" h="3895">
                              <a:moveTo>
                                <a:pt x="0" y="0"/>
                              </a:moveTo>
                              <a:lnTo>
                                <a:pt x="77" y="250"/>
                              </a:lnTo>
                              <a:lnTo>
                                <a:pt x="159" y="482"/>
                              </a:lnTo>
                              <a:lnTo>
                                <a:pt x="241" y="683"/>
                              </a:lnTo>
                              <a:lnTo>
                                <a:pt x="323" y="878"/>
                              </a:lnTo>
                              <a:lnTo>
                                <a:pt x="405" y="1056"/>
                              </a:lnTo>
                              <a:lnTo>
                                <a:pt x="487" y="1215"/>
                              </a:lnTo>
                              <a:lnTo>
                                <a:pt x="569" y="1370"/>
                              </a:lnTo>
                              <a:lnTo>
                                <a:pt x="651" y="1502"/>
                              </a:lnTo>
                              <a:lnTo>
                                <a:pt x="733" y="1638"/>
                              </a:lnTo>
                              <a:lnTo>
                                <a:pt x="815" y="1761"/>
                              </a:lnTo>
                              <a:lnTo>
                                <a:pt x="896" y="1866"/>
                              </a:lnTo>
                              <a:lnTo>
                                <a:pt x="978" y="1966"/>
                              </a:lnTo>
                              <a:lnTo>
                                <a:pt x="1060" y="2061"/>
                              </a:lnTo>
                              <a:lnTo>
                                <a:pt x="1142" y="2157"/>
                              </a:lnTo>
                              <a:lnTo>
                                <a:pt x="1220" y="2243"/>
                              </a:lnTo>
                              <a:lnTo>
                                <a:pt x="1302" y="2321"/>
                              </a:lnTo>
                              <a:lnTo>
                                <a:pt x="1383" y="2398"/>
                              </a:lnTo>
                              <a:lnTo>
                                <a:pt x="1465" y="2466"/>
                              </a:lnTo>
                              <a:lnTo>
                                <a:pt x="1547" y="2535"/>
                              </a:lnTo>
                              <a:lnTo>
                                <a:pt x="1629" y="2607"/>
                              </a:lnTo>
                              <a:lnTo>
                                <a:pt x="1711" y="2657"/>
                              </a:lnTo>
                              <a:lnTo>
                                <a:pt x="1793" y="2717"/>
                              </a:lnTo>
                              <a:lnTo>
                                <a:pt x="1875" y="2776"/>
                              </a:lnTo>
                              <a:lnTo>
                                <a:pt x="1957" y="2826"/>
                              </a:lnTo>
                              <a:lnTo>
                                <a:pt x="2039" y="2876"/>
                              </a:lnTo>
                              <a:lnTo>
                                <a:pt x="2121" y="2926"/>
                              </a:lnTo>
                              <a:lnTo>
                                <a:pt x="2203" y="2976"/>
                              </a:lnTo>
                              <a:lnTo>
                                <a:pt x="2285" y="3017"/>
                              </a:lnTo>
                              <a:lnTo>
                                <a:pt x="2362" y="3058"/>
                              </a:lnTo>
                              <a:lnTo>
                                <a:pt x="2444" y="3108"/>
                              </a:lnTo>
                              <a:lnTo>
                                <a:pt x="2526" y="3144"/>
                              </a:lnTo>
                              <a:lnTo>
                                <a:pt x="2608" y="3167"/>
                              </a:lnTo>
                              <a:lnTo>
                                <a:pt x="2690" y="3217"/>
                              </a:lnTo>
                              <a:lnTo>
                                <a:pt x="2771" y="3240"/>
                              </a:lnTo>
                              <a:lnTo>
                                <a:pt x="2854" y="3281"/>
                              </a:lnTo>
                              <a:lnTo>
                                <a:pt x="2936" y="3312"/>
                              </a:lnTo>
                              <a:lnTo>
                                <a:pt x="3017" y="3340"/>
                              </a:lnTo>
                              <a:lnTo>
                                <a:pt x="3099" y="3367"/>
                              </a:lnTo>
                              <a:lnTo>
                                <a:pt x="3181" y="3395"/>
                              </a:lnTo>
                              <a:lnTo>
                                <a:pt x="3263" y="3422"/>
                              </a:lnTo>
                              <a:lnTo>
                                <a:pt x="3345" y="3444"/>
                              </a:lnTo>
                              <a:lnTo>
                                <a:pt x="3427" y="3467"/>
                              </a:lnTo>
                              <a:lnTo>
                                <a:pt x="3509" y="3499"/>
                              </a:lnTo>
                              <a:lnTo>
                                <a:pt x="3587" y="3517"/>
                              </a:lnTo>
                              <a:lnTo>
                                <a:pt x="3668" y="3545"/>
                              </a:lnTo>
                              <a:lnTo>
                                <a:pt x="3750" y="3558"/>
                              </a:lnTo>
                              <a:lnTo>
                                <a:pt x="3832" y="3572"/>
                              </a:lnTo>
                              <a:lnTo>
                                <a:pt x="3914" y="3599"/>
                              </a:lnTo>
                              <a:lnTo>
                                <a:pt x="3996" y="3631"/>
                              </a:lnTo>
                              <a:lnTo>
                                <a:pt x="4078" y="3636"/>
                              </a:lnTo>
                              <a:lnTo>
                                <a:pt x="4160" y="3654"/>
                              </a:lnTo>
                              <a:lnTo>
                                <a:pt x="4242" y="3672"/>
                              </a:lnTo>
                              <a:lnTo>
                                <a:pt x="4324" y="3681"/>
                              </a:lnTo>
                              <a:lnTo>
                                <a:pt x="4405" y="3699"/>
                              </a:lnTo>
                              <a:lnTo>
                                <a:pt x="4488" y="3722"/>
                              </a:lnTo>
                              <a:lnTo>
                                <a:pt x="4570" y="3727"/>
                              </a:lnTo>
                              <a:lnTo>
                                <a:pt x="4651" y="3740"/>
                              </a:lnTo>
                              <a:lnTo>
                                <a:pt x="4729" y="3740"/>
                              </a:lnTo>
                              <a:lnTo>
                                <a:pt x="4811" y="3754"/>
                              </a:lnTo>
                              <a:lnTo>
                                <a:pt x="4893" y="3772"/>
                              </a:lnTo>
                              <a:lnTo>
                                <a:pt x="4975" y="3768"/>
                              </a:lnTo>
                              <a:lnTo>
                                <a:pt x="5056" y="3777"/>
                              </a:lnTo>
                              <a:lnTo>
                                <a:pt x="5138" y="3799"/>
                              </a:lnTo>
                              <a:lnTo>
                                <a:pt x="5221" y="3799"/>
                              </a:lnTo>
                              <a:lnTo>
                                <a:pt x="5302" y="3813"/>
                              </a:lnTo>
                              <a:lnTo>
                                <a:pt x="5384" y="3827"/>
                              </a:lnTo>
                              <a:lnTo>
                                <a:pt x="5466" y="3818"/>
                              </a:lnTo>
                              <a:lnTo>
                                <a:pt x="5548" y="3840"/>
                              </a:lnTo>
                              <a:lnTo>
                                <a:pt x="5630" y="3840"/>
                              </a:lnTo>
                              <a:lnTo>
                                <a:pt x="5712" y="3845"/>
                              </a:lnTo>
                              <a:lnTo>
                                <a:pt x="5794" y="3859"/>
                              </a:lnTo>
                              <a:lnTo>
                                <a:pt x="5871" y="3854"/>
                              </a:lnTo>
                              <a:lnTo>
                                <a:pt x="5953" y="3868"/>
                              </a:lnTo>
                              <a:lnTo>
                                <a:pt x="6035" y="3863"/>
                              </a:lnTo>
                              <a:lnTo>
                                <a:pt x="6117" y="3863"/>
                              </a:lnTo>
                              <a:lnTo>
                                <a:pt x="6199" y="3872"/>
                              </a:lnTo>
                              <a:lnTo>
                                <a:pt x="6281" y="3886"/>
                              </a:lnTo>
                              <a:lnTo>
                                <a:pt x="6363" y="3891"/>
                              </a:lnTo>
                              <a:lnTo>
                                <a:pt x="6445" y="3891"/>
                              </a:lnTo>
                              <a:lnTo>
                                <a:pt x="6527" y="3886"/>
                              </a:lnTo>
                              <a:lnTo>
                                <a:pt x="6609" y="3882"/>
                              </a:lnTo>
                              <a:lnTo>
                                <a:pt x="6690" y="3886"/>
                              </a:lnTo>
                              <a:lnTo>
                                <a:pt x="6772" y="3891"/>
                              </a:lnTo>
                              <a:lnTo>
                                <a:pt x="6854" y="3895"/>
                              </a:lnTo>
                              <a:lnTo>
                                <a:pt x="6936" y="3882"/>
                              </a:lnTo>
                              <a:lnTo>
                                <a:pt x="7018" y="3891"/>
                              </a:lnTo>
                            </a:path>
                          </a:pathLst>
                        </a:custGeom>
                        <a:noFill/>
                        <a:ln w="23111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73F9AE55" id="Freeform 1216" o:spid="_x0000_s1026" style="position:absolute;z-index:251458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points="145.6pt,14.9pt,149.45pt,27.4pt,153.55pt,39pt,157.65pt,49.05pt,161.75pt,58.8pt,165.85pt,67.7pt,169.95pt,75.65pt,174.05pt,83.4pt,178.15pt,90pt,182.25pt,96.8pt,186.35pt,102.95pt,190.4pt,108.2pt,194.5pt,113.2pt,198.6pt,117.95pt,202.7pt,122.75pt,206.6pt,127.05pt,210.7pt,130.95pt,214.75pt,134.8pt,218.85pt,138.2pt,222.95pt,141.65pt,227.05pt,145.25pt,231.15pt,147.75pt,235.25pt,150.75pt,239.35pt,153.7pt,243.45pt,156.2pt,247.55pt,158.7pt,251.65pt,161.2pt,255.75pt,163.7pt,259.85pt,165.75pt,263.7pt,167.8pt,267.8pt,170.3pt,271.9pt,172.1pt,276pt,173.25pt,280.1pt,175.75pt,284.15pt,176.9pt,288.3pt,178.95pt,292.4pt,180.5pt,296.45pt,181.9pt,300.55pt,183.25pt,304.65pt,184.65pt,308.75pt,186pt,312.85pt,187.1pt,316.95pt,188.25pt,321.05pt,189.85pt,324.95pt,190.75pt,329pt,192.15pt,333.1pt,192.8pt,337.2pt,193.5pt,341.3pt,194.85pt,345.4pt,196.45pt,349.5pt,196.7pt,353.6pt,197.6pt,357.7pt,198.5pt,361.8pt,198.95pt,365.85pt,199.85pt,370pt,201pt,374.1pt,201.25pt,378.15pt,201.9pt,382.05pt,201.9pt,386.15pt,202.6pt,390.25pt,203.5pt,394.35pt,203.3pt,398.4pt,203.75pt,402.5pt,204.85pt,406.65pt,204.85pt,410.7pt,205.55pt,414.8pt,206.25pt,418.9pt,205.8pt,423pt,206.9pt,427.1pt,206.9pt,431.2pt,207.15pt,435.3pt,207.85pt,439.15pt,207.6pt,443.25pt,208.3pt,447.35pt,208.05pt,451.45pt,208.05pt,455.55pt,208.5pt,459.65pt,209.2pt,463.75pt,209.45pt,467.85pt,209.45pt,471.95pt,209.2pt,476.05pt,209pt,480.1pt,209.2pt,484.2pt,209.45pt,488.3pt,209.65pt,492.4pt,209pt,496.5pt,209.45pt" coordsize="7019,38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" filled="f" strokeweight=".64197mm">
                <v:path arrowok="t" o:connecttype="custom" o:connectlocs="48895,347980;153035,622935;257175,859790;361315,1059180;465455,1229360;568960,1374140;673100,1497965;774700,1613535;878205,1711960;982345,1798955;1086485,1876425;1190625,1951990;1294765,2015490;1398905,2078990;1499870,2131060;1604010,2185670;1708150,2232025;1812290,2272665;1915795,2310130;2019935,2345055;2124075,2376170;2228215,2411095;2329180,2440305;2433320,2457450;2537460,2494915;2641600,2509520;2745740,2526665;2849880,2552700;2953385,2564130;3054985,2573020;3159125,2581910;3262630,2601595;3366770,2610485;3470910,2613660;3575050,2627630;3679190,2639695;3780155,2645410;3884295,2642235;3988435,2656840;4092575,2660015;4196715,2654300;4300220,2660015;4404360,2654300" o:connectangles="0,0,0,0,0,0,0,0,0,0,0,0,0,0,0,0,0,0,0,0,0,0,0,0,0,0,0,0,0,0,0,0,0,0,0,0,0,0,0,0,0,0,0"/>
                <w10:wrap anchorx="page"/>
              </v:polyline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462656" behindDoc="0" locked="0" layoutInCell="1" allowOverlap="1" wp14:anchorId="20E1FD62" wp14:editId="18C25B71">
                <wp:simplePos x="0" y="0"/>
                <wp:positionH relativeFrom="page">
                  <wp:posOffset>1849120</wp:posOffset>
                </wp:positionH>
                <wp:positionV relativeFrom="paragraph">
                  <wp:posOffset>142875</wp:posOffset>
                </wp:positionV>
                <wp:extent cx="4457700" cy="2519680"/>
                <wp:effectExtent l="1270" t="0" r="0" b="4445"/>
                <wp:wrapNone/>
                <wp:docPr id="1239" name="Text Box 12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57700" cy="2519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Borders>
                                <w:top w:val="dashed" w:sz="0" w:space="0" w:color="000000"/>
                                <w:left w:val="dashed" w:sz="0" w:space="0" w:color="000000"/>
                                <w:bottom w:val="dashed" w:sz="0" w:space="0" w:color="000000"/>
                                <w:right w:val="dashed" w:sz="0" w:space="0" w:color="000000"/>
                                <w:insideH w:val="dashed" w:sz="0" w:space="0" w:color="000000"/>
                                <w:insideV w:val="dashed" w:sz="0" w:space="0" w:color="00000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701"/>
                              <w:gridCol w:w="701"/>
                              <w:gridCol w:w="701"/>
                              <w:gridCol w:w="701"/>
                              <w:gridCol w:w="705"/>
                              <w:gridCol w:w="701"/>
                              <w:gridCol w:w="701"/>
                              <w:gridCol w:w="701"/>
                              <w:gridCol w:w="701"/>
                              <w:gridCol w:w="705"/>
                            </w:tblGrid>
                            <w:tr w:rsidR="00B0570F" w14:paraId="3678145E" w14:textId="77777777">
                              <w:trPr>
                                <w:trHeight w:hRule="exact" w:val="659"/>
                              </w:trPr>
                              <w:tc>
                                <w:tcPr>
                                  <w:tcW w:w="701" w:type="dxa"/>
                                  <w:tcBorders>
                                    <w:left w:val="single" w:sz="0" w:space="0" w:color="000000"/>
                                    <w:right w:val="single" w:sz="0" w:space="0" w:color="000000"/>
                                  </w:tcBorders>
                                </w:tcPr>
                                <w:p w14:paraId="03A76C1B" w14:textId="77777777" w:rsidR="00B0570F" w:rsidRDefault="00B0570F"/>
                              </w:tc>
                              <w:tc>
                                <w:tcPr>
                                  <w:tcW w:w="701" w:type="dxa"/>
                                  <w:tcBorders>
                                    <w:left w:val="single" w:sz="0" w:space="0" w:color="000000"/>
                                    <w:right w:val="single" w:sz="0" w:space="0" w:color="000000"/>
                                  </w:tcBorders>
                                </w:tcPr>
                                <w:p w14:paraId="48EB06C0" w14:textId="77777777" w:rsidR="00B0570F" w:rsidRDefault="00B0570F"/>
                              </w:tc>
                              <w:tc>
                                <w:tcPr>
                                  <w:tcW w:w="701" w:type="dxa"/>
                                  <w:tcBorders>
                                    <w:left w:val="single" w:sz="0" w:space="0" w:color="000000"/>
                                    <w:right w:val="single" w:sz="0" w:space="0" w:color="000000"/>
                                  </w:tcBorders>
                                </w:tcPr>
                                <w:p w14:paraId="7B6EBD67" w14:textId="77777777" w:rsidR="00B0570F" w:rsidRDefault="00B0570F"/>
                              </w:tc>
                              <w:tc>
                                <w:tcPr>
                                  <w:tcW w:w="701" w:type="dxa"/>
                                  <w:tcBorders>
                                    <w:left w:val="single" w:sz="0" w:space="0" w:color="000000"/>
                                    <w:right w:val="single" w:sz="0" w:space="0" w:color="000000"/>
                                  </w:tcBorders>
                                </w:tcPr>
                                <w:p w14:paraId="62650776" w14:textId="77777777" w:rsidR="00B0570F" w:rsidRDefault="00B0570F"/>
                              </w:tc>
                              <w:tc>
                                <w:tcPr>
                                  <w:tcW w:w="705" w:type="dxa"/>
                                  <w:tcBorders>
                                    <w:left w:val="single" w:sz="0" w:space="0" w:color="000000"/>
                                    <w:right w:val="single" w:sz="0" w:space="0" w:color="000000"/>
                                  </w:tcBorders>
                                </w:tcPr>
                                <w:p w14:paraId="58DC1B33" w14:textId="77777777" w:rsidR="00B0570F" w:rsidRDefault="00B0570F"/>
                              </w:tc>
                              <w:tc>
                                <w:tcPr>
                                  <w:tcW w:w="701" w:type="dxa"/>
                                  <w:tcBorders>
                                    <w:left w:val="single" w:sz="0" w:space="0" w:color="000000"/>
                                    <w:right w:val="single" w:sz="0" w:space="0" w:color="000000"/>
                                  </w:tcBorders>
                                </w:tcPr>
                                <w:p w14:paraId="0F0C4B7F" w14:textId="77777777" w:rsidR="00B0570F" w:rsidRDefault="00B0570F"/>
                              </w:tc>
                              <w:tc>
                                <w:tcPr>
                                  <w:tcW w:w="701" w:type="dxa"/>
                                  <w:tcBorders>
                                    <w:left w:val="single" w:sz="0" w:space="0" w:color="000000"/>
                                    <w:right w:val="single" w:sz="0" w:space="0" w:color="000000"/>
                                  </w:tcBorders>
                                </w:tcPr>
                                <w:p w14:paraId="65B9040D" w14:textId="77777777" w:rsidR="00B0570F" w:rsidRDefault="00B0570F"/>
                              </w:tc>
                              <w:tc>
                                <w:tcPr>
                                  <w:tcW w:w="701" w:type="dxa"/>
                                  <w:tcBorders>
                                    <w:left w:val="single" w:sz="0" w:space="0" w:color="000000"/>
                                    <w:right w:val="single" w:sz="0" w:space="0" w:color="000000"/>
                                  </w:tcBorders>
                                </w:tcPr>
                                <w:p w14:paraId="05DD5A6A" w14:textId="77777777" w:rsidR="00B0570F" w:rsidRDefault="00B0570F"/>
                              </w:tc>
                              <w:tc>
                                <w:tcPr>
                                  <w:tcW w:w="701" w:type="dxa"/>
                                  <w:tcBorders>
                                    <w:left w:val="single" w:sz="0" w:space="0" w:color="000000"/>
                                    <w:right w:val="single" w:sz="0" w:space="0" w:color="000000"/>
                                  </w:tcBorders>
                                </w:tcPr>
                                <w:p w14:paraId="17E2595F" w14:textId="77777777" w:rsidR="00B0570F" w:rsidRDefault="00B0570F"/>
                              </w:tc>
                              <w:tc>
                                <w:tcPr>
                                  <w:tcW w:w="705" w:type="dxa"/>
                                  <w:tcBorders>
                                    <w:left w:val="single" w:sz="0" w:space="0" w:color="000000"/>
                                    <w:right w:val="single" w:sz="0" w:space="0" w:color="000000"/>
                                  </w:tcBorders>
                                </w:tcPr>
                                <w:p w14:paraId="618B4237" w14:textId="77777777" w:rsidR="00B0570F" w:rsidRDefault="00B0570F"/>
                              </w:tc>
                            </w:tr>
                            <w:tr w:rsidR="00B0570F" w14:paraId="3314C9E5" w14:textId="77777777">
                              <w:trPr>
                                <w:trHeight w:hRule="exact" w:val="660"/>
                              </w:trPr>
                              <w:tc>
                                <w:tcPr>
                                  <w:tcW w:w="701" w:type="dxa"/>
                                  <w:tcBorders>
                                    <w:left w:val="single" w:sz="0" w:space="0" w:color="000000"/>
                                    <w:right w:val="single" w:sz="0" w:space="0" w:color="000000"/>
                                  </w:tcBorders>
                                </w:tcPr>
                                <w:p w14:paraId="37B23291" w14:textId="77777777" w:rsidR="00B0570F" w:rsidRDefault="00B0570F"/>
                              </w:tc>
                              <w:tc>
                                <w:tcPr>
                                  <w:tcW w:w="701" w:type="dxa"/>
                                  <w:tcBorders>
                                    <w:left w:val="single" w:sz="0" w:space="0" w:color="000000"/>
                                    <w:right w:val="single" w:sz="0" w:space="0" w:color="000000"/>
                                  </w:tcBorders>
                                </w:tcPr>
                                <w:p w14:paraId="4A4AA50A" w14:textId="77777777" w:rsidR="00B0570F" w:rsidRDefault="00B0570F"/>
                              </w:tc>
                              <w:tc>
                                <w:tcPr>
                                  <w:tcW w:w="701" w:type="dxa"/>
                                  <w:tcBorders>
                                    <w:left w:val="single" w:sz="0" w:space="0" w:color="000000"/>
                                    <w:right w:val="single" w:sz="0" w:space="0" w:color="000000"/>
                                  </w:tcBorders>
                                </w:tcPr>
                                <w:p w14:paraId="2CAA4B99" w14:textId="77777777" w:rsidR="00B0570F" w:rsidRDefault="00B0570F"/>
                              </w:tc>
                              <w:tc>
                                <w:tcPr>
                                  <w:tcW w:w="701" w:type="dxa"/>
                                  <w:tcBorders>
                                    <w:left w:val="single" w:sz="0" w:space="0" w:color="000000"/>
                                    <w:right w:val="single" w:sz="0" w:space="0" w:color="000000"/>
                                  </w:tcBorders>
                                </w:tcPr>
                                <w:p w14:paraId="1C22F3B1" w14:textId="77777777" w:rsidR="00B0570F" w:rsidRDefault="00B0570F"/>
                              </w:tc>
                              <w:tc>
                                <w:tcPr>
                                  <w:tcW w:w="705" w:type="dxa"/>
                                  <w:tcBorders>
                                    <w:left w:val="single" w:sz="0" w:space="0" w:color="000000"/>
                                    <w:right w:val="single" w:sz="0" w:space="0" w:color="000000"/>
                                  </w:tcBorders>
                                </w:tcPr>
                                <w:p w14:paraId="03EB8F3E" w14:textId="77777777" w:rsidR="00B0570F" w:rsidRDefault="00B0570F"/>
                              </w:tc>
                              <w:tc>
                                <w:tcPr>
                                  <w:tcW w:w="701" w:type="dxa"/>
                                  <w:tcBorders>
                                    <w:left w:val="single" w:sz="0" w:space="0" w:color="000000"/>
                                    <w:right w:val="single" w:sz="0" w:space="0" w:color="000000"/>
                                  </w:tcBorders>
                                </w:tcPr>
                                <w:p w14:paraId="7EE2EB00" w14:textId="77777777" w:rsidR="00B0570F" w:rsidRDefault="00B0570F"/>
                              </w:tc>
                              <w:tc>
                                <w:tcPr>
                                  <w:tcW w:w="701" w:type="dxa"/>
                                  <w:tcBorders>
                                    <w:left w:val="single" w:sz="0" w:space="0" w:color="000000"/>
                                    <w:right w:val="single" w:sz="0" w:space="0" w:color="000000"/>
                                  </w:tcBorders>
                                </w:tcPr>
                                <w:p w14:paraId="625E6904" w14:textId="77777777" w:rsidR="00B0570F" w:rsidRDefault="00B0570F"/>
                              </w:tc>
                              <w:tc>
                                <w:tcPr>
                                  <w:tcW w:w="701" w:type="dxa"/>
                                  <w:tcBorders>
                                    <w:left w:val="single" w:sz="0" w:space="0" w:color="000000"/>
                                    <w:right w:val="single" w:sz="0" w:space="0" w:color="000000"/>
                                  </w:tcBorders>
                                </w:tcPr>
                                <w:p w14:paraId="5AEFAEC5" w14:textId="77777777" w:rsidR="00B0570F" w:rsidRDefault="00B0570F"/>
                              </w:tc>
                              <w:tc>
                                <w:tcPr>
                                  <w:tcW w:w="701" w:type="dxa"/>
                                  <w:tcBorders>
                                    <w:left w:val="single" w:sz="0" w:space="0" w:color="000000"/>
                                    <w:right w:val="single" w:sz="0" w:space="0" w:color="000000"/>
                                  </w:tcBorders>
                                </w:tcPr>
                                <w:p w14:paraId="3810A01F" w14:textId="77777777" w:rsidR="00B0570F" w:rsidRDefault="00B0570F"/>
                              </w:tc>
                              <w:tc>
                                <w:tcPr>
                                  <w:tcW w:w="705" w:type="dxa"/>
                                  <w:tcBorders>
                                    <w:left w:val="single" w:sz="0" w:space="0" w:color="000000"/>
                                    <w:right w:val="single" w:sz="0" w:space="0" w:color="000000"/>
                                  </w:tcBorders>
                                </w:tcPr>
                                <w:p w14:paraId="70DB95F5" w14:textId="77777777" w:rsidR="00B0570F" w:rsidRDefault="00B0570F"/>
                              </w:tc>
                            </w:tr>
                            <w:tr w:rsidR="00B0570F" w14:paraId="49914690" w14:textId="77777777">
                              <w:trPr>
                                <w:trHeight w:hRule="exact" w:val="664"/>
                              </w:trPr>
                              <w:tc>
                                <w:tcPr>
                                  <w:tcW w:w="701" w:type="dxa"/>
                                  <w:tcBorders>
                                    <w:left w:val="single" w:sz="0" w:space="0" w:color="000000"/>
                                    <w:right w:val="single" w:sz="0" w:space="0" w:color="000000"/>
                                  </w:tcBorders>
                                </w:tcPr>
                                <w:p w14:paraId="3F9233A1" w14:textId="77777777" w:rsidR="00B0570F" w:rsidRDefault="00B0570F"/>
                              </w:tc>
                              <w:tc>
                                <w:tcPr>
                                  <w:tcW w:w="701" w:type="dxa"/>
                                  <w:tcBorders>
                                    <w:left w:val="single" w:sz="0" w:space="0" w:color="000000"/>
                                    <w:right w:val="single" w:sz="0" w:space="0" w:color="000000"/>
                                  </w:tcBorders>
                                </w:tcPr>
                                <w:p w14:paraId="66D36E5E" w14:textId="77777777" w:rsidR="00B0570F" w:rsidRDefault="00B0570F"/>
                              </w:tc>
                              <w:tc>
                                <w:tcPr>
                                  <w:tcW w:w="701" w:type="dxa"/>
                                  <w:tcBorders>
                                    <w:left w:val="single" w:sz="0" w:space="0" w:color="000000"/>
                                    <w:right w:val="single" w:sz="0" w:space="0" w:color="000000"/>
                                  </w:tcBorders>
                                </w:tcPr>
                                <w:p w14:paraId="583E05E8" w14:textId="77777777" w:rsidR="00B0570F" w:rsidRDefault="00B0570F"/>
                              </w:tc>
                              <w:tc>
                                <w:tcPr>
                                  <w:tcW w:w="701" w:type="dxa"/>
                                  <w:tcBorders>
                                    <w:left w:val="single" w:sz="0" w:space="0" w:color="000000"/>
                                    <w:right w:val="single" w:sz="0" w:space="0" w:color="000000"/>
                                  </w:tcBorders>
                                </w:tcPr>
                                <w:p w14:paraId="5E75757D" w14:textId="77777777" w:rsidR="00B0570F" w:rsidRDefault="00B0570F"/>
                              </w:tc>
                              <w:tc>
                                <w:tcPr>
                                  <w:tcW w:w="705" w:type="dxa"/>
                                  <w:tcBorders>
                                    <w:left w:val="single" w:sz="0" w:space="0" w:color="000000"/>
                                    <w:right w:val="single" w:sz="0" w:space="0" w:color="000000"/>
                                  </w:tcBorders>
                                </w:tcPr>
                                <w:p w14:paraId="5B291EF1" w14:textId="77777777" w:rsidR="00B0570F" w:rsidRDefault="00B0570F"/>
                              </w:tc>
                              <w:tc>
                                <w:tcPr>
                                  <w:tcW w:w="701" w:type="dxa"/>
                                  <w:tcBorders>
                                    <w:left w:val="single" w:sz="0" w:space="0" w:color="000000"/>
                                    <w:right w:val="single" w:sz="0" w:space="0" w:color="000000"/>
                                  </w:tcBorders>
                                </w:tcPr>
                                <w:p w14:paraId="5394D7EB" w14:textId="77777777" w:rsidR="00B0570F" w:rsidRDefault="00B0570F"/>
                              </w:tc>
                              <w:tc>
                                <w:tcPr>
                                  <w:tcW w:w="701" w:type="dxa"/>
                                  <w:tcBorders>
                                    <w:left w:val="single" w:sz="0" w:space="0" w:color="000000"/>
                                    <w:right w:val="single" w:sz="0" w:space="0" w:color="000000"/>
                                  </w:tcBorders>
                                </w:tcPr>
                                <w:p w14:paraId="102C4072" w14:textId="77777777" w:rsidR="00B0570F" w:rsidRDefault="00B0570F"/>
                              </w:tc>
                              <w:tc>
                                <w:tcPr>
                                  <w:tcW w:w="701" w:type="dxa"/>
                                  <w:tcBorders>
                                    <w:left w:val="single" w:sz="0" w:space="0" w:color="000000"/>
                                    <w:right w:val="single" w:sz="0" w:space="0" w:color="000000"/>
                                  </w:tcBorders>
                                </w:tcPr>
                                <w:p w14:paraId="0CB10260" w14:textId="77777777" w:rsidR="00B0570F" w:rsidRDefault="00B0570F"/>
                              </w:tc>
                              <w:tc>
                                <w:tcPr>
                                  <w:tcW w:w="701" w:type="dxa"/>
                                  <w:tcBorders>
                                    <w:left w:val="single" w:sz="0" w:space="0" w:color="000000"/>
                                    <w:right w:val="single" w:sz="0" w:space="0" w:color="000000"/>
                                  </w:tcBorders>
                                </w:tcPr>
                                <w:p w14:paraId="7DB4CFBF" w14:textId="77777777" w:rsidR="00B0570F" w:rsidRDefault="00B0570F"/>
                              </w:tc>
                              <w:tc>
                                <w:tcPr>
                                  <w:tcW w:w="705" w:type="dxa"/>
                                  <w:tcBorders>
                                    <w:left w:val="single" w:sz="0" w:space="0" w:color="000000"/>
                                    <w:right w:val="single" w:sz="0" w:space="0" w:color="000000"/>
                                  </w:tcBorders>
                                </w:tcPr>
                                <w:p w14:paraId="1C92DF67" w14:textId="77777777" w:rsidR="00B0570F" w:rsidRDefault="00B0570F"/>
                              </w:tc>
                            </w:tr>
                            <w:tr w:rsidR="00B0570F" w14:paraId="157C7AC8" w14:textId="77777777">
                              <w:trPr>
                                <w:trHeight w:hRule="exact" w:val="660"/>
                              </w:trPr>
                              <w:tc>
                                <w:tcPr>
                                  <w:tcW w:w="701" w:type="dxa"/>
                                  <w:tcBorders>
                                    <w:left w:val="single" w:sz="0" w:space="0" w:color="000000"/>
                                    <w:right w:val="single" w:sz="0" w:space="0" w:color="000000"/>
                                  </w:tcBorders>
                                </w:tcPr>
                                <w:p w14:paraId="654CDB7A" w14:textId="77777777" w:rsidR="00B0570F" w:rsidRDefault="00B0570F"/>
                              </w:tc>
                              <w:tc>
                                <w:tcPr>
                                  <w:tcW w:w="701" w:type="dxa"/>
                                  <w:tcBorders>
                                    <w:left w:val="single" w:sz="0" w:space="0" w:color="000000"/>
                                    <w:right w:val="single" w:sz="0" w:space="0" w:color="000000"/>
                                  </w:tcBorders>
                                </w:tcPr>
                                <w:p w14:paraId="508CB701" w14:textId="77777777" w:rsidR="00B0570F" w:rsidRDefault="00B0570F"/>
                              </w:tc>
                              <w:tc>
                                <w:tcPr>
                                  <w:tcW w:w="701" w:type="dxa"/>
                                  <w:tcBorders>
                                    <w:left w:val="single" w:sz="0" w:space="0" w:color="000000"/>
                                    <w:right w:val="single" w:sz="0" w:space="0" w:color="000000"/>
                                  </w:tcBorders>
                                </w:tcPr>
                                <w:p w14:paraId="4155797B" w14:textId="77777777" w:rsidR="00B0570F" w:rsidRDefault="00B0570F"/>
                              </w:tc>
                              <w:tc>
                                <w:tcPr>
                                  <w:tcW w:w="701" w:type="dxa"/>
                                  <w:tcBorders>
                                    <w:left w:val="single" w:sz="0" w:space="0" w:color="000000"/>
                                    <w:right w:val="single" w:sz="0" w:space="0" w:color="000000"/>
                                  </w:tcBorders>
                                </w:tcPr>
                                <w:p w14:paraId="07222E8A" w14:textId="77777777" w:rsidR="00B0570F" w:rsidRDefault="00B0570F"/>
                              </w:tc>
                              <w:tc>
                                <w:tcPr>
                                  <w:tcW w:w="705" w:type="dxa"/>
                                  <w:tcBorders>
                                    <w:left w:val="single" w:sz="0" w:space="0" w:color="000000"/>
                                    <w:right w:val="single" w:sz="0" w:space="0" w:color="000000"/>
                                  </w:tcBorders>
                                </w:tcPr>
                                <w:p w14:paraId="45602937" w14:textId="77777777" w:rsidR="00B0570F" w:rsidRDefault="00B0570F"/>
                              </w:tc>
                              <w:tc>
                                <w:tcPr>
                                  <w:tcW w:w="701" w:type="dxa"/>
                                  <w:tcBorders>
                                    <w:left w:val="single" w:sz="0" w:space="0" w:color="000000"/>
                                    <w:right w:val="single" w:sz="0" w:space="0" w:color="000000"/>
                                  </w:tcBorders>
                                </w:tcPr>
                                <w:p w14:paraId="151A0EF5" w14:textId="77777777" w:rsidR="00B0570F" w:rsidRDefault="00B0570F"/>
                              </w:tc>
                              <w:tc>
                                <w:tcPr>
                                  <w:tcW w:w="701" w:type="dxa"/>
                                  <w:tcBorders>
                                    <w:left w:val="single" w:sz="0" w:space="0" w:color="000000"/>
                                    <w:right w:val="single" w:sz="0" w:space="0" w:color="000000"/>
                                  </w:tcBorders>
                                </w:tcPr>
                                <w:p w14:paraId="23BC76AB" w14:textId="77777777" w:rsidR="00B0570F" w:rsidRDefault="00B0570F"/>
                              </w:tc>
                              <w:tc>
                                <w:tcPr>
                                  <w:tcW w:w="701" w:type="dxa"/>
                                  <w:tcBorders>
                                    <w:left w:val="single" w:sz="0" w:space="0" w:color="000000"/>
                                    <w:right w:val="single" w:sz="0" w:space="0" w:color="000000"/>
                                  </w:tcBorders>
                                </w:tcPr>
                                <w:p w14:paraId="1021314D" w14:textId="77777777" w:rsidR="00B0570F" w:rsidRDefault="00B0570F"/>
                              </w:tc>
                              <w:tc>
                                <w:tcPr>
                                  <w:tcW w:w="701" w:type="dxa"/>
                                  <w:tcBorders>
                                    <w:left w:val="single" w:sz="0" w:space="0" w:color="000000"/>
                                    <w:right w:val="single" w:sz="0" w:space="0" w:color="000000"/>
                                  </w:tcBorders>
                                </w:tcPr>
                                <w:p w14:paraId="646D0CC5" w14:textId="77777777" w:rsidR="00B0570F" w:rsidRDefault="00B0570F"/>
                              </w:tc>
                              <w:tc>
                                <w:tcPr>
                                  <w:tcW w:w="705" w:type="dxa"/>
                                  <w:tcBorders>
                                    <w:left w:val="single" w:sz="0" w:space="0" w:color="000000"/>
                                    <w:right w:val="single" w:sz="0" w:space="0" w:color="000000"/>
                                  </w:tcBorders>
                                </w:tcPr>
                                <w:p w14:paraId="468FCB71" w14:textId="77777777" w:rsidR="00B0570F" w:rsidRDefault="00B0570F"/>
                              </w:tc>
                            </w:tr>
                            <w:tr w:rsidR="00B0570F" w14:paraId="76657B84" w14:textId="77777777">
                              <w:trPr>
                                <w:trHeight w:hRule="exact" w:val="660"/>
                              </w:trPr>
                              <w:tc>
                                <w:tcPr>
                                  <w:tcW w:w="701" w:type="dxa"/>
                                  <w:tcBorders>
                                    <w:left w:val="single" w:sz="0" w:space="0" w:color="000000"/>
                                    <w:right w:val="single" w:sz="0" w:space="0" w:color="000000"/>
                                  </w:tcBorders>
                                </w:tcPr>
                                <w:p w14:paraId="637EFE21" w14:textId="77777777" w:rsidR="00B0570F" w:rsidRDefault="00B0570F"/>
                              </w:tc>
                              <w:tc>
                                <w:tcPr>
                                  <w:tcW w:w="701" w:type="dxa"/>
                                  <w:tcBorders>
                                    <w:left w:val="single" w:sz="0" w:space="0" w:color="000000"/>
                                    <w:right w:val="single" w:sz="0" w:space="0" w:color="000000"/>
                                  </w:tcBorders>
                                </w:tcPr>
                                <w:p w14:paraId="19E83007" w14:textId="77777777" w:rsidR="00B0570F" w:rsidRDefault="00B0570F"/>
                              </w:tc>
                              <w:tc>
                                <w:tcPr>
                                  <w:tcW w:w="701" w:type="dxa"/>
                                  <w:tcBorders>
                                    <w:left w:val="single" w:sz="0" w:space="0" w:color="000000"/>
                                    <w:right w:val="single" w:sz="0" w:space="0" w:color="000000"/>
                                  </w:tcBorders>
                                </w:tcPr>
                                <w:p w14:paraId="7B872F91" w14:textId="77777777" w:rsidR="00B0570F" w:rsidRDefault="00B0570F"/>
                              </w:tc>
                              <w:tc>
                                <w:tcPr>
                                  <w:tcW w:w="701" w:type="dxa"/>
                                  <w:tcBorders>
                                    <w:left w:val="single" w:sz="0" w:space="0" w:color="000000"/>
                                    <w:right w:val="single" w:sz="0" w:space="0" w:color="000000"/>
                                  </w:tcBorders>
                                </w:tcPr>
                                <w:p w14:paraId="0C38C245" w14:textId="77777777" w:rsidR="00B0570F" w:rsidRDefault="00B0570F"/>
                              </w:tc>
                              <w:tc>
                                <w:tcPr>
                                  <w:tcW w:w="705" w:type="dxa"/>
                                  <w:tcBorders>
                                    <w:left w:val="single" w:sz="0" w:space="0" w:color="000000"/>
                                    <w:right w:val="single" w:sz="0" w:space="0" w:color="000000"/>
                                  </w:tcBorders>
                                </w:tcPr>
                                <w:p w14:paraId="78817674" w14:textId="77777777" w:rsidR="00B0570F" w:rsidRDefault="00B0570F"/>
                              </w:tc>
                              <w:tc>
                                <w:tcPr>
                                  <w:tcW w:w="701" w:type="dxa"/>
                                  <w:tcBorders>
                                    <w:left w:val="single" w:sz="0" w:space="0" w:color="000000"/>
                                    <w:right w:val="single" w:sz="0" w:space="0" w:color="000000"/>
                                  </w:tcBorders>
                                </w:tcPr>
                                <w:p w14:paraId="19AA327C" w14:textId="77777777" w:rsidR="00B0570F" w:rsidRDefault="00B0570F"/>
                              </w:tc>
                              <w:tc>
                                <w:tcPr>
                                  <w:tcW w:w="701" w:type="dxa"/>
                                  <w:tcBorders>
                                    <w:left w:val="single" w:sz="0" w:space="0" w:color="000000"/>
                                    <w:right w:val="single" w:sz="0" w:space="0" w:color="000000"/>
                                  </w:tcBorders>
                                </w:tcPr>
                                <w:p w14:paraId="315F79B8" w14:textId="77777777" w:rsidR="00B0570F" w:rsidRDefault="00B0570F"/>
                              </w:tc>
                              <w:tc>
                                <w:tcPr>
                                  <w:tcW w:w="701" w:type="dxa"/>
                                  <w:tcBorders>
                                    <w:left w:val="single" w:sz="0" w:space="0" w:color="000000"/>
                                    <w:right w:val="single" w:sz="0" w:space="0" w:color="000000"/>
                                  </w:tcBorders>
                                </w:tcPr>
                                <w:p w14:paraId="36CD43F0" w14:textId="77777777" w:rsidR="00B0570F" w:rsidRDefault="00B0570F"/>
                              </w:tc>
                              <w:tc>
                                <w:tcPr>
                                  <w:tcW w:w="701" w:type="dxa"/>
                                  <w:tcBorders>
                                    <w:left w:val="single" w:sz="0" w:space="0" w:color="000000"/>
                                    <w:right w:val="single" w:sz="0" w:space="0" w:color="000000"/>
                                  </w:tcBorders>
                                </w:tcPr>
                                <w:p w14:paraId="7BB41B96" w14:textId="77777777" w:rsidR="00B0570F" w:rsidRDefault="00B0570F"/>
                              </w:tc>
                              <w:tc>
                                <w:tcPr>
                                  <w:tcW w:w="705" w:type="dxa"/>
                                  <w:tcBorders>
                                    <w:left w:val="single" w:sz="0" w:space="0" w:color="000000"/>
                                    <w:right w:val="single" w:sz="0" w:space="0" w:color="000000"/>
                                  </w:tcBorders>
                                </w:tcPr>
                                <w:p w14:paraId="47933BAF" w14:textId="77777777" w:rsidR="00B0570F" w:rsidRDefault="00B0570F"/>
                              </w:tc>
                            </w:tr>
                            <w:tr w:rsidR="00B0570F" w14:paraId="349E6406" w14:textId="77777777">
                              <w:trPr>
                                <w:trHeight w:hRule="exact" w:val="664"/>
                              </w:trPr>
                              <w:tc>
                                <w:tcPr>
                                  <w:tcW w:w="701" w:type="dxa"/>
                                  <w:tcBorders>
                                    <w:left w:val="single" w:sz="0" w:space="0" w:color="000000"/>
                                    <w:right w:val="single" w:sz="0" w:space="0" w:color="000000"/>
                                  </w:tcBorders>
                                </w:tcPr>
                                <w:p w14:paraId="2E407A14" w14:textId="77777777" w:rsidR="00B0570F" w:rsidRDefault="00B0570F"/>
                              </w:tc>
                              <w:tc>
                                <w:tcPr>
                                  <w:tcW w:w="701" w:type="dxa"/>
                                  <w:tcBorders>
                                    <w:left w:val="single" w:sz="0" w:space="0" w:color="000000"/>
                                    <w:right w:val="single" w:sz="0" w:space="0" w:color="000000"/>
                                  </w:tcBorders>
                                </w:tcPr>
                                <w:p w14:paraId="7A98264E" w14:textId="77777777" w:rsidR="00B0570F" w:rsidRDefault="00B0570F"/>
                              </w:tc>
                              <w:tc>
                                <w:tcPr>
                                  <w:tcW w:w="701" w:type="dxa"/>
                                  <w:tcBorders>
                                    <w:left w:val="single" w:sz="0" w:space="0" w:color="000000"/>
                                    <w:right w:val="single" w:sz="0" w:space="0" w:color="000000"/>
                                  </w:tcBorders>
                                </w:tcPr>
                                <w:p w14:paraId="3A0284C2" w14:textId="77777777" w:rsidR="00B0570F" w:rsidRDefault="00B0570F"/>
                              </w:tc>
                              <w:tc>
                                <w:tcPr>
                                  <w:tcW w:w="701" w:type="dxa"/>
                                  <w:tcBorders>
                                    <w:left w:val="single" w:sz="0" w:space="0" w:color="000000"/>
                                    <w:right w:val="single" w:sz="0" w:space="0" w:color="000000"/>
                                  </w:tcBorders>
                                </w:tcPr>
                                <w:p w14:paraId="0DABDB39" w14:textId="77777777" w:rsidR="00B0570F" w:rsidRDefault="00B0570F"/>
                              </w:tc>
                              <w:tc>
                                <w:tcPr>
                                  <w:tcW w:w="705" w:type="dxa"/>
                                  <w:tcBorders>
                                    <w:left w:val="single" w:sz="0" w:space="0" w:color="000000"/>
                                    <w:right w:val="single" w:sz="0" w:space="0" w:color="000000"/>
                                  </w:tcBorders>
                                </w:tcPr>
                                <w:p w14:paraId="1505DDE5" w14:textId="77777777" w:rsidR="00B0570F" w:rsidRDefault="00B0570F"/>
                              </w:tc>
                              <w:tc>
                                <w:tcPr>
                                  <w:tcW w:w="701" w:type="dxa"/>
                                  <w:tcBorders>
                                    <w:left w:val="single" w:sz="0" w:space="0" w:color="000000"/>
                                    <w:right w:val="single" w:sz="0" w:space="0" w:color="000000"/>
                                  </w:tcBorders>
                                </w:tcPr>
                                <w:p w14:paraId="1D1E58E9" w14:textId="77777777" w:rsidR="00B0570F" w:rsidRDefault="00B0570F"/>
                              </w:tc>
                              <w:tc>
                                <w:tcPr>
                                  <w:tcW w:w="701" w:type="dxa"/>
                                  <w:tcBorders>
                                    <w:left w:val="single" w:sz="0" w:space="0" w:color="000000"/>
                                    <w:right w:val="single" w:sz="0" w:space="0" w:color="000000"/>
                                  </w:tcBorders>
                                </w:tcPr>
                                <w:p w14:paraId="30459765" w14:textId="77777777" w:rsidR="00B0570F" w:rsidRDefault="00B0570F"/>
                              </w:tc>
                              <w:tc>
                                <w:tcPr>
                                  <w:tcW w:w="701" w:type="dxa"/>
                                  <w:tcBorders>
                                    <w:left w:val="single" w:sz="0" w:space="0" w:color="000000"/>
                                    <w:right w:val="single" w:sz="0" w:space="0" w:color="000000"/>
                                  </w:tcBorders>
                                </w:tcPr>
                                <w:p w14:paraId="78CDD2BB" w14:textId="77777777" w:rsidR="00B0570F" w:rsidRDefault="00B0570F"/>
                              </w:tc>
                              <w:tc>
                                <w:tcPr>
                                  <w:tcW w:w="701" w:type="dxa"/>
                                  <w:tcBorders>
                                    <w:left w:val="single" w:sz="0" w:space="0" w:color="000000"/>
                                    <w:right w:val="single" w:sz="0" w:space="0" w:color="000000"/>
                                  </w:tcBorders>
                                </w:tcPr>
                                <w:p w14:paraId="0B1A565C" w14:textId="77777777" w:rsidR="00B0570F" w:rsidRDefault="00B0570F"/>
                              </w:tc>
                              <w:tc>
                                <w:tcPr>
                                  <w:tcW w:w="705" w:type="dxa"/>
                                  <w:tcBorders>
                                    <w:left w:val="single" w:sz="0" w:space="0" w:color="000000"/>
                                    <w:right w:val="single" w:sz="0" w:space="0" w:color="000000"/>
                                  </w:tcBorders>
                                </w:tcPr>
                                <w:p w14:paraId="0C6FB5CE" w14:textId="77777777" w:rsidR="00B0570F" w:rsidRDefault="00B0570F"/>
                              </w:tc>
                            </w:tr>
                          </w:tbl>
                          <w:p w14:paraId="3B6FF8E5" w14:textId="77777777" w:rsidR="00B0570F" w:rsidRDefault="00B0570F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0E1FD62" id="Text Box 1215" o:spid="_x0000_s1184" type="#_x0000_t202" style="position:absolute;margin-left:145.6pt;margin-top:11.25pt;width:351pt;height:198.4pt;z-index:2514626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" filled="f" stroked="f">
                <v:textbox inset="0,0,0,0">
                  <w:txbxContent>
                    <w:tbl>
                      <w:tblPr>
                        <w:tblW w:w="0" w:type="auto"/>
                        <w:tblBorders>
                          <w:top w:val="dashed" w:sz="0" w:space="0" w:color="000000"/>
                          <w:left w:val="dashed" w:sz="0" w:space="0" w:color="000000"/>
                          <w:bottom w:val="dashed" w:sz="0" w:space="0" w:color="000000"/>
                          <w:right w:val="dashed" w:sz="0" w:space="0" w:color="000000"/>
                          <w:insideH w:val="dashed" w:sz="0" w:space="0" w:color="000000"/>
                          <w:insideV w:val="dashed" w:sz="0" w:space="0" w:color="00000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701"/>
                        <w:gridCol w:w="701"/>
                        <w:gridCol w:w="701"/>
                        <w:gridCol w:w="701"/>
                        <w:gridCol w:w="705"/>
                        <w:gridCol w:w="701"/>
                        <w:gridCol w:w="701"/>
                        <w:gridCol w:w="701"/>
                        <w:gridCol w:w="701"/>
                        <w:gridCol w:w="705"/>
                      </w:tblGrid>
                      <w:tr w:rsidR="00B0570F" w14:paraId="3678145E" w14:textId="77777777">
                        <w:trPr>
                          <w:trHeight w:hRule="exact" w:val="659"/>
                        </w:trPr>
                        <w:tc>
                          <w:tcPr>
                            <w:tcW w:w="701" w:type="dxa"/>
                            <w:tcBorders>
                              <w:left w:val="single" w:sz="0" w:space="0" w:color="000000"/>
                              <w:right w:val="single" w:sz="0" w:space="0" w:color="000000"/>
                            </w:tcBorders>
                          </w:tcPr>
                          <w:p w14:paraId="03A76C1B" w14:textId="77777777" w:rsidR="00B0570F" w:rsidRDefault="00B0570F"/>
                        </w:tc>
                        <w:tc>
                          <w:tcPr>
                            <w:tcW w:w="701" w:type="dxa"/>
                            <w:tcBorders>
                              <w:left w:val="single" w:sz="0" w:space="0" w:color="000000"/>
                              <w:right w:val="single" w:sz="0" w:space="0" w:color="000000"/>
                            </w:tcBorders>
                          </w:tcPr>
                          <w:p w14:paraId="48EB06C0" w14:textId="77777777" w:rsidR="00B0570F" w:rsidRDefault="00B0570F"/>
                        </w:tc>
                        <w:tc>
                          <w:tcPr>
                            <w:tcW w:w="701" w:type="dxa"/>
                            <w:tcBorders>
                              <w:left w:val="single" w:sz="0" w:space="0" w:color="000000"/>
                              <w:right w:val="single" w:sz="0" w:space="0" w:color="000000"/>
                            </w:tcBorders>
                          </w:tcPr>
                          <w:p w14:paraId="7B6EBD67" w14:textId="77777777" w:rsidR="00B0570F" w:rsidRDefault="00B0570F"/>
                        </w:tc>
                        <w:tc>
                          <w:tcPr>
                            <w:tcW w:w="701" w:type="dxa"/>
                            <w:tcBorders>
                              <w:left w:val="single" w:sz="0" w:space="0" w:color="000000"/>
                              <w:right w:val="single" w:sz="0" w:space="0" w:color="000000"/>
                            </w:tcBorders>
                          </w:tcPr>
                          <w:p w14:paraId="62650776" w14:textId="77777777" w:rsidR="00B0570F" w:rsidRDefault="00B0570F"/>
                        </w:tc>
                        <w:tc>
                          <w:tcPr>
                            <w:tcW w:w="705" w:type="dxa"/>
                            <w:tcBorders>
                              <w:left w:val="single" w:sz="0" w:space="0" w:color="000000"/>
                              <w:right w:val="single" w:sz="0" w:space="0" w:color="000000"/>
                            </w:tcBorders>
                          </w:tcPr>
                          <w:p w14:paraId="58DC1B33" w14:textId="77777777" w:rsidR="00B0570F" w:rsidRDefault="00B0570F"/>
                        </w:tc>
                        <w:tc>
                          <w:tcPr>
                            <w:tcW w:w="701" w:type="dxa"/>
                            <w:tcBorders>
                              <w:left w:val="single" w:sz="0" w:space="0" w:color="000000"/>
                              <w:right w:val="single" w:sz="0" w:space="0" w:color="000000"/>
                            </w:tcBorders>
                          </w:tcPr>
                          <w:p w14:paraId="0F0C4B7F" w14:textId="77777777" w:rsidR="00B0570F" w:rsidRDefault="00B0570F"/>
                        </w:tc>
                        <w:tc>
                          <w:tcPr>
                            <w:tcW w:w="701" w:type="dxa"/>
                            <w:tcBorders>
                              <w:left w:val="single" w:sz="0" w:space="0" w:color="000000"/>
                              <w:right w:val="single" w:sz="0" w:space="0" w:color="000000"/>
                            </w:tcBorders>
                          </w:tcPr>
                          <w:p w14:paraId="65B9040D" w14:textId="77777777" w:rsidR="00B0570F" w:rsidRDefault="00B0570F"/>
                        </w:tc>
                        <w:tc>
                          <w:tcPr>
                            <w:tcW w:w="701" w:type="dxa"/>
                            <w:tcBorders>
                              <w:left w:val="single" w:sz="0" w:space="0" w:color="000000"/>
                              <w:right w:val="single" w:sz="0" w:space="0" w:color="000000"/>
                            </w:tcBorders>
                          </w:tcPr>
                          <w:p w14:paraId="05DD5A6A" w14:textId="77777777" w:rsidR="00B0570F" w:rsidRDefault="00B0570F"/>
                        </w:tc>
                        <w:tc>
                          <w:tcPr>
                            <w:tcW w:w="701" w:type="dxa"/>
                            <w:tcBorders>
                              <w:left w:val="single" w:sz="0" w:space="0" w:color="000000"/>
                              <w:right w:val="single" w:sz="0" w:space="0" w:color="000000"/>
                            </w:tcBorders>
                          </w:tcPr>
                          <w:p w14:paraId="17E2595F" w14:textId="77777777" w:rsidR="00B0570F" w:rsidRDefault="00B0570F"/>
                        </w:tc>
                        <w:tc>
                          <w:tcPr>
                            <w:tcW w:w="705" w:type="dxa"/>
                            <w:tcBorders>
                              <w:left w:val="single" w:sz="0" w:space="0" w:color="000000"/>
                              <w:right w:val="single" w:sz="0" w:space="0" w:color="000000"/>
                            </w:tcBorders>
                          </w:tcPr>
                          <w:p w14:paraId="618B4237" w14:textId="77777777" w:rsidR="00B0570F" w:rsidRDefault="00B0570F"/>
                        </w:tc>
                      </w:tr>
                      <w:tr w:rsidR="00B0570F" w14:paraId="3314C9E5" w14:textId="77777777">
                        <w:trPr>
                          <w:trHeight w:hRule="exact" w:val="660"/>
                        </w:trPr>
                        <w:tc>
                          <w:tcPr>
                            <w:tcW w:w="701" w:type="dxa"/>
                            <w:tcBorders>
                              <w:left w:val="single" w:sz="0" w:space="0" w:color="000000"/>
                              <w:right w:val="single" w:sz="0" w:space="0" w:color="000000"/>
                            </w:tcBorders>
                          </w:tcPr>
                          <w:p w14:paraId="37B23291" w14:textId="77777777" w:rsidR="00B0570F" w:rsidRDefault="00B0570F"/>
                        </w:tc>
                        <w:tc>
                          <w:tcPr>
                            <w:tcW w:w="701" w:type="dxa"/>
                            <w:tcBorders>
                              <w:left w:val="single" w:sz="0" w:space="0" w:color="000000"/>
                              <w:right w:val="single" w:sz="0" w:space="0" w:color="000000"/>
                            </w:tcBorders>
                          </w:tcPr>
                          <w:p w14:paraId="4A4AA50A" w14:textId="77777777" w:rsidR="00B0570F" w:rsidRDefault="00B0570F"/>
                        </w:tc>
                        <w:tc>
                          <w:tcPr>
                            <w:tcW w:w="701" w:type="dxa"/>
                            <w:tcBorders>
                              <w:left w:val="single" w:sz="0" w:space="0" w:color="000000"/>
                              <w:right w:val="single" w:sz="0" w:space="0" w:color="000000"/>
                            </w:tcBorders>
                          </w:tcPr>
                          <w:p w14:paraId="2CAA4B99" w14:textId="77777777" w:rsidR="00B0570F" w:rsidRDefault="00B0570F"/>
                        </w:tc>
                        <w:tc>
                          <w:tcPr>
                            <w:tcW w:w="701" w:type="dxa"/>
                            <w:tcBorders>
                              <w:left w:val="single" w:sz="0" w:space="0" w:color="000000"/>
                              <w:right w:val="single" w:sz="0" w:space="0" w:color="000000"/>
                            </w:tcBorders>
                          </w:tcPr>
                          <w:p w14:paraId="1C22F3B1" w14:textId="77777777" w:rsidR="00B0570F" w:rsidRDefault="00B0570F"/>
                        </w:tc>
                        <w:tc>
                          <w:tcPr>
                            <w:tcW w:w="705" w:type="dxa"/>
                            <w:tcBorders>
                              <w:left w:val="single" w:sz="0" w:space="0" w:color="000000"/>
                              <w:right w:val="single" w:sz="0" w:space="0" w:color="000000"/>
                            </w:tcBorders>
                          </w:tcPr>
                          <w:p w14:paraId="03EB8F3E" w14:textId="77777777" w:rsidR="00B0570F" w:rsidRDefault="00B0570F"/>
                        </w:tc>
                        <w:tc>
                          <w:tcPr>
                            <w:tcW w:w="701" w:type="dxa"/>
                            <w:tcBorders>
                              <w:left w:val="single" w:sz="0" w:space="0" w:color="000000"/>
                              <w:right w:val="single" w:sz="0" w:space="0" w:color="000000"/>
                            </w:tcBorders>
                          </w:tcPr>
                          <w:p w14:paraId="7EE2EB00" w14:textId="77777777" w:rsidR="00B0570F" w:rsidRDefault="00B0570F"/>
                        </w:tc>
                        <w:tc>
                          <w:tcPr>
                            <w:tcW w:w="701" w:type="dxa"/>
                            <w:tcBorders>
                              <w:left w:val="single" w:sz="0" w:space="0" w:color="000000"/>
                              <w:right w:val="single" w:sz="0" w:space="0" w:color="000000"/>
                            </w:tcBorders>
                          </w:tcPr>
                          <w:p w14:paraId="625E6904" w14:textId="77777777" w:rsidR="00B0570F" w:rsidRDefault="00B0570F"/>
                        </w:tc>
                        <w:tc>
                          <w:tcPr>
                            <w:tcW w:w="701" w:type="dxa"/>
                            <w:tcBorders>
                              <w:left w:val="single" w:sz="0" w:space="0" w:color="000000"/>
                              <w:right w:val="single" w:sz="0" w:space="0" w:color="000000"/>
                            </w:tcBorders>
                          </w:tcPr>
                          <w:p w14:paraId="5AEFAEC5" w14:textId="77777777" w:rsidR="00B0570F" w:rsidRDefault="00B0570F"/>
                        </w:tc>
                        <w:tc>
                          <w:tcPr>
                            <w:tcW w:w="701" w:type="dxa"/>
                            <w:tcBorders>
                              <w:left w:val="single" w:sz="0" w:space="0" w:color="000000"/>
                              <w:right w:val="single" w:sz="0" w:space="0" w:color="000000"/>
                            </w:tcBorders>
                          </w:tcPr>
                          <w:p w14:paraId="3810A01F" w14:textId="77777777" w:rsidR="00B0570F" w:rsidRDefault="00B0570F"/>
                        </w:tc>
                        <w:tc>
                          <w:tcPr>
                            <w:tcW w:w="705" w:type="dxa"/>
                            <w:tcBorders>
                              <w:left w:val="single" w:sz="0" w:space="0" w:color="000000"/>
                              <w:right w:val="single" w:sz="0" w:space="0" w:color="000000"/>
                            </w:tcBorders>
                          </w:tcPr>
                          <w:p w14:paraId="70DB95F5" w14:textId="77777777" w:rsidR="00B0570F" w:rsidRDefault="00B0570F"/>
                        </w:tc>
                      </w:tr>
                      <w:tr w:rsidR="00B0570F" w14:paraId="49914690" w14:textId="77777777">
                        <w:trPr>
                          <w:trHeight w:hRule="exact" w:val="664"/>
                        </w:trPr>
                        <w:tc>
                          <w:tcPr>
                            <w:tcW w:w="701" w:type="dxa"/>
                            <w:tcBorders>
                              <w:left w:val="single" w:sz="0" w:space="0" w:color="000000"/>
                              <w:right w:val="single" w:sz="0" w:space="0" w:color="000000"/>
                            </w:tcBorders>
                          </w:tcPr>
                          <w:p w14:paraId="3F9233A1" w14:textId="77777777" w:rsidR="00B0570F" w:rsidRDefault="00B0570F"/>
                        </w:tc>
                        <w:tc>
                          <w:tcPr>
                            <w:tcW w:w="701" w:type="dxa"/>
                            <w:tcBorders>
                              <w:left w:val="single" w:sz="0" w:space="0" w:color="000000"/>
                              <w:right w:val="single" w:sz="0" w:space="0" w:color="000000"/>
                            </w:tcBorders>
                          </w:tcPr>
                          <w:p w14:paraId="66D36E5E" w14:textId="77777777" w:rsidR="00B0570F" w:rsidRDefault="00B0570F"/>
                        </w:tc>
                        <w:tc>
                          <w:tcPr>
                            <w:tcW w:w="701" w:type="dxa"/>
                            <w:tcBorders>
                              <w:left w:val="single" w:sz="0" w:space="0" w:color="000000"/>
                              <w:right w:val="single" w:sz="0" w:space="0" w:color="000000"/>
                            </w:tcBorders>
                          </w:tcPr>
                          <w:p w14:paraId="583E05E8" w14:textId="77777777" w:rsidR="00B0570F" w:rsidRDefault="00B0570F"/>
                        </w:tc>
                        <w:tc>
                          <w:tcPr>
                            <w:tcW w:w="701" w:type="dxa"/>
                            <w:tcBorders>
                              <w:left w:val="single" w:sz="0" w:space="0" w:color="000000"/>
                              <w:right w:val="single" w:sz="0" w:space="0" w:color="000000"/>
                            </w:tcBorders>
                          </w:tcPr>
                          <w:p w14:paraId="5E75757D" w14:textId="77777777" w:rsidR="00B0570F" w:rsidRDefault="00B0570F"/>
                        </w:tc>
                        <w:tc>
                          <w:tcPr>
                            <w:tcW w:w="705" w:type="dxa"/>
                            <w:tcBorders>
                              <w:left w:val="single" w:sz="0" w:space="0" w:color="000000"/>
                              <w:right w:val="single" w:sz="0" w:space="0" w:color="000000"/>
                            </w:tcBorders>
                          </w:tcPr>
                          <w:p w14:paraId="5B291EF1" w14:textId="77777777" w:rsidR="00B0570F" w:rsidRDefault="00B0570F"/>
                        </w:tc>
                        <w:tc>
                          <w:tcPr>
                            <w:tcW w:w="701" w:type="dxa"/>
                            <w:tcBorders>
                              <w:left w:val="single" w:sz="0" w:space="0" w:color="000000"/>
                              <w:right w:val="single" w:sz="0" w:space="0" w:color="000000"/>
                            </w:tcBorders>
                          </w:tcPr>
                          <w:p w14:paraId="5394D7EB" w14:textId="77777777" w:rsidR="00B0570F" w:rsidRDefault="00B0570F"/>
                        </w:tc>
                        <w:tc>
                          <w:tcPr>
                            <w:tcW w:w="701" w:type="dxa"/>
                            <w:tcBorders>
                              <w:left w:val="single" w:sz="0" w:space="0" w:color="000000"/>
                              <w:right w:val="single" w:sz="0" w:space="0" w:color="000000"/>
                            </w:tcBorders>
                          </w:tcPr>
                          <w:p w14:paraId="102C4072" w14:textId="77777777" w:rsidR="00B0570F" w:rsidRDefault="00B0570F"/>
                        </w:tc>
                        <w:tc>
                          <w:tcPr>
                            <w:tcW w:w="701" w:type="dxa"/>
                            <w:tcBorders>
                              <w:left w:val="single" w:sz="0" w:space="0" w:color="000000"/>
                              <w:right w:val="single" w:sz="0" w:space="0" w:color="000000"/>
                            </w:tcBorders>
                          </w:tcPr>
                          <w:p w14:paraId="0CB10260" w14:textId="77777777" w:rsidR="00B0570F" w:rsidRDefault="00B0570F"/>
                        </w:tc>
                        <w:tc>
                          <w:tcPr>
                            <w:tcW w:w="701" w:type="dxa"/>
                            <w:tcBorders>
                              <w:left w:val="single" w:sz="0" w:space="0" w:color="000000"/>
                              <w:right w:val="single" w:sz="0" w:space="0" w:color="000000"/>
                            </w:tcBorders>
                          </w:tcPr>
                          <w:p w14:paraId="7DB4CFBF" w14:textId="77777777" w:rsidR="00B0570F" w:rsidRDefault="00B0570F"/>
                        </w:tc>
                        <w:tc>
                          <w:tcPr>
                            <w:tcW w:w="705" w:type="dxa"/>
                            <w:tcBorders>
                              <w:left w:val="single" w:sz="0" w:space="0" w:color="000000"/>
                              <w:right w:val="single" w:sz="0" w:space="0" w:color="000000"/>
                            </w:tcBorders>
                          </w:tcPr>
                          <w:p w14:paraId="1C92DF67" w14:textId="77777777" w:rsidR="00B0570F" w:rsidRDefault="00B0570F"/>
                        </w:tc>
                      </w:tr>
                      <w:tr w:rsidR="00B0570F" w14:paraId="157C7AC8" w14:textId="77777777">
                        <w:trPr>
                          <w:trHeight w:hRule="exact" w:val="660"/>
                        </w:trPr>
                        <w:tc>
                          <w:tcPr>
                            <w:tcW w:w="701" w:type="dxa"/>
                            <w:tcBorders>
                              <w:left w:val="single" w:sz="0" w:space="0" w:color="000000"/>
                              <w:right w:val="single" w:sz="0" w:space="0" w:color="000000"/>
                            </w:tcBorders>
                          </w:tcPr>
                          <w:p w14:paraId="654CDB7A" w14:textId="77777777" w:rsidR="00B0570F" w:rsidRDefault="00B0570F"/>
                        </w:tc>
                        <w:tc>
                          <w:tcPr>
                            <w:tcW w:w="701" w:type="dxa"/>
                            <w:tcBorders>
                              <w:left w:val="single" w:sz="0" w:space="0" w:color="000000"/>
                              <w:right w:val="single" w:sz="0" w:space="0" w:color="000000"/>
                            </w:tcBorders>
                          </w:tcPr>
                          <w:p w14:paraId="508CB701" w14:textId="77777777" w:rsidR="00B0570F" w:rsidRDefault="00B0570F"/>
                        </w:tc>
                        <w:tc>
                          <w:tcPr>
                            <w:tcW w:w="701" w:type="dxa"/>
                            <w:tcBorders>
                              <w:left w:val="single" w:sz="0" w:space="0" w:color="000000"/>
                              <w:right w:val="single" w:sz="0" w:space="0" w:color="000000"/>
                            </w:tcBorders>
                          </w:tcPr>
                          <w:p w14:paraId="4155797B" w14:textId="77777777" w:rsidR="00B0570F" w:rsidRDefault="00B0570F"/>
                        </w:tc>
                        <w:tc>
                          <w:tcPr>
                            <w:tcW w:w="701" w:type="dxa"/>
                            <w:tcBorders>
                              <w:left w:val="single" w:sz="0" w:space="0" w:color="000000"/>
                              <w:right w:val="single" w:sz="0" w:space="0" w:color="000000"/>
                            </w:tcBorders>
                          </w:tcPr>
                          <w:p w14:paraId="07222E8A" w14:textId="77777777" w:rsidR="00B0570F" w:rsidRDefault="00B0570F"/>
                        </w:tc>
                        <w:tc>
                          <w:tcPr>
                            <w:tcW w:w="705" w:type="dxa"/>
                            <w:tcBorders>
                              <w:left w:val="single" w:sz="0" w:space="0" w:color="000000"/>
                              <w:right w:val="single" w:sz="0" w:space="0" w:color="000000"/>
                            </w:tcBorders>
                          </w:tcPr>
                          <w:p w14:paraId="45602937" w14:textId="77777777" w:rsidR="00B0570F" w:rsidRDefault="00B0570F"/>
                        </w:tc>
                        <w:tc>
                          <w:tcPr>
                            <w:tcW w:w="701" w:type="dxa"/>
                            <w:tcBorders>
                              <w:left w:val="single" w:sz="0" w:space="0" w:color="000000"/>
                              <w:right w:val="single" w:sz="0" w:space="0" w:color="000000"/>
                            </w:tcBorders>
                          </w:tcPr>
                          <w:p w14:paraId="151A0EF5" w14:textId="77777777" w:rsidR="00B0570F" w:rsidRDefault="00B0570F"/>
                        </w:tc>
                        <w:tc>
                          <w:tcPr>
                            <w:tcW w:w="701" w:type="dxa"/>
                            <w:tcBorders>
                              <w:left w:val="single" w:sz="0" w:space="0" w:color="000000"/>
                              <w:right w:val="single" w:sz="0" w:space="0" w:color="000000"/>
                            </w:tcBorders>
                          </w:tcPr>
                          <w:p w14:paraId="23BC76AB" w14:textId="77777777" w:rsidR="00B0570F" w:rsidRDefault="00B0570F"/>
                        </w:tc>
                        <w:tc>
                          <w:tcPr>
                            <w:tcW w:w="701" w:type="dxa"/>
                            <w:tcBorders>
                              <w:left w:val="single" w:sz="0" w:space="0" w:color="000000"/>
                              <w:right w:val="single" w:sz="0" w:space="0" w:color="000000"/>
                            </w:tcBorders>
                          </w:tcPr>
                          <w:p w14:paraId="1021314D" w14:textId="77777777" w:rsidR="00B0570F" w:rsidRDefault="00B0570F"/>
                        </w:tc>
                        <w:tc>
                          <w:tcPr>
                            <w:tcW w:w="701" w:type="dxa"/>
                            <w:tcBorders>
                              <w:left w:val="single" w:sz="0" w:space="0" w:color="000000"/>
                              <w:right w:val="single" w:sz="0" w:space="0" w:color="000000"/>
                            </w:tcBorders>
                          </w:tcPr>
                          <w:p w14:paraId="646D0CC5" w14:textId="77777777" w:rsidR="00B0570F" w:rsidRDefault="00B0570F"/>
                        </w:tc>
                        <w:tc>
                          <w:tcPr>
                            <w:tcW w:w="705" w:type="dxa"/>
                            <w:tcBorders>
                              <w:left w:val="single" w:sz="0" w:space="0" w:color="000000"/>
                              <w:right w:val="single" w:sz="0" w:space="0" w:color="000000"/>
                            </w:tcBorders>
                          </w:tcPr>
                          <w:p w14:paraId="468FCB71" w14:textId="77777777" w:rsidR="00B0570F" w:rsidRDefault="00B0570F"/>
                        </w:tc>
                      </w:tr>
                      <w:tr w:rsidR="00B0570F" w14:paraId="76657B84" w14:textId="77777777">
                        <w:trPr>
                          <w:trHeight w:hRule="exact" w:val="660"/>
                        </w:trPr>
                        <w:tc>
                          <w:tcPr>
                            <w:tcW w:w="701" w:type="dxa"/>
                            <w:tcBorders>
                              <w:left w:val="single" w:sz="0" w:space="0" w:color="000000"/>
                              <w:right w:val="single" w:sz="0" w:space="0" w:color="000000"/>
                            </w:tcBorders>
                          </w:tcPr>
                          <w:p w14:paraId="637EFE21" w14:textId="77777777" w:rsidR="00B0570F" w:rsidRDefault="00B0570F"/>
                        </w:tc>
                        <w:tc>
                          <w:tcPr>
                            <w:tcW w:w="701" w:type="dxa"/>
                            <w:tcBorders>
                              <w:left w:val="single" w:sz="0" w:space="0" w:color="000000"/>
                              <w:right w:val="single" w:sz="0" w:space="0" w:color="000000"/>
                            </w:tcBorders>
                          </w:tcPr>
                          <w:p w14:paraId="19E83007" w14:textId="77777777" w:rsidR="00B0570F" w:rsidRDefault="00B0570F"/>
                        </w:tc>
                        <w:tc>
                          <w:tcPr>
                            <w:tcW w:w="701" w:type="dxa"/>
                            <w:tcBorders>
                              <w:left w:val="single" w:sz="0" w:space="0" w:color="000000"/>
                              <w:right w:val="single" w:sz="0" w:space="0" w:color="000000"/>
                            </w:tcBorders>
                          </w:tcPr>
                          <w:p w14:paraId="7B872F91" w14:textId="77777777" w:rsidR="00B0570F" w:rsidRDefault="00B0570F"/>
                        </w:tc>
                        <w:tc>
                          <w:tcPr>
                            <w:tcW w:w="701" w:type="dxa"/>
                            <w:tcBorders>
                              <w:left w:val="single" w:sz="0" w:space="0" w:color="000000"/>
                              <w:right w:val="single" w:sz="0" w:space="0" w:color="000000"/>
                            </w:tcBorders>
                          </w:tcPr>
                          <w:p w14:paraId="0C38C245" w14:textId="77777777" w:rsidR="00B0570F" w:rsidRDefault="00B0570F"/>
                        </w:tc>
                        <w:tc>
                          <w:tcPr>
                            <w:tcW w:w="705" w:type="dxa"/>
                            <w:tcBorders>
                              <w:left w:val="single" w:sz="0" w:space="0" w:color="000000"/>
                              <w:right w:val="single" w:sz="0" w:space="0" w:color="000000"/>
                            </w:tcBorders>
                          </w:tcPr>
                          <w:p w14:paraId="78817674" w14:textId="77777777" w:rsidR="00B0570F" w:rsidRDefault="00B0570F"/>
                        </w:tc>
                        <w:tc>
                          <w:tcPr>
                            <w:tcW w:w="701" w:type="dxa"/>
                            <w:tcBorders>
                              <w:left w:val="single" w:sz="0" w:space="0" w:color="000000"/>
                              <w:right w:val="single" w:sz="0" w:space="0" w:color="000000"/>
                            </w:tcBorders>
                          </w:tcPr>
                          <w:p w14:paraId="19AA327C" w14:textId="77777777" w:rsidR="00B0570F" w:rsidRDefault="00B0570F"/>
                        </w:tc>
                        <w:tc>
                          <w:tcPr>
                            <w:tcW w:w="701" w:type="dxa"/>
                            <w:tcBorders>
                              <w:left w:val="single" w:sz="0" w:space="0" w:color="000000"/>
                              <w:right w:val="single" w:sz="0" w:space="0" w:color="000000"/>
                            </w:tcBorders>
                          </w:tcPr>
                          <w:p w14:paraId="315F79B8" w14:textId="77777777" w:rsidR="00B0570F" w:rsidRDefault="00B0570F"/>
                        </w:tc>
                        <w:tc>
                          <w:tcPr>
                            <w:tcW w:w="701" w:type="dxa"/>
                            <w:tcBorders>
                              <w:left w:val="single" w:sz="0" w:space="0" w:color="000000"/>
                              <w:right w:val="single" w:sz="0" w:space="0" w:color="000000"/>
                            </w:tcBorders>
                          </w:tcPr>
                          <w:p w14:paraId="36CD43F0" w14:textId="77777777" w:rsidR="00B0570F" w:rsidRDefault="00B0570F"/>
                        </w:tc>
                        <w:tc>
                          <w:tcPr>
                            <w:tcW w:w="701" w:type="dxa"/>
                            <w:tcBorders>
                              <w:left w:val="single" w:sz="0" w:space="0" w:color="000000"/>
                              <w:right w:val="single" w:sz="0" w:space="0" w:color="000000"/>
                            </w:tcBorders>
                          </w:tcPr>
                          <w:p w14:paraId="7BB41B96" w14:textId="77777777" w:rsidR="00B0570F" w:rsidRDefault="00B0570F"/>
                        </w:tc>
                        <w:tc>
                          <w:tcPr>
                            <w:tcW w:w="705" w:type="dxa"/>
                            <w:tcBorders>
                              <w:left w:val="single" w:sz="0" w:space="0" w:color="000000"/>
                              <w:right w:val="single" w:sz="0" w:space="0" w:color="000000"/>
                            </w:tcBorders>
                          </w:tcPr>
                          <w:p w14:paraId="47933BAF" w14:textId="77777777" w:rsidR="00B0570F" w:rsidRDefault="00B0570F"/>
                        </w:tc>
                      </w:tr>
                      <w:tr w:rsidR="00B0570F" w14:paraId="349E6406" w14:textId="77777777">
                        <w:trPr>
                          <w:trHeight w:hRule="exact" w:val="664"/>
                        </w:trPr>
                        <w:tc>
                          <w:tcPr>
                            <w:tcW w:w="701" w:type="dxa"/>
                            <w:tcBorders>
                              <w:left w:val="single" w:sz="0" w:space="0" w:color="000000"/>
                              <w:right w:val="single" w:sz="0" w:space="0" w:color="000000"/>
                            </w:tcBorders>
                          </w:tcPr>
                          <w:p w14:paraId="2E407A14" w14:textId="77777777" w:rsidR="00B0570F" w:rsidRDefault="00B0570F"/>
                        </w:tc>
                        <w:tc>
                          <w:tcPr>
                            <w:tcW w:w="701" w:type="dxa"/>
                            <w:tcBorders>
                              <w:left w:val="single" w:sz="0" w:space="0" w:color="000000"/>
                              <w:right w:val="single" w:sz="0" w:space="0" w:color="000000"/>
                            </w:tcBorders>
                          </w:tcPr>
                          <w:p w14:paraId="7A98264E" w14:textId="77777777" w:rsidR="00B0570F" w:rsidRDefault="00B0570F"/>
                        </w:tc>
                        <w:tc>
                          <w:tcPr>
                            <w:tcW w:w="701" w:type="dxa"/>
                            <w:tcBorders>
                              <w:left w:val="single" w:sz="0" w:space="0" w:color="000000"/>
                              <w:right w:val="single" w:sz="0" w:space="0" w:color="000000"/>
                            </w:tcBorders>
                          </w:tcPr>
                          <w:p w14:paraId="3A0284C2" w14:textId="77777777" w:rsidR="00B0570F" w:rsidRDefault="00B0570F"/>
                        </w:tc>
                        <w:tc>
                          <w:tcPr>
                            <w:tcW w:w="701" w:type="dxa"/>
                            <w:tcBorders>
                              <w:left w:val="single" w:sz="0" w:space="0" w:color="000000"/>
                              <w:right w:val="single" w:sz="0" w:space="0" w:color="000000"/>
                            </w:tcBorders>
                          </w:tcPr>
                          <w:p w14:paraId="0DABDB39" w14:textId="77777777" w:rsidR="00B0570F" w:rsidRDefault="00B0570F"/>
                        </w:tc>
                        <w:tc>
                          <w:tcPr>
                            <w:tcW w:w="705" w:type="dxa"/>
                            <w:tcBorders>
                              <w:left w:val="single" w:sz="0" w:space="0" w:color="000000"/>
                              <w:right w:val="single" w:sz="0" w:space="0" w:color="000000"/>
                            </w:tcBorders>
                          </w:tcPr>
                          <w:p w14:paraId="1505DDE5" w14:textId="77777777" w:rsidR="00B0570F" w:rsidRDefault="00B0570F"/>
                        </w:tc>
                        <w:tc>
                          <w:tcPr>
                            <w:tcW w:w="701" w:type="dxa"/>
                            <w:tcBorders>
                              <w:left w:val="single" w:sz="0" w:space="0" w:color="000000"/>
                              <w:right w:val="single" w:sz="0" w:space="0" w:color="000000"/>
                            </w:tcBorders>
                          </w:tcPr>
                          <w:p w14:paraId="1D1E58E9" w14:textId="77777777" w:rsidR="00B0570F" w:rsidRDefault="00B0570F"/>
                        </w:tc>
                        <w:tc>
                          <w:tcPr>
                            <w:tcW w:w="701" w:type="dxa"/>
                            <w:tcBorders>
                              <w:left w:val="single" w:sz="0" w:space="0" w:color="000000"/>
                              <w:right w:val="single" w:sz="0" w:space="0" w:color="000000"/>
                            </w:tcBorders>
                          </w:tcPr>
                          <w:p w14:paraId="30459765" w14:textId="77777777" w:rsidR="00B0570F" w:rsidRDefault="00B0570F"/>
                        </w:tc>
                        <w:tc>
                          <w:tcPr>
                            <w:tcW w:w="701" w:type="dxa"/>
                            <w:tcBorders>
                              <w:left w:val="single" w:sz="0" w:space="0" w:color="000000"/>
                              <w:right w:val="single" w:sz="0" w:space="0" w:color="000000"/>
                            </w:tcBorders>
                          </w:tcPr>
                          <w:p w14:paraId="78CDD2BB" w14:textId="77777777" w:rsidR="00B0570F" w:rsidRDefault="00B0570F"/>
                        </w:tc>
                        <w:tc>
                          <w:tcPr>
                            <w:tcW w:w="701" w:type="dxa"/>
                            <w:tcBorders>
                              <w:left w:val="single" w:sz="0" w:space="0" w:color="000000"/>
                              <w:right w:val="single" w:sz="0" w:space="0" w:color="000000"/>
                            </w:tcBorders>
                          </w:tcPr>
                          <w:p w14:paraId="0B1A565C" w14:textId="77777777" w:rsidR="00B0570F" w:rsidRDefault="00B0570F"/>
                        </w:tc>
                        <w:tc>
                          <w:tcPr>
                            <w:tcW w:w="705" w:type="dxa"/>
                            <w:tcBorders>
                              <w:left w:val="single" w:sz="0" w:space="0" w:color="000000"/>
                              <w:right w:val="single" w:sz="0" w:space="0" w:color="000000"/>
                            </w:tcBorders>
                          </w:tcPr>
                          <w:p w14:paraId="0C6FB5CE" w14:textId="77777777" w:rsidR="00B0570F" w:rsidRDefault="00B0570F"/>
                        </w:tc>
                      </w:tr>
                    </w:tbl>
                    <w:p w14:paraId="3B6FF8E5" w14:textId="77777777" w:rsidR="00B0570F" w:rsidRDefault="00B0570F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="00FA655D">
        <w:rPr>
          <w:rFonts w:ascii="Calibri"/>
          <w:sz w:val="20"/>
        </w:rPr>
        <w:t>12</w:t>
      </w:r>
    </w:p>
    <w:p w14:paraId="2C4737BF" w14:textId="77777777" w:rsidR="00ED6B8B" w:rsidRDefault="00ED6B8B" w:rsidP="00F672C4">
      <w:pPr>
        <w:pStyle w:val="BodyText"/>
        <w:rPr>
          <w:rFonts w:ascii="Calibri"/>
          <w:sz w:val="20"/>
        </w:rPr>
      </w:pPr>
    </w:p>
    <w:p w14:paraId="433252F5" w14:textId="77777777" w:rsidR="00ED6B8B" w:rsidRDefault="00890932">
      <w:pPr>
        <w:spacing w:before="171"/>
        <w:ind w:right="8006"/>
        <w:rPr>
          <w:rFonts w:ascii="Calibri"/>
          <w:sz w:val="20"/>
        </w:rPr>
        <w:pPrChange w:id="452" w:author="Raghda Wahdan" w:date="2017-11-06T13:08:00Z">
          <w:pPr>
            <w:spacing w:before="171"/>
            <w:ind w:right="8006"/>
            <w:jc w:val="center"/>
          </w:pPr>
        </w:pPrChange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460608" behindDoc="0" locked="0" layoutInCell="1" allowOverlap="1" wp14:anchorId="733AB26C" wp14:editId="2DDBD82A">
                <wp:simplePos x="0" y="0"/>
                <wp:positionH relativeFrom="page">
                  <wp:posOffset>1535430</wp:posOffset>
                </wp:positionH>
                <wp:positionV relativeFrom="paragraph">
                  <wp:posOffset>172720</wp:posOffset>
                </wp:positionV>
                <wp:extent cx="155575" cy="1699895"/>
                <wp:effectExtent l="1905" t="1270" r="4445" b="3810"/>
                <wp:wrapNone/>
                <wp:docPr id="1238" name="Text Box 12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5575" cy="16998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8C53961" w14:textId="77777777" w:rsidR="00B0570F" w:rsidRDefault="00B0570F">
                            <w:pPr>
                              <w:spacing w:line="236" w:lineRule="exact"/>
                              <w:ind w:left="20" w:right="-600"/>
                              <w:rPr>
                                <w:rFonts w:ascii="Calibri"/>
                                <w:sz w:val="20"/>
                              </w:rPr>
                            </w:pPr>
                            <w:r>
                              <w:rPr>
                                <w:rFonts w:ascii="Calibri"/>
                                <w:spacing w:val="2"/>
                                <w:w w:val="102"/>
                                <w:sz w:val="20"/>
                              </w:rPr>
                              <w:t>M</w:t>
                            </w:r>
                            <w:r>
                              <w:rPr>
                                <w:rFonts w:ascii="Calibri"/>
                                <w:spacing w:val="-2"/>
                                <w:w w:val="102"/>
                                <w:sz w:val="20"/>
                              </w:rPr>
                              <w:t>e</w:t>
                            </w:r>
                            <w:r>
                              <w:rPr>
                                <w:rFonts w:ascii="Calibri"/>
                                <w:spacing w:val="2"/>
                                <w:w w:val="102"/>
                                <w:sz w:val="20"/>
                              </w:rPr>
                              <w:t>a</w:t>
                            </w:r>
                            <w:r>
                              <w:rPr>
                                <w:rFonts w:ascii="Calibri"/>
                                <w:w w:val="102"/>
                                <w:sz w:val="20"/>
                              </w:rPr>
                              <w:t>n</w:t>
                            </w:r>
                            <w:r>
                              <w:rPr>
                                <w:rFonts w:ascii="Calibri"/>
                                <w:spacing w:val="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1"/>
                                <w:w w:val="102"/>
                                <w:sz w:val="20"/>
                              </w:rPr>
                              <w:t>r</w:t>
                            </w:r>
                            <w:r>
                              <w:rPr>
                                <w:rFonts w:ascii="Calibri"/>
                                <w:spacing w:val="-2"/>
                                <w:w w:val="102"/>
                                <w:sz w:val="20"/>
                              </w:rPr>
                              <w:t>e</w:t>
                            </w:r>
                            <w:r>
                              <w:rPr>
                                <w:rFonts w:ascii="Calibri"/>
                                <w:spacing w:val="2"/>
                                <w:w w:val="102"/>
                                <w:sz w:val="20"/>
                              </w:rPr>
                              <w:t>a</w:t>
                            </w:r>
                            <w:r>
                              <w:rPr>
                                <w:rFonts w:ascii="Calibri"/>
                                <w:spacing w:val="1"/>
                                <w:w w:val="102"/>
                                <w:sz w:val="20"/>
                              </w:rPr>
                              <w:t>d</w:t>
                            </w:r>
                            <w:r>
                              <w:rPr>
                                <w:rFonts w:ascii="Calibri"/>
                                <w:spacing w:val="-2"/>
                                <w:w w:val="102"/>
                                <w:sz w:val="20"/>
                              </w:rPr>
                              <w:t>i</w:t>
                            </w:r>
                            <w:r>
                              <w:rPr>
                                <w:rFonts w:ascii="Calibri"/>
                                <w:spacing w:val="1"/>
                                <w:w w:val="102"/>
                                <w:sz w:val="20"/>
                              </w:rPr>
                              <w:t>n</w:t>
                            </w:r>
                            <w:r>
                              <w:rPr>
                                <w:rFonts w:ascii="Calibri"/>
                                <w:w w:val="102"/>
                                <w:sz w:val="20"/>
                              </w:rPr>
                              <w:t>g</w:t>
                            </w:r>
                            <w:r>
                              <w:rPr>
                                <w:rFonts w:ascii="Calibri"/>
                                <w:spacing w:val="-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  <w:w w:val="102"/>
                                <w:sz w:val="20"/>
                              </w:rPr>
                              <w:t>t</w:t>
                            </w:r>
                            <w:r>
                              <w:rPr>
                                <w:rFonts w:ascii="Calibri"/>
                                <w:spacing w:val="-2"/>
                                <w:w w:val="102"/>
                                <w:sz w:val="20"/>
                              </w:rPr>
                              <w:t>i</w:t>
                            </w:r>
                            <w:r>
                              <w:rPr>
                                <w:rFonts w:ascii="Calibri"/>
                                <w:w w:val="102"/>
                                <w:sz w:val="20"/>
                              </w:rPr>
                              <w:t>me</w:t>
                            </w:r>
                            <w:r>
                              <w:rPr>
                                <w:rFonts w:ascii="Calibri"/>
                                <w:spacing w:val="-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1"/>
                                <w:w w:val="102"/>
                                <w:sz w:val="20"/>
                              </w:rPr>
                              <w:t>r</w:t>
                            </w:r>
                            <w:r>
                              <w:rPr>
                                <w:rFonts w:ascii="Calibri"/>
                                <w:spacing w:val="-2"/>
                                <w:w w:val="102"/>
                                <w:sz w:val="20"/>
                              </w:rPr>
                              <w:t>e</w:t>
                            </w:r>
                            <w:r>
                              <w:rPr>
                                <w:rFonts w:ascii="Calibri"/>
                                <w:spacing w:val="1"/>
                                <w:w w:val="102"/>
                                <w:sz w:val="20"/>
                              </w:rPr>
                              <w:t>du</w:t>
                            </w:r>
                            <w:r>
                              <w:rPr>
                                <w:rFonts w:ascii="Calibri"/>
                                <w:w w:val="102"/>
                                <w:sz w:val="20"/>
                              </w:rPr>
                              <w:t>c</w:t>
                            </w:r>
                            <w:r>
                              <w:rPr>
                                <w:rFonts w:ascii="Calibri"/>
                                <w:spacing w:val="-1"/>
                                <w:w w:val="102"/>
                                <w:sz w:val="20"/>
                              </w:rPr>
                              <w:t>t</w:t>
                            </w:r>
                            <w:r>
                              <w:rPr>
                                <w:rFonts w:ascii="Calibri"/>
                                <w:spacing w:val="-2"/>
                                <w:w w:val="102"/>
                                <w:sz w:val="20"/>
                              </w:rPr>
                              <w:t>i</w:t>
                            </w:r>
                            <w:r>
                              <w:rPr>
                                <w:rFonts w:ascii="Calibri"/>
                                <w:spacing w:val="1"/>
                                <w:w w:val="102"/>
                                <w:sz w:val="20"/>
                              </w:rPr>
                              <w:t>o</w:t>
                            </w:r>
                            <w:r>
                              <w:rPr>
                                <w:rFonts w:ascii="Calibri"/>
                                <w:w w:val="102"/>
                                <w:sz w:val="20"/>
                              </w:rPr>
                              <w:t>n</w:t>
                            </w:r>
                            <w:r>
                              <w:rPr>
                                <w:rFonts w:ascii="Calibri"/>
                                <w:spacing w:val="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w w:val="102"/>
                                <w:sz w:val="20"/>
                              </w:rPr>
                              <w:t>%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33AB26C" id="Text Box 1214" o:spid="_x0000_s1185" type="#_x0000_t202" style="position:absolute;margin-left:120.9pt;margin-top:13.6pt;width:12.25pt;height:133.85pt;z-index:2514606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" filled="f" stroked="f">
                <v:textbox style="layout-flow:vertical;mso-layout-flow-alt:bottom-to-top" inset="0,0,0,0">
                  <w:txbxContent>
                    <w:p w14:paraId="58C53961" w14:textId="77777777" w:rsidR="00B0570F" w:rsidRDefault="00B0570F">
                      <w:pPr>
                        <w:spacing w:line="236" w:lineRule="exact"/>
                        <w:ind w:left="20" w:right="-600"/>
                        <w:rPr>
                          <w:rFonts w:ascii="Calibri"/>
                          <w:sz w:val="20"/>
                        </w:rPr>
                      </w:pPr>
                      <w:r>
                        <w:rPr>
                          <w:rFonts w:ascii="Calibri"/>
                          <w:spacing w:val="2"/>
                          <w:w w:val="102"/>
                          <w:sz w:val="20"/>
                        </w:rPr>
                        <w:t>M</w:t>
                      </w:r>
                      <w:r>
                        <w:rPr>
                          <w:rFonts w:ascii="Calibri"/>
                          <w:spacing w:val="-2"/>
                          <w:w w:val="102"/>
                          <w:sz w:val="20"/>
                        </w:rPr>
                        <w:t>e</w:t>
                      </w:r>
                      <w:r>
                        <w:rPr>
                          <w:rFonts w:ascii="Calibri"/>
                          <w:spacing w:val="2"/>
                          <w:w w:val="102"/>
                          <w:sz w:val="20"/>
                        </w:rPr>
                        <w:t>a</w:t>
                      </w:r>
                      <w:r>
                        <w:rPr>
                          <w:rFonts w:ascii="Calibri"/>
                          <w:w w:val="102"/>
                          <w:sz w:val="20"/>
                        </w:rPr>
                        <w:t>n</w:t>
                      </w:r>
                      <w:r>
                        <w:rPr>
                          <w:rFonts w:ascii="Calibri"/>
                          <w:spacing w:val="2"/>
                          <w:sz w:val="20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1"/>
                          <w:w w:val="102"/>
                          <w:sz w:val="20"/>
                        </w:rPr>
                        <w:t>r</w:t>
                      </w:r>
                      <w:r>
                        <w:rPr>
                          <w:rFonts w:ascii="Calibri"/>
                          <w:spacing w:val="-2"/>
                          <w:w w:val="102"/>
                          <w:sz w:val="20"/>
                        </w:rPr>
                        <w:t>e</w:t>
                      </w:r>
                      <w:r>
                        <w:rPr>
                          <w:rFonts w:ascii="Calibri"/>
                          <w:spacing w:val="2"/>
                          <w:w w:val="102"/>
                          <w:sz w:val="20"/>
                        </w:rPr>
                        <w:t>a</w:t>
                      </w:r>
                      <w:r>
                        <w:rPr>
                          <w:rFonts w:ascii="Calibri"/>
                          <w:spacing w:val="1"/>
                          <w:w w:val="102"/>
                          <w:sz w:val="20"/>
                        </w:rPr>
                        <w:t>d</w:t>
                      </w:r>
                      <w:r>
                        <w:rPr>
                          <w:rFonts w:ascii="Calibri"/>
                          <w:spacing w:val="-2"/>
                          <w:w w:val="102"/>
                          <w:sz w:val="20"/>
                        </w:rPr>
                        <w:t>i</w:t>
                      </w:r>
                      <w:r>
                        <w:rPr>
                          <w:rFonts w:ascii="Calibri"/>
                          <w:spacing w:val="1"/>
                          <w:w w:val="102"/>
                          <w:sz w:val="20"/>
                        </w:rPr>
                        <w:t>n</w:t>
                      </w:r>
                      <w:r>
                        <w:rPr>
                          <w:rFonts w:ascii="Calibri"/>
                          <w:w w:val="102"/>
                          <w:sz w:val="20"/>
                        </w:rPr>
                        <w:t>g</w:t>
                      </w:r>
                      <w:r>
                        <w:rPr>
                          <w:rFonts w:ascii="Calibri"/>
                          <w:spacing w:val="-1"/>
                          <w:sz w:val="20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1"/>
                          <w:w w:val="102"/>
                          <w:sz w:val="20"/>
                        </w:rPr>
                        <w:t>t</w:t>
                      </w:r>
                      <w:r>
                        <w:rPr>
                          <w:rFonts w:ascii="Calibri"/>
                          <w:spacing w:val="-2"/>
                          <w:w w:val="102"/>
                          <w:sz w:val="20"/>
                        </w:rPr>
                        <w:t>i</w:t>
                      </w:r>
                      <w:r>
                        <w:rPr>
                          <w:rFonts w:ascii="Calibri"/>
                          <w:w w:val="102"/>
                          <w:sz w:val="20"/>
                        </w:rPr>
                        <w:t>me</w:t>
                      </w:r>
                      <w:r>
                        <w:rPr>
                          <w:rFonts w:ascii="Calibri"/>
                          <w:spacing w:val="-2"/>
                          <w:sz w:val="20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1"/>
                          <w:w w:val="102"/>
                          <w:sz w:val="20"/>
                        </w:rPr>
                        <w:t>r</w:t>
                      </w:r>
                      <w:r>
                        <w:rPr>
                          <w:rFonts w:ascii="Calibri"/>
                          <w:spacing w:val="-2"/>
                          <w:w w:val="102"/>
                          <w:sz w:val="20"/>
                        </w:rPr>
                        <w:t>e</w:t>
                      </w:r>
                      <w:r>
                        <w:rPr>
                          <w:rFonts w:ascii="Calibri"/>
                          <w:spacing w:val="1"/>
                          <w:w w:val="102"/>
                          <w:sz w:val="20"/>
                        </w:rPr>
                        <w:t>du</w:t>
                      </w:r>
                      <w:r>
                        <w:rPr>
                          <w:rFonts w:ascii="Calibri"/>
                          <w:w w:val="102"/>
                          <w:sz w:val="20"/>
                        </w:rPr>
                        <w:t>c</w:t>
                      </w:r>
                      <w:r>
                        <w:rPr>
                          <w:rFonts w:ascii="Calibri"/>
                          <w:spacing w:val="-1"/>
                          <w:w w:val="102"/>
                          <w:sz w:val="20"/>
                        </w:rPr>
                        <w:t>t</w:t>
                      </w:r>
                      <w:r>
                        <w:rPr>
                          <w:rFonts w:ascii="Calibri"/>
                          <w:spacing w:val="-2"/>
                          <w:w w:val="102"/>
                          <w:sz w:val="20"/>
                        </w:rPr>
                        <w:t>i</w:t>
                      </w:r>
                      <w:r>
                        <w:rPr>
                          <w:rFonts w:ascii="Calibri"/>
                          <w:spacing w:val="1"/>
                          <w:w w:val="102"/>
                          <w:sz w:val="20"/>
                        </w:rPr>
                        <w:t>o</w:t>
                      </w:r>
                      <w:r>
                        <w:rPr>
                          <w:rFonts w:ascii="Calibri"/>
                          <w:w w:val="102"/>
                          <w:sz w:val="20"/>
                        </w:rPr>
                        <w:t>n</w:t>
                      </w:r>
                      <w:r>
                        <w:rPr>
                          <w:rFonts w:ascii="Calibri"/>
                          <w:spacing w:val="2"/>
                          <w:sz w:val="20"/>
                        </w:rPr>
                        <w:t xml:space="preserve"> </w:t>
                      </w:r>
                      <w:r>
                        <w:rPr>
                          <w:rFonts w:ascii="Calibri"/>
                          <w:w w:val="102"/>
                          <w:sz w:val="20"/>
                        </w:rPr>
                        <w:t>%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FA655D">
        <w:rPr>
          <w:rFonts w:ascii="Calibri"/>
          <w:sz w:val="20"/>
        </w:rPr>
        <w:t>10</w:t>
      </w:r>
    </w:p>
    <w:p w14:paraId="7CA56029" w14:textId="77777777" w:rsidR="00ED6B8B" w:rsidRDefault="00ED6B8B" w:rsidP="00F672C4">
      <w:pPr>
        <w:pStyle w:val="BodyText"/>
        <w:rPr>
          <w:rFonts w:ascii="Calibri"/>
          <w:sz w:val="20"/>
        </w:rPr>
      </w:pPr>
    </w:p>
    <w:p w14:paraId="6F66F8F5" w14:textId="77777777" w:rsidR="00ED6B8B" w:rsidRDefault="00FA655D">
      <w:pPr>
        <w:spacing w:before="170"/>
        <w:ind w:right="7901"/>
        <w:rPr>
          <w:rFonts w:ascii="Calibri"/>
          <w:sz w:val="20"/>
        </w:rPr>
        <w:pPrChange w:id="453" w:author="Raghda Wahdan" w:date="2017-11-06T13:08:00Z">
          <w:pPr>
            <w:spacing w:before="170"/>
            <w:ind w:right="7901"/>
            <w:jc w:val="center"/>
          </w:pPr>
        </w:pPrChange>
      </w:pPr>
      <w:r>
        <w:rPr>
          <w:rFonts w:ascii="Calibri"/>
          <w:w w:val="102"/>
          <w:sz w:val="20"/>
        </w:rPr>
        <w:t>8</w:t>
      </w:r>
    </w:p>
    <w:p w14:paraId="5C69B6C7" w14:textId="77777777" w:rsidR="00ED6B8B" w:rsidRDefault="00ED6B8B" w:rsidP="00F672C4">
      <w:pPr>
        <w:pStyle w:val="BodyText"/>
        <w:rPr>
          <w:rFonts w:ascii="Calibri"/>
          <w:sz w:val="20"/>
        </w:rPr>
      </w:pPr>
    </w:p>
    <w:p w14:paraId="5E95E029" w14:textId="77777777" w:rsidR="00ED6B8B" w:rsidRDefault="00FA655D">
      <w:pPr>
        <w:spacing w:before="175"/>
        <w:ind w:right="7901"/>
        <w:rPr>
          <w:rFonts w:ascii="Calibri"/>
          <w:sz w:val="20"/>
        </w:rPr>
        <w:pPrChange w:id="454" w:author="Raghda Wahdan" w:date="2017-11-06T13:08:00Z">
          <w:pPr>
            <w:spacing w:before="175"/>
            <w:ind w:right="7901"/>
            <w:jc w:val="center"/>
          </w:pPr>
        </w:pPrChange>
      </w:pPr>
      <w:r>
        <w:rPr>
          <w:rFonts w:ascii="Calibri"/>
          <w:w w:val="102"/>
          <w:sz w:val="20"/>
        </w:rPr>
        <w:t>6</w:t>
      </w:r>
    </w:p>
    <w:p w14:paraId="36C56601" w14:textId="77777777" w:rsidR="00ED6B8B" w:rsidRDefault="00ED6B8B" w:rsidP="00F672C4">
      <w:pPr>
        <w:pStyle w:val="BodyText"/>
        <w:rPr>
          <w:rFonts w:ascii="Calibri"/>
          <w:sz w:val="20"/>
        </w:rPr>
      </w:pPr>
    </w:p>
    <w:p w14:paraId="4DE6F76C" w14:textId="77777777" w:rsidR="00ED6B8B" w:rsidRDefault="00FA655D">
      <w:pPr>
        <w:spacing w:before="171"/>
        <w:ind w:right="7901"/>
        <w:rPr>
          <w:rFonts w:ascii="Calibri"/>
          <w:sz w:val="20"/>
        </w:rPr>
        <w:pPrChange w:id="455" w:author="Raghda Wahdan" w:date="2017-11-06T13:08:00Z">
          <w:pPr>
            <w:spacing w:before="171"/>
            <w:ind w:right="7901"/>
            <w:jc w:val="center"/>
          </w:pPr>
        </w:pPrChange>
      </w:pPr>
      <w:r>
        <w:rPr>
          <w:rFonts w:ascii="Calibri"/>
          <w:w w:val="102"/>
          <w:sz w:val="20"/>
        </w:rPr>
        <w:t>4</w:t>
      </w:r>
    </w:p>
    <w:p w14:paraId="30AED9E1" w14:textId="77777777" w:rsidR="00ED6B8B" w:rsidRDefault="00ED6B8B" w:rsidP="00F672C4">
      <w:pPr>
        <w:pStyle w:val="BodyText"/>
        <w:rPr>
          <w:rFonts w:ascii="Calibri"/>
          <w:sz w:val="20"/>
        </w:rPr>
      </w:pPr>
    </w:p>
    <w:p w14:paraId="3EE958F1" w14:textId="77777777" w:rsidR="00ED6B8B" w:rsidRDefault="00FA655D">
      <w:pPr>
        <w:spacing w:before="171"/>
        <w:ind w:right="7901"/>
        <w:rPr>
          <w:rFonts w:ascii="Calibri"/>
          <w:sz w:val="20"/>
        </w:rPr>
        <w:pPrChange w:id="456" w:author="Raghda Wahdan" w:date="2017-11-06T13:08:00Z">
          <w:pPr>
            <w:spacing w:before="171"/>
            <w:ind w:right="7901"/>
            <w:jc w:val="center"/>
          </w:pPr>
        </w:pPrChange>
      </w:pPr>
      <w:r>
        <w:rPr>
          <w:rFonts w:ascii="Calibri"/>
          <w:w w:val="102"/>
          <w:sz w:val="20"/>
        </w:rPr>
        <w:t>2</w:t>
      </w:r>
    </w:p>
    <w:p w14:paraId="1905E4FA" w14:textId="77777777" w:rsidR="00ED6B8B" w:rsidRDefault="00ED6B8B" w:rsidP="00F672C4">
      <w:pPr>
        <w:pStyle w:val="BodyText"/>
        <w:rPr>
          <w:rFonts w:ascii="Calibri"/>
          <w:sz w:val="20"/>
        </w:rPr>
      </w:pPr>
    </w:p>
    <w:p w14:paraId="122E12FB" w14:textId="77777777" w:rsidR="00ED6B8B" w:rsidRDefault="00FA655D">
      <w:pPr>
        <w:spacing w:before="176" w:line="188" w:lineRule="exact"/>
        <w:ind w:right="7901"/>
        <w:rPr>
          <w:rFonts w:ascii="Calibri"/>
          <w:sz w:val="20"/>
        </w:rPr>
        <w:pPrChange w:id="457" w:author="Raghda Wahdan" w:date="2017-11-06T13:08:00Z">
          <w:pPr>
            <w:spacing w:before="176" w:line="188" w:lineRule="exact"/>
            <w:ind w:right="7901"/>
            <w:jc w:val="center"/>
          </w:pPr>
        </w:pPrChange>
      </w:pPr>
      <w:r>
        <w:rPr>
          <w:rFonts w:ascii="Calibri"/>
          <w:w w:val="102"/>
          <w:sz w:val="20"/>
        </w:rPr>
        <w:t>0</w:t>
      </w:r>
    </w:p>
    <w:p w14:paraId="0C9AD797" w14:textId="77777777" w:rsidR="00ED6B8B" w:rsidRDefault="00FA655D" w:rsidP="00F672C4">
      <w:pPr>
        <w:tabs>
          <w:tab w:val="left" w:pos="1805"/>
          <w:tab w:val="left" w:pos="2506"/>
          <w:tab w:val="left" w:pos="3207"/>
          <w:tab w:val="left" w:pos="3908"/>
          <w:tab w:val="left" w:pos="4613"/>
          <w:tab w:val="left" w:pos="5314"/>
          <w:tab w:val="left" w:pos="6015"/>
          <w:tab w:val="left" w:pos="6716"/>
          <w:tab w:val="left" w:pos="7417"/>
          <w:tab w:val="left" w:pos="8200"/>
        </w:tabs>
        <w:spacing w:line="157" w:lineRule="exact"/>
        <w:ind w:left="1182"/>
        <w:rPr>
          <w:rFonts w:ascii="Calibri"/>
          <w:sz w:val="20"/>
        </w:rPr>
      </w:pPr>
      <w:r>
        <w:rPr>
          <w:rFonts w:ascii="Calibri"/>
          <w:sz w:val="20"/>
        </w:rPr>
        <w:t>0</w:t>
      </w:r>
      <w:r>
        <w:rPr>
          <w:rFonts w:ascii="Calibri"/>
          <w:sz w:val="20"/>
        </w:rPr>
        <w:tab/>
        <w:t>0.1</w:t>
      </w:r>
      <w:r>
        <w:rPr>
          <w:rFonts w:ascii="Calibri"/>
          <w:sz w:val="20"/>
        </w:rPr>
        <w:tab/>
        <w:t>0.2</w:t>
      </w:r>
      <w:r>
        <w:rPr>
          <w:rFonts w:ascii="Calibri"/>
          <w:sz w:val="20"/>
        </w:rPr>
        <w:tab/>
        <w:t>0.3</w:t>
      </w:r>
      <w:r>
        <w:rPr>
          <w:rFonts w:ascii="Calibri"/>
          <w:sz w:val="20"/>
        </w:rPr>
        <w:tab/>
        <w:t>0.4</w:t>
      </w:r>
      <w:r>
        <w:rPr>
          <w:rFonts w:ascii="Calibri"/>
          <w:sz w:val="20"/>
        </w:rPr>
        <w:tab/>
        <w:t>0.5</w:t>
      </w:r>
      <w:r>
        <w:rPr>
          <w:rFonts w:ascii="Calibri"/>
          <w:sz w:val="20"/>
        </w:rPr>
        <w:tab/>
        <w:t>0.6</w:t>
      </w:r>
      <w:r>
        <w:rPr>
          <w:rFonts w:ascii="Calibri"/>
          <w:sz w:val="20"/>
        </w:rPr>
        <w:tab/>
        <w:t>0.7</w:t>
      </w:r>
      <w:r>
        <w:rPr>
          <w:rFonts w:ascii="Calibri"/>
          <w:sz w:val="20"/>
        </w:rPr>
        <w:tab/>
        <w:t>0.8</w:t>
      </w:r>
      <w:r>
        <w:rPr>
          <w:rFonts w:ascii="Calibri"/>
          <w:sz w:val="20"/>
        </w:rPr>
        <w:tab/>
        <w:t>0.9</w:t>
      </w:r>
      <w:r>
        <w:rPr>
          <w:rFonts w:ascii="Calibri"/>
          <w:sz w:val="20"/>
        </w:rPr>
        <w:tab/>
        <w:t>1</w:t>
      </w:r>
    </w:p>
    <w:p w14:paraId="2B4D7C5F" w14:textId="77777777" w:rsidR="00ED6B8B" w:rsidRDefault="00FA655D">
      <w:pPr>
        <w:spacing w:line="161" w:lineRule="exact"/>
        <w:ind w:right="805"/>
        <w:rPr>
          <w:rFonts w:ascii="Calibri"/>
          <w:sz w:val="20"/>
        </w:rPr>
        <w:pPrChange w:id="458" w:author="Raghda Wahdan" w:date="2017-11-06T13:08:00Z">
          <w:pPr>
            <w:spacing w:line="161" w:lineRule="exact"/>
            <w:ind w:right="805"/>
            <w:jc w:val="center"/>
          </w:pPr>
        </w:pPrChange>
      </w:pPr>
      <w:r>
        <w:rPr>
          <w:rFonts w:ascii="Calibri"/>
          <w:sz w:val="20"/>
        </w:rPr>
        <w:t>Slot duration constant  C</w:t>
      </w:r>
    </w:p>
    <w:p w14:paraId="56A90B0C" w14:textId="77777777" w:rsidR="00ED6B8B" w:rsidRDefault="00FA655D">
      <w:pPr>
        <w:spacing w:line="143" w:lineRule="exact"/>
        <w:ind w:left="1268"/>
        <w:rPr>
          <w:rFonts w:ascii="Calibri"/>
          <w:sz w:val="16"/>
        </w:rPr>
        <w:pPrChange w:id="459" w:author="Raghda Wahdan" w:date="2017-11-06T13:08:00Z">
          <w:pPr>
            <w:spacing w:line="143" w:lineRule="exact"/>
            <w:ind w:left="1268"/>
            <w:jc w:val="center"/>
          </w:pPr>
        </w:pPrChange>
      </w:pPr>
      <w:r>
        <w:rPr>
          <w:rFonts w:ascii="Calibri"/>
          <w:w w:val="102"/>
          <w:sz w:val="16"/>
        </w:rPr>
        <w:t>t</w:t>
      </w:r>
    </w:p>
    <w:p w14:paraId="2E19B097" w14:textId="77777777" w:rsidR="00ED6B8B" w:rsidRDefault="00ED6B8B" w:rsidP="00F672C4">
      <w:pPr>
        <w:pStyle w:val="BodyText"/>
        <w:spacing w:before="11"/>
        <w:rPr>
          <w:rFonts w:ascii="Calibri"/>
          <w:sz w:val="16"/>
        </w:rPr>
      </w:pPr>
    </w:p>
    <w:p w14:paraId="2A98538B" w14:textId="77777777" w:rsidR="00ED6B8B" w:rsidRDefault="00FA655D">
      <w:pPr>
        <w:pStyle w:val="BodyText"/>
        <w:spacing w:before="226" w:line="136" w:lineRule="auto"/>
        <w:ind w:left="480" w:right="1725"/>
        <w:pPrChange w:id="460" w:author="Raghda Wahdan" w:date="2017-11-06T13:08:00Z">
          <w:pPr>
            <w:pStyle w:val="BodyText"/>
            <w:spacing w:before="226" w:line="136" w:lineRule="auto"/>
            <w:ind w:left="480" w:right="1725"/>
            <w:jc w:val="both"/>
          </w:pPr>
        </w:pPrChange>
      </w:pPr>
      <w:r>
        <w:t>Figure</w:t>
      </w:r>
      <w:r>
        <w:rPr>
          <w:spacing w:val="-35"/>
        </w:rPr>
        <w:t xml:space="preserve"> </w:t>
      </w:r>
      <w:r>
        <w:t>5.4:</w:t>
      </w:r>
      <w:r>
        <w:rPr>
          <w:spacing w:val="-19"/>
        </w:rPr>
        <w:t xml:space="preserve"> </w:t>
      </w:r>
      <w:r>
        <w:t>Percentages</w:t>
      </w:r>
      <w:r>
        <w:rPr>
          <w:spacing w:val="-35"/>
        </w:rPr>
        <w:t xml:space="preserve"> </w:t>
      </w:r>
      <w:r>
        <w:t>of</w:t>
      </w:r>
      <w:r>
        <w:rPr>
          <w:spacing w:val="-35"/>
        </w:rPr>
        <w:t xml:space="preserve"> </w:t>
      </w:r>
      <w:r>
        <w:t>saving</w:t>
      </w:r>
      <w:r>
        <w:rPr>
          <w:spacing w:val="-35"/>
        </w:rPr>
        <w:t xml:space="preserve"> </w:t>
      </w:r>
      <w:r>
        <w:t>time</w:t>
      </w:r>
      <w:r>
        <w:rPr>
          <w:spacing w:val="-35"/>
        </w:rPr>
        <w:t xml:space="preserve"> </w:t>
      </w:r>
      <w:r>
        <w:t>using</w:t>
      </w:r>
      <w:r>
        <w:rPr>
          <w:spacing w:val="-35"/>
        </w:rPr>
        <w:t xml:space="preserve"> </w:t>
      </w:r>
      <w:r>
        <w:t>the</w:t>
      </w:r>
      <w:r>
        <w:rPr>
          <w:spacing w:val="-35"/>
        </w:rPr>
        <w:t xml:space="preserve"> </w:t>
      </w:r>
      <w:r>
        <w:t>proposed</w:t>
      </w:r>
      <w:r>
        <w:rPr>
          <w:spacing w:val="-35"/>
        </w:rPr>
        <w:t xml:space="preserve"> </w:t>
      </w:r>
      <w:r>
        <w:rPr>
          <w:spacing w:val="-4"/>
        </w:rPr>
        <w:t>TAFSA</w:t>
      </w:r>
      <w:r>
        <w:rPr>
          <w:spacing w:val="-35"/>
        </w:rPr>
        <w:t xml:space="preserve"> </w:t>
      </w:r>
      <w:r>
        <w:t>for</w:t>
      </w:r>
      <w:r>
        <w:rPr>
          <w:spacing w:val="-35"/>
        </w:rPr>
        <w:t xml:space="preserve"> </w:t>
      </w:r>
      <w:r>
        <w:t>an</w:t>
      </w:r>
      <w:r>
        <w:rPr>
          <w:spacing w:val="-35"/>
        </w:rPr>
        <w:t xml:space="preserve"> </w:t>
      </w:r>
      <w:r>
        <w:t xml:space="preserve">ideally </w:t>
      </w:r>
      <w:r>
        <w:rPr>
          <w:w w:val="105"/>
        </w:rPr>
        <w:t>known</w:t>
      </w:r>
      <w:r>
        <w:rPr>
          <w:spacing w:val="-36"/>
          <w:w w:val="105"/>
        </w:rPr>
        <w:t xml:space="preserve"> </w:t>
      </w:r>
      <w:r>
        <w:rPr>
          <w:w w:val="105"/>
        </w:rPr>
        <w:t>number</w:t>
      </w:r>
      <w:r>
        <w:rPr>
          <w:spacing w:val="-36"/>
          <w:w w:val="105"/>
        </w:rPr>
        <w:t xml:space="preserve"> </w:t>
      </w:r>
      <w:r>
        <w:rPr>
          <w:w w:val="105"/>
        </w:rPr>
        <w:t>of</w:t>
      </w:r>
      <w:r>
        <w:rPr>
          <w:spacing w:val="-36"/>
          <w:w w:val="105"/>
        </w:rPr>
        <w:t xml:space="preserve"> </w:t>
      </w:r>
      <w:r>
        <w:rPr>
          <w:w w:val="105"/>
        </w:rPr>
        <w:t>tags,</w:t>
      </w:r>
      <w:r>
        <w:rPr>
          <w:spacing w:val="-36"/>
          <w:w w:val="105"/>
        </w:rPr>
        <w:t xml:space="preserve"> </w:t>
      </w:r>
      <w:r>
        <w:rPr>
          <w:rFonts w:ascii="Bookman Old Style"/>
          <w:i/>
          <w:w w:val="105"/>
        </w:rPr>
        <w:t>C</w:t>
      </w:r>
      <w:r>
        <w:rPr>
          <w:rFonts w:ascii="Arial"/>
          <w:i/>
          <w:w w:val="105"/>
          <w:position w:val="-3"/>
          <w:sz w:val="16"/>
        </w:rPr>
        <w:t>t</w:t>
      </w:r>
      <w:r>
        <w:rPr>
          <w:rFonts w:ascii="Arial"/>
          <w:i/>
          <w:spacing w:val="-20"/>
          <w:w w:val="105"/>
          <w:position w:val="-3"/>
          <w:sz w:val="16"/>
        </w:rPr>
        <w:t xml:space="preserve"> </w:t>
      </w:r>
      <w:r>
        <w:rPr>
          <w:rFonts w:ascii="Arial Unicode MS"/>
          <w:w w:val="105"/>
        </w:rPr>
        <w:t>=</w:t>
      </w:r>
      <w:r>
        <w:rPr>
          <w:rFonts w:ascii="Arial Unicode MS"/>
          <w:spacing w:val="-47"/>
          <w:w w:val="105"/>
        </w:rPr>
        <w:t xml:space="preserve"> </w:t>
      </w:r>
      <w:r>
        <w:rPr>
          <w:rFonts w:ascii="Arial Unicode MS"/>
          <w:w w:val="105"/>
        </w:rPr>
        <w:t>1</w:t>
      </w:r>
      <w:r>
        <w:rPr>
          <w:rFonts w:ascii="Arial Unicode MS"/>
          <w:spacing w:val="-43"/>
          <w:w w:val="105"/>
        </w:rPr>
        <w:t xml:space="preserve"> </w:t>
      </w:r>
      <w:r>
        <w:rPr>
          <w:w w:val="105"/>
        </w:rPr>
        <w:t>is</w:t>
      </w:r>
      <w:r>
        <w:rPr>
          <w:spacing w:val="-36"/>
          <w:w w:val="105"/>
        </w:rPr>
        <w:t xml:space="preserve"> </w:t>
      </w:r>
      <w:r>
        <w:rPr>
          <w:w w:val="105"/>
        </w:rPr>
        <w:t>the</w:t>
      </w:r>
      <w:r>
        <w:rPr>
          <w:spacing w:val="-36"/>
          <w:w w:val="105"/>
        </w:rPr>
        <w:t xml:space="preserve"> </w:t>
      </w:r>
      <w:r>
        <w:rPr>
          <w:spacing w:val="-3"/>
          <w:w w:val="105"/>
        </w:rPr>
        <w:t>conventional</w:t>
      </w:r>
      <w:r>
        <w:rPr>
          <w:spacing w:val="-36"/>
          <w:w w:val="105"/>
        </w:rPr>
        <w:t xml:space="preserve"> </w:t>
      </w:r>
      <w:r>
        <w:rPr>
          <w:w w:val="105"/>
        </w:rPr>
        <w:t>FSA</w:t>
      </w:r>
    </w:p>
    <w:p w14:paraId="30C9C84D" w14:textId="77777777" w:rsidR="00ED6B8B" w:rsidRDefault="00ED6B8B" w:rsidP="00F672C4">
      <w:pPr>
        <w:pStyle w:val="BodyText"/>
        <w:spacing w:before="8"/>
        <w:rPr>
          <w:sz w:val="34"/>
        </w:rPr>
      </w:pPr>
    </w:p>
    <w:p w14:paraId="4815EC6B" w14:textId="2C3E19C1" w:rsidR="00ED6B8B" w:rsidRDefault="00FA655D">
      <w:pPr>
        <w:pStyle w:val="BodyText"/>
        <w:spacing w:line="266" w:lineRule="auto"/>
        <w:ind w:left="480" w:right="1725"/>
        <w:pPrChange w:id="461" w:author="Raghda Wahdan" w:date="2017-11-06T13:08:00Z">
          <w:pPr>
            <w:pStyle w:val="BodyText"/>
            <w:spacing w:line="266" w:lineRule="auto"/>
            <w:ind w:left="480" w:right="1725"/>
            <w:jc w:val="both"/>
          </w:pPr>
        </w:pPrChange>
      </w:pPr>
      <w:r>
        <w:t xml:space="preserve">upon using the proposed ML estimation algorithm. According to </w:t>
      </w:r>
      <w:ins w:id="462" w:author="Raghda Wahdan" w:date="2017-11-18T23:44:00Z">
        <w:r w:rsidR="007B222D">
          <w:t>F</w:t>
        </w:r>
      </w:ins>
      <w:del w:id="463" w:author="Raghda Wahdan" w:date="2017-11-18T23:44:00Z">
        <w:r w:rsidDel="007B222D">
          <w:delText>f</w:delText>
        </w:r>
      </w:del>
      <w:r>
        <w:t xml:space="preserve">igure 5.5, the better estimation algorithms, the less reading time reduction, because it decreases the number of iterations in FSA process. </w:t>
      </w:r>
      <w:r>
        <w:rPr>
          <w:spacing w:val="-3"/>
        </w:rPr>
        <w:t xml:space="preserve">However, </w:t>
      </w:r>
      <w:r>
        <w:t>using a non- accurate number of tags estimation algorithms, FSA needs more iterations, with</w:t>
      </w:r>
      <w:r>
        <w:rPr>
          <w:spacing w:val="-19"/>
        </w:rPr>
        <w:t xml:space="preserve"> </w:t>
      </w:r>
      <w:r>
        <w:t>more</w:t>
      </w:r>
      <w:r>
        <w:rPr>
          <w:spacing w:val="-19"/>
        </w:rPr>
        <w:t xml:space="preserve"> </w:t>
      </w:r>
      <w:r>
        <w:t>FSA</w:t>
      </w:r>
      <w:r>
        <w:rPr>
          <w:spacing w:val="-19"/>
        </w:rPr>
        <w:t xml:space="preserve"> </w:t>
      </w:r>
      <w:r>
        <w:t>frame</w:t>
      </w:r>
      <w:r>
        <w:rPr>
          <w:spacing w:val="-19"/>
        </w:rPr>
        <w:t xml:space="preserve"> </w:t>
      </w:r>
      <w:r>
        <w:t>length</w:t>
      </w:r>
      <w:r>
        <w:rPr>
          <w:spacing w:val="-19"/>
        </w:rPr>
        <w:t xml:space="preserve"> </w:t>
      </w:r>
      <w:r>
        <w:t>adaptations.</w:t>
      </w:r>
      <w:r>
        <w:rPr>
          <w:spacing w:val="-3"/>
        </w:rPr>
        <w:t xml:space="preserve"> </w:t>
      </w:r>
      <w:r>
        <w:t>That</w:t>
      </w:r>
      <w:r>
        <w:rPr>
          <w:spacing w:val="-19"/>
        </w:rPr>
        <w:t xml:space="preserve"> </w:t>
      </w:r>
      <w:r>
        <w:t>gives</w:t>
      </w:r>
      <w:r>
        <w:rPr>
          <w:spacing w:val="-19"/>
        </w:rPr>
        <w:t xml:space="preserve"> </w:t>
      </w:r>
      <w:r>
        <w:t>more</w:t>
      </w:r>
      <w:r>
        <w:rPr>
          <w:spacing w:val="-19"/>
        </w:rPr>
        <w:t xml:space="preserve"> </w:t>
      </w:r>
      <w:r>
        <w:t>importance</w:t>
      </w:r>
      <w:r>
        <w:rPr>
          <w:spacing w:val="-19"/>
        </w:rPr>
        <w:t xml:space="preserve"> </w:t>
      </w:r>
      <w:r>
        <w:t>for</w:t>
      </w:r>
      <w:r>
        <w:rPr>
          <w:spacing w:val="-19"/>
        </w:rPr>
        <w:t xml:space="preserve"> </w:t>
      </w:r>
      <w:r>
        <w:t xml:space="preserve">the </w:t>
      </w:r>
      <w:r>
        <w:rPr>
          <w:w w:val="95"/>
        </w:rPr>
        <w:t xml:space="preserve">proposed formula compared to the classical frame </w:t>
      </w:r>
      <w:del w:id="464" w:author="Raghda Wahdan" w:date="2017-11-18T23:44:00Z">
        <w:r w:rsidDel="007B222D">
          <w:rPr>
            <w:w w:val="95"/>
          </w:rPr>
          <w:delText xml:space="preserve">length </w:delText>
        </w:r>
        <w:r w:rsidDel="007B222D">
          <w:rPr>
            <w:spacing w:val="10"/>
            <w:w w:val="95"/>
          </w:rPr>
          <w:delText xml:space="preserve"> </w:delText>
        </w:r>
        <w:r w:rsidDel="007B222D">
          <w:rPr>
            <w:w w:val="95"/>
          </w:rPr>
          <w:delText>adaptations</w:delText>
        </w:r>
      </w:del>
      <w:ins w:id="465" w:author="Raghda Wahdan" w:date="2017-11-18T23:44:00Z">
        <w:r w:rsidR="007B222D">
          <w:rPr>
            <w:w w:val="95"/>
          </w:rPr>
          <w:t xml:space="preserve">length </w:t>
        </w:r>
        <w:r w:rsidR="007B222D">
          <w:rPr>
            <w:spacing w:val="10"/>
            <w:w w:val="95"/>
          </w:rPr>
          <w:t>adaptations</w:t>
        </w:r>
      </w:ins>
      <w:r>
        <w:rPr>
          <w:w w:val="95"/>
        </w:rPr>
        <w:t>.</w:t>
      </w:r>
    </w:p>
    <w:p w14:paraId="0C1B926D" w14:textId="77777777" w:rsidR="00ED6B8B" w:rsidRDefault="00ED6B8B" w:rsidP="00F672C4">
      <w:pPr>
        <w:pStyle w:val="BodyText"/>
        <w:spacing w:before="8"/>
        <w:rPr>
          <w:sz w:val="44"/>
        </w:rPr>
      </w:pPr>
    </w:p>
    <w:p w14:paraId="18CD1300" w14:textId="77777777" w:rsidR="00ED6B8B" w:rsidRDefault="00FA655D">
      <w:pPr>
        <w:pStyle w:val="Heading1"/>
        <w:numPr>
          <w:ilvl w:val="1"/>
          <w:numId w:val="6"/>
        </w:numPr>
        <w:tabs>
          <w:tab w:val="left" w:pos="1363"/>
        </w:tabs>
        <w:ind w:hanging="882"/>
        <w:jc w:val="left"/>
        <w:pPrChange w:id="466" w:author="Raghda Wahdan" w:date="2017-11-06T13:08:00Z">
          <w:pPr>
            <w:pStyle w:val="Heading1"/>
            <w:numPr>
              <w:ilvl w:val="1"/>
              <w:numId w:val="6"/>
            </w:numPr>
            <w:tabs>
              <w:tab w:val="left" w:pos="1363"/>
            </w:tabs>
            <w:ind w:left="1362" w:hanging="883"/>
            <w:jc w:val="right"/>
          </w:pPr>
        </w:pPrChange>
      </w:pPr>
      <w:r>
        <w:t>Time</w:t>
      </w:r>
      <w:r>
        <w:rPr>
          <w:spacing w:val="-19"/>
        </w:rPr>
        <w:t xml:space="preserve"> </w:t>
      </w:r>
      <w:r>
        <w:t>and</w:t>
      </w:r>
      <w:r>
        <w:rPr>
          <w:spacing w:val="-19"/>
        </w:rPr>
        <w:t xml:space="preserve"> </w:t>
      </w:r>
      <w:r>
        <w:t>Collision</w:t>
      </w:r>
      <w:r>
        <w:rPr>
          <w:spacing w:val="-19"/>
        </w:rPr>
        <w:t xml:space="preserve"> </w:t>
      </w:r>
      <w:r>
        <w:rPr>
          <w:spacing w:val="-3"/>
        </w:rPr>
        <w:t>Recovery</w:t>
      </w:r>
      <w:r>
        <w:rPr>
          <w:spacing w:val="-19"/>
        </w:rPr>
        <w:t xml:space="preserve"> </w:t>
      </w:r>
      <w:r>
        <w:t>System</w:t>
      </w:r>
    </w:p>
    <w:p w14:paraId="0E5EB1B5" w14:textId="148E96EF" w:rsidR="00ED6B8B" w:rsidRDefault="00FA655D">
      <w:pPr>
        <w:pStyle w:val="BodyText"/>
        <w:spacing w:before="307" w:line="266" w:lineRule="auto"/>
        <w:ind w:left="480" w:right="1725"/>
        <w:pPrChange w:id="467" w:author="Raghda Wahdan" w:date="2017-11-06T13:08:00Z">
          <w:pPr>
            <w:pStyle w:val="BodyText"/>
            <w:spacing w:before="307" w:line="266" w:lineRule="auto"/>
            <w:ind w:left="480" w:right="1725"/>
            <w:jc w:val="both"/>
          </w:pPr>
        </w:pPrChange>
      </w:pPr>
      <w:r>
        <w:t xml:space="preserve">As mentioned in chapter 4, modern RFID readers </w:t>
      </w:r>
      <w:del w:id="468" w:author="Raghda Wahdan" w:date="2017-11-18T23:45:00Z">
        <w:r w:rsidDel="007B222D">
          <w:delText>are able to</w:delText>
        </w:r>
      </w:del>
      <w:ins w:id="469" w:author="Raghda Wahdan" w:date="2017-11-18T23:45:00Z">
        <w:r w:rsidR="007B222D">
          <w:t>can</w:t>
        </w:r>
      </w:ins>
      <w:r>
        <w:t xml:space="preserve"> decode one of multiple</w:t>
      </w:r>
      <w:r>
        <w:rPr>
          <w:spacing w:val="-12"/>
        </w:rPr>
        <w:t xml:space="preserve"> </w:t>
      </w:r>
      <w:r>
        <w:t>collided</w:t>
      </w:r>
      <w:r>
        <w:rPr>
          <w:spacing w:val="-12"/>
        </w:rPr>
        <w:t xml:space="preserve"> </w:t>
      </w:r>
      <w:r>
        <w:t>tags,</w:t>
      </w:r>
      <w:r>
        <w:rPr>
          <w:spacing w:val="-11"/>
        </w:rPr>
        <w:t xml:space="preserve"> </w:t>
      </w:r>
      <w:r>
        <w:t>which</w:t>
      </w:r>
      <w:r>
        <w:rPr>
          <w:spacing w:val="-12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>called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collision</w:t>
      </w:r>
      <w:r>
        <w:rPr>
          <w:spacing w:val="-12"/>
        </w:rPr>
        <w:t xml:space="preserve"> </w:t>
      </w:r>
      <w:r>
        <w:rPr>
          <w:spacing w:val="-3"/>
        </w:rPr>
        <w:t>recovery</w:t>
      </w:r>
      <w:r>
        <w:rPr>
          <w:spacing w:val="-12"/>
        </w:rPr>
        <w:t xml:space="preserve"> </w:t>
      </w:r>
      <w:r>
        <w:t>capability</w:t>
      </w:r>
      <w:r>
        <w:rPr>
          <w:spacing w:val="-12"/>
        </w:rPr>
        <w:t xml:space="preserve"> </w:t>
      </w:r>
      <w:r>
        <w:rPr>
          <w:rFonts w:ascii="Bookman Old Style" w:hAnsi="Bookman Old Style"/>
          <w:i/>
        </w:rPr>
        <w:t>α</w:t>
      </w:r>
      <w:r>
        <w:t>.</w:t>
      </w:r>
      <w:r>
        <w:rPr>
          <w:spacing w:val="13"/>
        </w:rPr>
        <w:t xml:space="preserve"> </w:t>
      </w:r>
      <w:r>
        <w:rPr>
          <w:spacing w:val="-3"/>
        </w:rPr>
        <w:t xml:space="preserve">Ac- </w:t>
      </w:r>
      <w:r>
        <w:t>cording</w:t>
      </w:r>
      <w:r>
        <w:rPr>
          <w:spacing w:val="-36"/>
        </w:rPr>
        <w:t xml:space="preserve"> </w:t>
      </w:r>
      <w:r>
        <w:t>to</w:t>
      </w:r>
      <w:r>
        <w:rPr>
          <w:spacing w:val="-35"/>
        </w:rPr>
        <w:t xml:space="preserve"> </w:t>
      </w:r>
      <w:r>
        <w:t>the</w:t>
      </w:r>
      <w:r>
        <w:rPr>
          <w:spacing w:val="-35"/>
        </w:rPr>
        <w:t xml:space="preserve"> </w:t>
      </w:r>
      <w:r>
        <w:t>literature</w:t>
      </w:r>
      <w:r>
        <w:rPr>
          <w:spacing w:val="-36"/>
        </w:rPr>
        <w:t xml:space="preserve"> </w:t>
      </w:r>
      <w:r>
        <w:rPr>
          <w:spacing w:val="-4"/>
        </w:rPr>
        <w:t>we</w:t>
      </w:r>
      <w:r>
        <w:rPr>
          <w:spacing w:val="-36"/>
        </w:rPr>
        <w:t xml:space="preserve"> </w:t>
      </w:r>
      <w:r>
        <w:t>can</w:t>
      </w:r>
      <w:r>
        <w:rPr>
          <w:spacing w:val="-36"/>
        </w:rPr>
        <w:t xml:space="preserve"> </w:t>
      </w:r>
      <w:r>
        <w:t>divide</w:t>
      </w:r>
      <w:r>
        <w:rPr>
          <w:spacing w:val="-35"/>
        </w:rPr>
        <w:t xml:space="preserve"> </w:t>
      </w:r>
      <w:r>
        <w:t>the</w:t>
      </w:r>
      <w:r>
        <w:rPr>
          <w:spacing w:val="-35"/>
        </w:rPr>
        <w:t xml:space="preserve"> </w:t>
      </w:r>
      <w:r>
        <w:t>previous</w:t>
      </w:r>
      <w:r>
        <w:rPr>
          <w:spacing w:val="-36"/>
        </w:rPr>
        <w:t xml:space="preserve"> </w:t>
      </w:r>
      <w:r>
        <w:t>research,</w:t>
      </w:r>
      <w:r>
        <w:rPr>
          <w:spacing w:val="-35"/>
        </w:rPr>
        <w:t xml:space="preserve"> </w:t>
      </w:r>
      <w:r>
        <w:t>which</w:t>
      </w:r>
      <w:r>
        <w:rPr>
          <w:spacing w:val="-36"/>
        </w:rPr>
        <w:t xml:space="preserve"> </w:t>
      </w:r>
      <w:r>
        <w:t xml:space="preserve">considered the collision </w:t>
      </w:r>
      <w:r>
        <w:rPr>
          <w:spacing w:val="-3"/>
        </w:rPr>
        <w:t xml:space="preserve">recovery </w:t>
      </w:r>
      <w:r>
        <w:t xml:space="preserve">capability in the frame length optimization, into three </w:t>
      </w:r>
      <w:del w:id="470" w:author="Raghda Wahdan" w:date="2017-11-18T23:45:00Z">
        <w:r w:rsidDel="007B222D">
          <w:delText>different</w:delText>
        </w:r>
        <w:r w:rsidDel="007B222D">
          <w:rPr>
            <w:spacing w:val="-18"/>
          </w:rPr>
          <w:delText xml:space="preserve"> </w:delText>
        </w:r>
        <w:r w:rsidDel="007B222D">
          <w:delText>groups</w:delText>
        </w:r>
      </w:del>
      <w:ins w:id="471" w:author="Raghda Wahdan" w:date="2017-11-18T23:45:00Z">
        <w:r w:rsidR="007B222D">
          <w:t>diverse groups</w:t>
        </w:r>
      </w:ins>
      <w:r>
        <w:t>:</w:t>
      </w:r>
      <w:r>
        <w:rPr>
          <w:spacing w:val="2"/>
        </w:rPr>
        <w:t xml:space="preserve"> </w:t>
      </w:r>
      <w:r>
        <w:t>The</w:t>
      </w:r>
      <w:r>
        <w:rPr>
          <w:spacing w:val="-18"/>
        </w:rPr>
        <w:t xml:space="preserve"> </w:t>
      </w:r>
      <w:r>
        <w:t>first</w:t>
      </w:r>
      <w:r>
        <w:rPr>
          <w:spacing w:val="-18"/>
        </w:rPr>
        <w:t xml:space="preserve"> </w:t>
      </w:r>
      <w:r>
        <w:t>group</w:t>
      </w:r>
      <w:r>
        <w:rPr>
          <w:spacing w:val="-18"/>
        </w:rPr>
        <w:t xml:space="preserve"> </w:t>
      </w:r>
      <w:r>
        <w:t>considered</w:t>
      </w:r>
      <w:r>
        <w:rPr>
          <w:spacing w:val="-18"/>
        </w:rPr>
        <w:t xml:space="preserve"> </w:t>
      </w:r>
      <w:r>
        <w:t>only</w:t>
      </w:r>
      <w:r>
        <w:rPr>
          <w:spacing w:val="-18"/>
        </w:rPr>
        <w:t xml:space="preserve"> </w:t>
      </w:r>
      <w:r>
        <w:t>the</w:t>
      </w:r>
      <w:r>
        <w:rPr>
          <w:spacing w:val="-18"/>
        </w:rPr>
        <w:t xml:space="preserve"> </w:t>
      </w:r>
      <w:r>
        <w:t>average</w:t>
      </w:r>
      <w:r>
        <w:rPr>
          <w:spacing w:val="-18"/>
        </w:rPr>
        <w:t xml:space="preserve"> </w:t>
      </w:r>
      <w:r>
        <w:t>collision</w:t>
      </w:r>
      <w:r>
        <w:rPr>
          <w:spacing w:val="-18"/>
        </w:rPr>
        <w:t xml:space="preserve"> </w:t>
      </w:r>
      <w:r>
        <w:t>recov</w:t>
      </w:r>
      <w:del w:id="472" w:author="Raghda Wahdan" w:date="2017-11-18T23:45:00Z">
        <w:r w:rsidDel="007B222D">
          <w:delText xml:space="preserve">- </w:delText>
        </w:r>
      </w:del>
      <w:r>
        <w:t>ery probability for the frame length optimizations, such as [58]. The</w:t>
      </w:r>
      <w:r>
        <w:rPr>
          <w:spacing w:val="-26"/>
        </w:rPr>
        <w:t xml:space="preserve"> </w:t>
      </w:r>
      <w:r>
        <w:t xml:space="preserve">authors </w:t>
      </w:r>
      <w:r>
        <w:rPr>
          <w:w w:val="95"/>
        </w:rPr>
        <w:t xml:space="preserve">proposed a closed form equation for the optimum frame length maximizing the </w:t>
      </w:r>
      <w:r>
        <w:t>reading</w:t>
      </w:r>
      <w:r>
        <w:rPr>
          <w:spacing w:val="-22"/>
        </w:rPr>
        <w:t xml:space="preserve"> </w:t>
      </w:r>
      <w:r>
        <w:t>throughput</w:t>
      </w:r>
      <w:r>
        <w:rPr>
          <w:spacing w:val="-22"/>
        </w:rPr>
        <w:t xml:space="preserve"> </w:t>
      </w:r>
      <w:r>
        <w:t>per</w:t>
      </w:r>
      <w:r>
        <w:rPr>
          <w:spacing w:val="-22"/>
        </w:rPr>
        <w:t xml:space="preserve"> </w:t>
      </w:r>
      <w:r>
        <w:t>frame.</w:t>
      </w:r>
      <w:r>
        <w:rPr>
          <w:spacing w:val="1"/>
        </w:rPr>
        <w:t xml:space="preserve"> </w:t>
      </w:r>
      <w:r>
        <w:t>The</w:t>
      </w:r>
      <w:r>
        <w:rPr>
          <w:spacing w:val="-22"/>
        </w:rPr>
        <w:t xml:space="preserve"> </w:t>
      </w:r>
      <w:r>
        <w:t>second</w:t>
      </w:r>
      <w:r>
        <w:rPr>
          <w:spacing w:val="-22"/>
        </w:rPr>
        <w:t xml:space="preserve"> </w:t>
      </w:r>
      <w:r>
        <w:t>group</w:t>
      </w:r>
      <w:r>
        <w:rPr>
          <w:spacing w:val="-22"/>
        </w:rPr>
        <w:t xml:space="preserve"> </w:t>
      </w:r>
      <w:r>
        <w:t>observed</w:t>
      </w:r>
      <w:r>
        <w:rPr>
          <w:spacing w:val="-22"/>
        </w:rPr>
        <w:t xml:space="preserve"> </w:t>
      </w:r>
      <w:r>
        <w:t>only</w:t>
      </w:r>
      <w:r>
        <w:rPr>
          <w:spacing w:val="-22"/>
        </w:rPr>
        <w:t xml:space="preserve"> </w:t>
      </w:r>
      <w:r>
        <w:t>the</w:t>
      </w:r>
      <w:r>
        <w:rPr>
          <w:spacing w:val="-22"/>
        </w:rPr>
        <w:t xml:space="preserve"> </w:t>
      </w:r>
      <w:r>
        <w:t>different</w:t>
      </w:r>
    </w:p>
    <w:p w14:paraId="61D423E6" w14:textId="77777777" w:rsidR="00ED6B8B" w:rsidRDefault="00ED6B8B">
      <w:pPr>
        <w:spacing w:line="266" w:lineRule="auto"/>
        <w:sectPr w:rsidR="00ED6B8B">
          <w:headerReference w:type="even" r:id="rId123"/>
          <w:headerReference w:type="default" r:id="rId124"/>
          <w:pgSz w:w="11910" w:h="16840"/>
          <w:pgMar w:top="1920" w:right="0" w:bottom="280" w:left="1680" w:header="1603" w:footer="0" w:gutter="0"/>
          <w:pgNumType w:start="65"/>
          <w:cols w:space="720"/>
        </w:sectPr>
        <w:pPrChange w:id="473" w:author="Raghda Wahdan" w:date="2017-11-06T13:08:00Z">
          <w:pPr>
            <w:spacing w:line="266" w:lineRule="auto"/>
            <w:jc w:val="both"/>
          </w:pPr>
        </w:pPrChange>
      </w:pPr>
    </w:p>
    <w:p w14:paraId="227222C5" w14:textId="77777777" w:rsidR="00ED6B8B" w:rsidRDefault="00ED6B8B" w:rsidP="00F672C4">
      <w:pPr>
        <w:pStyle w:val="BodyText"/>
        <w:spacing w:before="1"/>
        <w:rPr>
          <w:sz w:val="21"/>
        </w:rPr>
      </w:pPr>
    </w:p>
    <w:p w14:paraId="0FACAED8" w14:textId="77777777" w:rsidR="00ED6B8B" w:rsidRDefault="00890932" w:rsidP="00F672C4">
      <w:pPr>
        <w:spacing w:before="113"/>
        <w:ind w:left="578"/>
        <w:rPr>
          <w:rFonts w:ascii="Calibri"/>
          <w:sz w:val="15"/>
        </w:rPr>
      </w:pPr>
      <w:r>
        <w:rPr>
          <w:noProof/>
          <w:lang w:val="en-GB" w:eastAsia="en-GB"/>
        </w:rPr>
        <mc:AlternateContent>
          <mc:Choice Requires="wpg">
            <w:drawing>
              <wp:anchor distT="0" distB="0" distL="114300" distR="114300" simplePos="0" relativeHeight="251685888" behindDoc="1" locked="0" layoutInCell="1" allowOverlap="1" wp14:anchorId="660091B5" wp14:editId="3EE2AD69">
                <wp:simplePos x="0" y="0"/>
                <wp:positionH relativeFrom="page">
                  <wp:posOffset>1474470</wp:posOffset>
                </wp:positionH>
                <wp:positionV relativeFrom="paragraph">
                  <wp:posOffset>104140</wp:posOffset>
                </wp:positionV>
                <wp:extent cx="4594225" cy="1905000"/>
                <wp:effectExtent l="17145" t="8890" r="17780" b="19685"/>
                <wp:wrapNone/>
                <wp:docPr id="1167" name="Group 11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594225" cy="1905000"/>
                          <a:chOff x="2322" y="164"/>
                          <a:chExt cx="7235" cy="3000"/>
                        </a:xfrm>
                      </wpg:grpSpPr>
                      <pic:pic xmlns:pic="http://schemas.openxmlformats.org/drawingml/2006/picture">
                        <pic:nvPicPr>
                          <pic:cNvPr id="1168" name="Picture 12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07" y="196"/>
                            <a:ext cx="7058" cy="28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69" name="Line 1212"/>
                        <wps:cNvCnPr/>
                        <wps:spPr bwMode="auto">
                          <a:xfrm>
                            <a:off x="2409" y="3071"/>
                            <a:ext cx="7056" cy="0"/>
                          </a:xfrm>
                          <a:prstGeom prst="line">
                            <a:avLst/>
                          </a:prstGeom>
                          <a:noFill/>
                          <a:ln w="2456">
                            <a:solidFill>
                              <a:srgbClr val="25252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70" name="Line 1211"/>
                        <wps:cNvCnPr/>
                        <wps:spPr bwMode="auto">
                          <a:xfrm>
                            <a:off x="2409" y="198"/>
                            <a:ext cx="7056" cy="0"/>
                          </a:xfrm>
                          <a:prstGeom prst="line">
                            <a:avLst/>
                          </a:prstGeom>
                          <a:noFill/>
                          <a:ln w="2457">
                            <a:solidFill>
                              <a:srgbClr val="25252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71" name="AutoShape 1210"/>
                        <wps:cNvSpPr>
                          <a:spLocks/>
                        </wps:cNvSpPr>
                        <wps:spPr bwMode="auto">
                          <a:xfrm>
                            <a:off x="3112" y="3035"/>
                            <a:ext cx="5648" cy="2"/>
                          </a:xfrm>
                          <a:custGeom>
                            <a:avLst/>
                            <a:gdLst>
                              <a:gd name="T0" fmla="+- 0 3112 3112"/>
                              <a:gd name="T1" fmla="*/ T0 w 5648"/>
                              <a:gd name="T2" fmla="+- 0 3116 3112"/>
                              <a:gd name="T3" fmla="*/ T2 w 5648"/>
                              <a:gd name="T4" fmla="+- 0 3818 3112"/>
                              <a:gd name="T5" fmla="*/ T4 w 5648"/>
                              <a:gd name="T6" fmla="+- 0 3822 3112"/>
                              <a:gd name="T7" fmla="*/ T6 w 5648"/>
                              <a:gd name="T8" fmla="+- 0 4523 3112"/>
                              <a:gd name="T9" fmla="*/ T8 w 5648"/>
                              <a:gd name="T10" fmla="+- 0 4527 3112"/>
                              <a:gd name="T11" fmla="*/ T10 w 5648"/>
                              <a:gd name="T12" fmla="+- 0 5229 3112"/>
                              <a:gd name="T13" fmla="*/ T12 w 5648"/>
                              <a:gd name="T14" fmla="+- 0 5233 3112"/>
                              <a:gd name="T15" fmla="*/ T14 w 5648"/>
                              <a:gd name="T16" fmla="+- 0 5934 3112"/>
                              <a:gd name="T17" fmla="*/ T16 w 5648"/>
                              <a:gd name="T18" fmla="+- 0 5938 3112"/>
                              <a:gd name="T19" fmla="*/ T18 w 5648"/>
                              <a:gd name="T20" fmla="+- 0 6640 3112"/>
                              <a:gd name="T21" fmla="*/ T20 w 5648"/>
                              <a:gd name="T22" fmla="+- 0 6643 3112"/>
                              <a:gd name="T23" fmla="*/ T22 w 5648"/>
                              <a:gd name="T24" fmla="+- 0 7345 3112"/>
                              <a:gd name="T25" fmla="*/ T24 w 5648"/>
                              <a:gd name="T26" fmla="+- 0 7349 3112"/>
                              <a:gd name="T27" fmla="*/ T26 w 5648"/>
                              <a:gd name="T28" fmla="+- 0 8050 3112"/>
                              <a:gd name="T29" fmla="*/ T28 w 5648"/>
                              <a:gd name="T30" fmla="+- 0 8054 3112"/>
                              <a:gd name="T31" fmla="*/ T30 w 5648"/>
                              <a:gd name="T32" fmla="+- 0 8756 3112"/>
                              <a:gd name="T33" fmla="*/ T32 w 5648"/>
                              <a:gd name="T34" fmla="+- 0 8760 3112"/>
                              <a:gd name="T35" fmla="*/ T34 w 5648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  <a:cxn ang="0">
                                <a:pos x="T9" y="0"/>
                              </a:cxn>
                              <a:cxn ang="0">
                                <a:pos x="T11" y="0"/>
                              </a:cxn>
                              <a:cxn ang="0">
                                <a:pos x="T13" y="0"/>
                              </a:cxn>
                              <a:cxn ang="0">
                                <a:pos x="T15" y="0"/>
                              </a:cxn>
                              <a:cxn ang="0">
                                <a:pos x="T17" y="0"/>
                              </a:cxn>
                              <a:cxn ang="0">
                                <a:pos x="T19" y="0"/>
                              </a:cxn>
                              <a:cxn ang="0">
                                <a:pos x="T21" y="0"/>
                              </a:cxn>
                              <a:cxn ang="0">
                                <a:pos x="T23" y="0"/>
                              </a:cxn>
                              <a:cxn ang="0">
                                <a:pos x="T25" y="0"/>
                              </a:cxn>
                              <a:cxn ang="0">
                                <a:pos x="T27" y="0"/>
                              </a:cxn>
                              <a:cxn ang="0">
                                <a:pos x="T29" y="0"/>
                              </a:cxn>
                              <a:cxn ang="0">
                                <a:pos x="T31" y="0"/>
                              </a:cxn>
                              <a:cxn ang="0">
                                <a:pos x="T33" y="0"/>
                              </a:cxn>
                              <a:cxn ang="0">
                                <a:pos x="T35" y="0"/>
                              </a:cxn>
                            </a:cxnLst>
                            <a:rect l="0" t="0" r="r" b="b"/>
                            <a:pathLst>
                              <a:path w="5648">
                                <a:moveTo>
                                  <a:pt x="0" y="0"/>
                                </a:moveTo>
                                <a:lnTo>
                                  <a:pt x="4" y="0"/>
                                </a:lnTo>
                                <a:moveTo>
                                  <a:pt x="706" y="0"/>
                                </a:moveTo>
                                <a:lnTo>
                                  <a:pt x="710" y="0"/>
                                </a:lnTo>
                                <a:moveTo>
                                  <a:pt x="1411" y="0"/>
                                </a:moveTo>
                                <a:lnTo>
                                  <a:pt x="1415" y="0"/>
                                </a:lnTo>
                                <a:moveTo>
                                  <a:pt x="2117" y="0"/>
                                </a:moveTo>
                                <a:lnTo>
                                  <a:pt x="2121" y="0"/>
                                </a:lnTo>
                                <a:moveTo>
                                  <a:pt x="2822" y="0"/>
                                </a:moveTo>
                                <a:lnTo>
                                  <a:pt x="2826" y="0"/>
                                </a:lnTo>
                                <a:moveTo>
                                  <a:pt x="3528" y="0"/>
                                </a:moveTo>
                                <a:lnTo>
                                  <a:pt x="3531" y="0"/>
                                </a:lnTo>
                                <a:moveTo>
                                  <a:pt x="4233" y="0"/>
                                </a:moveTo>
                                <a:lnTo>
                                  <a:pt x="4237" y="0"/>
                                </a:lnTo>
                                <a:moveTo>
                                  <a:pt x="4938" y="0"/>
                                </a:moveTo>
                                <a:lnTo>
                                  <a:pt x="4942" y="0"/>
                                </a:lnTo>
                                <a:moveTo>
                                  <a:pt x="5644" y="0"/>
                                </a:moveTo>
                                <a:lnTo>
                                  <a:pt x="5648" y="0"/>
                                </a:lnTo>
                              </a:path>
                            </a:pathLst>
                          </a:custGeom>
                          <a:noFill/>
                          <a:ln w="45860">
                            <a:solidFill>
                              <a:srgbClr val="25252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72" name="AutoShape 1209"/>
                        <wps:cNvSpPr>
                          <a:spLocks/>
                        </wps:cNvSpPr>
                        <wps:spPr bwMode="auto">
                          <a:xfrm>
                            <a:off x="3112" y="201"/>
                            <a:ext cx="5648" cy="34"/>
                          </a:xfrm>
                          <a:custGeom>
                            <a:avLst/>
                            <a:gdLst>
                              <a:gd name="T0" fmla="+- 0 3112 3112"/>
                              <a:gd name="T1" fmla="*/ T0 w 5648"/>
                              <a:gd name="T2" fmla="+- 0 201 201"/>
                              <a:gd name="T3" fmla="*/ 201 h 34"/>
                              <a:gd name="T4" fmla="+- 0 3116 3112"/>
                              <a:gd name="T5" fmla="*/ T4 w 5648"/>
                              <a:gd name="T6" fmla="+- 0 201 201"/>
                              <a:gd name="T7" fmla="*/ 201 h 34"/>
                              <a:gd name="T8" fmla="+- 0 3818 3112"/>
                              <a:gd name="T9" fmla="*/ T8 w 5648"/>
                              <a:gd name="T10" fmla="+- 0 201 201"/>
                              <a:gd name="T11" fmla="*/ 201 h 34"/>
                              <a:gd name="T12" fmla="+- 0 3822 3112"/>
                              <a:gd name="T13" fmla="*/ T12 w 5648"/>
                              <a:gd name="T14" fmla="+- 0 201 201"/>
                              <a:gd name="T15" fmla="*/ 201 h 34"/>
                              <a:gd name="T16" fmla="+- 0 4523 3112"/>
                              <a:gd name="T17" fmla="*/ T16 w 5648"/>
                              <a:gd name="T18" fmla="+- 0 201 201"/>
                              <a:gd name="T19" fmla="*/ 201 h 34"/>
                              <a:gd name="T20" fmla="+- 0 4527 3112"/>
                              <a:gd name="T21" fmla="*/ T20 w 5648"/>
                              <a:gd name="T22" fmla="+- 0 201 201"/>
                              <a:gd name="T23" fmla="*/ 201 h 34"/>
                              <a:gd name="T24" fmla="+- 0 5229 3112"/>
                              <a:gd name="T25" fmla="*/ T24 w 5648"/>
                              <a:gd name="T26" fmla="+- 0 234 201"/>
                              <a:gd name="T27" fmla="*/ 234 h 34"/>
                              <a:gd name="T28" fmla="+- 0 5233 3112"/>
                              <a:gd name="T29" fmla="*/ T28 w 5648"/>
                              <a:gd name="T30" fmla="+- 0 234 201"/>
                              <a:gd name="T31" fmla="*/ 234 h 34"/>
                              <a:gd name="T32" fmla="+- 0 5934 3112"/>
                              <a:gd name="T33" fmla="*/ T32 w 5648"/>
                              <a:gd name="T34" fmla="+- 0 234 201"/>
                              <a:gd name="T35" fmla="*/ 234 h 34"/>
                              <a:gd name="T36" fmla="+- 0 5938 3112"/>
                              <a:gd name="T37" fmla="*/ T36 w 5648"/>
                              <a:gd name="T38" fmla="+- 0 234 201"/>
                              <a:gd name="T39" fmla="*/ 234 h 34"/>
                              <a:gd name="T40" fmla="+- 0 6640 3112"/>
                              <a:gd name="T41" fmla="*/ T40 w 5648"/>
                              <a:gd name="T42" fmla="+- 0 234 201"/>
                              <a:gd name="T43" fmla="*/ 234 h 34"/>
                              <a:gd name="T44" fmla="+- 0 6643 3112"/>
                              <a:gd name="T45" fmla="*/ T44 w 5648"/>
                              <a:gd name="T46" fmla="+- 0 234 201"/>
                              <a:gd name="T47" fmla="*/ 234 h 34"/>
                              <a:gd name="T48" fmla="+- 0 7345 3112"/>
                              <a:gd name="T49" fmla="*/ T48 w 5648"/>
                              <a:gd name="T50" fmla="+- 0 234 201"/>
                              <a:gd name="T51" fmla="*/ 234 h 34"/>
                              <a:gd name="T52" fmla="+- 0 7349 3112"/>
                              <a:gd name="T53" fmla="*/ T52 w 5648"/>
                              <a:gd name="T54" fmla="+- 0 234 201"/>
                              <a:gd name="T55" fmla="*/ 234 h 34"/>
                              <a:gd name="T56" fmla="+- 0 8050 3112"/>
                              <a:gd name="T57" fmla="*/ T56 w 5648"/>
                              <a:gd name="T58" fmla="+- 0 234 201"/>
                              <a:gd name="T59" fmla="*/ 234 h 34"/>
                              <a:gd name="T60" fmla="+- 0 8054 3112"/>
                              <a:gd name="T61" fmla="*/ T60 w 5648"/>
                              <a:gd name="T62" fmla="+- 0 234 201"/>
                              <a:gd name="T63" fmla="*/ 234 h 34"/>
                              <a:gd name="T64" fmla="+- 0 8756 3112"/>
                              <a:gd name="T65" fmla="*/ T64 w 5648"/>
                              <a:gd name="T66" fmla="+- 0 234 201"/>
                              <a:gd name="T67" fmla="*/ 234 h 34"/>
                              <a:gd name="T68" fmla="+- 0 8760 3112"/>
                              <a:gd name="T69" fmla="*/ T68 w 5648"/>
                              <a:gd name="T70" fmla="+- 0 234 201"/>
                              <a:gd name="T71" fmla="*/ 234 h 3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5648" h="34">
                                <a:moveTo>
                                  <a:pt x="0" y="0"/>
                                </a:moveTo>
                                <a:lnTo>
                                  <a:pt x="4" y="0"/>
                                </a:lnTo>
                                <a:moveTo>
                                  <a:pt x="706" y="0"/>
                                </a:moveTo>
                                <a:lnTo>
                                  <a:pt x="710" y="0"/>
                                </a:lnTo>
                                <a:moveTo>
                                  <a:pt x="1411" y="0"/>
                                </a:moveTo>
                                <a:lnTo>
                                  <a:pt x="1415" y="0"/>
                                </a:lnTo>
                                <a:moveTo>
                                  <a:pt x="2117" y="33"/>
                                </a:moveTo>
                                <a:lnTo>
                                  <a:pt x="2121" y="33"/>
                                </a:lnTo>
                                <a:moveTo>
                                  <a:pt x="2822" y="33"/>
                                </a:moveTo>
                                <a:lnTo>
                                  <a:pt x="2826" y="33"/>
                                </a:lnTo>
                                <a:moveTo>
                                  <a:pt x="3528" y="33"/>
                                </a:moveTo>
                                <a:lnTo>
                                  <a:pt x="3531" y="33"/>
                                </a:lnTo>
                                <a:moveTo>
                                  <a:pt x="4233" y="33"/>
                                </a:moveTo>
                                <a:lnTo>
                                  <a:pt x="4237" y="33"/>
                                </a:lnTo>
                                <a:moveTo>
                                  <a:pt x="4938" y="33"/>
                                </a:moveTo>
                                <a:lnTo>
                                  <a:pt x="4942" y="33"/>
                                </a:lnTo>
                                <a:moveTo>
                                  <a:pt x="5644" y="33"/>
                                </a:moveTo>
                                <a:lnTo>
                                  <a:pt x="5648" y="33"/>
                                </a:lnTo>
                              </a:path>
                            </a:pathLst>
                          </a:custGeom>
                          <a:noFill/>
                          <a:ln w="46133">
                            <a:solidFill>
                              <a:srgbClr val="25252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73" name="Line 1208"/>
                        <wps:cNvCnPr/>
                        <wps:spPr bwMode="auto">
                          <a:xfrm>
                            <a:off x="2409" y="196"/>
                            <a:ext cx="0" cy="2875"/>
                          </a:xfrm>
                          <a:prstGeom prst="line">
                            <a:avLst/>
                          </a:prstGeom>
                          <a:noFill/>
                          <a:ln w="2457">
                            <a:solidFill>
                              <a:srgbClr val="25252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74" name="Line 1207"/>
                        <wps:cNvCnPr/>
                        <wps:spPr bwMode="auto">
                          <a:xfrm>
                            <a:off x="9463" y="196"/>
                            <a:ext cx="0" cy="2875"/>
                          </a:xfrm>
                          <a:prstGeom prst="line">
                            <a:avLst/>
                          </a:prstGeom>
                          <a:noFill/>
                          <a:ln w="2457">
                            <a:solidFill>
                              <a:srgbClr val="25252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75" name="Line 1206"/>
                        <wps:cNvCnPr/>
                        <wps:spPr bwMode="auto">
                          <a:xfrm>
                            <a:off x="2409" y="3071"/>
                            <a:ext cx="72" cy="0"/>
                          </a:xfrm>
                          <a:prstGeom prst="line">
                            <a:avLst/>
                          </a:prstGeom>
                          <a:noFill/>
                          <a:ln w="2456">
                            <a:solidFill>
                              <a:srgbClr val="25252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76" name="AutoShape 1205"/>
                        <wps:cNvSpPr>
                          <a:spLocks/>
                        </wps:cNvSpPr>
                        <wps:spPr bwMode="auto">
                          <a:xfrm>
                            <a:off x="2409" y="2305"/>
                            <a:ext cx="73" cy="575"/>
                          </a:xfrm>
                          <a:custGeom>
                            <a:avLst/>
                            <a:gdLst>
                              <a:gd name="T0" fmla="+- 0 2409 2409"/>
                              <a:gd name="T1" fmla="*/ T0 w 73"/>
                              <a:gd name="T2" fmla="+- 0 2879 2305"/>
                              <a:gd name="T3" fmla="*/ 2879 h 575"/>
                              <a:gd name="T4" fmla="+- 0 2481 2409"/>
                              <a:gd name="T5" fmla="*/ T4 w 73"/>
                              <a:gd name="T6" fmla="+- 0 2879 2305"/>
                              <a:gd name="T7" fmla="*/ 2879 h 575"/>
                              <a:gd name="T8" fmla="+- 0 2409 2409"/>
                              <a:gd name="T9" fmla="*/ T8 w 73"/>
                              <a:gd name="T10" fmla="+- 0 2688 2305"/>
                              <a:gd name="T11" fmla="*/ 2688 h 575"/>
                              <a:gd name="T12" fmla="+- 0 2481 2409"/>
                              <a:gd name="T13" fmla="*/ T12 w 73"/>
                              <a:gd name="T14" fmla="+- 0 2688 2305"/>
                              <a:gd name="T15" fmla="*/ 2688 h 575"/>
                              <a:gd name="T16" fmla="+- 0 2409 2409"/>
                              <a:gd name="T17" fmla="*/ T16 w 73"/>
                              <a:gd name="T18" fmla="+- 0 2496 2305"/>
                              <a:gd name="T19" fmla="*/ 2496 h 575"/>
                              <a:gd name="T20" fmla="+- 0 2481 2409"/>
                              <a:gd name="T21" fmla="*/ T20 w 73"/>
                              <a:gd name="T22" fmla="+- 0 2496 2305"/>
                              <a:gd name="T23" fmla="*/ 2496 h 575"/>
                              <a:gd name="T24" fmla="+- 0 2409 2409"/>
                              <a:gd name="T25" fmla="*/ T24 w 73"/>
                              <a:gd name="T26" fmla="+- 0 2305 2305"/>
                              <a:gd name="T27" fmla="*/ 2305 h 575"/>
                              <a:gd name="T28" fmla="+- 0 2481 2409"/>
                              <a:gd name="T29" fmla="*/ T28 w 73"/>
                              <a:gd name="T30" fmla="+- 0 2305 2305"/>
                              <a:gd name="T31" fmla="*/ 2305 h 5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73" h="575">
                                <a:moveTo>
                                  <a:pt x="0" y="574"/>
                                </a:moveTo>
                                <a:lnTo>
                                  <a:pt x="72" y="574"/>
                                </a:lnTo>
                                <a:moveTo>
                                  <a:pt x="0" y="383"/>
                                </a:moveTo>
                                <a:lnTo>
                                  <a:pt x="72" y="383"/>
                                </a:lnTo>
                                <a:moveTo>
                                  <a:pt x="0" y="191"/>
                                </a:moveTo>
                                <a:lnTo>
                                  <a:pt x="72" y="191"/>
                                </a:lnTo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</a:path>
                            </a:pathLst>
                          </a:custGeom>
                          <a:noFill/>
                          <a:ln w="2457">
                            <a:solidFill>
                              <a:srgbClr val="25252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77" name="Line 1204"/>
                        <wps:cNvCnPr/>
                        <wps:spPr bwMode="auto">
                          <a:xfrm>
                            <a:off x="2409" y="2113"/>
                            <a:ext cx="72" cy="0"/>
                          </a:xfrm>
                          <a:prstGeom prst="line">
                            <a:avLst/>
                          </a:prstGeom>
                          <a:noFill/>
                          <a:ln w="2457">
                            <a:solidFill>
                              <a:srgbClr val="25252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78" name="Line 1203"/>
                        <wps:cNvCnPr/>
                        <wps:spPr bwMode="auto">
                          <a:xfrm>
                            <a:off x="2409" y="1922"/>
                            <a:ext cx="72" cy="0"/>
                          </a:xfrm>
                          <a:prstGeom prst="line">
                            <a:avLst/>
                          </a:prstGeom>
                          <a:noFill/>
                          <a:ln w="2457">
                            <a:solidFill>
                              <a:srgbClr val="25252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79" name="Line 1202"/>
                        <wps:cNvCnPr/>
                        <wps:spPr bwMode="auto">
                          <a:xfrm>
                            <a:off x="2409" y="1730"/>
                            <a:ext cx="72" cy="0"/>
                          </a:xfrm>
                          <a:prstGeom prst="line">
                            <a:avLst/>
                          </a:prstGeom>
                          <a:noFill/>
                          <a:ln w="2456">
                            <a:solidFill>
                              <a:srgbClr val="25252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80" name="AutoShape 1201"/>
                        <wps:cNvSpPr>
                          <a:spLocks/>
                        </wps:cNvSpPr>
                        <wps:spPr bwMode="auto">
                          <a:xfrm>
                            <a:off x="2409" y="1155"/>
                            <a:ext cx="73" cy="384"/>
                          </a:xfrm>
                          <a:custGeom>
                            <a:avLst/>
                            <a:gdLst>
                              <a:gd name="T0" fmla="+- 0 2409 2409"/>
                              <a:gd name="T1" fmla="*/ T0 w 73"/>
                              <a:gd name="T2" fmla="+- 0 1539 1155"/>
                              <a:gd name="T3" fmla="*/ 1539 h 384"/>
                              <a:gd name="T4" fmla="+- 0 2481 2409"/>
                              <a:gd name="T5" fmla="*/ T4 w 73"/>
                              <a:gd name="T6" fmla="+- 0 1539 1155"/>
                              <a:gd name="T7" fmla="*/ 1539 h 384"/>
                              <a:gd name="T8" fmla="+- 0 2409 2409"/>
                              <a:gd name="T9" fmla="*/ T8 w 73"/>
                              <a:gd name="T10" fmla="+- 0 1347 1155"/>
                              <a:gd name="T11" fmla="*/ 1347 h 384"/>
                              <a:gd name="T12" fmla="+- 0 2481 2409"/>
                              <a:gd name="T13" fmla="*/ T12 w 73"/>
                              <a:gd name="T14" fmla="+- 0 1347 1155"/>
                              <a:gd name="T15" fmla="*/ 1347 h 384"/>
                              <a:gd name="T16" fmla="+- 0 2409 2409"/>
                              <a:gd name="T17" fmla="*/ T16 w 73"/>
                              <a:gd name="T18" fmla="+- 0 1155 1155"/>
                              <a:gd name="T19" fmla="*/ 1155 h 384"/>
                              <a:gd name="T20" fmla="+- 0 2415 2409"/>
                              <a:gd name="T21" fmla="*/ T20 w 73"/>
                              <a:gd name="T22" fmla="+- 0 1155 1155"/>
                              <a:gd name="T23" fmla="*/ 1155 h 38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73" h="384">
                                <a:moveTo>
                                  <a:pt x="0" y="384"/>
                                </a:moveTo>
                                <a:lnTo>
                                  <a:pt x="72" y="384"/>
                                </a:lnTo>
                                <a:moveTo>
                                  <a:pt x="0" y="192"/>
                                </a:moveTo>
                                <a:lnTo>
                                  <a:pt x="72" y="192"/>
                                </a:lnTo>
                                <a:moveTo>
                                  <a:pt x="0" y="0"/>
                                </a:moveTo>
                                <a:lnTo>
                                  <a:pt x="6" y="0"/>
                                </a:lnTo>
                              </a:path>
                            </a:pathLst>
                          </a:custGeom>
                          <a:noFill/>
                          <a:ln w="2457">
                            <a:solidFill>
                              <a:srgbClr val="25252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81" name="AutoShape 1200"/>
                        <wps:cNvSpPr>
                          <a:spLocks/>
                        </wps:cNvSpPr>
                        <wps:spPr bwMode="auto">
                          <a:xfrm>
                            <a:off x="2409" y="772"/>
                            <a:ext cx="6" cy="192"/>
                          </a:xfrm>
                          <a:custGeom>
                            <a:avLst/>
                            <a:gdLst>
                              <a:gd name="T0" fmla="+- 0 2409 2409"/>
                              <a:gd name="T1" fmla="*/ T0 w 6"/>
                              <a:gd name="T2" fmla="+- 0 964 772"/>
                              <a:gd name="T3" fmla="*/ 964 h 192"/>
                              <a:gd name="T4" fmla="+- 0 2415 2409"/>
                              <a:gd name="T5" fmla="*/ T4 w 6"/>
                              <a:gd name="T6" fmla="+- 0 964 772"/>
                              <a:gd name="T7" fmla="*/ 964 h 192"/>
                              <a:gd name="T8" fmla="+- 0 2409 2409"/>
                              <a:gd name="T9" fmla="*/ T8 w 6"/>
                              <a:gd name="T10" fmla="+- 0 772 772"/>
                              <a:gd name="T11" fmla="*/ 772 h 192"/>
                              <a:gd name="T12" fmla="+- 0 2415 2409"/>
                              <a:gd name="T13" fmla="*/ T12 w 6"/>
                              <a:gd name="T14" fmla="+- 0 772 772"/>
                              <a:gd name="T15" fmla="*/ 772 h 1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6" h="192">
                                <a:moveTo>
                                  <a:pt x="0" y="192"/>
                                </a:moveTo>
                                <a:lnTo>
                                  <a:pt x="6" y="192"/>
                                </a:lnTo>
                                <a:moveTo>
                                  <a:pt x="0" y="0"/>
                                </a:moveTo>
                                <a:lnTo>
                                  <a:pt x="6" y="0"/>
                                </a:lnTo>
                              </a:path>
                            </a:pathLst>
                          </a:custGeom>
                          <a:noFill/>
                          <a:ln w="2457">
                            <a:solidFill>
                              <a:srgbClr val="25252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82" name="Line 1199"/>
                        <wps:cNvCnPr/>
                        <wps:spPr bwMode="auto">
                          <a:xfrm>
                            <a:off x="2409" y="581"/>
                            <a:ext cx="6" cy="0"/>
                          </a:xfrm>
                          <a:prstGeom prst="line">
                            <a:avLst/>
                          </a:prstGeom>
                          <a:noFill/>
                          <a:ln w="2457">
                            <a:solidFill>
                              <a:srgbClr val="25252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83" name="Line 1198"/>
                        <wps:cNvCnPr/>
                        <wps:spPr bwMode="auto">
                          <a:xfrm>
                            <a:off x="2409" y="389"/>
                            <a:ext cx="6" cy="0"/>
                          </a:xfrm>
                          <a:prstGeom prst="line">
                            <a:avLst/>
                          </a:prstGeom>
                          <a:noFill/>
                          <a:ln w="2456">
                            <a:solidFill>
                              <a:srgbClr val="25252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84" name="Line 1197"/>
                        <wps:cNvCnPr/>
                        <wps:spPr bwMode="auto">
                          <a:xfrm>
                            <a:off x="2409" y="198"/>
                            <a:ext cx="72" cy="0"/>
                          </a:xfrm>
                          <a:prstGeom prst="line">
                            <a:avLst/>
                          </a:prstGeom>
                          <a:noFill/>
                          <a:ln w="2457">
                            <a:solidFill>
                              <a:srgbClr val="25252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85" name="Line 1196"/>
                        <wps:cNvCnPr/>
                        <wps:spPr bwMode="auto">
                          <a:xfrm>
                            <a:off x="9391" y="3071"/>
                            <a:ext cx="72" cy="0"/>
                          </a:xfrm>
                          <a:prstGeom prst="line">
                            <a:avLst/>
                          </a:prstGeom>
                          <a:noFill/>
                          <a:ln w="2456">
                            <a:solidFill>
                              <a:srgbClr val="25252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86" name="AutoShape 1195"/>
                        <wps:cNvSpPr>
                          <a:spLocks/>
                        </wps:cNvSpPr>
                        <wps:spPr bwMode="auto">
                          <a:xfrm>
                            <a:off x="9391" y="2305"/>
                            <a:ext cx="73" cy="575"/>
                          </a:xfrm>
                          <a:custGeom>
                            <a:avLst/>
                            <a:gdLst>
                              <a:gd name="T0" fmla="+- 0 9391 9391"/>
                              <a:gd name="T1" fmla="*/ T0 w 73"/>
                              <a:gd name="T2" fmla="+- 0 2879 2305"/>
                              <a:gd name="T3" fmla="*/ 2879 h 575"/>
                              <a:gd name="T4" fmla="+- 0 9463 9391"/>
                              <a:gd name="T5" fmla="*/ T4 w 73"/>
                              <a:gd name="T6" fmla="+- 0 2879 2305"/>
                              <a:gd name="T7" fmla="*/ 2879 h 575"/>
                              <a:gd name="T8" fmla="+- 0 9391 9391"/>
                              <a:gd name="T9" fmla="*/ T8 w 73"/>
                              <a:gd name="T10" fmla="+- 0 2688 2305"/>
                              <a:gd name="T11" fmla="*/ 2688 h 575"/>
                              <a:gd name="T12" fmla="+- 0 9463 9391"/>
                              <a:gd name="T13" fmla="*/ T12 w 73"/>
                              <a:gd name="T14" fmla="+- 0 2688 2305"/>
                              <a:gd name="T15" fmla="*/ 2688 h 575"/>
                              <a:gd name="T16" fmla="+- 0 9391 9391"/>
                              <a:gd name="T17" fmla="*/ T16 w 73"/>
                              <a:gd name="T18" fmla="+- 0 2496 2305"/>
                              <a:gd name="T19" fmla="*/ 2496 h 575"/>
                              <a:gd name="T20" fmla="+- 0 9463 9391"/>
                              <a:gd name="T21" fmla="*/ T20 w 73"/>
                              <a:gd name="T22" fmla="+- 0 2496 2305"/>
                              <a:gd name="T23" fmla="*/ 2496 h 575"/>
                              <a:gd name="T24" fmla="+- 0 9391 9391"/>
                              <a:gd name="T25" fmla="*/ T24 w 73"/>
                              <a:gd name="T26" fmla="+- 0 2305 2305"/>
                              <a:gd name="T27" fmla="*/ 2305 h 575"/>
                              <a:gd name="T28" fmla="+- 0 9463 9391"/>
                              <a:gd name="T29" fmla="*/ T28 w 73"/>
                              <a:gd name="T30" fmla="+- 0 2305 2305"/>
                              <a:gd name="T31" fmla="*/ 2305 h 5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73" h="575">
                                <a:moveTo>
                                  <a:pt x="0" y="574"/>
                                </a:moveTo>
                                <a:lnTo>
                                  <a:pt x="72" y="574"/>
                                </a:lnTo>
                                <a:moveTo>
                                  <a:pt x="0" y="383"/>
                                </a:moveTo>
                                <a:lnTo>
                                  <a:pt x="72" y="383"/>
                                </a:lnTo>
                                <a:moveTo>
                                  <a:pt x="0" y="191"/>
                                </a:moveTo>
                                <a:lnTo>
                                  <a:pt x="72" y="191"/>
                                </a:lnTo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</a:path>
                            </a:pathLst>
                          </a:custGeom>
                          <a:noFill/>
                          <a:ln w="2457">
                            <a:solidFill>
                              <a:srgbClr val="25252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87" name="Line 1194"/>
                        <wps:cNvCnPr/>
                        <wps:spPr bwMode="auto">
                          <a:xfrm>
                            <a:off x="9391" y="2113"/>
                            <a:ext cx="72" cy="0"/>
                          </a:xfrm>
                          <a:prstGeom prst="line">
                            <a:avLst/>
                          </a:prstGeom>
                          <a:noFill/>
                          <a:ln w="2457">
                            <a:solidFill>
                              <a:srgbClr val="25252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88" name="Line 1193"/>
                        <wps:cNvCnPr/>
                        <wps:spPr bwMode="auto">
                          <a:xfrm>
                            <a:off x="9391" y="1922"/>
                            <a:ext cx="72" cy="0"/>
                          </a:xfrm>
                          <a:prstGeom prst="line">
                            <a:avLst/>
                          </a:prstGeom>
                          <a:noFill/>
                          <a:ln w="2457">
                            <a:solidFill>
                              <a:srgbClr val="25252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89" name="Line 1192"/>
                        <wps:cNvCnPr/>
                        <wps:spPr bwMode="auto">
                          <a:xfrm>
                            <a:off x="9391" y="1730"/>
                            <a:ext cx="72" cy="0"/>
                          </a:xfrm>
                          <a:prstGeom prst="line">
                            <a:avLst/>
                          </a:prstGeom>
                          <a:noFill/>
                          <a:ln w="2456">
                            <a:solidFill>
                              <a:srgbClr val="25252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90" name="AutoShape 1191"/>
                        <wps:cNvSpPr>
                          <a:spLocks/>
                        </wps:cNvSpPr>
                        <wps:spPr bwMode="auto">
                          <a:xfrm>
                            <a:off x="9391" y="1155"/>
                            <a:ext cx="73" cy="384"/>
                          </a:xfrm>
                          <a:custGeom>
                            <a:avLst/>
                            <a:gdLst>
                              <a:gd name="T0" fmla="+- 0 9391 9391"/>
                              <a:gd name="T1" fmla="*/ T0 w 73"/>
                              <a:gd name="T2" fmla="+- 0 1539 1155"/>
                              <a:gd name="T3" fmla="*/ 1539 h 384"/>
                              <a:gd name="T4" fmla="+- 0 9463 9391"/>
                              <a:gd name="T5" fmla="*/ T4 w 73"/>
                              <a:gd name="T6" fmla="+- 0 1539 1155"/>
                              <a:gd name="T7" fmla="*/ 1539 h 384"/>
                              <a:gd name="T8" fmla="+- 0 9391 9391"/>
                              <a:gd name="T9" fmla="*/ T8 w 73"/>
                              <a:gd name="T10" fmla="+- 0 1347 1155"/>
                              <a:gd name="T11" fmla="*/ 1347 h 384"/>
                              <a:gd name="T12" fmla="+- 0 9463 9391"/>
                              <a:gd name="T13" fmla="*/ T12 w 73"/>
                              <a:gd name="T14" fmla="+- 0 1347 1155"/>
                              <a:gd name="T15" fmla="*/ 1347 h 384"/>
                              <a:gd name="T16" fmla="+- 0 9391 9391"/>
                              <a:gd name="T17" fmla="*/ T16 w 73"/>
                              <a:gd name="T18" fmla="+- 0 1155 1155"/>
                              <a:gd name="T19" fmla="*/ 1155 h 384"/>
                              <a:gd name="T20" fmla="+- 0 9463 9391"/>
                              <a:gd name="T21" fmla="*/ T20 w 73"/>
                              <a:gd name="T22" fmla="+- 0 1155 1155"/>
                              <a:gd name="T23" fmla="*/ 1155 h 38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73" h="384">
                                <a:moveTo>
                                  <a:pt x="0" y="384"/>
                                </a:moveTo>
                                <a:lnTo>
                                  <a:pt x="72" y="384"/>
                                </a:lnTo>
                                <a:moveTo>
                                  <a:pt x="0" y="192"/>
                                </a:moveTo>
                                <a:lnTo>
                                  <a:pt x="72" y="192"/>
                                </a:lnTo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</a:path>
                            </a:pathLst>
                          </a:custGeom>
                          <a:noFill/>
                          <a:ln w="2457">
                            <a:solidFill>
                              <a:srgbClr val="25252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91" name="AutoShape 1190"/>
                        <wps:cNvSpPr>
                          <a:spLocks/>
                        </wps:cNvSpPr>
                        <wps:spPr bwMode="auto">
                          <a:xfrm>
                            <a:off x="9391" y="772"/>
                            <a:ext cx="73" cy="192"/>
                          </a:xfrm>
                          <a:custGeom>
                            <a:avLst/>
                            <a:gdLst>
                              <a:gd name="T0" fmla="+- 0 9391 9391"/>
                              <a:gd name="T1" fmla="*/ T0 w 73"/>
                              <a:gd name="T2" fmla="+- 0 964 772"/>
                              <a:gd name="T3" fmla="*/ 964 h 192"/>
                              <a:gd name="T4" fmla="+- 0 9463 9391"/>
                              <a:gd name="T5" fmla="*/ T4 w 73"/>
                              <a:gd name="T6" fmla="+- 0 964 772"/>
                              <a:gd name="T7" fmla="*/ 964 h 192"/>
                              <a:gd name="T8" fmla="+- 0 9391 9391"/>
                              <a:gd name="T9" fmla="*/ T8 w 73"/>
                              <a:gd name="T10" fmla="+- 0 772 772"/>
                              <a:gd name="T11" fmla="*/ 772 h 192"/>
                              <a:gd name="T12" fmla="+- 0 9463 9391"/>
                              <a:gd name="T13" fmla="*/ T12 w 73"/>
                              <a:gd name="T14" fmla="+- 0 772 772"/>
                              <a:gd name="T15" fmla="*/ 772 h 1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73" h="192">
                                <a:moveTo>
                                  <a:pt x="0" y="192"/>
                                </a:moveTo>
                                <a:lnTo>
                                  <a:pt x="72" y="192"/>
                                </a:lnTo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</a:path>
                            </a:pathLst>
                          </a:custGeom>
                          <a:noFill/>
                          <a:ln w="2457">
                            <a:solidFill>
                              <a:srgbClr val="25252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92" name="Line 1189"/>
                        <wps:cNvCnPr/>
                        <wps:spPr bwMode="auto">
                          <a:xfrm>
                            <a:off x="9391" y="581"/>
                            <a:ext cx="72" cy="0"/>
                          </a:xfrm>
                          <a:prstGeom prst="line">
                            <a:avLst/>
                          </a:prstGeom>
                          <a:noFill/>
                          <a:ln w="2457">
                            <a:solidFill>
                              <a:srgbClr val="25252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93" name="Line 1188"/>
                        <wps:cNvCnPr/>
                        <wps:spPr bwMode="auto">
                          <a:xfrm>
                            <a:off x="9391" y="389"/>
                            <a:ext cx="72" cy="0"/>
                          </a:xfrm>
                          <a:prstGeom prst="line">
                            <a:avLst/>
                          </a:prstGeom>
                          <a:noFill/>
                          <a:ln w="2456">
                            <a:solidFill>
                              <a:srgbClr val="25252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94" name="Line 1187"/>
                        <wps:cNvCnPr/>
                        <wps:spPr bwMode="auto">
                          <a:xfrm>
                            <a:off x="9391" y="198"/>
                            <a:ext cx="72" cy="0"/>
                          </a:xfrm>
                          <a:prstGeom prst="line">
                            <a:avLst/>
                          </a:prstGeom>
                          <a:noFill/>
                          <a:ln w="2457">
                            <a:solidFill>
                              <a:srgbClr val="25252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95" name="Freeform 1186"/>
                        <wps:cNvSpPr>
                          <a:spLocks/>
                        </wps:cNvSpPr>
                        <wps:spPr bwMode="auto">
                          <a:xfrm>
                            <a:off x="2409" y="1465"/>
                            <a:ext cx="7055" cy="1606"/>
                          </a:xfrm>
                          <a:custGeom>
                            <a:avLst/>
                            <a:gdLst>
                              <a:gd name="T0" fmla="+- 0 2409 2409"/>
                              <a:gd name="T1" fmla="*/ T0 w 7055"/>
                              <a:gd name="T2" fmla="+- 0 3071 1465"/>
                              <a:gd name="T3" fmla="*/ 3071 h 1606"/>
                              <a:gd name="T4" fmla="+- 0 2762 2409"/>
                              <a:gd name="T5" fmla="*/ T4 w 7055"/>
                              <a:gd name="T6" fmla="+- 0 1596 1465"/>
                              <a:gd name="T7" fmla="*/ 1596 h 1606"/>
                              <a:gd name="T8" fmla="+- 0 3115 2409"/>
                              <a:gd name="T9" fmla="*/ T8 w 7055"/>
                              <a:gd name="T10" fmla="+- 0 1541 1465"/>
                              <a:gd name="T11" fmla="*/ 1541 h 1606"/>
                              <a:gd name="T12" fmla="+- 0 3467 2409"/>
                              <a:gd name="T13" fmla="*/ T12 w 7055"/>
                              <a:gd name="T14" fmla="+- 0 1513 1465"/>
                              <a:gd name="T15" fmla="*/ 1513 h 1606"/>
                              <a:gd name="T16" fmla="+- 0 3820 2409"/>
                              <a:gd name="T17" fmla="*/ T16 w 7055"/>
                              <a:gd name="T18" fmla="+- 0 1506 1465"/>
                              <a:gd name="T19" fmla="*/ 1506 h 1606"/>
                              <a:gd name="T20" fmla="+- 0 4172 2409"/>
                              <a:gd name="T21" fmla="*/ T20 w 7055"/>
                              <a:gd name="T22" fmla="+- 0 1487 1465"/>
                              <a:gd name="T23" fmla="*/ 1487 h 1606"/>
                              <a:gd name="T24" fmla="+- 0 4525 2409"/>
                              <a:gd name="T25" fmla="*/ T24 w 7055"/>
                              <a:gd name="T26" fmla="+- 0 1472 1465"/>
                              <a:gd name="T27" fmla="*/ 1472 h 1606"/>
                              <a:gd name="T28" fmla="+- 0 4878 2409"/>
                              <a:gd name="T29" fmla="*/ T28 w 7055"/>
                              <a:gd name="T30" fmla="+- 0 1467 1465"/>
                              <a:gd name="T31" fmla="*/ 1467 h 1606"/>
                              <a:gd name="T32" fmla="+- 0 5231 2409"/>
                              <a:gd name="T33" fmla="*/ T32 w 7055"/>
                              <a:gd name="T34" fmla="+- 0 1474 1465"/>
                              <a:gd name="T35" fmla="*/ 1474 h 1606"/>
                              <a:gd name="T36" fmla="+- 0 5583 2409"/>
                              <a:gd name="T37" fmla="*/ T36 w 7055"/>
                              <a:gd name="T38" fmla="+- 0 1471 1465"/>
                              <a:gd name="T39" fmla="*/ 1471 h 1606"/>
                              <a:gd name="T40" fmla="+- 0 5936 2409"/>
                              <a:gd name="T41" fmla="*/ T40 w 7055"/>
                              <a:gd name="T42" fmla="+- 0 1480 1465"/>
                              <a:gd name="T43" fmla="*/ 1480 h 1606"/>
                              <a:gd name="T44" fmla="+- 0 6289 2409"/>
                              <a:gd name="T45" fmla="*/ T44 w 7055"/>
                              <a:gd name="T46" fmla="+- 0 1476 1465"/>
                              <a:gd name="T47" fmla="*/ 1476 h 1606"/>
                              <a:gd name="T48" fmla="+- 0 6642 2409"/>
                              <a:gd name="T49" fmla="*/ T48 w 7055"/>
                              <a:gd name="T50" fmla="+- 0 1477 1465"/>
                              <a:gd name="T51" fmla="*/ 1477 h 1606"/>
                              <a:gd name="T52" fmla="+- 0 6994 2409"/>
                              <a:gd name="T53" fmla="*/ T52 w 7055"/>
                              <a:gd name="T54" fmla="+- 0 1475 1465"/>
                              <a:gd name="T55" fmla="*/ 1475 h 1606"/>
                              <a:gd name="T56" fmla="+- 0 7347 2409"/>
                              <a:gd name="T57" fmla="*/ T56 w 7055"/>
                              <a:gd name="T58" fmla="+- 0 1479 1465"/>
                              <a:gd name="T59" fmla="*/ 1479 h 1606"/>
                              <a:gd name="T60" fmla="+- 0 7700 2409"/>
                              <a:gd name="T61" fmla="*/ T60 w 7055"/>
                              <a:gd name="T62" fmla="+- 0 1469 1465"/>
                              <a:gd name="T63" fmla="*/ 1469 h 1606"/>
                              <a:gd name="T64" fmla="+- 0 8053 2409"/>
                              <a:gd name="T65" fmla="*/ T64 w 7055"/>
                              <a:gd name="T66" fmla="+- 0 1473 1465"/>
                              <a:gd name="T67" fmla="*/ 1473 h 1606"/>
                              <a:gd name="T68" fmla="+- 0 8405 2409"/>
                              <a:gd name="T69" fmla="*/ T68 w 7055"/>
                              <a:gd name="T70" fmla="+- 0 1474 1465"/>
                              <a:gd name="T71" fmla="*/ 1474 h 1606"/>
                              <a:gd name="T72" fmla="+- 0 8758 2409"/>
                              <a:gd name="T73" fmla="*/ T72 w 7055"/>
                              <a:gd name="T74" fmla="+- 0 1471 1465"/>
                              <a:gd name="T75" fmla="*/ 1471 h 1606"/>
                              <a:gd name="T76" fmla="+- 0 9111 2409"/>
                              <a:gd name="T77" fmla="*/ T76 w 7055"/>
                              <a:gd name="T78" fmla="+- 0 1466 1465"/>
                              <a:gd name="T79" fmla="*/ 1466 h 1606"/>
                              <a:gd name="T80" fmla="+- 0 9463 2409"/>
                              <a:gd name="T81" fmla="*/ T80 w 7055"/>
                              <a:gd name="T82" fmla="+- 0 1465 1465"/>
                              <a:gd name="T83" fmla="*/ 1465 h 160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7055" h="1606">
                                <a:moveTo>
                                  <a:pt x="0" y="1606"/>
                                </a:moveTo>
                                <a:lnTo>
                                  <a:pt x="353" y="131"/>
                                </a:lnTo>
                                <a:lnTo>
                                  <a:pt x="706" y="76"/>
                                </a:lnTo>
                                <a:lnTo>
                                  <a:pt x="1058" y="48"/>
                                </a:lnTo>
                                <a:lnTo>
                                  <a:pt x="1411" y="41"/>
                                </a:lnTo>
                                <a:lnTo>
                                  <a:pt x="1763" y="22"/>
                                </a:lnTo>
                                <a:lnTo>
                                  <a:pt x="2116" y="7"/>
                                </a:lnTo>
                                <a:lnTo>
                                  <a:pt x="2469" y="2"/>
                                </a:lnTo>
                                <a:lnTo>
                                  <a:pt x="2822" y="9"/>
                                </a:lnTo>
                                <a:lnTo>
                                  <a:pt x="3174" y="6"/>
                                </a:lnTo>
                                <a:lnTo>
                                  <a:pt x="3527" y="15"/>
                                </a:lnTo>
                                <a:lnTo>
                                  <a:pt x="3880" y="11"/>
                                </a:lnTo>
                                <a:lnTo>
                                  <a:pt x="4233" y="12"/>
                                </a:lnTo>
                                <a:lnTo>
                                  <a:pt x="4585" y="10"/>
                                </a:lnTo>
                                <a:lnTo>
                                  <a:pt x="4938" y="14"/>
                                </a:lnTo>
                                <a:lnTo>
                                  <a:pt x="5291" y="4"/>
                                </a:lnTo>
                                <a:lnTo>
                                  <a:pt x="5644" y="8"/>
                                </a:lnTo>
                                <a:lnTo>
                                  <a:pt x="5996" y="9"/>
                                </a:lnTo>
                                <a:lnTo>
                                  <a:pt x="6349" y="6"/>
                                </a:lnTo>
                                <a:lnTo>
                                  <a:pt x="6702" y="1"/>
                                </a:lnTo>
                                <a:lnTo>
                                  <a:pt x="7054" y="0"/>
                                </a:lnTo>
                              </a:path>
                            </a:pathLst>
                          </a:custGeom>
                          <a:noFill/>
                          <a:ln w="14833">
                            <a:solidFill>
                              <a:srgbClr val="FF0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96" name="AutoShape 1185"/>
                        <wps:cNvSpPr>
                          <a:spLocks/>
                        </wps:cNvSpPr>
                        <wps:spPr bwMode="auto">
                          <a:xfrm>
                            <a:off x="17441" y="-63394"/>
                            <a:ext cx="270923" cy="64336"/>
                          </a:xfrm>
                          <a:custGeom>
                            <a:avLst/>
                            <a:gdLst>
                              <a:gd name="T0" fmla="+- 0 2457 17441"/>
                              <a:gd name="T1" fmla="*/ T0 w 270923"/>
                              <a:gd name="T2" fmla="+- 0 3119 -63394"/>
                              <a:gd name="T3" fmla="*/ 3119 h 64336"/>
                              <a:gd name="T4" fmla="+- 0 2367 17441"/>
                              <a:gd name="T5" fmla="*/ T4 w 270923"/>
                              <a:gd name="T6" fmla="+- 0 3028 -63394"/>
                              <a:gd name="T7" fmla="*/ 3028 h 64336"/>
                              <a:gd name="T8" fmla="+- 0 2717 17441"/>
                              <a:gd name="T9" fmla="*/ T8 w 270923"/>
                              <a:gd name="T10" fmla="+- 0 1642 -63394"/>
                              <a:gd name="T11" fmla="*/ 1642 h 64336"/>
                              <a:gd name="T12" fmla="+- 0 2808 17441"/>
                              <a:gd name="T13" fmla="*/ T12 w 270923"/>
                              <a:gd name="T14" fmla="+- 0 1551 -63394"/>
                              <a:gd name="T15" fmla="*/ 1551 h 64336"/>
                              <a:gd name="T16" fmla="+- 0 2717 17441"/>
                              <a:gd name="T17" fmla="*/ T16 w 270923"/>
                              <a:gd name="T18" fmla="+- 0 1642 -63394"/>
                              <a:gd name="T19" fmla="*/ 1642 h 64336"/>
                              <a:gd name="T20" fmla="+- 0 3158 17441"/>
                              <a:gd name="T21" fmla="*/ T20 w 270923"/>
                              <a:gd name="T22" fmla="+- 0 1584 -63394"/>
                              <a:gd name="T23" fmla="*/ 1584 h 64336"/>
                              <a:gd name="T24" fmla="+- 0 3067 17441"/>
                              <a:gd name="T25" fmla="*/ T24 w 270923"/>
                              <a:gd name="T26" fmla="+- 0 1493 -63394"/>
                              <a:gd name="T27" fmla="*/ 1493 h 64336"/>
                              <a:gd name="T28" fmla="+- 0 3423 17441"/>
                              <a:gd name="T29" fmla="*/ T28 w 270923"/>
                              <a:gd name="T30" fmla="+- 0 1560 -63394"/>
                              <a:gd name="T31" fmla="*/ 1560 h 64336"/>
                              <a:gd name="T32" fmla="+- 0 3514 17441"/>
                              <a:gd name="T33" fmla="*/ T32 w 270923"/>
                              <a:gd name="T34" fmla="+- 0 1469 -63394"/>
                              <a:gd name="T35" fmla="*/ 1469 h 64336"/>
                              <a:gd name="T36" fmla="+- 0 3423 17441"/>
                              <a:gd name="T37" fmla="*/ T36 w 270923"/>
                              <a:gd name="T38" fmla="+- 0 1560 -63394"/>
                              <a:gd name="T39" fmla="*/ 1560 h 64336"/>
                              <a:gd name="T40" fmla="+- 0 3865 17441"/>
                              <a:gd name="T41" fmla="*/ T40 w 270923"/>
                              <a:gd name="T42" fmla="+- 0 1548 -63394"/>
                              <a:gd name="T43" fmla="*/ 1548 h 64336"/>
                              <a:gd name="T44" fmla="+- 0 3774 17441"/>
                              <a:gd name="T45" fmla="*/ T44 w 270923"/>
                              <a:gd name="T46" fmla="+- 0 1457 -63394"/>
                              <a:gd name="T47" fmla="*/ 1457 h 64336"/>
                              <a:gd name="T48" fmla="+- 0 4130 17441"/>
                              <a:gd name="T49" fmla="*/ T48 w 270923"/>
                              <a:gd name="T50" fmla="+- 0 1531 -63394"/>
                              <a:gd name="T51" fmla="*/ 1531 h 64336"/>
                              <a:gd name="T52" fmla="+- 0 4221 17441"/>
                              <a:gd name="T53" fmla="*/ T52 w 270923"/>
                              <a:gd name="T54" fmla="+- 0 1440 -63394"/>
                              <a:gd name="T55" fmla="*/ 1440 h 64336"/>
                              <a:gd name="T56" fmla="+- 0 4130 17441"/>
                              <a:gd name="T57" fmla="*/ T56 w 270923"/>
                              <a:gd name="T58" fmla="+- 0 1531 -63394"/>
                              <a:gd name="T59" fmla="*/ 1531 h 64336"/>
                              <a:gd name="T60" fmla="+- 0 4571 17441"/>
                              <a:gd name="T61" fmla="*/ T60 w 270923"/>
                              <a:gd name="T62" fmla="+- 0 1519 -63394"/>
                              <a:gd name="T63" fmla="*/ 1519 h 64336"/>
                              <a:gd name="T64" fmla="+- 0 4480 17441"/>
                              <a:gd name="T65" fmla="*/ T64 w 270923"/>
                              <a:gd name="T66" fmla="+- 0 1428 -63394"/>
                              <a:gd name="T67" fmla="*/ 1428 h 64336"/>
                              <a:gd name="T68" fmla="+- 0 4831 17441"/>
                              <a:gd name="T69" fmla="*/ T68 w 270923"/>
                              <a:gd name="T70" fmla="+- 0 1514 -63394"/>
                              <a:gd name="T71" fmla="*/ 1514 h 64336"/>
                              <a:gd name="T72" fmla="+- 0 4922 17441"/>
                              <a:gd name="T73" fmla="*/ T72 w 270923"/>
                              <a:gd name="T74" fmla="+- 0 1423 -63394"/>
                              <a:gd name="T75" fmla="*/ 1423 h 64336"/>
                              <a:gd name="T76" fmla="+- 0 4831 17441"/>
                              <a:gd name="T77" fmla="*/ T76 w 270923"/>
                              <a:gd name="T78" fmla="+- 0 1514 -63394"/>
                              <a:gd name="T79" fmla="*/ 1514 h 64336"/>
                              <a:gd name="T80" fmla="+- 0 5278 17441"/>
                              <a:gd name="T81" fmla="*/ T80 w 270923"/>
                              <a:gd name="T82" fmla="+- 0 1519 -63394"/>
                              <a:gd name="T83" fmla="*/ 1519 h 64336"/>
                              <a:gd name="T84" fmla="+- 0 5187 17441"/>
                              <a:gd name="T85" fmla="*/ T84 w 270923"/>
                              <a:gd name="T86" fmla="+- 0 1428 -63394"/>
                              <a:gd name="T87" fmla="*/ 1428 h 64336"/>
                              <a:gd name="T88" fmla="+- 0 5537 17441"/>
                              <a:gd name="T89" fmla="*/ T88 w 270923"/>
                              <a:gd name="T90" fmla="+- 0 1519 -63394"/>
                              <a:gd name="T91" fmla="*/ 1519 h 64336"/>
                              <a:gd name="T92" fmla="+- 0 5628 17441"/>
                              <a:gd name="T93" fmla="*/ T92 w 270923"/>
                              <a:gd name="T94" fmla="+- 0 1428 -63394"/>
                              <a:gd name="T95" fmla="*/ 1428 h 64336"/>
                              <a:gd name="T96" fmla="+- 0 5537 17441"/>
                              <a:gd name="T97" fmla="*/ T96 w 270923"/>
                              <a:gd name="T98" fmla="+- 0 1519 -63394"/>
                              <a:gd name="T99" fmla="*/ 1519 h 64336"/>
                              <a:gd name="T100" fmla="+- 0 5984 17441"/>
                              <a:gd name="T101" fmla="*/ T100 w 270923"/>
                              <a:gd name="T102" fmla="+- 0 1525 -63394"/>
                              <a:gd name="T103" fmla="*/ 1525 h 64336"/>
                              <a:gd name="T104" fmla="+- 0 5893 17441"/>
                              <a:gd name="T105" fmla="*/ T104 w 270923"/>
                              <a:gd name="T106" fmla="+- 0 1434 -63394"/>
                              <a:gd name="T107" fmla="*/ 1434 h 64336"/>
                              <a:gd name="T108" fmla="+- 0 6244 17441"/>
                              <a:gd name="T109" fmla="*/ T108 w 270923"/>
                              <a:gd name="T110" fmla="+- 0 1519 -63394"/>
                              <a:gd name="T111" fmla="*/ 1519 h 64336"/>
                              <a:gd name="T112" fmla="+- 0 6335 17441"/>
                              <a:gd name="T113" fmla="*/ T112 w 270923"/>
                              <a:gd name="T114" fmla="+- 0 1428 -63394"/>
                              <a:gd name="T115" fmla="*/ 1428 h 64336"/>
                              <a:gd name="T116" fmla="+- 0 6244 17441"/>
                              <a:gd name="T117" fmla="*/ T116 w 270923"/>
                              <a:gd name="T118" fmla="+- 0 1519 -63394"/>
                              <a:gd name="T119" fmla="*/ 1519 h 64336"/>
                              <a:gd name="T120" fmla="+- 0 6685 17441"/>
                              <a:gd name="T121" fmla="*/ T120 w 270923"/>
                              <a:gd name="T122" fmla="+- 0 1525 -63394"/>
                              <a:gd name="T123" fmla="*/ 1525 h 64336"/>
                              <a:gd name="T124" fmla="+- 0 6594 17441"/>
                              <a:gd name="T125" fmla="*/ T124 w 270923"/>
                              <a:gd name="T126" fmla="+- 0 1434 -63394"/>
                              <a:gd name="T127" fmla="*/ 1434 h 64336"/>
                              <a:gd name="T128" fmla="+- 0 6950 17441"/>
                              <a:gd name="T129" fmla="*/ T128 w 270923"/>
                              <a:gd name="T130" fmla="+- 0 1519 -63394"/>
                              <a:gd name="T131" fmla="*/ 1519 h 64336"/>
                              <a:gd name="T132" fmla="+- 0 7042 17441"/>
                              <a:gd name="T133" fmla="*/ T132 w 270923"/>
                              <a:gd name="T134" fmla="+- 0 1428 -63394"/>
                              <a:gd name="T135" fmla="*/ 1428 h 64336"/>
                              <a:gd name="T136" fmla="+- 0 6950 17441"/>
                              <a:gd name="T137" fmla="*/ T136 w 270923"/>
                              <a:gd name="T138" fmla="+- 0 1519 -63394"/>
                              <a:gd name="T139" fmla="*/ 1519 h 64336"/>
                              <a:gd name="T140" fmla="+- 0 7392 17441"/>
                              <a:gd name="T141" fmla="*/ T140 w 270923"/>
                              <a:gd name="T142" fmla="+- 0 1525 -63394"/>
                              <a:gd name="T143" fmla="*/ 1525 h 64336"/>
                              <a:gd name="T144" fmla="+- 0 7301 17441"/>
                              <a:gd name="T145" fmla="*/ T144 w 270923"/>
                              <a:gd name="T146" fmla="+- 0 1434 -63394"/>
                              <a:gd name="T147" fmla="*/ 1434 h 64336"/>
                              <a:gd name="T148" fmla="+- 0 7657 17441"/>
                              <a:gd name="T149" fmla="*/ T148 w 270923"/>
                              <a:gd name="T150" fmla="+- 0 1514 -63394"/>
                              <a:gd name="T151" fmla="*/ 1514 h 64336"/>
                              <a:gd name="T152" fmla="+- 0 7748 17441"/>
                              <a:gd name="T153" fmla="*/ T152 w 270923"/>
                              <a:gd name="T154" fmla="+- 0 1423 -63394"/>
                              <a:gd name="T155" fmla="*/ 1423 h 64336"/>
                              <a:gd name="T156" fmla="+- 0 7657 17441"/>
                              <a:gd name="T157" fmla="*/ T156 w 270923"/>
                              <a:gd name="T158" fmla="+- 0 1514 -63394"/>
                              <a:gd name="T159" fmla="*/ 1514 h 64336"/>
                              <a:gd name="T160" fmla="+- 0 8099 17441"/>
                              <a:gd name="T161" fmla="*/ T160 w 270923"/>
                              <a:gd name="T162" fmla="+- 0 1519 -63394"/>
                              <a:gd name="T163" fmla="*/ 1519 h 64336"/>
                              <a:gd name="T164" fmla="+- 0 8007 17441"/>
                              <a:gd name="T165" fmla="*/ T164 w 270923"/>
                              <a:gd name="T166" fmla="+- 0 1428 -63394"/>
                              <a:gd name="T167" fmla="*/ 1428 h 64336"/>
                              <a:gd name="T168" fmla="+- 0 8358 17441"/>
                              <a:gd name="T169" fmla="*/ T168 w 270923"/>
                              <a:gd name="T170" fmla="+- 0 1519 -63394"/>
                              <a:gd name="T171" fmla="*/ 1519 h 64336"/>
                              <a:gd name="T172" fmla="+- 0 8449 17441"/>
                              <a:gd name="T173" fmla="*/ T172 w 270923"/>
                              <a:gd name="T174" fmla="+- 0 1428 -63394"/>
                              <a:gd name="T175" fmla="*/ 1428 h 64336"/>
                              <a:gd name="T176" fmla="+- 0 8358 17441"/>
                              <a:gd name="T177" fmla="*/ T176 w 270923"/>
                              <a:gd name="T178" fmla="+- 0 1519 -63394"/>
                              <a:gd name="T179" fmla="*/ 1519 h 64336"/>
                              <a:gd name="T180" fmla="+- 0 8805 17441"/>
                              <a:gd name="T181" fmla="*/ T180 w 270923"/>
                              <a:gd name="T182" fmla="+- 0 1519 -63394"/>
                              <a:gd name="T183" fmla="*/ 1519 h 64336"/>
                              <a:gd name="T184" fmla="+- 0 8714 17441"/>
                              <a:gd name="T185" fmla="*/ T184 w 270923"/>
                              <a:gd name="T186" fmla="+- 0 1428 -63394"/>
                              <a:gd name="T187" fmla="*/ 1428 h 64336"/>
                              <a:gd name="T188" fmla="+- 0 9065 17441"/>
                              <a:gd name="T189" fmla="*/ T188 w 270923"/>
                              <a:gd name="T190" fmla="+- 0 1514 -63394"/>
                              <a:gd name="T191" fmla="*/ 1514 h 64336"/>
                              <a:gd name="T192" fmla="+- 0 9156 17441"/>
                              <a:gd name="T193" fmla="*/ T192 w 270923"/>
                              <a:gd name="T194" fmla="+- 0 1423 -63394"/>
                              <a:gd name="T195" fmla="*/ 1423 h 64336"/>
                              <a:gd name="T196" fmla="+- 0 9065 17441"/>
                              <a:gd name="T197" fmla="*/ T196 w 270923"/>
                              <a:gd name="T198" fmla="+- 0 1514 -63394"/>
                              <a:gd name="T199" fmla="*/ 1514 h 64336"/>
                              <a:gd name="T200" fmla="+- 0 9512 17441"/>
                              <a:gd name="T201" fmla="*/ T200 w 270923"/>
                              <a:gd name="T202" fmla="+- 0 1514 -63394"/>
                              <a:gd name="T203" fmla="*/ 1514 h 64336"/>
                              <a:gd name="T204" fmla="+- 0 9421 17441"/>
                              <a:gd name="T205" fmla="*/ T204 w 270923"/>
                              <a:gd name="T206" fmla="+- 0 1423 -63394"/>
                              <a:gd name="T207" fmla="*/ 1423 h 6433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</a:cxnLst>
                            <a:rect l="0" t="0" r="r" b="b"/>
                            <a:pathLst>
                              <a:path w="270923" h="64336">
                                <a:moveTo>
                                  <a:pt x="-15074" y="66513"/>
                                </a:moveTo>
                                <a:lnTo>
                                  <a:pt x="-14984" y="66513"/>
                                </a:lnTo>
                                <a:lnTo>
                                  <a:pt x="-14984" y="66422"/>
                                </a:lnTo>
                                <a:lnTo>
                                  <a:pt x="-15074" y="66422"/>
                                </a:lnTo>
                                <a:lnTo>
                                  <a:pt x="-15074" y="66513"/>
                                </a:lnTo>
                                <a:close/>
                                <a:moveTo>
                                  <a:pt x="-14724" y="65036"/>
                                </a:moveTo>
                                <a:lnTo>
                                  <a:pt x="-14633" y="65036"/>
                                </a:lnTo>
                                <a:lnTo>
                                  <a:pt x="-14633" y="64945"/>
                                </a:lnTo>
                                <a:lnTo>
                                  <a:pt x="-14724" y="64945"/>
                                </a:lnTo>
                                <a:lnTo>
                                  <a:pt x="-14724" y="65036"/>
                                </a:lnTo>
                                <a:close/>
                                <a:moveTo>
                                  <a:pt x="-14374" y="64978"/>
                                </a:moveTo>
                                <a:lnTo>
                                  <a:pt x="-14283" y="64978"/>
                                </a:lnTo>
                                <a:lnTo>
                                  <a:pt x="-14283" y="64887"/>
                                </a:lnTo>
                                <a:lnTo>
                                  <a:pt x="-14374" y="64887"/>
                                </a:lnTo>
                                <a:lnTo>
                                  <a:pt x="-14374" y="64978"/>
                                </a:lnTo>
                                <a:close/>
                                <a:moveTo>
                                  <a:pt x="-14018" y="64954"/>
                                </a:moveTo>
                                <a:lnTo>
                                  <a:pt x="-13927" y="64954"/>
                                </a:lnTo>
                                <a:lnTo>
                                  <a:pt x="-13927" y="64863"/>
                                </a:lnTo>
                                <a:lnTo>
                                  <a:pt x="-14018" y="64863"/>
                                </a:lnTo>
                                <a:lnTo>
                                  <a:pt x="-14018" y="64954"/>
                                </a:lnTo>
                                <a:close/>
                                <a:moveTo>
                                  <a:pt x="-13667" y="64942"/>
                                </a:moveTo>
                                <a:lnTo>
                                  <a:pt x="-13576" y="64942"/>
                                </a:lnTo>
                                <a:lnTo>
                                  <a:pt x="-13576" y="64851"/>
                                </a:lnTo>
                                <a:lnTo>
                                  <a:pt x="-13667" y="64851"/>
                                </a:lnTo>
                                <a:lnTo>
                                  <a:pt x="-13667" y="64942"/>
                                </a:lnTo>
                                <a:close/>
                                <a:moveTo>
                                  <a:pt x="-13311" y="64925"/>
                                </a:moveTo>
                                <a:lnTo>
                                  <a:pt x="-13220" y="64925"/>
                                </a:lnTo>
                                <a:lnTo>
                                  <a:pt x="-13220" y="64834"/>
                                </a:lnTo>
                                <a:lnTo>
                                  <a:pt x="-13311" y="64834"/>
                                </a:lnTo>
                                <a:lnTo>
                                  <a:pt x="-13311" y="64925"/>
                                </a:lnTo>
                                <a:close/>
                                <a:moveTo>
                                  <a:pt x="-12961" y="64913"/>
                                </a:moveTo>
                                <a:lnTo>
                                  <a:pt x="-12870" y="64913"/>
                                </a:lnTo>
                                <a:lnTo>
                                  <a:pt x="-12870" y="64822"/>
                                </a:lnTo>
                                <a:lnTo>
                                  <a:pt x="-12961" y="64822"/>
                                </a:lnTo>
                                <a:lnTo>
                                  <a:pt x="-12961" y="64913"/>
                                </a:lnTo>
                                <a:close/>
                                <a:moveTo>
                                  <a:pt x="-12610" y="64908"/>
                                </a:moveTo>
                                <a:lnTo>
                                  <a:pt x="-12519" y="64908"/>
                                </a:lnTo>
                                <a:lnTo>
                                  <a:pt x="-12519" y="64817"/>
                                </a:lnTo>
                                <a:lnTo>
                                  <a:pt x="-12610" y="64817"/>
                                </a:lnTo>
                                <a:lnTo>
                                  <a:pt x="-12610" y="64908"/>
                                </a:lnTo>
                                <a:close/>
                                <a:moveTo>
                                  <a:pt x="-12254" y="64913"/>
                                </a:moveTo>
                                <a:lnTo>
                                  <a:pt x="-12163" y="64913"/>
                                </a:lnTo>
                                <a:lnTo>
                                  <a:pt x="-12163" y="64822"/>
                                </a:lnTo>
                                <a:lnTo>
                                  <a:pt x="-12254" y="64822"/>
                                </a:lnTo>
                                <a:lnTo>
                                  <a:pt x="-12254" y="64913"/>
                                </a:lnTo>
                                <a:close/>
                                <a:moveTo>
                                  <a:pt x="-11904" y="64913"/>
                                </a:moveTo>
                                <a:lnTo>
                                  <a:pt x="-11813" y="64913"/>
                                </a:lnTo>
                                <a:lnTo>
                                  <a:pt x="-11813" y="64822"/>
                                </a:lnTo>
                                <a:lnTo>
                                  <a:pt x="-11904" y="64822"/>
                                </a:lnTo>
                                <a:lnTo>
                                  <a:pt x="-11904" y="64913"/>
                                </a:lnTo>
                                <a:close/>
                                <a:moveTo>
                                  <a:pt x="-11548" y="64919"/>
                                </a:moveTo>
                                <a:lnTo>
                                  <a:pt x="-11457" y="64919"/>
                                </a:lnTo>
                                <a:lnTo>
                                  <a:pt x="-11457" y="64828"/>
                                </a:lnTo>
                                <a:lnTo>
                                  <a:pt x="-11548" y="64828"/>
                                </a:lnTo>
                                <a:lnTo>
                                  <a:pt x="-11548" y="64919"/>
                                </a:lnTo>
                                <a:close/>
                                <a:moveTo>
                                  <a:pt x="-11197" y="64913"/>
                                </a:moveTo>
                                <a:lnTo>
                                  <a:pt x="-11106" y="64913"/>
                                </a:lnTo>
                                <a:lnTo>
                                  <a:pt x="-11106" y="64822"/>
                                </a:lnTo>
                                <a:lnTo>
                                  <a:pt x="-11197" y="64822"/>
                                </a:lnTo>
                                <a:lnTo>
                                  <a:pt x="-11197" y="64913"/>
                                </a:lnTo>
                                <a:close/>
                                <a:moveTo>
                                  <a:pt x="-10847" y="64919"/>
                                </a:moveTo>
                                <a:lnTo>
                                  <a:pt x="-10756" y="64919"/>
                                </a:lnTo>
                                <a:lnTo>
                                  <a:pt x="-10756" y="64828"/>
                                </a:lnTo>
                                <a:lnTo>
                                  <a:pt x="-10847" y="64828"/>
                                </a:lnTo>
                                <a:lnTo>
                                  <a:pt x="-10847" y="64919"/>
                                </a:lnTo>
                                <a:close/>
                                <a:moveTo>
                                  <a:pt x="-10491" y="64913"/>
                                </a:moveTo>
                                <a:lnTo>
                                  <a:pt x="-10399" y="64913"/>
                                </a:lnTo>
                                <a:lnTo>
                                  <a:pt x="-10399" y="64822"/>
                                </a:lnTo>
                                <a:lnTo>
                                  <a:pt x="-10491" y="64822"/>
                                </a:lnTo>
                                <a:lnTo>
                                  <a:pt x="-10491" y="64913"/>
                                </a:lnTo>
                                <a:close/>
                                <a:moveTo>
                                  <a:pt x="-10140" y="64919"/>
                                </a:moveTo>
                                <a:lnTo>
                                  <a:pt x="-10049" y="64919"/>
                                </a:lnTo>
                                <a:lnTo>
                                  <a:pt x="-10049" y="64828"/>
                                </a:lnTo>
                                <a:lnTo>
                                  <a:pt x="-10140" y="64828"/>
                                </a:lnTo>
                                <a:lnTo>
                                  <a:pt x="-10140" y="64919"/>
                                </a:lnTo>
                                <a:close/>
                                <a:moveTo>
                                  <a:pt x="-9784" y="64908"/>
                                </a:moveTo>
                                <a:lnTo>
                                  <a:pt x="-9693" y="64908"/>
                                </a:lnTo>
                                <a:lnTo>
                                  <a:pt x="-9693" y="64817"/>
                                </a:lnTo>
                                <a:lnTo>
                                  <a:pt x="-9784" y="64817"/>
                                </a:lnTo>
                                <a:lnTo>
                                  <a:pt x="-9784" y="64908"/>
                                </a:lnTo>
                                <a:close/>
                                <a:moveTo>
                                  <a:pt x="-9434" y="64913"/>
                                </a:moveTo>
                                <a:lnTo>
                                  <a:pt x="-9342" y="64913"/>
                                </a:lnTo>
                                <a:lnTo>
                                  <a:pt x="-9342" y="64822"/>
                                </a:lnTo>
                                <a:lnTo>
                                  <a:pt x="-9434" y="64822"/>
                                </a:lnTo>
                                <a:lnTo>
                                  <a:pt x="-9434" y="64913"/>
                                </a:lnTo>
                                <a:close/>
                                <a:moveTo>
                                  <a:pt x="-9083" y="64913"/>
                                </a:moveTo>
                                <a:lnTo>
                                  <a:pt x="-8992" y="64913"/>
                                </a:lnTo>
                                <a:lnTo>
                                  <a:pt x="-8992" y="64822"/>
                                </a:lnTo>
                                <a:lnTo>
                                  <a:pt x="-9083" y="64822"/>
                                </a:lnTo>
                                <a:lnTo>
                                  <a:pt x="-9083" y="64913"/>
                                </a:lnTo>
                                <a:close/>
                                <a:moveTo>
                                  <a:pt x="-8727" y="64913"/>
                                </a:moveTo>
                                <a:lnTo>
                                  <a:pt x="-8636" y="64913"/>
                                </a:lnTo>
                                <a:lnTo>
                                  <a:pt x="-8636" y="64822"/>
                                </a:lnTo>
                                <a:lnTo>
                                  <a:pt x="-8727" y="64822"/>
                                </a:lnTo>
                                <a:lnTo>
                                  <a:pt x="-8727" y="64913"/>
                                </a:lnTo>
                                <a:close/>
                                <a:moveTo>
                                  <a:pt x="-8376" y="64908"/>
                                </a:moveTo>
                                <a:lnTo>
                                  <a:pt x="-8285" y="64908"/>
                                </a:lnTo>
                                <a:lnTo>
                                  <a:pt x="-8285" y="64817"/>
                                </a:lnTo>
                                <a:lnTo>
                                  <a:pt x="-8376" y="64817"/>
                                </a:lnTo>
                                <a:lnTo>
                                  <a:pt x="-8376" y="64908"/>
                                </a:lnTo>
                                <a:close/>
                                <a:moveTo>
                                  <a:pt x="-8020" y="64908"/>
                                </a:moveTo>
                                <a:lnTo>
                                  <a:pt x="-7929" y="64908"/>
                                </a:lnTo>
                                <a:lnTo>
                                  <a:pt x="-7929" y="64817"/>
                                </a:lnTo>
                                <a:lnTo>
                                  <a:pt x="-8020" y="64817"/>
                                </a:lnTo>
                                <a:lnTo>
                                  <a:pt x="-8020" y="6490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4833">
                            <a:solidFill>
                              <a:srgbClr val="FF0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97" name="Freeform 1184"/>
                        <wps:cNvSpPr>
                          <a:spLocks/>
                        </wps:cNvSpPr>
                        <wps:spPr bwMode="auto">
                          <a:xfrm>
                            <a:off x="2409" y="1666"/>
                            <a:ext cx="7055" cy="1405"/>
                          </a:xfrm>
                          <a:custGeom>
                            <a:avLst/>
                            <a:gdLst>
                              <a:gd name="T0" fmla="+- 0 2409 2409"/>
                              <a:gd name="T1" fmla="*/ T0 w 7055"/>
                              <a:gd name="T2" fmla="+- 0 3071 1666"/>
                              <a:gd name="T3" fmla="*/ 3071 h 1405"/>
                              <a:gd name="T4" fmla="+- 0 2762 2409"/>
                              <a:gd name="T5" fmla="*/ T4 w 7055"/>
                              <a:gd name="T6" fmla="+- 0 1770 1666"/>
                              <a:gd name="T7" fmla="*/ 1770 h 1405"/>
                              <a:gd name="T8" fmla="+- 0 3115 2409"/>
                              <a:gd name="T9" fmla="*/ T8 w 7055"/>
                              <a:gd name="T10" fmla="+- 0 1701 1666"/>
                              <a:gd name="T11" fmla="*/ 1701 h 1405"/>
                              <a:gd name="T12" fmla="+- 0 3467 2409"/>
                              <a:gd name="T13" fmla="*/ T12 w 7055"/>
                              <a:gd name="T14" fmla="+- 0 1709 1666"/>
                              <a:gd name="T15" fmla="*/ 1709 h 1405"/>
                              <a:gd name="T16" fmla="+- 0 3820 2409"/>
                              <a:gd name="T17" fmla="*/ T16 w 7055"/>
                              <a:gd name="T18" fmla="+- 0 1710 1666"/>
                              <a:gd name="T19" fmla="*/ 1710 h 1405"/>
                              <a:gd name="T20" fmla="+- 0 4172 2409"/>
                              <a:gd name="T21" fmla="*/ T20 w 7055"/>
                              <a:gd name="T22" fmla="+- 0 1704 1666"/>
                              <a:gd name="T23" fmla="*/ 1704 h 1405"/>
                              <a:gd name="T24" fmla="+- 0 4525 2409"/>
                              <a:gd name="T25" fmla="*/ T24 w 7055"/>
                              <a:gd name="T26" fmla="+- 0 1682 1666"/>
                              <a:gd name="T27" fmla="*/ 1682 h 1405"/>
                              <a:gd name="T28" fmla="+- 0 4878 2409"/>
                              <a:gd name="T29" fmla="*/ T28 w 7055"/>
                              <a:gd name="T30" fmla="+- 0 1676 1666"/>
                              <a:gd name="T31" fmla="*/ 1676 h 1405"/>
                              <a:gd name="T32" fmla="+- 0 5231 2409"/>
                              <a:gd name="T33" fmla="*/ T32 w 7055"/>
                              <a:gd name="T34" fmla="+- 0 1666 1666"/>
                              <a:gd name="T35" fmla="*/ 1666 h 1405"/>
                              <a:gd name="T36" fmla="+- 0 5583 2409"/>
                              <a:gd name="T37" fmla="*/ T36 w 7055"/>
                              <a:gd name="T38" fmla="+- 0 1667 1666"/>
                              <a:gd name="T39" fmla="*/ 1667 h 1405"/>
                              <a:gd name="T40" fmla="+- 0 5936 2409"/>
                              <a:gd name="T41" fmla="*/ T40 w 7055"/>
                              <a:gd name="T42" fmla="+- 0 1680 1666"/>
                              <a:gd name="T43" fmla="*/ 1680 h 1405"/>
                              <a:gd name="T44" fmla="+- 0 6289 2409"/>
                              <a:gd name="T45" fmla="*/ T44 w 7055"/>
                              <a:gd name="T46" fmla="+- 0 1681 1666"/>
                              <a:gd name="T47" fmla="*/ 1681 h 1405"/>
                              <a:gd name="T48" fmla="+- 0 6642 2409"/>
                              <a:gd name="T49" fmla="*/ T48 w 7055"/>
                              <a:gd name="T50" fmla="+- 0 1677 1666"/>
                              <a:gd name="T51" fmla="*/ 1677 h 1405"/>
                              <a:gd name="T52" fmla="+- 0 6994 2409"/>
                              <a:gd name="T53" fmla="*/ T52 w 7055"/>
                              <a:gd name="T54" fmla="+- 0 1684 1666"/>
                              <a:gd name="T55" fmla="*/ 1684 h 1405"/>
                              <a:gd name="T56" fmla="+- 0 7347 2409"/>
                              <a:gd name="T57" fmla="*/ T56 w 7055"/>
                              <a:gd name="T58" fmla="+- 0 1695 1666"/>
                              <a:gd name="T59" fmla="*/ 1695 h 1405"/>
                              <a:gd name="T60" fmla="+- 0 7700 2409"/>
                              <a:gd name="T61" fmla="*/ T60 w 7055"/>
                              <a:gd name="T62" fmla="+- 0 1694 1666"/>
                              <a:gd name="T63" fmla="*/ 1694 h 1405"/>
                              <a:gd name="T64" fmla="+- 0 8053 2409"/>
                              <a:gd name="T65" fmla="*/ T64 w 7055"/>
                              <a:gd name="T66" fmla="+- 0 1694 1666"/>
                              <a:gd name="T67" fmla="*/ 1694 h 1405"/>
                              <a:gd name="T68" fmla="+- 0 8405 2409"/>
                              <a:gd name="T69" fmla="*/ T68 w 7055"/>
                              <a:gd name="T70" fmla="+- 0 1687 1666"/>
                              <a:gd name="T71" fmla="*/ 1687 h 1405"/>
                              <a:gd name="T72" fmla="+- 0 8758 2409"/>
                              <a:gd name="T73" fmla="*/ T72 w 7055"/>
                              <a:gd name="T74" fmla="+- 0 1692 1666"/>
                              <a:gd name="T75" fmla="*/ 1692 h 1405"/>
                              <a:gd name="T76" fmla="+- 0 9111 2409"/>
                              <a:gd name="T77" fmla="*/ T76 w 7055"/>
                              <a:gd name="T78" fmla="+- 0 1688 1666"/>
                              <a:gd name="T79" fmla="*/ 1688 h 1405"/>
                              <a:gd name="T80" fmla="+- 0 9463 2409"/>
                              <a:gd name="T81" fmla="*/ T80 w 7055"/>
                              <a:gd name="T82" fmla="+- 0 1696 1666"/>
                              <a:gd name="T83" fmla="*/ 1696 h 140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7055" h="1405">
                                <a:moveTo>
                                  <a:pt x="0" y="1405"/>
                                </a:moveTo>
                                <a:lnTo>
                                  <a:pt x="353" y="104"/>
                                </a:lnTo>
                                <a:lnTo>
                                  <a:pt x="706" y="35"/>
                                </a:lnTo>
                                <a:lnTo>
                                  <a:pt x="1058" y="43"/>
                                </a:lnTo>
                                <a:lnTo>
                                  <a:pt x="1411" y="44"/>
                                </a:lnTo>
                                <a:lnTo>
                                  <a:pt x="1763" y="38"/>
                                </a:lnTo>
                                <a:lnTo>
                                  <a:pt x="2116" y="16"/>
                                </a:lnTo>
                                <a:lnTo>
                                  <a:pt x="2469" y="10"/>
                                </a:lnTo>
                                <a:lnTo>
                                  <a:pt x="2822" y="0"/>
                                </a:lnTo>
                                <a:lnTo>
                                  <a:pt x="3174" y="1"/>
                                </a:lnTo>
                                <a:lnTo>
                                  <a:pt x="3527" y="14"/>
                                </a:lnTo>
                                <a:lnTo>
                                  <a:pt x="3880" y="15"/>
                                </a:lnTo>
                                <a:lnTo>
                                  <a:pt x="4233" y="11"/>
                                </a:lnTo>
                                <a:lnTo>
                                  <a:pt x="4585" y="18"/>
                                </a:lnTo>
                                <a:lnTo>
                                  <a:pt x="4938" y="29"/>
                                </a:lnTo>
                                <a:lnTo>
                                  <a:pt x="5291" y="28"/>
                                </a:lnTo>
                                <a:lnTo>
                                  <a:pt x="5644" y="28"/>
                                </a:lnTo>
                                <a:lnTo>
                                  <a:pt x="5996" y="21"/>
                                </a:lnTo>
                                <a:lnTo>
                                  <a:pt x="6349" y="26"/>
                                </a:lnTo>
                                <a:lnTo>
                                  <a:pt x="6702" y="22"/>
                                </a:lnTo>
                                <a:lnTo>
                                  <a:pt x="7054" y="30"/>
                                </a:lnTo>
                              </a:path>
                            </a:pathLst>
                          </a:custGeom>
                          <a:noFill/>
                          <a:ln w="14833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98" name="Picture 118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342" y="3004"/>
                            <a:ext cx="140" cy="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99" name="Picture 118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692" y="1701"/>
                            <a:ext cx="140" cy="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00" name="Picture 118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43" y="1631"/>
                            <a:ext cx="140" cy="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01" name="Picture 118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399" y="1637"/>
                            <a:ext cx="140" cy="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02" name="Picture 11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749" y="1637"/>
                            <a:ext cx="140" cy="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03" name="Picture 117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105" y="1631"/>
                            <a:ext cx="140" cy="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04" name="Picture 117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456" y="1614"/>
                            <a:ext cx="140" cy="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05" name="Picture 11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06" y="1608"/>
                            <a:ext cx="140" cy="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06" name="Picture 11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162" y="1597"/>
                            <a:ext cx="140" cy="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07" name="Picture 11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513" y="1597"/>
                            <a:ext cx="140" cy="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08" name="Picture 11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869" y="1608"/>
                            <a:ext cx="140" cy="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09" name="Picture 11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220" y="1608"/>
                            <a:ext cx="140" cy="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10" name="Picture 11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570" y="1608"/>
                            <a:ext cx="140" cy="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11" name="Picture 11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926" y="1614"/>
                            <a:ext cx="140" cy="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12" name="Picture 11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276" y="1626"/>
                            <a:ext cx="140" cy="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13" name="Picture 11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633" y="1626"/>
                            <a:ext cx="140" cy="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14" name="Picture 11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983" y="1626"/>
                            <a:ext cx="140" cy="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15" name="Picture 11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333" y="1614"/>
                            <a:ext cx="140" cy="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16" name="Picture 11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690" y="1620"/>
                            <a:ext cx="140" cy="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17" name="Picture 11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040" y="1620"/>
                            <a:ext cx="140" cy="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18" name="Picture 11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396" y="1626"/>
                            <a:ext cx="140" cy="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19" name="Freeform 1162"/>
                        <wps:cNvSpPr>
                          <a:spLocks/>
                        </wps:cNvSpPr>
                        <wps:spPr bwMode="auto">
                          <a:xfrm>
                            <a:off x="2409" y="1743"/>
                            <a:ext cx="7055" cy="1328"/>
                          </a:xfrm>
                          <a:custGeom>
                            <a:avLst/>
                            <a:gdLst>
                              <a:gd name="T0" fmla="+- 0 2409 2409"/>
                              <a:gd name="T1" fmla="*/ T0 w 7055"/>
                              <a:gd name="T2" fmla="+- 0 3071 1743"/>
                              <a:gd name="T3" fmla="*/ 3071 h 1328"/>
                              <a:gd name="T4" fmla="+- 0 2762 2409"/>
                              <a:gd name="T5" fmla="*/ T4 w 7055"/>
                              <a:gd name="T6" fmla="+- 0 1800 1743"/>
                              <a:gd name="T7" fmla="*/ 1800 h 1328"/>
                              <a:gd name="T8" fmla="+- 0 3115 2409"/>
                              <a:gd name="T9" fmla="*/ T8 w 7055"/>
                              <a:gd name="T10" fmla="+- 0 1779 1743"/>
                              <a:gd name="T11" fmla="*/ 1779 h 1328"/>
                              <a:gd name="T12" fmla="+- 0 3467 2409"/>
                              <a:gd name="T13" fmla="*/ T12 w 7055"/>
                              <a:gd name="T14" fmla="+- 0 1786 1743"/>
                              <a:gd name="T15" fmla="*/ 1786 h 1328"/>
                              <a:gd name="T16" fmla="+- 0 3820 2409"/>
                              <a:gd name="T17" fmla="*/ T16 w 7055"/>
                              <a:gd name="T18" fmla="+- 0 1751 1743"/>
                              <a:gd name="T19" fmla="*/ 1751 h 1328"/>
                              <a:gd name="T20" fmla="+- 0 4172 2409"/>
                              <a:gd name="T21" fmla="*/ T20 w 7055"/>
                              <a:gd name="T22" fmla="+- 0 1769 1743"/>
                              <a:gd name="T23" fmla="*/ 1769 h 1328"/>
                              <a:gd name="T24" fmla="+- 0 4525 2409"/>
                              <a:gd name="T25" fmla="*/ T24 w 7055"/>
                              <a:gd name="T26" fmla="+- 0 1751 1743"/>
                              <a:gd name="T27" fmla="*/ 1751 h 1328"/>
                              <a:gd name="T28" fmla="+- 0 4878 2409"/>
                              <a:gd name="T29" fmla="*/ T28 w 7055"/>
                              <a:gd name="T30" fmla="+- 0 1747 1743"/>
                              <a:gd name="T31" fmla="*/ 1747 h 1328"/>
                              <a:gd name="T32" fmla="+- 0 5231 2409"/>
                              <a:gd name="T33" fmla="*/ T32 w 7055"/>
                              <a:gd name="T34" fmla="+- 0 1758 1743"/>
                              <a:gd name="T35" fmla="*/ 1758 h 1328"/>
                              <a:gd name="T36" fmla="+- 0 5583 2409"/>
                              <a:gd name="T37" fmla="*/ T36 w 7055"/>
                              <a:gd name="T38" fmla="+- 0 1751 1743"/>
                              <a:gd name="T39" fmla="*/ 1751 h 1328"/>
                              <a:gd name="T40" fmla="+- 0 5936 2409"/>
                              <a:gd name="T41" fmla="*/ T40 w 7055"/>
                              <a:gd name="T42" fmla="+- 0 1746 1743"/>
                              <a:gd name="T43" fmla="*/ 1746 h 1328"/>
                              <a:gd name="T44" fmla="+- 0 6289 2409"/>
                              <a:gd name="T45" fmla="*/ T44 w 7055"/>
                              <a:gd name="T46" fmla="+- 0 1760 1743"/>
                              <a:gd name="T47" fmla="*/ 1760 h 1328"/>
                              <a:gd name="T48" fmla="+- 0 6642 2409"/>
                              <a:gd name="T49" fmla="*/ T48 w 7055"/>
                              <a:gd name="T50" fmla="+- 0 1751 1743"/>
                              <a:gd name="T51" fmla="*/ 1751 h 1328"/>
                              <a:gd name="T52" fmla="+- 0 6994 2409"/>
                              <a:gd name="T53" fmla="*/ T52 w 7055"/>
                              <a:gd name="T54" fmla="+- 0 1757 1743"/>
                              <a:gd name="T55" fmla="*/ 1757 h 1328"/>
                              <a:gd name="T56" fmla="+- 0 7347 2409"/>
                              <a:gd name="T57" fmla="*/ T56 w 7055"/>
                              <a:gd name="T58" fmla="+- 0 1751 1743"/>
                              <a:gd name="T59" fmla="*/ 1751 h 1328"/>
                              <a:gd name="T60" fmla="+- 0 7700 2409"/>
                              <a:gd name="T61" fmla="*/ T60 w 7055"/>
                              <a:gd name="T62" fmla="+- 0 1743 1743"/>
                              <a:gd name="T63" fmla="*/ 1743 h 1328"/>
                              <a:gd name="T64" fmla="+- 0 8053 2409"/>
                              <a:gd name="T65" fmla="*/ T64 w 7055"/>
                              <a:gd name="T66" fmla="+- 0 1745 1743"/>
                              <a:gd name="T67" fmla="*/ 1745 h 1328"/>
                              <a:gd name="T68" fmla="+- 0 8405 2409"/>
                              <a:gd name="T69" fmla="*/ T68 w 7055"/>
                              <a:gd name="T70" fmla="+- 0 1750 1743"/>
                              <a:gd name="T71" fmla="*/ 1750 h 1328"/>
                              <a:gd name="T72" fmla="+- 0 8758 2409"/>
                              <a:gd name="T73" fmla="*/ T72 w 7055"/>
                              <a:gd name="T74" fmla="+- 0 1745 1743"/>
                              <a:gd name="T75" fmla="*/ 1745 h 1328"/>
                              <a:gd name="T76" fmla="+- 0 9111 2409"/>
                              <a:gd name="T77" fmla="*/ T76 w 7055"/>
                              <a:gd name="T78" fmla="+- 0 1746 1743"/>
                              <a:gd name="T79" fmla="*/ 1746 h 1328"/>
                              <a:gd name="T80" fmla="+- 0 9463 2409"/>
                              <a:gd name="T81" fmla="*/ T80 w 7055"/>
                              <a:gd name="T82" fmla="+- 0 1747 1743"/>
                              <a:gd name="T83" fmla="*/ 1747 h 132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7055" h="1328">
                                <a:moveTo>
                                  <a:pt x="0" y="1328"/>
                                </a:moveTo>
                                <a:lnTo>
                                  <a:pt x="353" y="57"/>
                                </a:lnTo>
                                <a:lnTo>
                                  <a:pt x="706" y="36"/>
                                </a:lnTo>
                                <a:lnTo>
                                  <a:pt x="1058" y="43"/>
                                </a:lnTo>
                                <a:lnTo>
                                  <a:pt x="1411" y="8"/>
                                </a:lnTo>
                                <a:lnTo>
                                  <a:pt x="1763" y="26"/>
                                </a:lnTo>
                                <a:lnTo>
                                  <a:pt x="2116" y="8"/>
                                </a:lnTo>
                                <a:lnTo>
                                  <a:pt x="2469" y="4"/>
                                </a:lnTo>
                                <a:lnTo>
                                  <a:pt x="2822" y="15"/>
                                </a:lnTo>
                                <a:lnTo>
                                  <a:pt x="3174" y="8"/>
                                </a:lnTo>
                                <a:lnTo>
                                  <a:pt x="3527" y="3"/>
                                </a:lnTo>
                                <a:lnTo>
                                  <a:pt x="3880" y="17"/>
                                </a:lnTo>
                                <a:lnTo>
                                  <a:pt x="4233" y="8"/>
                                </a:lnTo>
                                <a:lnTo>
                                  <a:pt x="4585" y="14"/>
                                </a:lnTo>
                                <a:lnTo>
                                  <a:pt x="4938" y="8"/>
                                </a:lnTo>
                                <a:lnTo>
                                  <a:pt x="5291" y="0"/>
                                </a:lnTo>
                                <a:lnTo>
                                  <a:pt x="5644" y="2"/>
                                </a:lnTo>
                                <a:lnTo>
                                  <a:pt x="5996" y="7"/>
                                </a:lnTo>
                                <a:lnTo>
                                  <a:pt x="6349" y="2"/>
                                </a:lnTo>
                                <a:lnTo>
                                  <a:pt x="6702" y="3"/>
                                </a:lnTo>
                                <a:lnTo>
                                  <a:pt x="7054" y="4"/>
                                </a:lnTo>
                              </a:path>
                            </a:pathLst>
                          </a:custGeom>
                          <a:noFill/>
                          <a:ln w="14833">
                            <a:solidFill>
                              <a:srgbClr val="000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20" name="AutoShape 1161"/>
                        <wps:cNvSpPr>
                          <a:spLocks/>
                        </wps:cNvSpPr>
                        <wps:spPr bwMode="auto">
                          <a:xfrm>
                            <a:off x="16202" y="-53826"/>
                            <a:ext cx="271916" cy="55600"/>
                          </a:xfrm>
                          <a:custGeom>
                            <a:avLst/>
                            <a:gdLst>
                              <a:gd name="T0" fmla="+- 0 2451 16202"/>
                              <a:gd name="T1" fmla="*/ T0 w 271916"/>
                              <a:gd name="T2" fmla="+- 0 3006 -53826"/>
                              <a:gd name="T3" fmla="*/ 3006 h 55600"/>
                              <a:gd name="T4" fmla="+- 0 2334 16202"/>
                              <a:gd name="T5" fmla="*/ T4 w 271916"/>
                              <a:gd name="T6" fmla="+- 0 3074 -53826"/>
                              <a:gd name="T7" fmla="*/ 3074 h 55600"/>
                              <a:gd name="T8" fmla="+- 0 2801 16202"/>
                              <a:gd name="T9" fmla="*/ T8 w 271916"/>
                              <a:gd name="T10" fmla="+- 0 1733 -53826"/>
                              <a:gd name="T11" fmla="*/ 1733 h 55600"/>
                              <a:gd name="T12" fmla="+- 0 2684 16202"/>
                              <a:gd name="T13" fmla="*/ T12 w 271916"/>
                              <a:gd name="T14" fmla="+- 0 1801 -53826"/>
                              <a:gd name="T15" fmla="*/ 1801 h 55600"/>
                              <a:gd name="T16" fmla="+- 0 3151 16202"/>
                              <a:gd name="T17" fmla="*/ T16 w 271916"/>
                              <a:gd name="T18" fmla="+- 0 1710 -53826"/>
                              <a:gd name="T19" fmla="*/ 1710 h 55600"/>
                              <a:gd name="T20" fmla="+- 0 3035 16202"/>
                              <a:gd name="T21" fmla="*/ T20 w 271916"/>
                              <a:gd name="T22" fmla="+- 0 1778 -53826"/>
                              <a:gd name="T23" fmla="*/ 1778 h 55600"/>
                              <a:gd name="T24" fmla="+- 0 3508 16202"/>
                              <a:gd name="T25" fmla="*/ T24 w 271916"/>
                              <a:gd name="T26" fmla="+- 0 1722 -53826"/>
                              <a:gd name="T27" fmla="*/ 1722 h 55600"/>
                              <a:gd name="T28" fmla="+- 0 3391 16202"/>
                              <a:gd name="T29" fmla="*/ T28 w 271916"/>
                              <a:gd name="T30" fmla="+- 0 1789 -53826"/>
                              <a:gd name="T31" fmla="*/ 1789 h 55600"/>
                              <a:gd name="T32" fmla="+- 0 3858 16202"/>
                              <a:gd name="T33" fmla="*/ T32 w 271916"/>
                              <a:gd name="T34" fmla="+- 0 1686 -53826"/>
                              <a:gd name="T35" fmla="*/ 1686 h 55600"/>
                              <a:gd name="T36" fmla="+- 0 3741 16202"/>
                              <a:gd name="T37" fmla="*/ T36 w 271916"/>
                              <a:gd name="T38" fmla="+- 0 1754 -53826"/>
                              <a:gd name="T39" fmla="*/ 1754 h 55600"/>
                              <a:gd name="T40" fmla="+- 0 4214 16202"/>
                              <a:gd name="T41" fmla="*/ T40 w 271916"/>
                              <a:gd name="T42" fmla="+- 0 1704 -53826"/>
                              <a:gd name="T43" fmla="*/ 1704 h 55600"/>
                              <a:gd name="T44" fmla="+- 0 4098 16202"/>
                              <a:gd name="T45" fmla="*/ T44 w 271916"/>
                              <a:gd name="T46" fmla="+- 0 1772 -53826"/>
                              <a:gd name="T47" fmla="*/ 1772 h 55600"/>
                              <a:gd name="T48" fmla="+- 0 4565 16202"/>
                              <a:gd name="T49" fmla="*/ T48 w 271916"/>
                              <a:gd name="T50" fmla="+- 0 1681 -53826"/>
                              <a:gd name="T51" fmla="*/ 1681 h 55600"/>
                              <a:gd name="T52" fmla="+- 0 4448 16202"/>
                              <a:gd name="T53" fmla="*/ T52 w 271916"/>
                              <a:gd name="T54" fmla="+- 0 1748 -53826"/>
                              <a:gd name="T55" fmla="*/ 1748 h 55600"/>
                              <a:gd name="T56" fmla="+- 0 4915 16202"/>
                              <a:gd name="T57" fmla="*/ T56 w 271916"/>
                              <a:gd name="T58" fmla="+- 0 1681 -53826"/>
                              <a:gd name="T59" fmla="*/ 1681 h 55600"/>
                              <a:gd name="T60" fmla="+- 0 4798 16202"/>
                              <a:gd name="T61" fmla="*/ T60 w 271916"/>
                              <a:gd name="T62" fmla="+- 0 1748 -53826"/>
                              <a:gd name="T63" fmla="*/ 1748 h 55600"/>
                              <a:gd name="T64" fmla="+- 0 5271 16202"/>
                              <a:gd name="T65" fmla="*/ T64 w 271916"/>
                              <a:gd name="T66" fmla="+- 0 1693 -53826"/>
                              <a:gd name="T67" fmla="*/ 1693 h 55600"/>
                              <a:gd name="T68" fmla="+- 0 5155 16202"/>
                              <a:gd name="T69" fmla="*/ T68 w 271916"/>
                              <a:gd name="T70" fmla="+- 0 1760 -53826"/>
                              <a:gd name="T71" fmla="*/ 1760 h 55600"/>
                              <a:gd name="T72" fmla="+- 0 5622 16202"/>
                              <a:gd name="T73" fmla="*/ T72 w 271916"/>
                              <a:gd name="T74" fmla="+- 0 1681 -53826"/>
                              <a:gd name="T75" fmla="*/ 1681 h 55600"/>
                              <a:gd name="T76" fmla="+- 0 5505 16202"/>
                              <a:gd name="T77" fmla="*/ T76 w 271916"/>
                              <a:gd name="T78" fmla="+- 0 1748 -53826"/>
                              <a:gd name="T79" fmla="*/ 1748 h 55600"/>
                              <a:gd name="T80" fmla="+- 0 5978 16202"/>
                              <a:gd name="T81" fmla="*/ T80 w 271916"/>
                              <a:gd name="T82" fmla="+- 0 1681 -53826"/>
                              <a:gd name="T83" fmla="*/ 1681 h 55600"/>
                              <a:gd name="T84" fmla="+- 0 5861 16202"/>
                              <a:gd name="T85" fmla="*/ T84 w 271916"/>
                              <a:gd name="T86" fmla="+- 0 1748 -53826"/>
                              <a:gd name="T87" fmla="*/ 1748 h 55600"/>
                              <a:gd name="T88" fmla="+- 0 6328 16202"/>
                              <a:gd name="T89" fmla="*/ T88 w 271916"/>
                              <a:gd name="T90" fmla="+- 0 1693 -53826"/>
                              <a:gd name="T91" fmla="*/ 1693 h 55600"/>
                              <a:gd name="T92" fmla="+- 0 6211 16202"/>
                              <a:gd name="T93" fmla="*/ T92 w 271916"/>
                              <a:gd name="T94" fmla="+- 0 1760 -53826"/>
                              <a:gd name="T95" fmla="*/ 1760 h 55600"/>
                              <a:gd name="T96" fmla="+- 0 6679 16202"/>
                              <a:gd name="T97" fmla="*/ T96 w 271916"/>
                              <a:gd name="T98" fmla="+- 0 1681 -53826"/>
                              <a:gd name="T99" fmla="*/ 1681 h 55600"/>
                              <a:gd name="T100" fmla="+- 0 6562 16202"/>
                              <a:gd name="T101" fmla="*/ T100 w 271916"/>
                              <a:gd name="T102" fmla="+- 0 1748 -53826"/>
                              <a:gd name="T103" fmla="*/ 1748 h 55600"/>
                              <a:gd name="T104" fmla="+- 0 7035 16202"/>
                              <a:gd name="T105" fmla="*/ T104 w 271916"/>
                              <a:gd name="T106" fmla="+- 0 1686 -53826"/>
                              <a:gd name="T107" fmla="*/ 1686 h 55600"/>
                              <a:gd name="T108" fmla="+- 0 6918 16202"/>
                              <a:gd name="T109" fmla="*/ T108 w 271916"/>
                              <a:gd name="T110" fmla="+- 0 1754 -53826"/>
                              <a:gd name="T111" fmla="*/ 1754 h 55600"/>
                              <a:gd name="T112" fmla="+- 0 7385 16202"/>
                              <a:gd name="T113" fmla="*/ T112 w 271916"/>
                              <a:gd name="T114" fmla="+- 0 1681 -53826"/>
                              <a:gd name="T115" fmla="*/ 1681 h 55600"/>
                              <a:gd name="T116" fmla="+- 0 7269 16202"/>
                              <a:gd name="T117" fmla="*/ T116 w 271916"/>
                              <a:gd name="T118" fmla="+- 0 1748 -53826"/>
                              <a:gd name="T119" fmla="*/ 1748 h 55600"/>
                              <a:gd name="T120" fmla="+- 0 7741 16202"/>
                              <a:gd name="T121" fmla="*/ T120 w 271916"/>
                              <a:gd name="T122" fmla="+- 0 1675 -53826"/>
                              <a:gd name="T123" fmla="*/ 1675 h 55600"/>
                              <a:gd name="T124" fmla="+- 0 7625 16202"/>
                              <a:gd name="T125" fmla="*/ T124 w 271916"/>
                              <a:gd name="T126" fmla="+- 0 1742 -53826"/>
                              <a:gd name="T127" fmla="*/ 1742 h 55600"/>
                              <a:gd name="T128" fmla="+- 0 8092 16202"/>
                              <a:gd name="T129" fmla="*/ T128 w 271916"/>
                              <a:gd name="T130" fmla="+- 0 1675 -53826"/>
                              <a:gd name="T131" fmla="*/ 1675 h 55600"/>
                              <a:gd name="T132" fmla="+- 0 7975 16202"/>
                              <a:gd name="T133" fmla="*/ T132 w 271916"/>
                              <a:gd name="T134" fmla="+- 0 1742 -53826"/>
                              <a:gd name="T135" fmla="*/ 1742 h 55600"/>
                              <a:gd name="T136" fmla="+- 0 8442 16202"/>
                              <a:gd name="T137" fmla="*/ T136 w 271916"/>
                              <a:gd name="T138" fmla="+- 0 1681 -53826"/>
                              <a:gd name="T139" fmla="*/ 1681 h 55600"/>
                              <a:gd name="T140" fmla="+- 0 8326 16202"/>
                              <a:gd name="T141" fmla="*/ T140 w 271916"/>
                              <a:gd name="T142" fmla="+- 0 1748 -53826"/>
                              <a:gd name="T143" fmla="*/ 1748 h 55600"/>
                              <a:gd name="T144" fmla="+- 0 8798 16202"/>
                              <a:gd name="T145" fmla="*/ T144 w 271916"/>
                              <a:gd name="T146" fmla="+- 0 1675 -53826"/>
                              <a:gd name="T147" fmla="*/ 1675 h 55600"/>
                              <a:gd name="T148" fmla="+- 0 8682 16202"/>
                              <a:gd name="T149" fmla="*/ T148 w 271916"/>
                              <a:gd name="T150" fmla="+- 0 1742 -53826"/>
                              <a:gd name="T151" fmla="*/ 1742 h 55600"/>
                              <a:gd name="T152" fmla="+- 0 9149 16202"/>
                              <a:gd name="T153" fmla="*/ T152 w 271916"/>
                              <a:gd name="T154" fmla="+- 0 1681 -53826"/>
                              <a:gd name="T155" fmla="*/ 1681 h 55600"/>
                              <a:gd name="T156" fmla="+- 0 9032 16202"/>
                              <a:gd name="T157" fmla="*/ T156 w 271916"/>
                              <a:gd name="T158" fmla="+- 0 1748 -53826"/>
                              <a:gd name="T159" fmla="*/ 1748 h 55600"/>
                              <a:gd name="T160" fmla="+- 0 9505 16202"/>
                              <a:gd name="T161" fmla="*/ T160 w 271916"/>
                              <a:gd name="T162" fmla="+- 0 1681 -53826"/>
                              <a:gd name="T163" fmla="*/ 1681 h 55600"/>
                              <a:gd name="T164" fmla="+- 0 9388 16202"/>
                              <a:gd name="T165" fmla="*/ T164 w 271916"/>
                              <a:gd name="T166" fmla="+- 0 1748 -53826"/>
                              <a:gd name="T167" fmla="*/ 1748 h 556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</a:cxnLst>
                            <a:rect l="0" t="0" r="r" b="b"/>
                            <a:pathLst>
                              <a:path w="271916" h="55600">
                                <a:moveTo>
                                  <a:pt x="-13868" y="56900"/>
                                </a:moveTo>
                                <a:lnTo>
                                  <a:pt x="-13751" y="56832"/>
                                </a:lnTo>
                                <a:lnTo>
                                  <a:pt x="-13751" y="56967"/>
                                </a:lnTo>
                                <a:lnTo>
                                  <a:pt x="-13868" y="56900"/>
                                </a:lnTo>
                                <a:close/>
                                <a:moveTo>
                                  <a:pt x="-13518" y="55627"/>
                                </a:moveTo>
                                <a:lnTo>
                                  <a:pt x="-13401" y="55559"/>
                                </a:lnTo>
                                <a:lnTo>
                                  <a:pt x="-13401" y="55694"/>
                                </a:lnTo>
                                <a:lnTo>
                                  <a:pt x="-13518" y="55627"/>
                                </a:lnTo>
                                <a:close/>
                                <a:moveTo>
                                  <a:pt x="-13167" y="55604"/>
                                </a:moveTo>
                                <a:lnTo>
                                  <a:pt x="-13051" y="55536"/>
                                </a:lnTo>
                                <a:lnTo>
                                  <a:pt x="-13051" y="55671"/>
                                </a:lnTo>
                                <a:lnTo>
                                  <a:pt x="-13167" y="55604"/>
                                </a:lnTo>
                                <a:close/>
                                <a:moveTo>
                                  <a:pt x="-12811" y="55615"/>
                                </a:moveTo>
                                <a:lnTo>
                                  <a:pt x="-12694" y="55548"/>
                                </a:lnTo>
                                <a:lnTo>
                                  <a:pt x="-12694" y="55683"/>
                                </a:lnTo>
                                <a:lnTo>
                                  <a:pt x="-12811" y="55615"/>
                                </a:lnTo>
                                <a:close/>
                                <a:moveTo>
                                  <a:pt x="-12461" y="55580"/>
                                </a:moveTo>
                                <a:lnTo>
                                  <a:pt x="-12344" y="55512"/>
                                </a:lnTo>
                                <a:lnTo>
                                  <a:pt x="-12344" y="55647"/>
                                </a:lnTo>
                                <a:lnTo>
                                  <a:pt x="-12461" y="55580"/>
                                </a:lnTo>
                                <a:close/>
                                <a:moveTo>
                                  <a:pt x="-12104" y="55598"/>
                                </a:moveTo>
                                <a:lnTo>
                                  <a:pt x="-11988" y="55530"/>
                                </a:lnTo>
                                <a:lnTo>
                                  <a:pt x="-11988" y="55665"/>
                                </a:lnTo>
                                <a:lnTo>
                                  <a:pt x="-12104" y="55598"/>
                                </a:lnTo>
                                <a:close/>
                                <a:moveTo>
                                  <a:pt x="-11754" y="55574"/>
                                </a:moveTo>
                                <a:lnTo>
                                  <a:pt x="-11637" y="55507"/>
                                </a:lnTo>
                                <a:lnTo>
                                  <a:pt x="-11637" y="55642"/>
                                </a:lnTo>
                                <a:lnTo>
                                  <a:pt x="-11754" y="55574"/>
                                </a:lnTo>
                                <a:close/>
                                <a:moveTo>
                                  <a:pt x="-11404" y="55574"/>
                                </a:moveTo>
                                <a:lnTo>
                                  <a:pt x="-11287" y="55507"/>
                                </a:lnTo>
                                <a:lnTo>
                                  <a:pt x="-11287" y="55642"/>
                                </a:lnTo>
                                <a:lnTo>
                                  <a:pt x="-11404" y="55574"/>
                                </a:lnTo>
                                <a:close/>
                                <a:moveTo>
                                  <a:pt x="-11047" y="55586"/>
                                </a:moveTo>
                                <a:lnTo>
                                  <a:pt x="-10931" y="55519"/>
                                </a:lnTo>
                                <a:lnTo>
                                  <a:pt x="-10931" y="55653"/>
                                </a:lnTo>
                                <a:lnTo>
                                  <a:pt x="-11047" y="55586"/>
                                </a:lnTo>
                                <a:close/>
                                <a:moveTo>
                                  <a:pt x="-10697" y="55574"/>
                                </a:moveTo>
                                <a:lnTo>
                                  <a:pt x="-10580" y="55507"/>
                                </a:lnTo>
                                <a:lnTo>
                                  <a:pt x="-10580" y="55642"/>
                                </a:lnTo>
                                <a:lnTo>
                                  <a:pt x="-10697" y="55574"/>
                                </a:lnTo>
                                <a:close/>
                                <a:moveTo>
                                  <a:pt x="-10341" y="55574"/>
                                </a:moveTo>
                                <a:lnTo>
                                  <a:pt x="-10224" y="55507"/>
                                </a:lnTo>
                                <a:lnTo>
                                  <a:pt x="-10224" y="55642"/>
                                </a:lnTo>
                                <a:lnTo>
                                  <a:pt x="-10341" y="55574"/>
                                </a:lnTo>
                                <a:close/>
                                <a:moveTo>
                                  <a:pt x="-9991" y="55586"/>
                                </a:moveTo>
                                <a:lnTo>
                                  <a:pt x="-9874" y="55519"/>
                                </a:lnTo>
                                <a:lnTo>
                                  <a:pt x="-9874" y="55653"/>
                                </a:lnTo>
                                <a:lnTo>
                                  <a:pt x="-9991" y="55586"/>
                                </a:lnTo>
                                <a:close/>
                                <a:moveTo>
                                  <a:pt x="-9640" y="55574"/>
                                </a:moveTo>
                                <a:lnTo>
                                  <a:pt x="-9523" y="55507"/>
                                </a:lnTo>
                                <a:lnTo>
                                  <a:pt x="-9523" y="55642"/>
                                </a:lnTo>
                                <a:lnTo>
                                  <a:pt x="-9640" y="55574"/>
                                </a:lnTo>
                                <a:close/>
                                <a:moveTo>
                                  <a:pt x="-9284" y="55580"/>
                                </a:moveTo>
                                <a:lnTo>
                                  <a:pt x="-9167" y="55512"/>
                                </a:lnTo>
                                <a:lnTo>
                                  <a:pt x="-9167" y="55647"/>
                                </a:lnTo>
                                <a:lnTo>
                                  <a:pt x="-9284" y="55580"/>
                                </a:lnTo>
                                <a:close/>
                                <a:moveTo>
                                  <a:pt x="-8933" y="55574"/>
                                </a:moveTo>
                                <a:lnTo>
                                  <a:pt x="-8817" y="55507"/>
                                </a:lnTo>
                                <a:lnTo>
                                  <a:pt x="-8817" y="55642"/>
                                </a:lnTo>
                                <a:lnTo>
                                  <a:pt x="-8933" y="55574"/>
                                </a:lnTo>
                                <a:close/>
                                <a:moveTo>
                                  <a:pt x="-8577" y="55568"/>
                                </a:moveTo>
                                <a:lnTo>
                                  <a:pt x="-8461" y="55501"/>
                                </a:lnTo>
                                <a:lnTo>
                                  <a:pt x="-8461" y="55636"/>
                                </a:lnTo>
                                <a:lnTo>
                                  <a:pt x="-8577" y="55568"/>
                                </a:lnTo>
                                <a:close/>
                                <a:moveTo>
                                  <a:pt x="-8227" y="55568"/>
                                </a:moveTo>
                                <a:lnTo>
                                  <a:pt x="-8110" y="55501"/>
                                </a:lnTo>
                                <a:lnTo>
                                  <a:pt x="-8110" y="55636"/>
                                </a:lnTo>
                                <a:lnTo>
                                  <a:pt x="-8227" y="55568"/>
                                </a:lnTo>
                                <a:close/>
                                <a:moveTo>
                                  <a:pt x="-7876" y="55574"/>
                                </a:moveTo>
                                <a:lnTo>
                                  <a:pt x="-7760" y="55507"/>
                                </a:lnTo>
                                <a:lnTo>
                                  <a:pt x="-7760" y="55642"/>
                                </a:lnTo>
                                <a:lnTo>
                                  <a:pt x="-7876" y="55574"/>
                                </a:lnTo>
                                <a:close/>
                                <a:moveTo>
                                  <a:pt x="-7520" y="55568"/>
                                </a:moveTo>
                                <a:lnTo>
                                  <a:pt x="-7404" y="55501"/>
                                </a:lnTo>
                                <a:lnTo>
                                  <a:pt x="-7404" y="55636"/>
                                </a:lnTo>
                                <a:lnTo>
                                  <a:pt x="-7520" y="55568"/>
                                </a:lnTo>
                                <a:close/>
                                <a:moveTo>
                                  <a:pt x="-7170" y="55574"/>
                                </a:moveTo>
                                <a:lnTo>
                                  <a:pt x="-7053" y="55507"/>
                                </a:lnTo>
                                <a:lnTo>
                                  <a:pt x="-7053" y="55642"/>
                                </a:lnTo>
                                <a:lnTo>
                                  <a:pt x="-7170" y="55574"/>
                                </a:lnTo>
                                <a:close/>
                                <a:moveTo>
                                  <a:pt x="-6814" y="55574"/>
                                </a:moveTo>
                                <a:lnTo>
                                  <a:pt x="-6697" y="55507"/>
                                </a:lnTo>
                                <a:lnTo>
                                  <a:pt x="-6697" y="55642"/>
                                </a:lnTo>
                                <a:lnTo>
                                  <a:pt x="-6814" y="5557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4833">
                            <a:solidFill>
                              <a:srgbClr val="000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21" name="Freeform 1160"/>
                        <wps:cNvSpPr>
                          <a:spLocks/>
                        </wps:cNvSpPr>
                        <wps:spPr bwMode="auto">
                          <a:xfrm>
                            <a:off x="2409" y="1843"/>
                            <a:ext cx="7055" cy="1228"/>
                          </a:xfrm>
                          <a:custGeom>
                            <a:avLst/>
                            <a:gdLst>
                              <a:gd name="T0" fmla="+- 0 2409 2409"/>
                              <a:gd name="T1" fmla="*/ T0 w 7055"/>
                              <a:gd name="T2" fmla="+- 0 3071 1843"/>
                              <a:gd name="T3" fmla="*/ 3071 h 1228"/>
                              <a:gd name="T4" fmla="+- 0 2762 2409"/>
                              <a:gd name="T5" fmla="*/ T4 w 7055"/>
                              <a:gd name="T6" fmla="+- 0 1938 1843"/>
                              <a:gd name="T7" fmla="*/ 1938 h 1228"/>
                              <a:gd name="T8" fmla="+- 0 3115 2409"/>
                              <a:gd name="T9" fmla="*/ T8 w 7055"/>
                              <a:gd name="T10" fmla="+- 0 1878 1843"/>
                              <a:gd name="T11" fmla="*/ 1878 h 1228"/>
                              <a:gd name="T12" fmla="+- 0 3467 2409"/>
                              <a:gd name="T13" fmla="*/ T12 w 7055"/>
                              <a:gd name="T14" fmla="+- 0 1866 1843"/>
                              <a:gd name="T15" fmla="*/ 1866 h 1228"/>
                              <a:gd name="T16" fmla="+- 0 3820 2409"/>
                              <a:gd name="T17" fmla="*/ T16 w 7055"/>
                              <a:gd name="T18" fmla="+- 0 1851 1843"/>
                              <a:gd name="T19" fmla="*/ 1851 h 1228"/>
                              <a:gd name="T20" fmla="+- 0 4172 2409"/>
                              <a:gd name="T21" fmla="*/ T20 w 7055"/>
                              <a:gd name="T22" fmla="+- 0 1848 1843"/>
                              <a:gd name="T23" fmla="*/ 1848 h 1228"/>
                              <a:gd name="T24" fmla="+- 0 4525 2409"/>
                              <a:gd name="T25" fmla="*/ T24 w 7055"/>
                              <a:gd name="T26" fmla="+- 0 1861 1843"/>
                              <a:gd name="T27" fmla="*/ 1861 h 1228"/>
                              <a:gd name="T28" fmla="+- 0 4878 2409"/>
                              <a:gd name="T29" fmla="*/ T28 w 7055"/>
                              <a:gd name="T30" fmla="+- 0 1852 1843"/>
                              <a:gd name="T31" fmla="*/ 1852 h 1228"/>
                              <a:gd name="T32" fmla="+- 0 5231 2409"/>
                              <a:gd name="T33" fmla="*/ T32 w 7055"/>
                              <a:gd name="T34" fmla="+- 0 1852 1843"/>
                              <a:gd name="T35" fmla="*/ 1852 h 1228"/>
                              <a:gd name="T36" fmla="+- 0 5583 2409"/>
                              <a:gd name="T37" fmla="*/ T36 w 7055"/>
                              <a:gd name="T38" fmla="+- 0 1850 1843"/>
                              <a:gd name="T39" fmla="*/ 1850 h 1228"/>
                              <a:gd name="T40" fmla="+- 0 5936 2409"/>
                              <a:gd name="T41" fmla="*/ T40 w 7055"/>
                              <a:gd name="T42" fmla="+- 0 1852 1843"/>
                              <a:gd name="T43" fmla="*/ 1852 h 1228"/>
                              <a:gd name="T44" fmla="+- 0 6289 2409"/>
                              <a:gd name="T45" fmla="*/ T44 w 7055"/>
                              <a:gd name="T46" fmla="+- 0 1851 1843"/>
                              <a:gd name="T47" fmla="*/ 1851 h 1228"/>
                              <a:gd name="T48" fmla="+- 0 6642 2409"/>
                              <a:gd name="T49" fmla="*/ T48 w 7055"/>
                              <a:gd name="T50" fmla="+- 0 1847 1843"/>
                              <a:gd name="T51" fmla="*/ 1847 h 1228"/>
                              <a:gd name="T52" fmla="+- 0 7347 2409"/>
                              <a:gd name="T53" fmla="*/ T52 w 7055"/>
                              <a:gd name="T54" fmla="+- 0 1847 1843"/>
                              <a:gd name="T55" fmla="*/ 1847 h 1228"/>
                              <a:gd name="T56" fmla="+- 0 7700 2409"/>
                              <a:gd name="T57" fmla="*/ T56 w 7055"/>
                              <a:gd name="T58" fmla="+- 0 1843 1843"/>
                              <a:gd name="T59" fmla="*/ 1843 h 1228"/>
                              <a:gd name="T60" fmla="+- 0 8053 2409"/>
                              <a:gd name="T61" fmla="*/ T60 w 7055"/>
                              <a:gd name="T62" fmla="+- 0 1849 1843"/>
                              <a:gd name="T63" fmla="*/ 1849 h 1228"/>
                              <a:gd name="T64" fmla="+- 0 8405 2409"/>
                              <a:gd name="T65" fmla="*/ T64 w 7055"/>
                              <a:gd name="T66" fmla="+- 0 1852 1843"/>
                              <a:gd name="T67" fmla="*/ 1852 h 1228"/>
                              <a:gd name="T68" fmla="+- 0 8758 2409"/>
                              <a:gd name="T69" fmla="*/ T68 w 7055"/>
                              <a:gd name="T70" fmla="+- 0 1846 1843"/>
                              <a:gd name="T71" fmla="*/ 1846 h 1228"/>
                              <a:gd name="T72" fmla="+- 0 9111 2409"/>
                              <a:gd name="T73" fmla="*/ T72 w 7055"/>
                              <a:gd name="T74" fmla="+- 0 1844 1843"/>
                              <a:gd name="T75" fmla="*/ 1844 h 1228"/>
                              <a:gd name="T76" fmla="+- 0 9463 2409"/>
                              <a:gd name="T77" fmla="*/ T76 w 7055"/>
                              <a:gd name="T78" fmla="+- 0 1850 1843"/>
                              <a:gd name="T79" fmla="*/ 1850 h 122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7055" h="1228">
                                <a:moveTo>
                                  <a:pt x="0" y="1228"/>
                                </a:moveTo>
                                <a:lnTo>
                                  <a:pt x="353" y="95"/>
                                </a:lnTo>
                                <a:lnTo>
                                  <a:pt x="706" y="35"/>
                                </a:lnTo>
                                <a:lnTo>
                                  <a:pt x="1058" y="23"/>
                                </a:lnTo>
                                <a:lnTo>
                                  <a:pt x="1411" y="8"/>
                                </a:lnTo>
                                <a:lnTo>
                                  <a:pt x="1763" y="5"/>
                                </a:lnTo>
                                <a:lnTo>
                                  <a:pt x="2116" y="18"/>
                                </a:lnTo>
                                <a:lnTo>
                                  <a:pt x="2469" y="9"/>
                                </a:lnTo>
                                <a:lnTo>
                                  <a:pt x="2822" y="9"/>
                                </a:lnTo>
                                <a:lnTo>
                                  <a:pt x="3174" y="7"/>
                                </a:lnTo>
                                <a:lnTo>
                                  <a:pt x="3527" y="9"/>
                                </a:lnTo>
                                <a:lnTo>
                                  <a:pt x="3880" y="8"/>
                                </a:lnTo>
                                <a:lnTo>
                                  <a:pt x="4233" y="4"/>
                                </a:lnTo>
                                <a:lnTo>
                                  <a:pt x="4938" y="4"/>
                                </a:lnTo>
                                <a:lnTo>
                                  <a:pt x="5291" y="0"/>
                                </a:lnTo>
                                <a:lnTo>
                                  <a:pt x="5644" y="6"/>
                                </a:lnTo>
                                <a:lnTo>
                                  <a:pt x="5996" y="9"/>
                                </a:lnTo>
                                <a:lnTo>
                                  <a:pt x="6349" y="3"/>
                                </a:lnTo>
                                <a:lnTo>
                                  <a:pt x="6702" y="1"/>
                                </a:lnTo>
                                <a:lnTo>
                                  <a:pt x="7054" y="7"/>
                                </a:lnTo>
                              </a:path>
                            </a:pathLst>
                          </a:custGeom>
                          <a:noFill/>
                          <a:ln w="1483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22" name="AutoShape 1159"/>
                        <wps:cNvSpPr>
                          <a:spLocks/>
                        </wps:cNvSpPr>
                        <wps:spPr bwMode="auto">
                          <a:xfrm>
                            <a:off x="16952" y="-50452"/>
                            <a:ext cx="271900" cy="52617"/>
                          </a:xfrm>
                          <a:custGeom>
                            <a:avLst/>
                            <a:gdLst>
                              <a:gd name="T0" fmla="+- 0 2470 16952"/>
                              <a:gd name="T1" fmla="*/ T0 w 271900"/>
                              <a:gd name="T2" fmla="+- 0 3074 -50452"/>
                              <a:gd name="T3" fmla="*/ 3074 h 52617"/>
                              <a:gd name="T4" fmla="+- 0 2354 16952"/>
                              <a:gd name="T5" fmla="*/ T4 w 271900"/>
                              <a:gd name="T6" fmla="+- 0 3074 -50452"/>
                              <a:gd name="T7" fmla="*/ 3074 h 52617"/>
                              <a:gd name="T8" fmla="+- 0 2762 16952"/>
                              <a:gd name="T9" fmla="*/ T8 w 271900"/>
                              <a:gd name="T10" fmla="+- 0 2013 -50452"/>
                              <a:gd name="T11" fmla="*/ 2013 h 52617"/>
                              <a:gd name="T12" fmla="+- 0 2762 16952"/>
                              <a:gd name="T13" fmla="*/ T12 w 271900"/>
                              <a:gd name="T14" fmla="+- 0 1857 -50452"/>
                              <a:gd name="T15" fmla="*/ 1857 h 52617"/>
                              <a:gd name="T16" fmla="+- 0 2762 16952"/>
                              <a:gd name="T17" fmla="*/ T16 w 271900"/>
                              <a:gd name="T18" fmla="+- 0 2013 -50452"/>
                              <a:gd name="T19" fmla="*/ 2013 h 52617"/>
                              <a:gd name="T20" fmla="+- 0 3171 16952"/>
                              <a:gd name="T21" fmla="*/ T20 w 271900"/>
                              <a:gd name="T22" fmla="+- 0 1877 -50452"/>
                              <a:gd name="T23" fmla="*/ 1877 h 52617"/>
                              <a:gd name="T24" fmla="+- 0 3054 16952"/>
                              <a:gd name="T25" fmla="*/ T24 w 271900"/>
                              <a:gd name="T26" fmla="+- 0 1877 -50452"/>
                              <a:gd name="T27" fmla="*/ 1877 h 52617"/>
                              <a:gd name="T28" fmla="+- 0 3469 16952"/>
                              <a:gd name="T29" fmla="*/ T28 w 271900"/>
                              <a:gd name="T30" fmla="+- 0 1943 -50452"/>
                              <a:gd name="T31" fmla="*/ 1943 h 52617"/>
                              <a:gd name="T32" fmla="+- 0 3469 16952"/>
                              <a:gd name="T33" fmla="*/ T32 w 271900"/>
                              <a:gd name="T34" fmla="+- 0 1787 -50452"/>
                              <a:gd name="T35" fmla="*/ 1787 h 52617"/>
                              <a:gd name="T36" fmla="+- 0 3469 16952"/>
                              <a:gd name="T37" fmla="*/ T36 w 271900"/>
                              <a:gd name="T38" fmla="+- 0 1943 -50452"/>
                              <a:gd name="T39" fmla="*/ 1943 h 52617"/>
                              <a:gd name="T40" fmla="+- 0 3878 16952"/>
                              <a:gd name="T41" fmla="*/ T40 w 271900"/>
                              <a:gd name="T42" fmla="+- 0 1853 -50452"/>
                              <a:gd name="T43" fmla="*/ 1853 h 52617"/>
                              <a:gd name="T44" fmla="+- 0 3761 16952"/>
                              <a:gd name="T45" fmla="*/ T44 w 271900"/>
                              <a:gd name="T46" fmla="+- 0 1853 -50452"/>
                              <a:gd name="T47" fmla="*/ 1853 h 52617"/>
                              <a:gd name="T48" fmla="+- 0 4175 16952"/>
                              <a:gd name="T49" fmla="*/ T48 w 271900"/>
                              <a:gd name="T50" fmla="+- 0 1925 -50452"/>
                              <a:gd name="T51" fmla="*/ 1925 h 52617"/>
                              <a:gd name="T52" fmla="+- 0 4175 16952"/>
                              <a:gd name="T53" fmla="*/ T52 w 271900"/>
                              <a:gd name="T54" fmla="+- 0 1770 -50452"/>
                              <a:gd name="T55" fmla="*/ 1770 h 52617"/>
                              <a:gd name="T56" fmla="+- 0 4175 16952"/>
                              <a:gd name="T57" fmla="*/ T56 w 271900"/>
                              <a:gd name="T58" fmla="+- 0 1925 -50452"/>
                              <a:gd name="T59" fmla="*/ 1925 h 52617"/>
                              <a:gd name="T60" fmla="+- 0 4584 16952"/>
                              <a:gd name="T61" fmla="*/ T60 w 271900"/>
                              <a:gd name="T62" fmla="+- 0 1859 -50452"/>
                              <a:gd name="T63" fmla="*/ 1859 h 52617"/>
                              <a:gd name="T64" fmla="+- 0 4467 16952"/>
                              <a:gd name="T65" fmla="*/ T64 w 271900"/>
                              <a:gd name="T66" fmla="+- 0 1859 -50452"/>
                              <a:gd name="T67" fmla="*/ 1859 h 52617"/>
                              <a:gd name="T68" fmla="+- 0 4876 16952"/>
                              <a:gd name="T69" fmla="*/ T68 w 271900"/>
                              <a:gd name="T70" fmla="+- 0 1931 -50452"/>
                              <a:gd name="T71" fmla="*/ 1931 h 52617"/>
                              <a:gd name="T72" fmla="+- 0 4876 16952"/>
                              <a:gd name="T73" fmla="*/ T72 w 271900"/>
                              <a:gd name="T74" fmla="+- 0 1775 -50452"/>
                              <a:gd name="T75" fmla="*/ 1775 h 52617"/>
                              <a:gd name="T76" fmla="+- 0 4876 16952"/>
                              <a:gd name="T77" fmla="*/ T76 w 271900"/>
                              <a:gd name="T78" fmla="+- 0 1931 -50452"/>
                              <a:gd name="T79" fmla="*/ 1931 h 52617"/>
                              <a:gd name="T80" fmla="+- 0 5291 16952"/>
                              <a:gd name="T81" fmla="*/ T80 w 271900"/>
                              <a:gd name="T82" fmla="+- 0 1853 -50452"/>
                              <a:gd name="T83" fmla="*/ 1853 h 52617"/>
                              <a:gd name="T84" fmla="+- 0 5174 16952"/>
                              <a:gd name="T85" fmla="*/ T84 w 271900"/>
                              <a:gd name="T86" fmla="+- 0 1853 -50452"/>
                              <a:gd name="T87" fmla="*/ 1853 h 52617"/>
                              <a:gd name="T88" fmla="+- 0 5583 16952"/>
                              <a:gd name="T89" fmla="*/ T88 w 271900"/>
                              <a:gd name="T90" fmla="+- 0 1925 -50452"/>
                              <a:gd name="T91" fmla="*/ 1925 h 52617"/>
                              <a:gd name="T92" fmla="+- 0 5583 16952"/>
                              <a:gd name="T93" fmla="*/ T92 w 271900"/>
                              <a:gd name="T94" fmla="+- 0 1770 -50452"/>
                              <a:gd name="T95" fmla="*/ 1770 h 52617"/>
                              <a:gd name="T96" fmla="+- 0 5583 16952"/>
                              <a:gd name="T97" fmla="*/ T96 w 271900"/>
                              <a:gd name="T98" fmla="+- 0 1925 -50452"/>
                              <a:gd name="T99" fmla="*/ 1925 h 52617"/>
                              <a:gd name="T100" fmla="+- 0 5997 16952"/>
                              <a:gd name="T101" fmla="*/ T100 w 271900"/>
                              <a:gd name="T102" fmla="+- 0 1853 -50452"/>
                              <a:gd name="T103" fmla="*/ 1853 h 52617"/>
                              <a:gd name="T104" fmla="+- 0 5881 16952"/>
                              <a:gd name="T105" fmla="*/ T104 w 271900"/>
                              <a:gd name="T106" fmla="+- 0 1853 -50452"/>
                              <a:gd name="T107" fmla="*/ 1853 h 52617"/>
                              <a:gd name="T108" fmla="+- 0 6289 16952"/>
                              <a:gd name="T109" fmla="*/ T108 w 271900"/>
                              <a:gd name="T110" fmla="+- 0 1931 -50452"/>
                              <a:gd name="T111" fmla="*/ 1931 h 52617"/>
                              <a:gd name="T112" fmla="+- 0 6289 16952"/>
                              <a:gd name="T113" fmla="*/ T112 w 271900"/>
                              <a:gd name="T114" fmla="+- 0 1775 -50452"/>
                              <a:gd name="T115" fmla="*/ 1775 h 52617"/>
                              <a:gd name="T116" fmla="+- 0 6289 16952"/>
                              <a:gd name="T117" fmla="*/ T116 w 271900"/>
                              <a:gd name="T118" fmla="+- 0 1931 -50452"/>
                              <a:gd name="T119" fmla="*/ 1931 h 52617"/>
                              <a:gd name="T120" fmla="+- 0 6698 16952"/>
                              <a:gd name="T121" fmla="*/ T120 w 271900"/>
                              <a:gd name="T122" fmla="+- 0 1848 -50452"/>
                              <a:gd name="T123" fmla="*/ 1848 h 52617"/>
                              <a:gd name="T124" fmla="+- 0 6582 16952"/>
                              <a:gd name="T125" fmla="*/ T124 w 271900"/>
                              <a:gd name="T126" fmla="+- 0 1848 -50452"/>
                              <a:gd name="T127" fmla="*/ 1848 h 52617"/>
                              <a:gd name="T128" fmla="+- 0 6996 16952"/>
                              <a:gd name="T129" fmla="*/ T128 w 271900"/>
                              <a:gd name="T130" fmla="+- 0 1925 -50452"/>
                              <a:gd name="T131" fmla="*/ 1925 h 52617"/>
                              <a:gd name="T132" fmla="+- 0 6996 16952"/>
                              <a:gd name="T133" fmla="*/ T132 w 271900"/>
                              <a:gd name="T134" fmla="+- 0 1770 -50452"/>
                              <a:gd name="T135" fmla="*/ 1770 h 52617"/>
                              <a:gd name="T136" fmla="+- 0 6996 16952"/>
                              <a:gd name="T137" fmla="*/ T136 w 271900"/>
                              <a:gd name="T138" fmla="+- 0 1925 -50452"/>
                              <a:gd name="T139" fmla="*/ 1925 h 52617"/>
                              <a:gd name="T140" fmla="+- 0 7405 16952"/>
                              <a:gd name="T141" fmla="*/ T140 w 271900"/>
                              <a:gd name="T142" fmla="+- 0 1848 -50452"/>
                              <a:gd name="T143" fmla="*/ 1848 h 52617"/>
                              <a:gd name="T144" fmla="+- 0 7288 16952"/>
                              <a:gd name="T145" fmla="*/ T144 w 271900"/>
                              <a:gd name="T146" fmla="+- 0 1848 -50452"/>
                              <a:gd name="T147" fmla="*/ 1848 h 52617"/>
                              <a:gd name="T148" fmla="+- 0 7703 16952"/>
                              <a:gd name="T149" fmla="*/ T148 w 271900"/>
                              <a:gd name="T150" fmla="+- 0 1919 -50452"/>
                              <a:gd name="T151" fmla="*/ 1919 h 52617"/>
                              <a:gd name="T152" fmla="+- 0 7703 16952"/>
                              <a:gd name="T153" fmla="*/ T152 w 271900"/>
                              <a:gd name="T154" fmla="+- 0 1764 -50452"/>
                              <a:gd name="T155" fmla="*/ 1764 h 52617"/>
                              <a:gd name="T156" fmla="+- 0 7703 16952"/>
                              <a:gd name="T157" fmla="*/ T156 w 271900"/>
                              <a:gd name="T158" fmla="+- 0 1919 -50452"/>
                              <a:gd name="T159" fmla="*/ 1919 h 52617"/>
                              <a:gd name="T160" fmla="+- 0 8112 16952"/>
                              <a:gd name="T161" fmla="*/ T160 w 271900"/>
                              <a:gd name="T162" fmla="+- 0 1848 -50452"/>
                              <a:gd name="T163" fmla="*/ 1848 h 52617"/>
                              <a:gd name="T164" fmla="+- 0 7995 16952"/>
                              <a:gd name="T165" fmla="*/ T164 w 271900"/>
                              <a:gd name="T166" fmla="+- 0 1848 -50452"/>
                              <a:gd name="T167" fmla="*/ 1848 h 52617"/>
                              <a:gd name="T168" fmla="+- 0 8403 16952"/>
                              <a:gd name="T169" fmla="*/ T168 w 271900"/>
                              <a:gd name="T170" fmla="+- 0 1931 -50452"/>
                              <a:gd name="T171" fmla="*/ 1931 h 52617"/>
                              <a:gd name="T172" fmla="+- 0 8403 16952"/>
                              <a:gd name="T173" fmla="*/ T172 w 271900"/>
                              <a:gd name="T174" fmla="+- 0 1775 -50452"/>
                              <a:gd name="T175" fmla="*/ 1775 h 52617"/>
                              <a:gd name="T176" fmla="+- 0 8403 16952"/>
                              <a:gd name="T177" fmla="*/ T176 w 271900"/>
                              <a:gd name="T178" fmla="+- 0 1931 -50452"/>
                              <a:gd name="T179" fmla="*/ 1931 h 52617"/>
                              <a:gd name="T180" fmla="+- 0 8818 16952"/>
                              <a:gd name="T181" fmla="*/ T180 w 271900"/>
                              <a:gd name="T182" fmla="+- 0 1848 -50452"/>
                              <a:gd name="T183" fmla="*/ 1848 h 52617"/>
                              <a:gd name="T184" fmla="+- 0 8701 16952"/>
                              <a:gd name="T185" fmla="*/ T184 w 271900"/>
                              <a:gd name="T186" fmla="+- 0 1848 -50452"/>
                              <a:gd name="T187" fmla="*/ 1848 h 52617"/>
                              <a:gd name="T188" fmla="+- 0 9110 16952"/>
                              <a:gd name="T189" fmla="*/ T188 w 271900"/>
                              <a:gd name="T190" fmla="+- 0 1919 -50452"/>
                              <a:gd name="T191" fmla="*/ 1919 h 52617"/>
                              <a:gd name="T192" fmla="+- 0 9110 16952"/>
                              <a:gd name="T193" fmla="*/ T192 w 271900"/>
                              <a:gd name="T194" fmla="+- 0 1764 -50452"/>
                              <a:gd name="T195" fmla="*/ 1764 h 52617"/>
                              <a:gd name="T196" fmla="+- 0 9110 16952"/>
                              <a:gd name="T197" fmla="*/ T196 w 271900"/>
                              <a:gd name="T198" fmla="+- 0 1919 -50452"/>
                              <a:gd name="T199" fmla="*/ 1919 h 52617"/>
                              <a:gd name="T200" fmla="+- 0 9525 16952"/>
                              <a:gd name="T201" fmla="*/ T200 w 271900"/>
                              <a:gd name="T202" fmla="+- 0 1848 -50452"/>
                              <a:gd name="T203" fmla="*/ 1848 h 52617"/>
                              <a:gd name="T204" fmla="+- 0 9408 16952"/>
                              <a:gd name="T205" fmla="*/ T204 w 271900"/>
                              <a:gd name="T206" fmla="+- 0 1848 -50452"/>
                              <a:gd name="T207" fmla="*/ 1848 h 526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</a:cxnLst>
                            <a:rect l="0" t="0" r="r" b="b"/>
                            <a:pathLst>
                              <a:path w="271900" h="52617">
                                <a:moveTo>
                                  <a:pt x="-14540" y="53604"/>
                                </a:moveTo>
                                <a:lnTo>
                                  <a:pt x="-14482" y="53526"/>
                                </a:lnTo>
                                <a:lnTo>
                                  <a:pt x="-14540" y="53448"/>
                                </a:lnTo>
                                <a:lnTo>
                                  <a:pt x="-14598" y="53526"/>
                                </a:lnTo>
                                <a:lnTo>
                                  <a:pt x="-14540" y="53604"/>
                                </a:lnTo>
                                <a:close/>
                                <a:moveTo>
                                  <a:pt x="-14190" y="52465"/>
                                </a:moveTo>
                                <a:lnTo>
                                  <a:pt x="-14132" y="52387"/>
                                </a:lnTo>
                                <a:lnTo>
                                  <a:pt x="-14190" y="52309"/>
                                </a:lnTo>
                                <a:lnTo>
                                  <a:pt x="-14248" y="52387"/>
                                </a:lnTo>
                                <a:lnTo>
                                  <a:pt x="-14190" y="52465"/>
                                </a:lnTo>
                                <a:close/>
                                <a:moveTo>
                                  <a:pt x="-13839" y="52407"/>
                                </a:moveTo>
                                <a:lnTo>
                                  <a:pt x="-13781" y="52329"/>
                                </a:lnTo>
                                <a:lnTo>
                                  <a:pt x="-13839" y="52251"/>
                                </a:lnTo>
                                <a:lnTo>
                                  <a:pt x="-13898" y="52329"/>
                                </a:lnTo>
                                <a:lnTo>
                                  <a:pt x="-13839" y="52407"/>
                                </a:lnTo>
                                <a:close/>
                                <a:moveTo>
                                  <a:pt x="-13483" y="52395"/>
                                </a:moveTo>
                                <a:lnTo>
                                  <a:pt x="-13425" y="52317"/>
                                </a:lnTo>
                                <a:lnTo>
                                  <a:pt x="-13483" y="52239"/>
                                </a:lnTo>
                                <a:lnTo>
                                  <a:pt x="-13542" y="52317"/>
                                </a:lnTo>
                                <a:lnTo>
                                  <a:pt x="-13483" y="52395"/>
                                </a:lnTo>
                                <a:close/>
                                <a:moveTo>
                                  <a:pt x="-13133" y="52383"/>
                                </a:moveTo>
                                <a:lnTo>
                                  <a:pt x="-13074" y="52305"/>
                                </a:lnTo>
                                <a:lnTo>
                                  <a:pt x="-13133" y="52227"/>
                                </a:lnTo>
                                <a:lnTo>
                                  <a:pt x="-13191" y="52305"/>
                                </a:lnTo>
                                <a:lnTo>
                                  <a:pt x="-13133" y="52383"/>
                                </a:lnTo>
                                <a:close/>
                                <a:moveTo>
                                  <a:pt x="-12777" y="52377"/>
                                </a:moveTo>
                                <a:lnTo>
                                  <a:pt x="-12718" y="52300"/>
                                </a:lnTo>
                                <a:lnTo>
                                  <a:pt x="-12777" y="52222"/>
                                </a:lnTo>
                                <a:lnTo>
                                  <a:pt x="-12835" y="52300"/>
                                </a:lnTo>
                                <a:lnTo>
                                  <a:pt x="-12777" y="52377"/>
                                </a:lnTo>
                                <a:close/>
                                <a:moveTo>
                                  <a:pt x="-12426" y="52389"/>
                                </a:moveTo>
                                <a:lnTo>
                                  <a:pt x="-12368" y="52311"/>
                                </a:lnTo>
                                <a:lnTo>
                                  <a:pt x="-12426" y="52233"/>
                                </a:lnTo>
                                <a:lnTo>
                                  <a:pt x="-12485" y="52311"/>
                                </a:lnTo>
                                <a:lnTo>
                                  <a:pt x="-12426" y="52389"/>
                                </a:lnTo>
                                <a:close/>
                                <a:moveTo>
                                  <a:pt x="-12076" y="52383"/>
                                </a:moveTo>
                                <a:lnTo>
                                  <a:pt x="-12017" y="52305"/>
                                </a:lnTo>
                                <a:lnTo>
                                  <a:pt x="-12076" y="52227"/>
                                </a:lnTo>
                                <a:lnTo>
                                  <a:pt x="-12134" y="52305"/>
                                </a:lnTo>
                                <a:lnTo>
                                  <a:pt x="-12076" y="52383"/>
                                </a:lnTo>
                                <a:close/>
                                <a:moveTo>
                                  <a:pt x="-11719" y="52383"/>
                                </a:moveTo>
                                <a:lnTo>
                                  <a:pt x="-11661" y="52305"/>
                                </a:lnTo>
                                <a:lnTo>
                                  <a:pt x="-11719" y="52227"/>
                                </a:lnTo>
                                <a:lnTo>
                                  <a:pt x="-11778" y="52305"/>
                                </a:lnTo>
                                <a:lnTo>
                                  <a:pt x="-11719" y="52383"/>
                                </a:lnTo>
                                <a:close/>
                                <a:moveTo>
                                  <a:pt x="-11369" y="52377"/>
                                </a:moveTo>
                                <a:lnTo>
                                  <a:pt x="-11311" y="52300"/>
                                </a:lnTo>
                                <a:lnTo>
                                  <a:pt x="-11369" y="52222"/>
                                </a:lnTo>
                                <a:lnTo>
                                  <a:pt x="-11428" y="52300"/>
                                </a:lnTo>
                                <a:lnTo>
                                  <a:pt x="-11369" y="52377"/>
                                </a:lnTo>
                                <a:close/>
                                <a:moveTo>
                                  <a:pt x="-11013" y="52383"/>
                                </a:moveTo>
                                <a:lnTo>
                                  <a:pt x="-10955" y="52305"/>
                                </a:lnTo>
                                <a:lnTo>
                                  <a:pt x="-11013" y="52227"/>
                                </a:lnTo>
                                <a:lnTo>
                                  <a:pt x="-11071" y="52305"/>
                                </a:lnTo>
                                <a:lnTo>
                                  <a:pt x="-11013" y="52383"/>
                                </a:lnTo>
                                <a:close/>
                                <a:moveTo>
                                  <a:pt x="-10663" y="52383"/>
                                </a:moveTo>
                                <a:lnTo>
                                  <a:pt x="-10604" y="52305"/>
                                </a:lnTo>
                                <a:lnTo>
                                  <a:pt x="-10663" y="52227"/>
                                </a:lnTo>
                                <a:lnTo>
                                  <a:pt x="-10721" y="52305"/>
                                </a:lnTo>
                                <a:lnTo>
                                  <a:pt x="-10663" y="52383"/>
                                </a:lnTo>
                                <a:close/>
                                <a:moveTo>
                                  <a:pt x="-10312" y="52377"/>
                                </a:moveTo>
                                <a:lnTo>
                                  <a:pt x="-10254" y="52300"/>
                                </a:lnTo>
                                <a:lnTo>
                                  <a:pt x="-10312" y="52222"/>
                                </a:lnTo>
                                <a:lnTo>
                                  <a:pt x="-10370" y="52300"/>
                                </a:lnTo>
                                <a:lnTo>
                                  <a:pt x="-10312" y="52377"/>
                                </a:lnTo>
                                <a:close/>
                                <a:moveTo>
                                  <a:pt x="-9956" y="52377"/>
                                </a:moveTo>
                                <a:lnTo>
                                  <a:pt x="-9898" y="52300"/>
                                </a:lnTo>
                                <a:lnTo>
                                  <a:pt x="-9956" y="52222"/>
                                </a:lnTo>
                                <a:lnTo>
                                  <a:pt x="-10015" y="52300"/>
                                </a:lnTo>
                                <a:lnTo>
                                  <a:pt x="-9956" y="52377"/>
                                </a:lnTo>
                                <a:close/>
                                <a:moveTo>
                                  <a:pt x="-9606" y="52377"/>
                                </a:moveTo>
                                <a:lnTo>
                                  <a:pt x="-9547" y="52300"/>
                                </a:lnTo>
                                <a:lnTo>
                                  <a:pt x="-9606" y="52222"/>
                                </a:lnTo>
                                <a:lnTo>
                                  <a:pt x="-9664" y="52300"/>
                                </a:lnTo>
                                <a:lnTo>
                                  <a:pt x="-9606" y="52377"/>
                                </a:lnTo>
                                <a:close/>
                                <a:moveTo>
                                  <a:pt x="-9249" y="52371"/>
                                </a:moveTo>
                                <a:lnTo>
                                  <a:pt x="-9191" y="52294"/>
                                </a:lnTo>
                                <a:lnTo>
                                  <a:pt x="-9249" y="52216"/>
                                </a:lnTo>
                                <a:lnTo>
                                  <a:pt x="-9308" y="52294"/>
                                </a:lnTo>
                                <a:lnTo>
                                  <a:pt x="-9249" y="52371"/>
                                </a:lnTo>
                                <a:close/>
                                <a:moveTo>
                                  <a:pt x="-8899" y="52377"/>
                                </a:moveTo>
                                <a:lnTo>
                                  <a:pt x="-8840" y="52300"/>
                                </a:lnTo>
                                <a:lnTo>
                                  <a:pt x="-8899" y="52222"/>
                                </a:lnTo>
                                <a:lnTo>
                                  <a:pt x="-8957" y="52300"/>
                                </a:lnTo>
                                <a:lnTo>
                                  <a:pt x="-8899" y="52377"/>
                                </a:lnTo>
                                <a:close/>
                                <a:moveTo>
                                  <a:pt x="-8549" y="52383"/>
                                </a:moveTo>
                                <a:lnTo>
                                  <a:pt x="-8490" y="52305"/>
                                </a:lnTo>
                                <a:lnTo>
                                  <a:pt x="-8549" y="52227"/>
                                </a:lnTo>
                                <a:lnTo>
                                  <a:pt x="-8607" y="52305"/>
                                </a:lnTo>
                                <a:lnTo>
                                  <a:pt x="-8549" y="52383"/>
                                </a:lnTo>
                                <a:close/>
                                <a:moveTo>
                                  <a:pt x="-8192" y="52377"/>
                                </a:moveTo>
                                <a:lnTo>
                                  <a:pt x="-8134" y="52300"/>
                                </a:lnTo>
                                <a:lnTo>
                                  <a:pt x="-8192" y="52222"/>
                                </a:lnTo>
                                <a:lnTo>
                                  <a:pt x="-8251" y="52300"/>
                                </a:lnTo>
                                <a:lnTo>
                                  <a:pt x="-8192" y="52377"/>
                                </a:lnTo>
                                <a:close/>
                                <a:moveTo>
                                  <a:pt x="-7842" y="52371"/>
                                </a:moveTo>
                                <a:lnTo>
                                  <a:pt x="-7784" y="52294"/>
                                </a:lnTo>
                                <a:lnTo>
                                  <a:pt x="-7842" y="52216"/>
                                </a:lnTo>
                                <a:lnTo>
                                  <a:pt x="-7900" y="52294"/>
                                </a:lnTo>
                                <a:lnTo>
                                  <a:pt x="-7842" y="52371"/>
                                </a:lnTo>
                                <a:close/>
                                <a:moveTo>
                                  <a:pt x="-7486" y="52377"/>
                                </a:moveTo>
                                <a:lnTo>
                                  <a:pt x="-7427" y="52300"/>
                                </a:lnTo>
                                <a:lnTo>
                                  <a:pt x="-7486" y="52222"/>
                                </a:lnTo>
                                <a:lnTo>
                                  <a:pt x="-7544" y="52300"/>
                                </a:lnTo>
                                <a:lnTo>
                                  <a:pt x="-7486" y="5237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483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23" name="Freeform 1158"/>
                        <wps:cNvSpPr>
                          <a:spLocks/>
                        </wps:cNvSpPr>
                        <wps:spPr bwMode="auto">
                          <a:xfrm>
                            <a:off x="2409" y="2226"/>
                            <a:ext cx="7055" cy="845"/>
                          </a:xfrm>
                          <a:custGeom>
                            <a:avLst/>
                            <a:gdLst>
                              <a:gd name="T0" fmla="+- 0 2409 2409"/>
                              <a:gd name="T1" fmla="*/ T0 w 7055"/>
                              <a:gd name="T2" fmla="+- 0 3071 2226"/>
                              <a:gd name="T3" fmla="*/ 3071 h 845"/>
                              <a:gd name="T4" fmla="+- 0 2762 2409"/>
                              <a:gd name="T5" fmla="*/ T4 w 7055"/>
                              <a:gd name="T6" fmla="+- 0 2254 2226"/>
                              <a:gd name="T7" fmla="*/ 2254 h 845"/>
                              <a:gd name="T8" fmla="+- 0 3115 2409"/>
                              <a:gd name="T9" fmla="*/ T8 w 7055"/>
                              <a:gd name="T10" fmla="+- 0 2250 2226"/>
                              <a:gd name="T11" fmla="*/ 2250 h 845"/>
                              <a:gd name="T12" fmla="+- 0 3467 2409"/>
                              <a:gd name="T13" fmla="*/ T12 w 7055"/>
                              <a:gd name="T14" fmla="+- 0 2257 2226"/>
                              <a:gd name="T15" fmla="*/ 2257 h 845"/>
                              <a:gd name="T16" fmla="+- 0 3820 2409"/>
                              <a:gd name="T17" fmla="*/ T16 w 7055"/>
                              <a:gd name="T18" fmla="+- 0 2226 2226"/>
                              <a:gd name="T19" fmla="*/ 2226 h 845"/>
                              <a:gd name="T20" fmla="+- 0 4172 2409"/>
                              <a:gd name="T21" fmla="*/ T20 w 7055"/>
                              <a:gd name="T22" fmla="+- 0 2248 2226"/>
                              <a:gd name="T23" fmla="*/ 2248 h 845"/>
                              <a:gd name="T24" fmla="+- 0 4525 2409"/>
                              <a:gd name="T25" fmla="*/ T24 w 7055"/>
                              <a:gd name="T26" fmla="+- 0 2233 2226"/>
                              <a:gd name="T27" fmla="*/ 2233 h 845"/>
                              <a:gd name="T28" fmla="+- 0 4878 2409"/>
                              <a:gd name="T29" fmla="*/ T28 w 7055"/>
                              <a:gd name="T30" fmla="+- 0 2244 2226"/>
                              <a:gd name="T31" fmla="*/ 2244 h 845"/>
                              <a:gd name="T32" fmla="+- 0 5231 2409"/>
                              <a:gd name="T33" fmla="*/ T32 w 7055"/>
                              <a:gd name="T34" fmla="+- 0 2246 2226"/>
                              <a:gd name="T35" fmla="*/ 2246 h 845"/>
                              <a:gd name="T36" fmla="+- 0 5583 2409"/>
                              <a:gd name="T37" fmla="*/ T36 w 7055"/>
                              <a:gd name="T38" fmla="+- 0 2241 2226"/>
                              <a:gd name="T39" fmla="*/ 2241 h 845"/>
                              <a:gd name="T40" fmla="+- 0 5936 2409"/>
                              <a:gd name="T41" fmla="*/ T40 w 7055"/>
                              <a:gd name="T42" fmla="+- 0 2235 2226"/>
                              <a:gd name="T43" fmla="*/ 2235 h 845"/>
                              <a:gd name="T44" fmla="+- 0 6289 2409"/>
                              <a:gd name="T45" fmla="*/ T44 w 7055"/>
                              <a:gd name="T46" fmla="+- 0 2241 2226"/>
                              <a:gd name="T47" fmla="*/ 2241 h 845"/>
                              <a:gd name="T48" fmla="+- 0 6642 2409"/>
                              <a:gd name="T49" fmla="*/ T48 w 7055"/>
                              <a:gd name="T50" fmla="+- 0 2237 2226"/>
                              <a:gd name="T51" fmla="*/ 2237 h 845"/>
                              <a:gd name="T52" fmla="+- 0 6994 2409"/>
                              <a:gd name="T53" fmla="*/ T52 w 7055"/>
                              <a:gd name="T54" fmla="+- 0 2238 2226"/>
                              <a:gd name="T55" fmla="*/ 2238 h 845"/>
                              <a:gd name="T56" fmla="+- 0 7347 2409"/>
                              <a:gd name="T57" fmla="*/ T56 w 7055"/>
                              <a:gd name="T58" fmla="+- 0 2244 2226"/>
                              <a:gd name="T59" fmla="*/ 2244 h 845"/>
                              <a:gd name="T60" fmla="+- 0 7700 2409"/>
                              <a:gd name="T61" fmla="*/ T60 w 7055"/>
                              <a:gd name="T62" fmla="+- 0 2232 2226"/>
                              <a:gd name="T63" fmla="*/ 2232 h 845"/>
                              <a:gd name="T64" fmla="+- 0 8053 2409"/>
                              <a:gd name="T65" fmla="*/ T64 w 7055"/>
                              <a:gd name="T66" fmla="+- 0 2239 2226"/>
                              <a:gd name="T67" fmla="*/ 2239 h 845"/>
                              <a:gd name="T68" fmla="+- 0 8405 2409"/>
                              <a:gd name="T69" fmla="*/ T68 w 7055"/>
                              <a:gd name="T70" fmla="+- 0 2230 2226"/>
                              <a:gd name="T71" fmla="*/ 2230 h 845"/>
                              <a:gd name="T72" fmla="+- 0 8758 2409"/>
                              <a:gd name="T73" fmla="*/ T72 w 7055"/>
                              <a:gd name="T74" fmla="+- 0 2240 2226"/>
                              <a:gd name="T75" fmla="*/ 2240 h 845"/>
                              <a:gd name="T76" fmla="+- 0 9111 2409"/>
                              <a:gd name="T77" fmla="*/ T76 w 7055"/>
                              <a:gd name="T78" fmla="+- 0 2242 2226"/>
                              <a:gd name="T79" fmla="*/ 2242 h 845"/>
                              <a:gd name="T80" fmla="+- 0 9463 2409"/>
                              <a:gd name="T81" fmla="*/ T80 w 7055"/>
                              <a:gd name="T82" fmla="+- 0 2240 2226"/>
                              <a:gd name="T83" fmla="*/ 2240 h 8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7055" h="845">
                                <a:moveTo>
                                  <a:pt x="0" y="845"/>
                                </a:moveTo>
                                <a:lnTo>
                                  <a:pt x="353" y="28"/>
                                </a:lnTo>
                                <a:lnTo>
                                  <a:pt x="706" y="24"/>
                                </a:lnTo>
                                <a:lnTo>
                                  <a:pt x="1058" y="31"/>
                                </a:lnTo>
                                <a:lnTo>
                                  <a:pt x="1411" y="0"/>
                                </a:lnTo>
                                <a:lnTo>
                                  <a:pt x="1763" y="22"/>
                                </a:lnTo>
                                <a:lnTo>
                                  <a:pt x="2116" y="7"/>
                                </a:lnTo>
                                <a:lnTo>
                                  <a:pt x="2469" y="18"/>
                                </a:lnTo>
                                <a:lnTo>
                                  <a:pt x="2822" y="20"/>
                                </a:lnTo>
                                <a:lnTo>
                                  <a:pt x="3174" y="15"/>
                                </a:lnTo>
                                <a:lnTo>
                                  <a:pt x="3527" y="9"/>
                                </a:lnTo>
                                <a:lnTo>
                                  <a:pt x="3880" y="15"/>
                                </a:lnTo>
                                <a:lnTo>
                                  <a:pt x="4233" y="11"/>
                                </a:lnTo>
                                <a:lnTo>
                                  <a:pt x="4585" y="12"/>
                                </a:lnTo>
                                <a:lnTo>
                                  <a:pt x="4938" y="18"/>
                                </a:lnTo>
                                <a:lnTo>
                                  <a:pt x="5291" y="6"/>
                                </a:lnTo>
                                <a:lnTo>
                                  <a:pt x="5644" y="13"/>
                                </a:lnTo>
                                <a:lnTo>
                                  <a:pt x="5996" y="4"/>
                                </a:lnTo>
                                <a:lnTo>
                                  <a:pt x="6349" y="14"/>
                                </a:lnTo>
                                <a:lnTo>
                                  <a:pt x="6702" y="16"/>
                                </a:lnTo>
                                <a:lnTo>
                                  <a:pt x="7054" y="14"/>
                                </a:lnTo>
                              </a:path>
                            </a:pathLst>
                          </a:custGeom>
                          <a:noFill/>
                          <a:ln w="14833">
                            <a:solidFill>
                              <a:srgbClr val="000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24" name="AutoShape 1157"/>
                        <wps:cNvSpPr>
                          <a:spLocks/>
                        </wps:cNvSpPr>
                        <wps:spPr bwMode="auto">
                          <a:xfrm>
                            <a:off x="17685" y="-35440"/>
                            <a:ext cx="258405" cy="37213"/>
                          </a:xfrm>
                          <a:custGeom>
                            <a:avLst/>
                            <a:gdLst>
                              <a:gd name="T0" fmla="+- 0 2490 17685"/>
                              <a:gd name="T1" fmla="*/ T0 w 258405"/>
                              <a:gd name="T2" fmla="+- 0 3074 -35440"/>
                              <a:gd name="T3" fmla="*/ 3074 h 37213"/>
                              <a:gd name="T4" fmla="+- 0 2373 17685"/>
                              <a:gd name="T5" fmla="*/ T4 w 258405"/>
                              <a:gd name="T6" fmla="+- 0 3006 -35440"/>
                              <a:gd name="T7" fmla="*/ 3006 h 37213"/>
                              <a:gd name="T8" fmla="+- 0 2840 17685"/>
                              <a:gd name="T9" fmla="*/ T8 w 258405"/>
                              <a:gd name="T10" fmla="+- 0 2257 -35440"/>
                              <a:gd name="T11" fmla="*/ 2257 h 37213"/>
                              <a:gd name="T12" fmla="+- 0 2723 17685"/>
                              <a:gd name="T13" fmla="*/ T12 w 258405"/>
                              <a:gd name="T14" fmla="+- 0 2189 -35440"/>
                              <a:gd name="T15" fmla="*/ 2189 h 37213"/>
                              <a:gd name="T16" fmla="+- 0 3191 17685"/>
                              <a:gd name="T17" fmla="*/ T16 w 258405"/>
                              <a:gd name="T18" fmla="+- 0 2251 -35440"/>
                              <a:gd name="T19" fmla="*/ 2251 h 37213"/>
                              <a:gd name="T20" fmla="+- 0 3074 17685"/>
                              <a:gd name="T21" fmla="*/ T20 w 258405"/>
                              <a:gd name="T22" fmla="+- 0 2183 -35440"/>
                              <a:gd name="T23" fmla="*/ 2183 h 37213"/>
                              <a:gd name="T24" fmla="+- 0 3547 17685"/>
                              <a:gd name="T25" fmla="*/ T24 w 258405"/>
                              <a:gd name="T26" fmla="+- 0 2257 -35440"/>
                              <a:gd name="T27" fmla="*/ 2257 h 37213"/>
                              <a:gd name="T28" fmla="+- 0 3430 17685"/>
                              <a:gd name="T29" fmla="*/ T28 w 258405"/>
                              <a:gd name="T30" fmla="+- 0 2189 -35440"/>
                              <a:gd name="T31" fmla="*/ 2189 h 37213"/>
                              <a:gd name="T32" fmla="+- 0 3897 17685"/>
                              <a:gd name="T33" fmla="*/ T32 w 258405"/>
                              <a:gd name="T34" fmla="+- 0 2227 -35440"/>
                              <a:gd name="T35" fmla="*/ 2227 h 37213"/>
                              <a:gd name="T36" fmla="+- 0 3780 17685"/>
                              <a:gd name="T37" fmla="*/ T36 w 258405"/>
                              <a:gd name="T38" fmla="+- 0 2160 -35440"/>
                              <a:gd name="T39" fmla="*/ 2160 h 37213"/>
                              <a:gd name="T40" fmla="+- 0 4253 17685"/>
                              <a:gd name="T41" fmla="*/ T40 w 258405"/>
                              <a:gd name="T42" fmla="+- 0 2251 -35440"/>
                              <a:gd name="T43" fmla="*/ 2251 h 37213"/>
                              <a:gd name="T44" fmla="+- 0 4136 17685"/>
                              <a:gd name="T45" fmla="*/ T44 w 258405"/>
                              <a:gd name="T46" fmla="+- 0 2183 -35440"/>
                              <a:gd name="T47" fmla="*/ 2183 h 37213"/>
                              <a:gd name="T48" fmla="+- 0 4604 17685"/>
                              <a:gd name="T49" fmla="*/ T48 w 258405"/>
                              <a:gd name="T50" fmla="+- 0 2233 -35440"/>
                              <a:gd name="T51" fmla="*/ 2233 h 37213"/>
                              <a:gd name="T52" fmla="+- 0 4487 17685"/>
                              <a:gd name="T53" fmla="*/ T52 w 258405"/>
                              <a:gd name="T54" fmla="+- 0 2165 -35440"/>
                              <a:gd name="T55" fmla="*/ 2165 h 37213"/>
                              <a:gd name="T56" fmla="+- 0 4954 17685"/>
                              <a:gd name="T57" fmla="*/ T56 w 258405"/>
                              <a:gd name="T58" fmla="+- 0 2244 -35440"/>
                              <a:gd name="T59" fmla="*/ 2244 h 37213"/>
                              <a:gd name="T60" fmla="+- 0 4837 17685"/>
                              <a:gd name="T61" fmla="*/ T60 w 258405"/>
                              <a:gd name="T62" fmla="+- 0 2177 -35440"/>
                              <a:gd name="T63" fmla="*/ 2177 h 37213"/>
                              <a:gd name="T64" fmla="+- 0 5310 17685"/>
                              <a:gd name="T65" fmla="*/ T64 w 258405"/>
                              <a:gd name="T66" fmla="+- 0 2244 -35440"/>
                              <a:gd name="T67" fmla="*/ 2244 h 37213"/>
                              <a:gd name="T68" fmla="+- 0 5193 17685"/>
                              <a:gd name="T69" fmla="*/ T68 w 258405"/>
                              <a:gd name="T70" fmla="+- 0 2177 -35440"/>
                              <a:gd name="T71" fmla="*/ 2177 h 37213"/>
                              <a:gd name="T72" fmla="+- 0 5661 17685"/>
                              <a:gd name="T73" fmla="*/ T72 w 258405"/>
                              <a:gd name="T74" fmla="+- 0 2239 -35440"/>
                              <a:gd name="T75" fmla="*/ 2239 h 37213"/>
                              <a:gd name="T76" fmla="+- 0 5544 17685"/>
                              <a:gd name="T77" fmla="*/ T76 w 258405"/>
                              <a:gd name="T78" fmla="+- 0 2171 -35440"/>
                              <a:gd name="T79" fmla="*/ 2171 h 37213"/>
                              <a:gd name="T80" fmla="+- 0 6017 17685"/>
                              <a:gd name="T81" fmla="*/ T80 w 258405"/>
                              <a:gd name="T82" fmla="+- 0 2233 -35440"/>
                              <a:gd name="T83" fmla="*/ 2233 h 37213"/>
                              <a:gd name="T84" fmla="+- 0 5900 17685"/>
                              <a:gd name="T85" fmla="*/ T84 w 258405"/>
                              <a:gd name="T86" fmla="+- 0 2165 -35440"/>
                              <a:gd name="T87" fmla="*/ 2165 h 37213"/>
                              <a:gd name="T88" fmla="+- 0 6367 17685"/>
                              <a:gd name="T89" fmla="*/ T88 w 258405"/>
                              <a:gd name="T90" fmla="+- 0 2239 -35440"/>
                              <a:gd name="T91" fmla="*/ 2239 h 37213"/>
                              <a:gd name="T92" fmla="+- 0 6251 17685"/>
                              <a:gd name="T93" fmla="*/ T92 w 258405"/>
                              <a:gd name="T94" fmla="+- 0 2171 -35440"/>
                              <a:gd name="T95" fmla="*/ 2171 h 37213"/>
                              <a:gd name="T96" fmla="+- 0 6718 17685"/>
                              <a:gd name="T97" fmla="*/ T96 w 258405"/>
                              <a:gd name="T98" fmla="+- 0 2239 -35440"/>
                              <a:gd name="T99" fmla="*/ 2239 h 37213"/>
                              <a:gd name="T100" fmla="+- 0 6601 17685"/>
                              <a:gd name="T101" fmla="*/ T100 w 258405"/>
                              <a:gd name="T102" fmla="+- 0 2171 -35440"/>
                              <a:gd name="T103" fmla="*/ 2171 h 37213"/>
                              <a:gd name="T104" fmla="+- 0 7074 17685"/>
                              <a:gd name="T105" fmla="*/ T104 w 258405"/>
                              <a:gd name="T106" fmla="+- 0 2239 -35440"/>
                              <a:gd name="T107" fmla="*/ 2239 h 37213"/>
                              <a:gd name="T108" fmla="+- 0 6957 17685"/>
                              <a:gd name="T109" fmla="*/ T108 w 258405"/>
                              <a:gd name="T110" fmla="+- 0 2171 -35440"/>
                              <a:gd name="T111" fmla="*/ 2171 h 37213"/>
                              <a:gd name="T112" fmla="+- 0 7424 17685"/>
                              <a:gd name="T113" fmla="*/ T112 w 258405"/>
                              <a:gd name="T114" fmla="+- 0 2244 -35440"/>
                              <a:gd name="T115" fmla="*/ 2244 h 37213"/>
                              <a:gd name="T116" fmla="+- 0 7308 17685"/>
                              <a:gd name="T117" fmla="*/ T116 w 258405"/>
                              <a:gd name="T118" fmla="+- 0 2177 -35440"/>
                              <a:gd name="T119" fmla="*/ 2177 h 37213"/>
                              <a:gd name="T120" fmla="+- 0 7781 17685"/>
                              <a:gd name="T121" fmla="*/ T120 w 258405"/>
                              <a:gd name="T122" fmla="+- 0 2233 -35440"/>
                              <a:gd name="T123" fmla="*/ 2233 h 37213"/>
                              <a:gd name="T124" fmla="+- 0 7664 17685"/>
                              <a:gd name="T125" fmla="*/ T124 w 258405"/>
                              <a:gd name="T126" fmla="+- 0 2165 -35440"/>
                              <a:gd name="T127" fmla="*/ 2165 h 37213"/>
                              <a:gd name="T128" fmla="+- 0 8131 17685"/>
                              <a:gd name="T129" fmla="*/ T128 w 258405"/>
                              <a:gd name="T130" fmla="+- 0 2239 -35440"/>
                              <a:gd name="T131" fmla="*/ 2239 h 37213"/>
                              <a:gd name="T132" fmla="+- 0 8014 17685"/>
                              <a:gd name="T133" fmla="*/ T132 w 258405"/>
                              <a:gd name="T134" fmla="+- 0 2171 -35440"/>
                              <a:gd name="T135" fmla="*/ 2171 h 37213"/>
                              <a:gd name="T136" fmla="+- 0 8481 17685"/>
                              <a:gd name="T137" fmla="*/ T136 w 258405"/>
                              <a:gd name="T138" fmla="+- 0 2233 -35440"/>
                              <a:gd name="T139" fmla="*/ 2233 h 37213"/>
                              <a:gd name="T140" fmla="+- 0 8364 17685"/>
                              <a:gd name="T141" fmla="*/ T140 w 258405"/>
                              <a:gd name="T142" fmla="+- 0 2165 -35440"/>
                              <a:gd name="T143" fmla="*/ 2165 h 37213"/>
                              <a:gd name="T144" fmla="+- 0 8838 17685"/>
                              <a:gd name="T145" fmla="*/ T144 w 258405"/>
                              <a:gd name="T146" fmla="+- 0 2239 -35440"/>
                              <a:gd name="T147" fmla="*/ 2239 h 37213"/>
                              <a:gd name="T148" fmla="+- 0 8721 17685"/>
                              <a:gd name="T149" fmla="*/ T148 w 258405"/>
                              <a:gd name="T150" fmla="+- 0 2171 -35440"/>
                              <a:gd name="T151" fmla="*/ 2171 h 37213"/>
                              <a:gd name="T152" fmla="+- 0 9188 17685"/>
                              <a:gd name="T153" fmla="*/ T152 w 258405"/>
                              <a:gd name="T154" fmla="+- 0 2244 -35440"/>
                              <a:gd name="T155" fmla="*/ 2244 h 37213"/>
                              <a:gd name="T156" fmla="+- 0 9071 17685"/>
                              <a:gd name="T157" fmla="*/ T156 w 258405"/>
                              <a:gd name="T158" fmla="+- 0 2177 -35440"/>
                              <a:gd name="T159" fmla="*/ 2177 h 3721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</a:cxnLst>
                            <a:rect l="0" t="0" r="r" b="b"/>
                            <a:pathLst>
                              <a:path w="258405" h="37213">
                                <a:moveTo>
                                  <a:pt x="-15312" y="38446"/>
                                </a:moveTo>
                                <a:lnTo>
                                  <a:pt x="-15195" y="38514"/>
                                </a:lnTo>
                                <a:lnTo>
                                  <a:pt x="-15312" y="38581"/>
                                </a:lnTo>
                                <a:lnTo>
                                  <a:pt x="-15312" y="38446"/>
                                </a:lnTo>
                                <a:close/>
                                <a:moveTo>
                                  <a:pt x="-14962" y="37629"/>
                                </a:moveTo>
                                <a:lnTo>
                                  <a:pt x="-14845" y="37697"/>
                                </a:lnTo>
                                <a:lnTo>
                                  <a:pt x="-14962" y="37764"/>
                                </a:lnTo>
                                <a:lnTo>
                                  <a:pt x="-14962" y="37629"/>
                                </a:lnTo>
                                <a:close/>
                                <a:moveTo>
                                  <a:pt x="-14611" y="37623"/>
                                </a:moveTo>
                                <a:lnTo>
                                  <a:pt x="-14494" y="37691"/>
                                </a:lnTo>
                                <a:lnTo>
                                  <a:pt x="-14611" y="37758"/>
                                </a:lnTo>
                                <a:lnTo>
                                  <a:pt x="-14611" y="37623"/>
                                </a:lnTo>
                                <a:close/>
                                <a:moveTo>
                                  <a:pt x="-14255" y="37629"/>
                                </a:moveTo>
                                <a:lnTo>
                                  <a:pt x="-14138" y="37697"/>
                                </a:lnTo>
                                <a:lnTo>
                                  <a:pt x="-14255" y="37764"/>
                                </a:lnTo>
                                <a:lnTo>
                                  <a:pt x="-14255" y="37629"/>
                                </a:lnTo>
                                <a:close/>
                                <a:moveTo>
                                  <a:pt x="-13905" y="37600"/>
                                </a:moveTo>
                                <a:lnTo>
                                  <a:pt x="-13788" y="37667"/>
                                </a:lnTo>
                                <a:lnTo>
                                  <a:pt x="-13905" y="37734"/>
                                </a:lnTo>
                                <a:lnTo>
                                  <a:pt x="-13905" y="37600"/>
                                </a:lnTo>
                                <a:close/>
                                <a:moveTo>
                                  <a:pt x="-13549" y="37623"/>
                                </a:moveTo>
                                <a:lnTo>
                                  <a:pt x="-13432" y="37691"/>
                                </a:lnTo>
                                <a:lnTo>
                                  <a:pt x="-13549" y="37758"/>
                                </a:lnTo>
                                <a:lnTo>
                                  <a:pt x="-13549" y="37623"/>
                                </a:lnTo>
                                <a:close/>
                                <a:moveTo>
                                  <a:pt x="-13198" y="37605"/>
                                </a:moveTo>
                                <a:lnTo>
                                  <a:pt x="-13081" y="37673"/>
                                </a:lnTo>
                                <a:lnTo>
                                  <a:pt x="-13198" y="37740"/>
                                </a:lnTo>
                                <a:lnTo>
                                  <a:pt x="-13198" y="37605"/>
                                </a:lnTo>
                                <a:close/>
                                <a:moveTo>
                                  <a:pt x="-12848" y="37617"/>
                                </a:moveTo>
                                <a:lnTo>
                                  <a:pt x="-12731" y="37684"/>
                                </a:lnTo>
                                <a:lnTo>
                                  <a:pt x="-12848" y="37752"/>
                                </a:lnTo>
                                <a:lnTo>
                                  <a:pt x="-12848" y="37617"/>
                                </a:lnTo>
                                <a:close/>
                                <a:moveTo>
                                  <a:pt x="-12492" y="37617"/>
                                </a:moveTo>
                                <a:lnTo>
                                  <a:pt x="-12375" y="37684"/>
                                </a:lnTo>
                                <a:lnTo>
                                  <a:pt x="-12492" y="37752"/>
                                </a:lnTo>
                                <a:lnTo>
                                  <a:pt x="-12492" y="37617"/>
                                </a:lnTo>
                                <a:close/>
                                <a:moveTo>
                                  <a:pt x="-12141" y="37611"/>
                                </a:moveTo>
                                <a:lnTo>
                                  <a:pt x="-12024" y="37679"/>
                                </a:lnTo>
                                <a:lnTo>
                                  <a:pt x="-12141" y="37746"/>
                                </a:lnTo>
                                <a:lnTo>
                                  <a:pt x="-12141" y="37611"/>
                                </a:lnTo>
                                <a:close/>
                                <a:moveTo>
                                  <a:pt x="-11785" y="37605"/>
                                </a:moveTo>
                                <a:lnTo>
                                  <a:pt x="-11668" y="37673"/>
                                </a:lnTo>
                                <a:lnTo>
                                  <a:pt x="-11785" y="37740"/>
                                </a:lnTo>
                                <a:lnTo>
                                  <a:pt x="-11785" y="37605"/>
                                </a:lnTo>
                                <a:close/>
                                <a:moveTo>
                                  <a:pt x="-11434" y="37611"/>
                                </a:moveTo>
                                <a:lnTo>
                                  <a:pt x="-11318" y="37679"/>
                                </a:lnTo>
                                <a:lnTo>
                                  <a:pt x="-11434" y="37746"/>
                                </a:lnTo>
                                <a:lnTo>
                                  <a:pt x="-11434" y="37611"/>
                                </a:lnTo>
                                <a:close/>
                                <a:moveTo>
                                  <a:pt x="-11084" y="37611"/>
                                </a:moveTo>
                                <a:lnTo>
                                  <a:pt x="-10967" y="37679"/>
                                </a:lnTo>
                                <a:lnTo>
                                  <a:pt x="-11084" y="37746"/>
                                </a:lnTo>
                                <a:lnTo>
                                  <a:pt x="-11084" y="37611"/>
                                </a:lnTo>
                                <a:close/>
                                <a:moveTo>
                                  <a:pt x="-10728" y="37611"/>
                                </a:moveTo>
                                <a:lnTo>
                                  <a:pt x="-10611" y="37679"/>
                                </a:lnTo>
                                <a:lnTo>
                                  <a:pt x="-10728" y="37746"/>
                                </a:lnTo>
                                <a:lnTo>
                                  <a:pt x="-10728" y="37611"/>
                                </a:lnTo>
                                <a:close/>
                                <a:moveTo>
                                  <a:pt x="-10377" y="37617"/>
                                </a:moveTo>
                                <a:lnTo>
                                  <a:pt x="-10261" y="37684"/>
                                </a:lnTo>
                                <a:lnTo>
                                  <a:pt x="-10377" y="37752"/>
                                </a:lnTo>
                                <a:lnTo>
                                  <a:pt x="-10377" y="37617"/>
                                </a:lnTo>
                                <a:close/>
                                <a:moveTo>
                                  <a:pt x="-10021" y="37605"/>
                                </a:moveTo>
                                <a:lnTo>
                                  <a:pt x="-9904" y="37673"/>
                                </a:lnTo>
                                <a:lnTo>
                                  <a:pt x="-10021" y="37740"/>
                                </a:lnTo>
                                <a:lnTo>
                                  <a:pt x="-10021" y="37605"/>
                                </a:lnTo>
                                <a:close/>
                                <a:moveTo>
                                  <a:pt x="-9671" y="37611"/>
                                </a:moveTo>
                                <a:lnTo>
                                  <a:pt x="-9554" y="37679"/>
                                </a:lnTo>
                                <a:lnTo>
                                  <a:pt x="-9671" y="37746"/>
                                </a:lnTo>
                                <a:lnTo>
                                  <a:pt x="-9671" y="37611"/>
                                </a:lnTo>
                                <a:close/>
                                <a:moveTo>
                                  <a:pt x="-9321" y="37605"/>
                                </a:moveTo>
                                <a:lnTo>
                                  <a:pt x="-9204" y="37673"/>
                                </a:lnTo>
                                <a:lnTo>
                                  <a:pt x="-9321" y="37740"/>
                                </a:lnTo>
                                <a:lnTo>
                                  <a:pt x="-9321" y="37605"/>
                                </a:lnTo>
                                <a:close/>
                                <a:moveTo>
                                  <a:pt x="-8964" y="37611"/>
                                </a:moveTo>
                                <a:lnTo>
                                  <a:pt x="-8847" y="37679"/>
                                </a:lnTo>
                                <a:lnTo>
                                  <a:pt x="-8964" y="37746"/>
                                </a:lnTo>
                                <a:lnTo>
                                  <a:pt x="-8964" y="37611"/>
                                </a:lnTo>
                                <a:close/>
                                <a:moveTo>
                                  <a:pt x="-8614" y="37617"/>
                                </a:moveTo>
                                <a:lnTo>
                                  <a:pt x="-8497" y="37684"/>
                                </a:lnTo>
                                <a:lnTo>
                                  <a:pt x="-8614" y="37752"/>
                                </a:lnTo>
                                <a:lnTo>
                                  <a:pt x="-8614" y="3761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4833">
                            <a:solidFill>
                              <a:srgbClr val="000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25" name="Freeform 1156"/>
                        <wps:cNvSpPr>
                          <a:spLocks/>
                        </wps:cNvSpPr>
                        <wps:spPr bwMode="auto">
                          <a:xfrm>
                            <a:off x="9427" y="2171"/>
                            <a:ext cx="117" cy="135"/>
                          </a:xfrm>
                          <a:custGeom>
                            <a:avLst/>
                            <a:gdLst>
                              <a:gd name="T0" fmla="+- 0 9427 9427"/>
                              <a:gd name="T1" fmla="*/ T0 w 117"/>
                              <a:gd name="T2" fmla="+- 0 2171 2171"/>
                              <a:gd name="T3" fmla="*/ 2171 h 135"/>
                              <a:gd name="T4" fmla="+- 0 9544 9427"/>
                              <a:gd name="T5" fmla="*/ T4 w 117"/>
                              <a:gd name="T6" fmla="+- 0 2239 2171"/>
                              <a:gd name="T7" fmla="*/ 2239 h 135"/>
                              <a:gd name="T8" fmla="+- 0 9427 9427"/>
                              <a:gd name="T9" fmla="*/ T8 w 117"/>
                              <a:gd name="T10" fmla="+- 0 2306 2171"/>
                              <a:gd name="T11" fmla="*/ 2306 h 135"/>
                              <a:gd name="T12" fmla="+- 0 9427 9427"/>
                              <a:gd name="T13" fmla="*/ T12 w 117"/>
                              <a:gd name="T14" fmla="+- 0 2171 2171"/>
                              <a:gd name="T15" fmla="*/ 2171 h 1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17" h="135">
                                <a:moveTo>
                                  <a:pt x="0" y="0"/>
                                </a:moveTo>
                                <a:lnTo>
                                  <a:pt x="117" y="68"/>
                                </a:lnTo>
                                <a:lnTo>
                                  <a:pt x="0" y="13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4833">
                            <a:solidFill>
                              <a:srgbClr val="000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26" name="Freeform 1155"/>
                        <wps:cNvSpPr>
                          <a:spLocks/>
                        </wps:cNvSpPr>
                        <wps:spPr bwMode="auto">
                          <a:xfrm>
                            <a:off x="2409" y="2568"/>
                            <a:ext cx="7055" cy="503"/>
                          </a:xfrm>
                          <a:custGeom>
                            <a:avLst/>
                            <a:gdLst>
                              <a:gd name="T0" fmla="+- 0 2409 2409"/>
                              <a:gd name="T1" fmla="*/ T0 w 7055"/>
                              <a:gd name="T2" fmla="+- 0 3071 2568"/>
                              <a:gd name="T3" fmla="*/ 3071 h 503"/>
                              <a:gd name="T4" fmla="+- 0 2762 2409"/>
                              <a:gd name="T5" fmla="*/ T4 w 7055"/>
                              <a:gd name="T6" fmla="+- 0 2585 2568"/>
                              <a:gd name="T7" fmla="*/ 2585 h 503"/>
                              <a:gd name="T8" fmla="+- 0 3115 2409"/>
                              <a:gd name="T9" fmla="*/ T8 w 7055"/>
                              <a:gd name="T10" fmla="+- 0 2582 2568"/>
                              <a:gd name="T11" fmla="*/ 2582 h 503"/>
                              <a:gd name="T12" fmla="+- 0 3467 2409"/>
                              <a:gd name="T13" fmla="*/ T12 w 7055"/>
                              <a:gd name="T14" fmla="+- 0 2587 2568"/>
                              <a:gd name="T15" fmla="*/ 2587 h 503"/>
                              <a:gd name="T16" fmla="+- 0 3820 2409"/>
                              <a:gd name="T17" fmla="*/ T16 w 7055"/>
                              <a:gd name="T18" fmla="+- 0 2568 2568"/>
                              <a:gd name="T19" fmla="*/ 2568 h 503"/>
                              <a:gd name="T20" fmla="+- 0 4172 2409"/>
                              <a:gd name="T21" fmla="*/ T20 w 7055"/>
                              <a:gd name="T22" fmla="+- 0 2581 2568"/>
                              <a:gd name="T23" fmla="*/ 2581 h 503"/>
                              <a:gd name="T24" fmla="+- 0 4525 2409"/>
                              <a:gd name="T25" fmla="*/ T24 w 7055"/>
                              <a:gd name="T26" fmla="+- 0 2572 2568"/>
                              <a:gd name="T27" fmla="*/ 2572 h 503"/>
                              <a:gd name="T28" fmla="+- 0 4878 2409"/>
                              <a:gd name="T29" fmla="*/ T28 w 7055"/>
                              <a:gd name="T30" fmla="+- 0 2579 2568"/>
                              <a:gd name="T31" fmla="*/ 2579 h 503"/>
                              <a:gd name="T32" fmla="+- 0 5231 2409"/>
                              <a:gd name="T33" fmla="*/ T32 w 7055"/>
                              <a:gd name="T34" fmla="+- 0 2580 2568"/>
                              <a:gd name="T35" fmla="*/ 2580 h 503"/>
                              <a:gd name="T36" fmla="+- 0 5583 2409"/>
                              <a:gd name="T37" fmla="*/ T36 w 7055"/>
                              <a:gd name="T38" fmla="+- 0 2577 2568"/>
                              <a:gd name="T39" fmla="*/ 2577 h 503"/>
                              <a:gd name="T40" fmla="+- 0 5936 2409"/>
                              <a:gd name="T41" fmla="*/ T40 w 7055"/>
                              <a:gd name="T42" fmla="+- 0 2573 2568"/>
                              <a:gd name="T43" fmla="*/ 2573 h 503"/>
                              <a:gd name="T44" fmla="+- 0 6289 2409"/>
                              <a:gd name="T45" fmla="*/ T44 w 7055"/>
                              <a:gd name="T46" fmla="+- 0 2577 2568"/>
                              <a:gd name="T47" fmla="*/ 2577 h 503"/>
                              <a:gd name="T48" fmla="+- 0 6642 2409"/>
                              <a:gd name="T49" fmla="*/ T48 w 7055"/>
                              <a:gd name="T50" fmla="+- 0 2574 2568"/>
                              <a:gd name="T51" fmla="*/ 2574 h 503"/>
                              <a:gd name="T52" fmla="+- 0 6994 2409"/>
                              <a:gd name="T53" fmla="*/ T52 w 7055"/>
                              <a:gd name="T54" fmla="+- 0 2575 2568"/>
                              <a:gd name="T55" fmla="*/ 2575 h 503"/>
                              <a:gd name="T56" fmla="+- 0 7347 2409"/>
                              <a:gd name="T57" fmla="*/ T56 w 7055"/>
                              <a:gd name="T58" fmla="+- 0 2579 2568"/>
                              <a:gd name="T59" fmla="*/ 2579 h 503"/>
                              <a:gd name="T60" fmla="+- 0 7700 2409"/>
                              <a:gd name="T61" fmla="*/ T60 w 7055"/>
                              <a:gd name="T62" fmla="+- 0 2572 2568"/>
                              <a:gd name="T63" fmla="*/ 2572 h 503"/>
                              <a:gd name="T64" fmla="+- 0 8053 2409"/>
                              <a:gd name="T65" fmla="*/ T64 w 7055"/>
                              <a:gd name="T66" fmla="+- 0 2576 2568"/>
                              <a:gd name="T67" fmla="*/ 2576 h 503"/>
                              <a:gd name="T68" fmla="+- 0 8405 2409"/>
                              <a:gd name="T69" fmla="*/ T68 w 7055"/>
                              <a:gd name="T70" fmla="+- 0 2571 2568"/>
                              <a:gd name="T71" fmla="*/ 2571 h 503"/>
                              <a:gd name="T72" fmla="+- 0 8758 2409"/>
                              <a:gd name="T73" fmla="*/ T72 w 7055"/>
                              <a:gd name="T74" fmla="+- 0 2576 2568"/>
                              <a:gd name="T75" fmla="*/ 2576 h 503"/>
                              <a:gd name="T76" fmla="+- 0 9111 2409"/>
                              <a:gd name="T77" fmla="*/ T76 w 7055"/>
                              <a:gd name="T78" fmla="+- 0 2578 2568"/>
                              <a:gd name="T79" fmla="*/ 2578 h 503"/>
                              <a:gd name="T80" fmla="+- 0 9463 2409"/>
                              <a:gd name="T81" fmla="*/ T80 w 7055"/>
                              <a:gd name="T82" fmla="+- 0 2576 2568"/>
                              <a:gd name="T83" fmla="*/ 2576 h 50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7055" h="503">
                                <a:moveTo>
                                  <a:pt x="0" y="503"/>
                                </a:moveTo>
                                <a:lnTo>
                                  <a:pt x="353" y="17"/>
                                </a:lnTo>
                                <a:lnTo>
                                  <a:pt x="706" y="14"/>
                                </a:lnTo>
                                <a:lnTo>
                                  <a:pt x="1058" y="19"/>
                                </a:lnTo>
                                <a:lnTo>
                                  <a:pt x="1411" y="0"/>
                                </a:lnTo>
                                <a:lnTo>
                                  <a:pt x="1763" y="13"/>
                                </a:lnTo>
                                <a:lnTo>
                                  <a:pt x="2116" y="4"/>
                                </a:lnTo>
                                <a:lnTo>
                                  <a:pt x="2469" y="11"/>
                                </a:lnTo>
                                <a:lnTo>
                                  <a:pt x="2822" y="12"/>
                                </a:lnTo>
                                <a:lnTo>
                                  <a:pt x="3174" y="9"/>
                                </a:lnTo>
                                <a:lnTo>
                                  <a:pt x="3527" y="5"/>
                                </a:lnTo>
                                <a:lnTo>
                                  <a:pt x="3880" y="9"/>
                                </a:lnTo>
                                <a:lnTo>
                                  <a:pt x="4233" y="6"/>
                                </a:lnTo>
                                <a:lnTo>
                                  <a:pt x="4585" y="7"/>
                                </a:lnTo>
                                <a:lnTo>
                                  <a:pt x="4938" y="11"/>
                                </a:lnTo>
                                <a:lnTo>
                                  <a:pt x="5291" y="4"/>
                                </a:lnTo>
                                <a:lnTo>
                                  <a:pt x="5644" y="8"/>
                                </a:lnTo>
                                <a:lnTo>
                                  <a:pt x="5996" y="3"/>
                                </a:lnTo>
                                <a:lnTo>
                                  <a:pt x="6349" y="8"/>
                                </a:lnTo>
                                <a:lnTo>
                                  <a:pt x="6702" y="10"/>
                                </a:lnTo>
                                <a:lnTo>
                                  <a:pt x="7054" y="8"/>
                                </a:lnTo>
                              </a:path>
                            </a:pathLst>
                          </a:custGeom>
                          <a:noFill/>
                          <a:ln w="1483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27" name="Line 1154"/>
                        <wps:cNvCnPr/>
                        <wps:spPr bwMode="auto">
                          <a:xfrm>
                            <a:off x="2491" y="304"/>
                            <a:ext cx="383" cy="0"/>
                          </a:xfrm>
                          <a:prstGeom prst="line">
                            <a:avLst/>
                          </a:prstGeom>
                          <a:noFill/>
                          <a:ln w="14833">
                            <a:solidFill>
                              <a:srgbClr val="FF0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28" name="Rectangle 1153"/>
                        <wps:cNvSpPr>
                          <a:spLocks noChangeArrowheads="1"/>
                        </wps:cNvSpPr>
                        <wps:spPr bwMode="auto">
                          <a:xfrm>
                            <a:off x="2635" y="260"/>
                            <a:ext cx="91" cy="91"/>
                          </a:xfrm>
                          <a:prstGeom prst="rect">
                            <a:avLst/>
                          </a:prstGeom>
                          <a:noFill/>
                          <a:ln w="14833">
                            <a:solidFill>
                              <a:srgbClr val="FF00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29" name="Picture 11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79" y="405"/>
                            <a:ext cx="406" cy="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30" name="Freeform 1151"/>
                        <wps:cNvSpPr>
                          <a:spLocks/>
                        </wps:cNvSpPr>
                        <wps:spPr bwMode="auto">
                          <a:xfrm>
                            <a:off x="2603" y="577"/>
                            <a:ext cx="117" cy="135"/>
                          </a:xfrm>
                          <a:custGeom>
                            <a:avLst/>
                            <a:gdLst>
                              <a:gd name="T0" fmla="+- 0 2603 2603"/>
                              <a:gd name="T1" fmla="*/ T0 w 117"/>
                              <a:gd name="T2" fmla="+- 0 644 577"/>
                              <a:gd name="T3" fmla="*/ 644 h 135"/>
                              <a:gd name="T4" fmla="+- 0 2719 2603"/>
                              <a:gd name="T5" fmla="*/ T4 w 117"/>
                              <a:gd name="T6" fmla="+- 0 577 577"/>
                              <a:gd name="T7" fmla="*/ 577 h 135"/>
                              <a:gd name="T8" fmla="+- 0 2719 2603"/>
                              <a:gd name="T9" fmla="*/ T8 w 117"/>
                              <a:gd name="T10" fmla="+- 0 712 577"/>
                              <a:gd name="T11" fmla="*/ 712 h 135"/>
                              <a:gd name="T12" fmla="+- 0 2603 2603"/>
                              <a:gd name="T13" fmla="*/ T12 w 117"/>
                              <a:gd name="T14" fmla="+- 0 644 577"/>
                              <a:gd name="T15" fmla="*/ 644 h 1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17" h="135">
                                <a:moveTo>
                                  <a:pt x="0" y="67"/>
                                </a:moveTo>
                                <a:lnTo>
                                  <a:pt x="116" y="0"/>
                                </a:lnTo>
                                <a:lnTo>
                                  <a:pt x="116" y="135"/>
                                </a:lnTo>
                                <a:lnTo>
                                  <a:pt x="0" y="6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4833">
                            <a:solidFill>
                              <a:srgbClr val="000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31" name="Freeform 1150"/>
                        <wps:cNvSpPr>
                          <a:spLocks/>
                        </wps:cNvSpPr>
                        <wps:spPr bwMode="auto">
                          <a:xfrm>
                            <a:off x="2622" y="730"/>
                            <a:ext cx="117" cy="156"/>
                          </a:xfrm>
                          <a:custGeom>
                            <a:avLst/>
                            <a:gdLst>
                              <a:gd name="T0" fmla="+- 0 2680 2622"/>
                              <a:gd name="T1" fmla="*/ T0 w 117"/>
                              <a:gd name="T2" fmla="+- 0 886 730"/>
                              <a:gd name="T3" fmla="*/ 886 h 156"/>
                              <a:gd name="T4" fmla="+- 0 2739 2622"/>
                              <a:gd name="T5" fmla="*/ T4 w 117"/>
                              <a:gd name="T6" fmla="+- 0 808 730"/>
                              <a:gd name="T7" fmla="*/ 808 h 156"/>
                              <a:gd name="T8" fmla="+- 0 2680 2622"/>
                              <a:gd name="T9" fmla="*/ T8 w 117"/>
                              <a:gd name="T10" fmla="+- 0 730 730"/>
                              <a:gd name="T11" fmla="*/ 730 h 156"/>
                              <a:gd name="T12" fmla="+- 0 2622 2622"/>
                              <a:gd name="T13" fmla="*/ T12 w 117"/>
                              <a:gd name="T14" fmla="+- 0 808 730"/>
                              <a:gd name="T15" fmla="*/ 808 h 156"/>
                              <a:gd name="T16" fmla="+- 0 2680 2622"/>
                              <a:gd name="T17" fmla="*/ T16 w 117"/>
                              <a:gd name="T18" fmla="+- 0 886 730"/>
                              <a:gd name="T19" fmla="*/ 886 h 15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17" h="156">
                                <a:moveTo>
                                  <a:pt x="58" y="156"/>
                                </a:moveTo>
                                <a:lnTo>
                                  <a:pt x="117" y="78"/>
                                </a:lnTo>
                                <a:lnTo>
                                  <a:pt x="58" y="0"/>
                                </a:lnTo>
                                <a:lnTo>
                                  <a:pt x="0" y="78"/>
                                </a:lnTo>
                                <a:lnTo>
                                  <a:pt x="58" y="15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483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32" name="Line 1149"/>
                        <wps:cNvCnPr/>
                        <wps:spPr bwMode="auto">
                          <a:xfrm>
                            <a:off x="2491" y="980"/>
                            <a:ext cx="383" cy="0"/>
                          </a:xfrm>
                          <a:prstGeom prst="line">
                            <a:avLst/>
                          </a:prstGeom>
                          <a:noFill/>
                          <a:ln w="14833">
                            <a:solidFill>
                              <a:srgbClr val="000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33" name="Freeform 1148"/>
                        <wps:cNvSpPr>
                          <a:spLocks/>
                        </wps:cNvSpPr>
                        <wps:spPr bwMode="auto">
                          <a:xfrm>
                            <a:off x="2642" y="910"/>
                            <a:ext cx="117" cy="135"/>
                          </a:xfrm>
                          <a:custGeom>
                            <a:avLst/>
                            <a:gdLst>
                              <a:gd name="T0" fmla="+- 0 2642 2642"/>
                              <a:gd name="T1" fmla="*/ T0 w 117"/>
                              <a:gd name="T2" fmla="+- 0 910 910"/>
                              <a:gd name="T3" fmla="*/ 910 h 135"/>
                              <a:gd name="T4" fmla="+- 0 2758 2642"/>
                              <a:gd name="T5" fmla="*/ T4 w 117"/>
                              <a:gd name="T6" fmla="+- 0 978 910"/>
                              <a:gd name="T7" fmla="*/ 978 h 135"/>
                              <a:gd name="T8" fmla="+- 0 2642 2642"/>
                              <a:gd name="T9" fmla="*/ T8 w 117"/>
                              <a:gd name="T10" fmla="+- 0 1045 910"/>
                              <a:gd name="T11" fmla="*/ 1045 h 135"/>
                              <a:gd name="T12" fmla="+- 0 2642 2642"/>
                              <a:gd name="T13" fmla="*/ T12 w 117"/>
                              <a:gd name="T14" fmla="+- 0 910 910"/>
                              <a:gd name="T15" fmla="*/ 910 h 1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17" h="135">
                                <a:moveTo>
                                  <a:pt x="0" y="0"/>
                                </a:moveTo>
                                <a:lnTo>
                                  <a:pt x="116" y="68"/>
                                </a:lnTo>
                                <a:lnTo>
                                  <a:pt x="0" y="13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4833">
                            <a:solidFill>
                              <a:srgbClr val="000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34" name="Line 1147"/>
                        <wps:cNvCnPr/>
                        <wps:spPr bwMode="auto">
                          <a:xfrm>
                            <a:off x="2491" y="1149"/>
                            <a:ext cx="383" cy="0"/>
                          </a:xfrm>
                          <a:prstGeom prst="line">
                            <a:avLst/>
                          </a:prstGeom>
                          <a:noFill/>
                          <a:ln w="1483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35" name="Rectangle 1146"/>
                        <wps:cNvSpPr>
                          <a:spLocks noChangeArrowheads="1"/>
                        </wps:cNvSpPr>
                        <wps:spPr bwMode="auto">
                          <a:xfrm>
                            <a:off x="2415" y="204"/>
                            <a:ext cx="2820" cy="1045"/>
                          </a:xfrm>
                          <a:prstGeom prst="rect">
                            <a:avLst/>
                          </a:prstGeom>
                          <a:noFill/>
                          <a:ln w="2472">
                            <a:solidFill>
                              <a:srgbClr val="252525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36" name="Text Box 1145"/>
                        <wps:cNvSpPr txBox="1">
                          <a:spLocks noChangeArrowheads="1"/>
                        </wps:cNvSpPr>
                        <wps:spPr bwMode="auto">
                          <a:xfrm>
                            <a:off x="2491" y="498"/>
                            <a:ext cx="1834" cy="7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A921E34" w14:textId="77777777" w:rsidR="00B0570F" w:rsidRDefault="00B0570F">
                              <w:pPr>
                                <w:tabs>
                                  <w:tab w:val="left" w:pos="420"/>
                                </w:tabs>
                                <w:spacing w:before="59" w:line="170" w:lineRule="exact"/>
                                <w:rPr>
                                  <w:rFonts w:ascii="Calibri"/>
                                  <w:sz w:val="14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252525"/>
                                  <w:w w:val="105"/>
                                  <w:position w:val="5"/>
                                  <w:sz w:val="15"/>
                                  <w:u w:val="thick" w:color="0000FF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color w:val="252525"/>
                                  <w:position w:val="5"/>
                                  <w:sz w:val="15"/>
                                  <w:u w:val="thick" w:color="0000FF"/>
                                </w:rPr>
                                <w:tab/>
                              </w:r>
                              <w:r>
                                <w:rPr>
                                  <w:rFonts w:ascii="Calibri"/>
                                  <w:sz w:val="14"/>
                                </w:rPr>
                                <w:t>Biased</w:t>
                              </w:r>
                              <w:r>
                                <w:rPr>
                                  <w:rFonts w:ascii="Calibri"/>
                                  <w:spacing w:val="-9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sz w:val="14"/>
                                </w:rPr>
                                <w:t>chebyshev</w:t>
                              </w:r>
                            </w:p>
                            <w:p w14:paraId="329D8D81" w14:textId="77777777" w:rsidR="00B0570F" w:rsidRDefault="00B0570F">
                              <w:pPr>
                                <w:tabs>
                                  <w:tab w:val="left" w:pos="420"/>
                                </w:tabs>
                                <w:spacing w:line="169" w:lineRule="exact"/>
                                <w:rPr>
                                  <w:rFonts w:ascii="Calibri"/>
                                  <w:sz w:val="14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252525"/>
                                  <w:w w:val="105"/>
                                  <w:position w:val="3"/>
                                  <w:sz w:val="15"/>
                                  <w:u w:val="thick" w:color="000000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color w:val="252525"/>
                                  <w:position w:val="3"/>
                                  <w:sz w:val="15"/>
                                  <w:u w:val="thick" w:color="000000"/>
                                </w:rPr>
                                <w:tab/>
                              </w:r>
                              <w:r>
                                <w:rPr>
                                  <w:rFonts w:ascii="Calibri"/>
                                  <w:sz w:val="14"/>
                                </w:rPr>
                                <w:t>MFML</w:t>
                              </w:r>
                            </w:p>
                            <w:p w14:paraId="614A54D2" w14:textId="77777777" w:rsidR="00B0570F" w:rsidRDefault="00B0570F">
                              <w:pPr>
                                <w:ind w:left="420" w:right="1"/>
                                <w:rPr>
                                  <w:rFonts w:ascii="Calibri"/>
                                  <w:sz w:val="14"/>
                                </w:rPr>
                              </w:pPr>
                              <w:r>
                                <w:rPr>
                                  <w:rFonts w:ascii="Calibri"/>
                                  <w:sz w:val="14"/>
                                </w:rPr>
                                <w:t>proposed ML estimation Perfect estimation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37" name="Text Box 1144"/>
                        <wps:cNvSpPr txBox="1">
                          <a:spLocks noChangeArrowheads="1"/>
                        </wps:cNvSpPr>
                        <wps:spPr bwMode="auto">
                          <a:xfrm>
                            <a:off x="2912" y="242"/>
                            <a:ext cx="772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DCBA0C0" w14:textId="77777777" w:rsidR="00B0570F" w:rsidRDefault="00B0570F">
                              <w:pPr>
                                <w:spacing w:line="148" w:lineRule="exact"/>
                                <w:rPr>
                                  <w:rFonts w:ascii="Calibri"/>
                                  <w:sz w:val="14"/>
                                </w:rPr>
                              </w:pPr>
                              <w:r>
                                <w:rPr>
                                  <w:rFonts w:ascii="Calibri"/>
                                  <w:sz w:val="14"/>
                                </w:rPr>
                                <w:t>Lower bound</w:t>
                              </w:r>
                            </w:p>
                            <w:p w14:paraId="07E2EF19" w14:textId="77777777" w:rsidR="00B0570F" w:rsidRDefault="00B0570F">
                              <w:pPr>
                                <w:spacing w:line="161" w:lineRule="exact"/>
                                <w:rPr>
                                  <w:rFonts w:ascii="Calibri"/>
                                  <w:sz w:val="14"/>
                                </w:rPr>
                              </w:pPr>
                              <w:r>
                                <w:rPr>
                                  <w:rFonts w:ascii="Calibri"/>
                                  <w:sz w:val="14"/>
                                </w:rPr>
                                <w:t>Schoute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60091B5" id="Group 1143" o:spid="_x0000_s1186" style="position:absolute;left:0;text-align:left;margin-left:116.1pt;margin-top:8.2pt;width:361.75pt;height:150pt;z-index:-251630592;mso-position-horizontal-relative:page;mso-position-vertical-relative:text" coordorigin="2322,164" coordsize="7235,30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">
                <v:shape id="Picture 1213" o:spid="_x0000_s1187" type="#_x0000_t75" style="position:absolute;left:2407;top:196;width:7058;height:28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">
                  <v:imagedata r:id="rId148" o:title=""/>
                </v:shape>
                <v:line id="Line 1212" o:spid="_x0000_s1188" style="position:absolute;visibility:visible;mso-wrap-style:square" from="2409,3071" to="9465,30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" strokecolor="#252525" strokeweight=".06822mm"/>
                <v:line id="Line 1211" o:spid="_x0000_s1189" style="position:absolute;visibility:visible;mso-wrap-style:square" from="2409,198" to="9465,1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" strokecolor="#252525" strokeweight=".06825mm"/>
                <v:shape id="AutoShape 1210" o:spid="_x0000_s1190" style="position:absolute;left:3112;top:3035;width:5648;height:2;visibility:visible;mso-wrap-style:square;v-text-anchor:top" coordsize="5648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" path="m,l4,m706,r4,m1411,r4,m2117,r4,m2822,r4,m3528,r3,m4233,r4,m4938,r4,m5644,r4,e" filled="f" strokecolor="#252525" strokeweight="1.2739mm">
                  <v:path arrowok="t" o:connecttype="custom" o:connectlocs="0,0;4,0;706,0;710,0;1411,0;1415,0;2117,0;2121,0;2822,0;2826,0;3528,0;3531,0;4233,0;4237,0;4938,0;4942,0;5644,0;5648,0" o:connectangles="0,0,0,0,0,0,0,0,0,0,0,0,0,0,0,0,0,0"/>
                </v:shape>
                <v:shape id="AutoShape 1209" o:spid="_x0000_s1191" style="position:absolute;left:3112;top:201;width:5648;height:34;visibility:visible;mso-wrap-style:square;v-text-anchor:top" coordsize="5648,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" path="m,l4,m706,r4,m1411,r4,m2117,33r4,m2822,33r4,m3528,33r3,m4233,33r4,m4938,33r4,m5644,33r4,e" filled="f" strokecolor="#252525" strokeweight="1.2815mm">
                  <v:path arrowok="t" o:connecttype="custom" o:connectlocs="0,201;4,201;706,201;710,201;1411,201;1415,201;2117,234;2121,234;2822,234;2826,234;3528,234;3531,234;4233,234;4237,234;4938,234;4942,234;5644,234;5648,234" o:connectangles="0,0,0,0,0,0,0,0,0,0,0,0,0,0,0,0,0,0"/>
                </v:shape>
                <v:line id="Line 1208" o:spid="_x0000_s1192" style="position:absolute;visibility:visible;mso-wrap-style:square" from="2409,196" to="2409,30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" strokecolor="#252525" strokeweight=".06825mm"/>
                <v:line id="Line 1207" o:spid="_x0000_s1193" style="position:absolute;visibility:visible;mso-wrap-style:square" from="9463,196" to="9463,30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" strokecolor="#252525" strokeweight=".06825mm"/>
                <v:line id="Line 1206" o:spid="_x0000_s1194" style="position:absolute;visibility:visible;mso-wrap-style:square" from="2409,3071" to="2481,30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" strokecolor="#252525" strokeweight=".06822mm"/>
                <v:shape id="AutoShape 1205" o:spid="_x0000_s1195" style="position:absolute;left:2409;top:2305;width:73;height:575;visibility:visible;mso-wrap-style:square;v-text-anchor:top" coordsize="73,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" path="m,574r72,m,383r72,m,191r72,m,l72,e" filled="f" strokecolor="#252525" strokeweight=".06825mm">
                  <v:path arrowok="t" o:connecttype="custom" o:connectlocs="0,2879;72,2879;0,2688;72,2688;0,2496;72,2496;0,2305;72,2305" o:connectangles="0,0,0,0,0,0,0,0"/>
                </v:shape>
                <v:line id="Line 1204" o:spid="_x0000_s1196" style="position:absolute;visibility:visible;mso-wrap-style:square" from="2409,2113" to="2481,21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" strokecolor="#252525" strokeweight=".06825mm"/>
                <v:line id="Line 1203" o:spid="_x0000_s1197" style="position:absolute;visibility:visible;mso-wrap-style:square" from="2409,1922" to="2481,19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" strokecolor="#252525" strokeweight=".06825mm"/>
                <v:line id="Line 1202" o:spid="_x0000_s1198" style="position:absolute;visibility:visible;mso-wrap-style:square" from="2409,1730" to="2481,17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" strokecolor="#252525" strokeweight=".06822mm"/>
                <v:shape id="AutoShape 1201" o:spid="_x0000_s1199" style="position:absolute;left:2409;top:1155;width:73;height:384;visibility:visible;mso-wrap-style:square;v-text-anchor:top" coordsize="73,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" path="m,384r72,m,192r72,m,l6,e" filled="f" strokecolor="#252525" strokeweight=".06825mm">
                  <v:path arrowok="t" o:connecttype="custom" o:connectlocs="0,1539;72,1539;0,1347;72,1347;0,1155;6,1155" o:connectangles="0,0,0,0,0,0"/>
                </v:shape>
                <v:shape id="AutoShape 1200" o:spid="_x0000_s1200" style="position:absolute;left:2409;top:772;width:6;height:192;visibility:visible;mso-wrap-style:square;v-text-anchor:top" coordsize="6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" path="m,192r6,m,l6,e" filled="f" strokecolor="#252525" strokeweight=".06825mm">
                  <v:path arrowok="t" o:connecttype="custom" o:connectlocs="0,964;6,964;0,772;6,772" o:connectangles="0,0,0,0"/>
                </v:shape>
                <v:line id="Line 1199" o:spid="_x0000_s1201" style="position:absolute;visibility:visible;mso-wrap-style:square" from="2409,581" to="2415,5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" strokecolor="#252525" strokeweight=".06825mm"/>
                <v:line id="Line 1198" o:spid="_x0000_s1202" style="position:absolute;visibility:visible;mso-wrap-style:square" from="2409,389" to="2415,3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" strokecolor="#252525" strokeweight=".06822mm"/>
                <v:line id="Line 1197" o:spid="_x0000_s1203" style="position:absolute;visibility:visible;mso-wrap-style:square" from="2409,198" to="2481,1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" strokecolor="#252525" strokeweight=".06825mm"/>
                <v:line id="Line 1196" o:spid="_x0000_s1204" style="position:absolute;visibility:visible;mso-wrap-style:square" from="9391,3071" to="9463,30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" strokecolor="#252525" strokeweight=".06822mm"/>
                <v:shape id="AutoShape 1195" o:spid="_x0000_s1205" style="position:absolute;left:9391;top:2305;width:73;height:575;visibility:visible;mso-wrap-style:square;v-text-anchor:top" coordsize="73,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" path="m,574r72,m,383r72,m,191r72,m,l72,e" filled="f" strokecolor="#252525" strokeweight=".06825mm">
                  <v:path arrowok="t" o:connecttype="custom" o:connectlocs="0,2879;72,2879;0,2688;72,2688;0,2496;72,2496;0,2305;72,2305" o:connectangles="0,0,0,0,0,0,0,0"/>
                </v:shape>
                <v:line id="Line 1194" o:spid="_x0000_s1206" style="position:absolute;visibility:visible;mso-wrap-style:square" from="9391,2113" to="9463,21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" strokecolor="#252525" strokeweight=".06825mm"/>
                <v:line id="Line 1193" o:spid="_x0000_s1207" style="position:absolute;visibility:visible;mso-wrap-style:square" from="9391,1922" to="9463,19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" strokecolor="#252525" strokeweight=".06825mm"/>
                <v:line id="Line 1192" o:spid="_x0000_s1208" style="position:absolute;visibility:visible;mso-wrap-style:square" from="9391,1730" to="9463,17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" strokecolor="#252525" strokeweight=".06822mm"/>
                <v:shape id="AutoShape 1191" o:spid="_x0000_s1209" style="position:absolute;left:9391;top:1155;width:73;height:384;visibility:visible;mso-wrap-style:square;v-text-anchor:top" coordsize="73,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" path="m,384r72,m,192r72,m,l72,e" filled="f" strokecolor="#252525" strokeweight=".06825mm">
                  <v:path arrowok="t" o:connecttype="custom" o:connectlocs="0,1539;72,1539;0,1347;72,1347;0,1155;72,1155" o:connectangles="0,0,0,0,0,0"/>
                </v:shape>
                <v:shape id="AutoShape 1190" o:spid="_x0000_s1210" style="position:absolute;left:9391;top:772;width:73;height:192;visibility:visible;mso-wrap-style:square;v-text-anchor:top" coordsize="73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" path="m,192r72,m,l72,e" filled="f" strokecolor="#252525" strokeweight=".06825mm">
                  <v:path arrowok="t" o:connecttype="custom" o:connectlocs="0,964;72,964;0,772;72,772" o:connectangles="0,0,0,0"/>
                </v:shape>
                <v:line id="Line 1189" o:spid="_x0000_s1211" style="position:absolute;visibility:visible;mso-wrap-style:square" from="9391,581" to="9463,5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" strokecolor="#252525" strokeweight=".06825mm"/>
                <v:line id="Line 1188" o:spid="_x0000_s1212" style="position:absolute;visibility:visible;mso-wrap-style:square" from="9391,389" to="9463,3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" strokecolor="#252525" strokeweight=".06822mm"/>
                <v:line id="Line 1187" o:spid="_x0000_s1213" style="position:absolute;visibility:visible;mso-wrap-style:square" from="9391,198" to="9463,1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" strokecolor="#252525" strokeweight=".06825mm"/>
                <v:shape id="Freeform 1186" o:spid="_x0000_s1214" style="position:absolute;left:2409;top:1465;width:7055;height:1606;visibility:visible;mso-wrap-style:square;v-text-anchor:top" coordsize="7055,16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" path="m,1606l353,131,706,76,1058,48r353,-7l1763,22,2116,7,2469,2r353,7l3174,6r353,9l3880,11r353,1l4585,10r353,4l5291,4r353,4l5996,9,6349,6,6702,1,7054,e" filled="f" strokecolor="fuchsia" strokeweight=".41203mm">
                  <v:path arrowok="t" o:connecttype="custom" o:connectlocs="0,3071;353,1596;706,1541;1058,1513;1411,1506;1763,1487;2116,1472;2469,1467;2822,1474;3174,1471;3527,1480;3880,1476;4233,1477;4585,1475;4938,1479;5291,1469;5644,1473;5996,1474;6349,1471;6702,1466;7054,1465" o:connectangles="0,0,0,0,0,0,0,0,0,0,0,0,0,0,0,0,0,0,0,0,0"/>
                </v:shape>
                <v:shape id="AutoShape 1185" o:spid="_x0000_s1215" style="position:absolute;left:17441;top:-63394;width:270923;height:64336;visibility:visible;mso-wrap-style:square;v-text-anchor:top" coordsize="270923,643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" path="m-15074,66513r90,l-14984,66422r-90,l-15074,66513xm-14724,65036r91,l-14633,64945r-91,l-14724,65036xm-14374,64978r91,l-14283,64887r-91,l-14374,64978xm-14018,64954r91,l-13927,64863r-91,l-14018,64954xm-13667,64942r91,l-13576,64851r-91,l-13667,64942xm-13311,64925r91,l-13220,64834r-91,l-13311,64925xm-12961,64913r91,l-12870,64822r-91,l-12961,64913xm-12610,64908r91,l-12519,64817r-91,l-12610,64908xm-12254,64913r91,l-12163,64822r-91,l-12254,64913xm-11904,64913r91,l-11813,64822r-91,l-11904,64913xm-11548,64919r91,l-11457,64828r-91,l-11548,64919xm-11197,64913r91,l-11106,64822r-91,l-11197,64913xm-10847,64919r91,l-10756,64828r-91,l-10847,64919xm-10491,64913r92,l-10399,64822r-92,l-10491,64913xm-10140,64919r91,l-10049,64828r-91,l-10140,64919xm-9784,64908r91,l-9693,64817r-91,l-9784,64908xm-9434,64913r92,l-9342,64822r-92,l-9434,64913xm-9083,64913r91,l-8992,64822r-91,l-9083,64913xm-8727,64913r91,l-8636,64822r-91,l-8727,64913xm-8376,64908r91,l-8285,64817r-91,l-8376,64908xm-8020,64908r91,l-7929,64817r-91,l-8020,64908xe" filled="f" strokecolor="fuchsia" strokeweight=".41203mm">
                  <v:path arrowok="t" o:connecttype="custom" o:connectlocs="-14984,3119;-15074,3028;-14724,1642;-14633,1551;-14724,1642;-14283,1584;-14374,1493;-14018,1560;-13927,1469;-14018,1560;-13576,1548;-13667,1457;-13311,1531;-13220,1440;-13311,1531;-12870,1519;-12961,1428;-12610,1514;-12519,1423;-12610,1514;-12163,1519;-12254,1428;-11904,1519;-11813,1428;-11904,1519;-11457,1525;-11548,1434;-11197,1519;-11106,1428;-11197,1519;-10756,1525;-10847,1434;-10491,1519;-10399,1428;-10491,1519;-10049,1525;-10140,1434;-9784,1514;-9693,1423;-9784,1514;-9342,1519;-9434,1428;-9083,1519;-8992,1428;-9083,1519;-8636,1519;-8727,1428;-8376,1514;-8285,1423;-8376,1514;-7929,1514;-8020,1423" o:connectangles="0,0,0,0,0,0,0,0,0,0,0,0,0,0,0,0,0,0,0,0,0,0,0,0,0,0,0,0,0,0,0,0,0,0,0,0,0,0,0,0,0,0,0,0,0,0,0,0,0,0,0,0"/>
                </v:shape>
                <v:shape id="Freeform 1184" o:spid="_x0000_s1216" style="position:absolute;left:2409;top:1666;width:7055;height:1405;visibility:visible;mso-wrap-style:square;v-text-anchor:top" coordsize="7055,1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" path="m,1405l353,104,706,35r352,8l1411,44r352,-6l2116,16r353,-6l2822,r352,1l3527,14r353,1l4233,11r352,7l4938,29r353,-1l5644,28r352,-7l6349,26r353,-4l7054,30e" filled="f" strokecolor="red" strokeweight=".41203mm">
                  <v:path arrowok="t" o:connecttype="custom" o:connectlocs="0,3071;353,1770;706,1701;1058,1709;1411,1710;1763,1704;2116,1682;2469,1676;2822,1666;3174,1667;3527,1680;3880,1681;4233,1677;4585,1684;4938,1695;5291,1694;5644,1694;5996,1687;6349,1692;6702,1688;7054,1696" o:connectangles="0,0,0,0,0,0,0,0,0,0,0,0,0,0,0,0,0,0,0,0,0"/>
                </v:shape>
                <v:shape id="Picture 1183" o:spid="_x0000_s1217" type="#_x0000_t75" style="position:absolute;left:2342;top:3004;width:140;height:1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">
                  <v:imagedata r:id="rId149" o:title=""/>
                </v:shape>
                <v:shape id="Picture 1182" o:spid="_x0000_s1218" type="#_x0000_t75" style="position:absolute;left:2692;top:1701;width:140;height:1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">
                  <v:imagedata r:id="rId150" o:title=""/>
                </v:shape>
                <v:shape id="Picture 1181" o:spid="_x0000_s1219" type="#_x0000_t75" style="position:absolute;left:3043;top:1631;width:140;height:1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">
                  <v:imagedata r:id="rId151" o:title=""/>
                </v:shape>
                <v:shape id="Picture 1180" o:spid="_x0000_s1220" type="#_x0000_t75" style="position:absolute;left:3399;top:1637;width:140;height:1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">
                  <v:imagedata r:id="rId152" o:title=""/>
                </v:shape>
                <v:shape id="Picture 1179" o:spid="_x0000_s1221" type="#_x0000_t75" style="position:absolute;left:3749;top:1637;width:140;height:1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">
                  <v:imagedata r:id="rId153" o:title=""/>
                </v:shape>
                <v:shape id="Picture 1178" o:spid="_x0000_s1222" type="#_x0000_t75" style="position:absolute;left:4105;top:1631;width:140;height:1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">
                  <v:imagedata r:id="rId154" o:title=""/>
                </v:shape>
                <v:shape id="Picture 1177" o:spid="_x0000_s1223" type="#_x0000_t75" style="position:absolute;left:4456;top:1614;width:140;height:1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">
                  <v:imagedata r:id="rId155" o:title=""/>
                </v:shape>
                <v:shape id="Picture 1176" o:spid="_x0000_s1224" type="#_x0000_t75" style="position:absolute;left:4806;top:1608;width:140;height:1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">
                  <v:imagedata r:id="rId156" o:title=""/>
                </v:shape>
                <v:shape id="Picture 1175" o:spid="_x0000_s1225" type="#_x0000_t75" style="position:absolute;left:5162;top:1597;width:140;height:1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">
                  <v:imagedata r:id="rId157" o:title=""/>
                </v:shape>
                <v:shape id="Picture 1174" o:spid="_x0000_s1226" type="#_x0000_t75" style="position:absolute;left:5513;top:1597;width:140;height:1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">
                  <v:imagedata r:id="rId158" o:title=""/>
                </v:shape>
                <v:shape id="Picture 1173" o:spid="_x0000_s1227" type="#_x0000_t75" style="position:absolute;left:5869;top:1608;width:140;height:1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">
                  <v:imagedata r:id="rId159" o:title=""/>
                </v:shape>
                <v:shape id="Picture 1172" o:spid="_x0000_s1228" type="#_x0000_t75" style="position:absolute;left:6220;top:1608;width:140;height:1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">
                  <v:imagedata r:id="rId160" o:title=""/>
                </v:shape>
                <v:shape id="Picture 1171" o:spid="_x0000_s1229" type="#_x0000_t75" style="position:absolute;left:6570;top:1608;width:140;height:1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">
                  <v:imagedata r:id="rId161" o:title=""/>
                </v:shape>
                <v:shape id="Picture 1170" o:spid="_x0000_s1230" type="#_x0000_t75" style="position:absolute;left:6926;top:1614;width:140;height:1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">
                  <v:imagedata r:id="rId162" o:title=""/>
                </v:shape>
                <v:shape id="Picture 1169" o:spid="_x0000_s1231" type="#_x0000_t75" style="position:absolute;left:7276;top:1626;width:140;height:1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">
                  <v:imagedata r:id="rId163" o:title=""/>
                </v:shape>
                <v:shape id="Picture 1168" o:spid="_x0000_s1232" type="#_x0000_t75" style="position:absolute;left:7633;top:1626;width:140;height:1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">
                  <v:imagedata r:id="rId164" o:title=""/>
                </v:shape>
                <v:shape id="Picture 1167" o:spid="_x0000_s1233" type="#_x0000_t75" style="position:absolute;left:7983;top:1626;width:140;height:1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">
                  <v:imagedata r:id="rId165" o:title=""/>
                </v:shape>
                <v:shape id="Picture 1166" o:spid="_x0000_s1234" type="#_x0000_t75" style="position:absolute;left:8333;top:1614;width:140;height:1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">
                  <v:imagedata r:id="rId166" o:title=""/>
                </v:shape>
                <v:shape id="Picture 1165" o:spid="_x0000_s1235" type="#_x0000_t75" style="position:absolute;left:8690;top:1620;width:140;height:1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">
                  <v:imagedata r:id="rId167" o:title=""/>
                </v:shape>
                <v:shape id="Picture 1164" o:spid="_x0000_s1236" type="#_x0000_t75" style="position:absolute;left:9040;top:1620;width:140;height:1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">
                  <v:imagedata r:id="rId168" o:title=""/>
                </v:shape>
                <v:shape id="Picture 1163" o:spid="_x0000_s1237" type="#_x0000_t75" style="position:absolute;left:9396;top:1626;width:140;height:1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">
                  <v:imagedata r:id="rId169" o:title=""/>
                </v:shape>
                <v:shape id="Freeform 1162" o:spid="_x0000_s1238" style="position:absolute;left:2409;top:1743;width:7055;height:1328;visibility:visible;mso-wrap-style:square;v-text-anchor:top" coordsize="7055,13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" path="m,1328l353,57,706,36r352,7l1411,8r352,18l2116,8,2469,4r353,11l3174,8,3527,3r353,14l4233,8r352,6l4938,8,5291,r353,2l5996,7,6349,2r353,1l7054,4e" filled="f" strokecolor="blue" strokeweight=".41203mm">
                  <v:path arrowok="t" o:connecttype="custom" o:connectlocs="0,3071;353,1800;706,1779;1058,1786;1411,1751;1763,1769;2116,1751;2469,1747;2822,1758;3174,1751;3527,1746;3880,1760;4233,1751;4585,1757;4938,1751;5291,1743;5644,1745;5996,1750;6349,1745;6702,1746;7054,1747" o:connectangles="0,0,0,0,0,0,0,0,0,0,0,0,0,0,0,0,0,0,0,0,0"/>
                </v:shape>
                <v:shape id="AutoShape 1161" o:spid="_x0000_s1239" style="position:absolute;left:16202;top:-53826;width:271916;height:55600;visibility:visible;mso-wrap-style:square;v-text-anchor:top" coordsize="271916,55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" path="m-13868,56900r117,-68l-13751,56967r-117,-67xm-13518,55627r117,-68l-13401,55694r-117,-67xm-13167,55604r116,-68l-13051,55671r-116,-67xm-12811,55615r117,-67l-12694,55683r-117,-68xm-12461,55580r117,-68l-12344,55647r-117,-67xm-12104,55598r116,-68l-11988,55665r-116,-67xm-11754,55574r117,-67l-11637,55642r-117,-68xm-11404,55574r117,-67l-11287,55642r-117,-68xm-11047,55586r116,-67l-10931,55653r-116,-67xm-10697,55574r117,-67l-10580,55642r-117,-68xm-10341,55574r117,-67l-10224,55642r-117,-68xm-9991,55586r117,-67l-9874,55653r-117,-67xm-9640,55574r117,-67l-9523,55642r-117,-68xm-9284,55580r117,-68l-9167,55647r-117,-67xm-8933,55574r116,-67l-8817,55642r-116,-68xm-8577,55568r116,-67l-8461,55636r-116,-68xm-8227,55568r117,-67l-8110,55636r-117,-68xm-7876,55574r116,-67l-7760,55642r-116,-68xm-7520,55568r116,-67l-7404,55636r-116,-68xm-7170,55574r117,-67l-7053,55642r-117,-68xm-6814,55574r117,-67l-6697,55642r-117,-68xe" filled="f" strokecolor="blue" strokeweight=".41203mm">
                  <v:path arrowok="t" o:connecttype="custom" o:connectlocs="-13751,3006;-13868,3074;-13401,1733;-13518,1801;-13051,1710;-13167,1778;-12694,1722;-12811,1789;-12344,1686;-12461,1754;-11988,1704;-12104,1772;-11637,1681;-11754,1748;-11287,1681;-11404,1748;-10931,1693;-11047,1760;-10580,1681;-10697,1748;-10224,1681;-10341,1748;-9874,1693;-9991,1760;-9523,1681;-9640,1748;-9167,1686;-9284,1754;-8817,1681;-8933,1748;-8461,1675;-8577,1742;-8110,1675;-8227,1742;-7760,1681;-7876,1748;-7404,1675;-7520,1742;-7053,1681;-7170,1748;-6697,1681;-6814,1748" o:connectangles="0,0,0,0,0,0,0,0,0,0,0,0,0,0,0,0,0,0,0,0,0,0,0,0,0,0,0,0,0,0,0,0,0,0,0,0,0,0,0,0,0,0"/>
                </v:shape>
                <v:shape id="Freeform 1160" o:spid="_x0000_s1240" style="position:absolute;left:2409;top:1843;width:7055;height:1228;visibility:visible;mso-wrap-style:square;v-text-anchor:top" coordsize="7055,12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" path="m,1228l353,95,706,35,1058,23,1411,8,1763,5r353,13l2469,9r353,l3174,7r353,2l3880,8,4233,4r705,l5291,r353,6l5996,9,6349,3,6702,1r352,6e" filled="f" strokeweight=".41203mm">
                  <v:path arrowok="t" o:connecttype="custom" o:connectlocs="0,3071;353,1938;706,1878;1058,1866;1411,1851;1763,1848;2116,1861;2469,1852;2822,1852;3174,1850;3527,1852;3880,1851;4233,1847;4938,1847;5291,1843;5644,1849;5996,1852;6349,1846;6702,1844;7054,1850" o:connectangles="0,0,0,0,0,0,0,0,0,0,0,0,0,0,0,0,0,0,0,0"/>
                </v:shape>
                <v:shape id="AutoShape 1159" o:spid="_x0000_s1241" style="position:absolute;left:16952;top:-50452;width:271900;height:52617;visibility:visible;mso-wrap-style:square;v-text-anchor:top" coordsize="271900,526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" path="m-14540,53604r58,-78l-14540,53448r-58,78l-14540,53604xm-14190,52465r58,-78l-14190,52309r-58,78l-14190,52465xm-13839,52407r58,-78l-13839,52251r-59,78l-13839,52407xm-13483,52395r58,-78l-13483,52239r-59,78l-13483,52395xm-13133,52383r59,-78l-13133,52227r-58,78l-13133,52383xm-12777,52377r59,-77l-12777,52222r-58,78l-12777,52377xm-12426,52389r58,-78l-12426,52233r-59,78l-12426,52389xm-12076,52383r59,-78l-12076,52227r-58,78l-12076,52383xm-11719,52383r58,-78l-11719,52227r-59,78l-11719,52383xm-11369,52377r58,-77l-11369,52222r-59,78l-11369,52377xm-11013,52383r58,-78l-11013,52227r-58,78l-11013,52383xm-10663,52383r59,-78l-10663,52227r-58,78l-10663,52383xm-10312,52377r58,-77l-10312,52222r-58,78l-10312,52377xm-9956,52377r58,-77l-9956,52222r-59,78l-9956,52377xm-9606,52377r59,-77l-9606,52222r-58,78l-9606,52377xm-9249,52371r58,-77l-9249,52216r-59,78l-9249,52371xm-8899,52377r59,-77l-8899,52222r-58,78l-8899,52377xm-8549,52383r59,-78l-8549,52227r-58,78l-8549,52383xm-8192,52377r58,-77l-8192,52222r-59,78l-8192,52377xm-7842,52371r58,-77l-7842,52216r-58,78l-7842,52371xm-7486,52377r59,-77l-7486,52222r-58,78l-7486,52377xe" filled="f" strokeweight=".41203mm">
                  <v:path arrowok="t" o:connecttype="custom" o:connectlocs="-14482,3074;-14598,3074;-14190,2013;-14190,1857;-14190,2013;-13781,1877;-13898,1877;-13483,1943;-13483,1787;-13483,1943;-13074,1853;-13191,1853;-12777,1925;-12777,1770;-12777,1925;-12368,1859;-12485,1859;-12076,1931;-12076,1775;-12076,1931;-11661,1853;-11778,1853;-11369,1925;-11369,1770;-11369,1925;-10955,1853;-11071,1853;-10663,1931;-10663,1775;-10663,1931;-10254,1848;-10370,1848;-9956,1925;-9956,1770;-9956,1925;-9547,1848;-9664,1848;-9249,1919;-9249,1764;-9249,1919;-8840,1848;-8957,1848;-8549,1931;-8549,1775;-8549,1931;-8134,1848;-8251,1848;-7842,1919;-7842,1764;-7842,1919;-7427,1848;-7544,1848" o:connectangles="0,0,0,0,0,0,0,0,0,0,0,0,0,0,0,0,0,0,0,0,0,0,0,0,0,0,0,0,0,0,0,0,0,0,0,0,0,0,0,0,0,0,0,0,0,0,0,0,0,0,0,0"/>
                </v:shape>
                <v:shape id="Freeform 1158" o:spid="_x0000_s1242" style="position:absolute;left:2409;top:2226;width:7055;height:845;visibility:visible;mso-wrap-style:square;v-text-anchor:top" coordsize="7055,8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" path="m,845l353,28,706,24r352,7l1411,r352,22l2116,7r353,11l2822,20r352,-5l3527,9r353,6l4233,11r352,1l4938,18,5291,6r353,7l5996,4r353,10l6702,16r352,-2e" filled="f" strokecolor="blue" strokeweight=".41203mm">
                  <v:path arrowok="t" o:connecttype="custom" o:connectlocs="0,3071;353,2254;706,2250;1058,2257;1411,2226;1763,2248;2116,2233;2469,2244;2822,2246;3174,2241;3527,2235;3880,2241;4233,2237;4585,2238;4938,2244;5291,2232;5644,2239;5996,2230;6349,2240;6702,2242;7054,2240" o:connectangles="0,0,0,0,0,0,0,0,0,0,0,0,0,0,0,0,0,0,0,0,0"/>
                </v:shape>
                <v:shape id="AutoShape 1157" o:spid="_x0000_s1243" style="position:absolute;left:17685;top:-35440;width:258405;height:37213;visibility:visible;mso-wrap-style:square;v-text-anchor:top" coordsize="258405,372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" path="m-15312,38446r117,68l-15312,38581r,-135xm-14962,37629r117,68l-14962,37764r,-135xm-14611,37623r117,68l-14611,37758r,-135xm-14255,37629r117,68l-14255,37764r,-135xm-13905,37600r117,67l-13905,37734r,-134xm-13549,37623r117,68l-13549,37758r,-135xm-13198,37605r117,68l-13198,37740r,-135xm-12848,37617r117,67l-12848,37752r,-135xm-12492,37617r117,67l-12492,37752r,-135xm-12141,37611r117,68l-12141,37746r,-135xm-11785,37605r117,68l-11785,37740r,-135xm-11434,37611r116,68l-11434,37746r,-135xm-11084,37611r117,68l-11084,37746r,-135xm-10728,37611r117,68l-10728,37746r,-135xm-10377,37617r116,67l-10377,37752r,-135xm-10021,37605r117,68l-10021,37740r,-135xm-9671,37611r117,68l-9671,37746r,-135xm-9321,37605r117,68l-9321,37740r,-135xm-8964,37611r117,68l-8964,37746r,-135xm-8614,37617r117,67l-8614,37752r,-135xe" filled="f" strokecolor="blue" strokeweight=".41203mm">
                  <v:path arrowok="t" o:connecttype="custom" o:connectlocs="-15195,3074;-15312,3006;-14845,2257;-14962,2189;-14494,2251;-14611,2183;-14138,2257;-14255,2189;-13788,2227;-13905,2160;-13432,2251;-13549,2183;-13081,2233;-13198,2165;-12731,2244;-12848,2177;-12375,2244;-12492,2177;-12024,2239;-12141,2171;-11668,2233;-11785,2165;-11318,2239;-11434,2171;-10967,2239;-11084,2171;-10611,2239;-10728,2171;-10261,2244;-10377,2177;-9904,2233;-10021,2165;-9554,2239;-9671,2171;-9204,2233;-9321,2165;-8847,2239;-8964,2171;-8497,2244;-8614,2177" o:connectangles="0,0,0,0,0,0,0,0,0,0,0,0,0,0,0,0,0,0,0,0,0,0,0,0,0,0,0,0,0,0,0,0,0,0,0,0,0,0,0,0"/>
                </v:shape>
                <v:shape id="Freeform 1156" o:spid="_x0000_s1244" style="position:absolute;left:9427;top:2171;width:117;height:135;visibility:visible;mso-wrap-style:square;v-text-anchor:top" coordsize="117,1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" path="m,l117,68,,135,,xe" filled="f" strokecolor="blue" strokeweight=".41203mm">
                  <v:path arrowok="t" o:connecttype="custom" o:connectlocs="0,2171;117,2239;0,2306;0,2171" o:connectangles="0,0,0,0"/>
                </v:shape>
                <v:shape id="Freeform 1155" o:spid="_x0000_s1245" style="position:absolute;left:2409;top:2568;width:7055;height:503;visibility:visible;mso-wrap-style:square;v-text-anchor:top" coordsize="7055,5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" path="m,503l353,17,706,14r352,5l1411,r352,13l2116,4r353,7l2822,12,3174,9,3527,5r353,4l4233,6r352,1l4938,11,5291,4r353,4l5996,3r353,5l6702,10,7054,8e" filled="f" strokeweight=".41203mm">
                  <v:path arrowok="t" o:connecttype="custom" o:connectlocs="0,3071;353,2585;706,2582;1058,2587;1411,2568;1763,2581;2116,2572;2469,2579;2822,2580;3174,2577;3527,2573;3880,2577;4233,2574;4585,2575;4938,2579;5291,2572;5644,2576;5996,2571;6349,2576;6702,2578;7054,2576" o:connectangles="0,0,0,0,0,0,0,0,0,0,0,0,0,0,0,0,0,0,0,0,0"/>
                </v:shape>
                <v:line id="Line 1154" o:spid="_x0000_s1246" style="position:absolute;visibility:visible;mso-wrap-style:square" from="2491,304" to="2874,3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" strokecolor="fuchsia" strokeweight=".41203mm"/>
                <v:rect id="Rectangle 1153" o:spid="_x0000_s1247" style="position:absolute;left:2635;top:260;width:91;height: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" filled="f" strokecolor="fuchsia" strokeweight=".41203mm"/>
                <v:shape id="Picture 1152" o:spid="_x0000_s1248" type="#_x0000_t75" style="position:absolute;left:2479;top:405;width:406;height:1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">
                  <v:imagedata r:id="rId170" o:title=""/>
                </v:shape>
                <v:shape id="Freeform 1151" o:spid="_x0000_s1249" style="position:absolute;left:2603;top:577;width:117;height:135;visibility:visible;mso-wrap-style:square;v-text-anchor:top" coordsize="117,1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" path="m,67l116,r,135l,67xe" filled="f" strokecolor="blue" strokeweight=".41203mm">
                  <v:path arrowok="t" o:connecttype="custom" o:connectlocs="0,644;116,577;116,712;0,644" o:connectangles="0,0,0,0"/>
                </v:shape>
                <v:shape id="Freeform 1150" o:spid="_x0000_s1250" style="position:absolute;left:2622;top:730;width:117;height:156;visibility:visible;mso-wrap-style:square;v-text-anchor:top" coordsize="117,1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" path="m58,156l117,78,58,,,78r58,78xe" filled="f" strokeweight=".41203mm">
                  <v:path arrowok="t" o:connecttype="custom" o:connectlocs="58,886;117,808;58,730;0,808;58,886" o:connectangles="0,0,0,0,0"/>
                </v:shape>
                <v:line id="Line 1149" o:spid="_x0000_s1251" style="position:absolute;visibility:visible;mso-wrap-style:square" from="2491,980" to="2874,9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" strokecolor="blue" strokeweight=".41203mm"/>
                <v:shape id="Freeform 1148" o:spid="_x0000_s1252" style="position:absolute;left:2642;top:910;width:117;height:135;visibility:visible;mso-wrap-style:square;v-text-anchor:top" coordsize="117,1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" path="m,l116,68,,135,,xe" filled="f" strokecolor="blue" strokeweight=".41203mm">
                  <v:path arrowok="t" o:connecttype="custom" o:connectlocs="0,910;116,978;0,1045;0,910" o:connectangles="0,0,0,0"/>
                </v:shape>
                <v:line id="Line 1147" o:spid="_x0000_s1253" style="position:absolute;visibility:visible;mso-wrap-style:square" from="2491,1149" to="2874,11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" strokeweight=".41203mm"/>
                <v:rect id="Rectangle 1146" o:spid="_x0000_s1254" style="position:absolute;left:2415;top:204;width:2820;height:10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" filled="f" strokecolor="#252525" strokeweight=".06867mm"/>
                <v:shape id="Text Box 1145" o:spid="_x0000_s1255" type="#_x0000_t202" style="position:absolute;left:2491;top:498;width:1834;height:7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" filled="f" stroked="f">
                  <v:textbox inset="0,0,0,0">
                    <w:txbxContent>
                      <w:p w14:paraId="5A921E34" w14:textId="77777777" w:rsidR="00B0570F" w:rsidRDefault="00B0570F">
                        <w:pPr>
                          <w:tabs>
                            <w:tab w:val="left" w:pos="420"/>
                          </w:tabs>
                          <w:spacing w:before="59" w:line="170" w:lineRule="exact"/>
                          <w:rPr>
                            <w:rFonts w:ascii="Calibri"/>
                            <w:sz w:val="14"/>
                          </w:rPr>
                        </w:pPr>
                        <w:r>
                          <w:rPr>
                            <w:rFonts w:ascii="Times New Roman"/>
                            <w:color w:val="252525"/>
                            <w:w w:val="105"/>
                            <w:position w:val="5"/>
                            <w:sz w:val="15"/>
                            <w:u w:val="thick" w:color="0000FF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color w:val="252525"/>
                            <w:position w:val="5"/>
                            <w:sz w:val="15"/>
                            <w:u w:val="thick" w:color="0000FF"/>
                          </w:rPr>
                          <w:tab/>
                        </w:r>
                        <w:r>
                          <w:rPr>
                            <w:rFonts w:ascii="Calibri"/>
                            <w:sz w:val="14"/>
                          </w:rPr>
                          <w:t>Biased</w:t>
                        </w:r>
                        <w:r>
                          <w:rPr>
                            <w:rFonts w:ascii="Calibri"/>
                            <w:spacing w:val="-9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sz w:val="14"/>
                          </w:rPr>
                          <w:t>chebyshev</w:t>
                        </w:r>
                      </w:p>
                      <w:p w14:paraId="329D8D81" w14:textId="77777777" w:rsidR="00B0570F" w:rsidRDefault="00B0570F">
                        <w:pPr>
                          <w:tabs>
                            <w:tab w:val="left" w:pos="420"/>
                          </w:tabs>
                          <w:spacing w:line="169" w:lineRule="exact"/>
                          <w:rPr>
                            <w:rFonts w:ascii="Calibri"/>
                            <w:sz w:val="14"/>
                          </w:rPr>
                        </w:pPr>
                        <w:r>
                          <w:rPr>
                            <w:rFonts w:ascii="Times New Roman"/>
                            <w:color w:val="252525"/>
                            <w:w w:val="105"/>
                            <w:position w:val="3"/>
                            <w:sz w:val="15"/>
                            <w:u w:val="thick" w:color="000000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color w:val="252525"/>
                            <w:position w:val="3"/>
                            <w:sz w:val="15"/>
                            <w:u w:val="thick" w:color="000000"/>
                          </w:rPr>
                          <w:tab/>
                        </w:r>
                        <w:r>
                          <w:rPr>
                            <w:rFonts w:ascii="Calibri"/>
                            <w:sz w:val="14"/>
                          </w:rPr>
                          <w:t>MFML</w:t>
                        </w:r>
                      </w:p>
                      <w:p w14:paraId="614A54D2" w14:textId="77777777" w:rsidR="00B0570F" w:rsidRDefault="00B0570F">
                        <w:pPr>
                          <w:ind w:left="420" w:right="1"/>
                          <w:rPr>
                            <w:rFonts w:ascii="Calibri"/>
                            <w:sz w:val="14"/>
                          </w:rPr>
                        </w:pPr>
                        <w:r>
                          <w:rPr>
                            <w:rFonts w:ascii="Calibri"/>
                            <w:sz w:val="14"/>
                          </w:rPr>
                          <w:t>proposed ML estimation Perfect estimation</w:t>
                        </w:r>
                      </w:p>
                    </w:txbxContent>
                  </v:textbox>
                </v:shape>
                <v:shape id="Text Box 1144" o:spid="_x0000_s1256" type="#_x0000_t202" style="position:absolute;left:2912;top:242;width:772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" filled="f" stroked="f">
                  <v:textbox inset="0,0,0,0">
                    <w:txbxContent>
                      <w:p w14:paraId="7DCBA0C0" w14:textId="77777777" w:rsidR="00B0570F" w:rsidRDefault="00B0570F">
                        <w:pPr>
                          <w:spacing w:line="148" w:lineRule="exact"/>
                          <w:rPr>
                            <w:rFonts w:ascii="Calibri"/>
                            <w:sz w:val="14"/>
                          </w:rPr>
                        </w:pPr>
                        <w:r>
                          <w:rPr>
                            <w:rFonts w:ascii="Calibri"/>
                            <w:sz w:val="14"/>
                          </w:rPr>
                          <w:t>Lower bound</w:t>
                        </w:r>
                      </w:p>
                      <w:p w14:paraId="07E2EF19" w14:textId="77777777" w:rsidR="00B0570F" w:rsidRDefault="00B0570F">
                        <w:pPr>
                          <w:spacing w:line="161" w:lineRule="exact"/>
                          <w:rPr>
                            <w:rFonts w:ascii="Calibri"/>
                            <w:sz w:val="14"/>
                          </w:rPr>
                        </w:pPr>
                        <w:r>
                          <w:rPr>
                            <w:rFonts w:ascii="Calibri"/>
                            <w:sz w:val="14"/>
                          </w:rPr>
                          <w:t>Schoute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FA655D">
        <w:rPr>
          <w:rFonts w:ascii="Calibri"/>
          <w:color w:val="252525"/>
          <w:w w:val="105"/>
          <w:sz w:val="15"/>
        </w:rPr>
        <w:t>30</w:t>
      </w:r>
    </w:p>
    <w:p w14:paraId="6EBC4EAF" w14:textId="77777777" w:rsidR="00ED6B8B" w:rsidRDefault="00FA655D" w:rsidP="00F672C4">
      <w:pPr>
        <w:spacing w:before="8"/>
        <w:ind w:left="578"/>
        <w:rPr>
          <w:rFonts w:ascii="Calibri"/>
          <w:sz w:val="15"/>
        </w:rPr>
      </w:pPr>
      <w:r>
        <w:rPr>
          <w:rFonts w:ascii="Calibri"/>
          <w:color w:val="252525"/>
          <w:w w:val="105"/>
          <w:sz w:val="15"/>
        </w:rPr>
        <w:t>28</w:t>
      </w:r>
    </w:p>
    <w:p w14:paraId="492394F2" w14:textId="77777777" w:rsidR="00ED6B8B" w:rsidRDefault="00890932" w:rsidP="00F672C4">
      <w:pPr>
        <w:spacing w:before="8"/>
        <w:ind w:left="578"/>
        <w:rPr>
          <w:rFonts w:ascii="Calibri"/>
          <w:sz w:val="15"/>
        </w:rPr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464704" behindDoc="0" locked="0" layoutInCell="1" allowOverlap="1" wp14:anchorId="19237B20" wp14:editId="01373646">
                <wp:simplePos x="0" y="0"/>
                <wp:positionH relativeFrom="page">
                  <wp:posOffset>1214755</wp:posOffset>
                </wp:positionH>
                <wp:positionV relativeFrom="paragraph">
                  <wp:posOffset>76200</wp:posOffset>
                </wp:positionV>
                <wp:extent cx="133350" cy="1306195"/>
                <wp:effectExtent l="0" t="0" r="4445" b="0"/>
                <wp:wrapNone/>
                <wp:docPr id="1166" name="Text Box 11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3350" cy="13061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D5D93FB" w14:textId="77777777" w:rsidR="00B0570F" w:rsidRDefault="00B0570F">
                            <w:pPr>
                              <w:spacing w:line="200" w:lineRule="exact"/>
                              <w:ind w:left="20" w:right="-497"/>
                              <w:rPr>
                                <w:rFonts w:ascii="Calibri"/>
                                <w:sz w:val="17"/>
                              </w:rPr>
                            </w:pPr>
                            <w:r>
                              <w:rPr>
                                <w:rFonts w:ascii="Calibri"/>
                                <w:color w:val="252525"/>
                                <w:spacing w:val="-1"/>
                                <w:w w:val="99"/>
                                <w:sz w:val="17"/>
                              </w:rPr>
                              <w:t>M</w:t>
                            </w:r>
                            <w:r>
                              <w:rPr>
                                <w:rFonts w:ascii="Calibri"/>
                                <w:color w:val="252525"/>
                                <w:w w:val="99"/>
                                <w:sz w:val="17"/>
                              </w:rPr>
                              <w:t>ean</w:t>
                            </w:r>
                            <w:r>
                              <w:rPr>
                                <w:rFonts w:ascii="Calibri"/>
                                <w:color w:val="252525"/>
                                <w:spacing w:val="-1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color w:val="252525"/>
                                <w:w w:val="99"/>
                                <w:sz w:val="17"/>
                              </w:rPr>
                              <w:t>reading</w:t>
                            </w:r>
                            <w:r>
                              <w:rPr>
                                <w:rFonts w:ascii="Calibri"/>
                                <w:color w:val="252525"/>
                                <w:spacing w:val="-1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color w:val="252525"/>
                                <w:w w:val="99"/>
                                <w:sz w:val="17"/>
                              </w:rPr>
                              <w:t>time</w:t>
                            </w:r>
                            <w:r>
                              <w:rPr>
                                <w:rFonts w:ascii="Calibri"/>
                                <w:color w:val="252525"/>
                                <w:spacing w:val="-1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color w:val="252525"/>
                                <w:w w:val="99"/>
                                <w:sz w:val="17"/>
                              </w:rPr>
                              <w:t>reduction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9237B20" id="Text Box 1142" o:spid="_x0000_s1257" type="#_x0000_t202" style="position:absolute;left:0;text-align:left;margin-left:95.65pt;margin-top:6pt;width:10.5pt;height:102.85pt;z-index:251464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" filled="f" stroked="f">
                <v:textbox style="layout-flow:vertical;mso-layout-flow-alt:bottom-to-top" inset="0,0,0,0">
                  <w:txbxContent>
                    <w:p w14:paraId="6D5D93FB" w14:textId="77777777" w:rsidR="00B0570F" w:rsidRDefault="00B0570F">
                      <w:pPr>
                        <w:spacing w:line="200" w:lineRule="exact"/>
                        <w:ind w:left="20" w:right="-497"/>
                        <w:rPr>
                          <w:rFonts w:ascii="Calibri"/>
                          <w:sz w:val="17"/>
                        </w:rPr>
                      </w:pPr>
                      <w:r>
                        <w:rPr>
                          <w:rFonts w:ascii="Calibri"/>
                          <w:color w:val="252525"/>
                          <w:spacing w:val="-1"/>
                          <w:w w:val="99"/>
                          <w:sz w:val="17"/>
                        </w:rPr>
                        <w:t>M</w:t>
                      </w:r>
                      <w:r>
                        <w:rPr>
                          <w:rFonts w:ascii="Calibri"/>
                          <w:color w:val="252525"/>
                          <w:w w:val="99"/>
                          <w:sz w:val="17"/>
                        </w:rPr>
                        <w:t>ean</w:t>
                      </w:r>
                      <w:r>
                        <w:rPr>
                          <w:rFonts w:ascii="Calibri"/>
                          <w:color w:val="252525"/>
                          <w:spacing w:val="-1"/>
                          <w:sz w:val="17"/>
                        </w:rPr>
                        <w:t xml:space="preserve"> </w:t>
                      </w:r>
                      <w:r>
                        <w:rPr>
                          <w:rFonts w:ascii="Calibri"/>
                          <w:color w:val="252525"/>
                          <w:w w:val="99"/>
                          <w:sz w:val="17"/>
                        </w:rPr>
                        <w:t>reading</w:t>
                      </w:r>
                      <w:r>
                        <w:rPr>
                          <w:rFonts w:ascii="Calibri"/>
                          <w:color w:val="252525"/>
                          <w:spacing w:val="-1"/>
                          <w:sz w:val="17"/>
                        </w:rPr>
                        <w:t xml:space="preserve"> </w:t>
                      </w:r>
                      <w:r>
                        <w:rPr>
                          <w:rFonts w:ascii="Calibri"/>
                          <w:color w:val="252525"/>
                          <w:w w:val="99"/>
                          <w:sz w:val="17"/>
                        </w:rPr>
                        <w:t>time</w:t>
                      </w:r>
                      <w:r>
                        <w:rPr>
                          <w:rFonts w:ascii="Calibri"/>
                          <w:color w:val="252525"/>
                          <w:spacing w:val="-1"/>
                          <w:sz w:val="17"/>
                        </w:rPr>
                        <w:t xml:space="preserve"> </w:t>
                      </w:r>
                      <w:r>
                        <w:rPr>
                          <w:rFonts w:ascii="Calibri"/>
                          <w:color w:val="252525"/>
                          <w:w w:val="99"/>
                          <w:sz w:val="17"/>
                        </w:rPr>
                        <w:t>reduction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FA655D">
        <w:rPr>
          <w:rFonts w:ascii="Calibri"/>
          <w:color w:val="252525"/>
          <w:w w:val="105"/>
          <w:sz w:val="15"/>
        </w:rPr>
        <w:t>26</w:t>
      </w:r>
    </w:p>
    <w:p w14:paraId="7515EE0A" w14:textId="77777777" w:rsidR="00ED6B8B" w:rsidRDefault="00FA655D" w:rsidP="00F672C4">
      <w:pPr>
        <w:spacing w:before="8"/>
        <w:ind w:left="578"/>
        <w:rPr>
          <w:rFonts w:ascii="Calibri"/>
          <w:sz w:val="15"/>
        </w:rPr>
      </w:pPr>
      <w:r>
        <w:rPr>
          <w:rFonts w:ascii="Calibri"/>
          <w:color w:val="252525"/>
          <w:w w:val="105"/>
          <w:sz w:val="15"/>
        </w:rPr>
        <w:t>24</w:t>
      </w:r>
    </w:p>
    <w:p w14:paraId="6559E593" w14:textId="77777777" w:rsidR="00ED6B8B" w:rsidRDefault="00FA655D" w:rsidP="00F672C4">
      <w:pPr>
        <w:spacing w:before="8"/>
        <w:ind w:left="578"/>
        <w:rPr>
          <w:rFonts w:ascii="Calibri"/>
          <w:sz w:val="15"/>
        </w:rPr>
      </w:pPr>
      <w:r>
        <w:rPr>
          <w:rFonts w:ascii="Calibri"/>
          <w:color w:val="252525"/>
          <w:w w:val="105"/>
          <w:sz w:val="15"/>
        </w:rPr>
        <w:t>22</w:t>
      </w:r>
    </w:p>
    <w:p w14:paraId="44C920A1" w14:textId="77777777" w:rsidR="00ED6B8B" w:rsidRDefault="00FA655D" w:rsidP="00F672C4">
      <w:pPr>
        <w:spacing w:before="8"/>
        <w:ind w:left="578"/>
        <w:rPr>
          <w:rFonts w:ascii="Calibri"/>
          <w:sz w:val="15"/>
        </w:rPr>
      </w:pPr>
      <w:r>
        <w:rPr>
          <w:rFonts w:ascii="Calibri"/>
          <w:color w:val="252525"/>
          <w:w w:val="105"/>
          <w:sz w:val="15"/>
        </w:rPr>
        <w:t>20</w:t>
      </w:r>
    </w:p>
    <w:p w14:paraId="72F58D5D" w14:textId="77777777" w:rsidR="00ED6B8B" w:rsidRDefault="00FA655D" w:rsidP="00F672C4">
      <w:pPr>
        <w:spacing w:before="8"/>
        <w:ind w:left="578"/>
        <w:rPr>
          <w:rFonts w:ascii="Calibri"/>
          <w:sz w:val="15"/>
        </w:rPr>
      </w:pPr>
      <w:r>
        <w:rPr>
          <w:rFonts w:ascii="Calibri"/>
          <w:color w:val="252525"/>
          <w:w w:val="105"/>
          <w:sz w:val="15"/>
        </w:rPr>
        <w:t>18</w:t>
      </w:r>
    </w:p>
    <w:p w14:paraId="513D108F" w14:textId="77777777" w:rsidR="00ED6B8B" w:rsidRDefault="00FA655D" w:rsidP="00F672C4">
      <w:pPr>
        <w:spacing w:before="7"/>
        <w:ind w:left="578"/>
        <w:rPr>
          <w:rFonts w:ascii="Calibri"/>
          <w:sz w:val="15"/>
        </w:rPr>
      </w:pPr>
      <w:r>
        <w:rPr>
          <w:rFonts w:ascii="Calibri"/>
          <w:color w:val="252525"/>
          <w:w w:val="105"/>
          <w:sz w:val="15"/>
        </w:rPr>
        <w:t>16</w:t>
      </w:r>
    </w:p>
    <w:p w14:paraId="2EB12DD2" w14:textId="77777777" w:rsidR="00ED6B8B" w:rsidRDefault="00FA655D" w:rsidP="00F672C4">
      <w:pPr>
        <w:spacing w:before="8"/>
        <w:ind w:left="578"/>
        <w:rPr>
          <w:rFonts w:ascii="Calibri"/>
          <w:sz w:val="15"/>
        </w:rPr>
      </w:pPr>
      <w:r>
        <w:rPr>
          <w:rFonts w:ascii="Calibri"/>
          <w:color w:val="252525"/>
          <w:w w:val="105"/>
          <w:sz w:val="15"/>
        </w:rPr>
        <w:t>14</w:t>
      </w:r>
    </w:p>
    <w:p w14:paraId="5E378C08" w14:textId="77777777" w:rsidR="00ED6B8B" w:rsidRDefault="00FA655D" w:rsidP="00F672C4">
      <w:pPr>
        <w:spacing w:before="8"/>
        <w:ind w:left="578"/>
        <w:rPr>
          <w:rFonts w:ascii="Calibri"/>
          <w:sz w:val="15"/>
        </w:rPr>
      </w:pPr>
      <w:r>
        <w:rPr>
          <w:rFonts w:ascii="Calibri"/>
          <w:color w:val="252525"/>
          <w:w w:val="105"/>
          <w:sz w:val="15"/>
        </w:rPr>
        <w:t>12</w:t>
      </w:r>
    </w:p>
    <w:p w14:paraId="1403F855" w14:textId="77777777" w:rsidR="00ED6B8B" w:rsidRDefault="00FA655D" w:rsidP="00F672C4">
      <w:pPr>
        <w:spacing w:before="8"/>
        <w:ind w:left="578"/>
        <w:rPr>
          <w:rFonts w:ascii="Calibri"/>
          <w:sz w:val="15"/>
        </w:rPr>
      </w:pPr>
      <w:r>
        <w:rPr>
          <w:rFonts w:ascii="Calibri"/>
          <w:color w:val="252525"/>
          <w:w w:val="105"/>
          <w:sz w:val="15"/>
        </w:rPr>
        <w:t>10</w:t>
      </w:r>
    </w:p>
    <w:p w14:paraId="775A9E28" w14:textId="77777777" w:rsidR="00ED6B8B" w:rsidRDefault="00FA655D" w:rsidP="00F672C4">
      <w:pPr>
        <w:spacing w:before="7"/>
        <w:ind w:left="660"/>
        <w:rPr>
          <w:rFonts w:ascii="Calibri"/>
          <w:sz w:val="15"/>
        </w:rPr>
      </w:pPr>
      <w:r>
        <w:rPr>
          <w:rFonts w:ascii="Calibri"/>
          <w:color w:val="252525"/>
          <w:w w:val="105"/>
          <w:sz w:val="15"/>
        </w:rPr>
        <w:t>8</w:t>
      </w:r>
    </w:p>
    <w:p w14:paraId="6A725718" w14:textId="77777777" w:rsidR="00ED6B8B" w:rsidRDefault="00FA655D" w:rsidP="00F672C4">
      <w:pPr>
        <w:spacing w:before="8"/>
        <w:ind w:left="660"/>
        <w:rPr>
          <w:rFonts w:ascii="Calibri"/>
          <w:sz w:val="15"/>
        </w:rPr>
      </w:pPr>
      <w:r>
        <w:rPr>
          <w:rFonts w:ascii="Calibri"/>
          <w:color w:val="252525"/>
          <w:w w:val="105"/>
          <w:sz w:val="15"/>
        </w:rPr>
        <w:t>6</w:t>
      </w:r>
    </w:p>
    <w:p w14:paraId="3F842995" w14:textId="77777777" w:rsidR="00ED6B8B" w:rsidRDefault="00FA655D" w:rsidP="00F672C4">
      <w:pPr>
        <w:spacing w:before="8"/>
        <w:ind w:left="660"/>
        <w:rPr>
          <w:rFonts w:ascii="Calibri"/>
          <w:sz w:val="15"/>
        </w:rPr>
      </w:pPr>
      <w:r>
        <w:rPr>
          <w:rFonts w:ascii="Calibri"/>
          <w:color w:val="252525"/>
          <w:w w:val="105"/>
          <w:sz w:val="15"/>
        </w:rPr>
        <w:t>4</w:t>
      </w:r>
    </w:p>
    <w:p w14:paraId="4C3C0841" w14:textId="77777777" w:rsidR="00ED6B8B" w:rsidRDefault="00FA655D" w:rsidP="00F672C4">
      <w:pPr>
        <w:spacing w:before="7"/>
        <w:ind w:left="660"/>
        <w:rPr>
          <w:rFonts w:ascii="Calibri"/>
          <w:sz w:val="15"/>
        </w:rPr>
      </w:pPr>
      <w:r>
        <w:rPr>
          <w:rFonts w:ascii="Calibri"/>
          <w:color w:val="252525"/>
          <w:w w:val="105"/>
          <w:sz w:val="15"/>
        </w:rPr>
        <w:t>2</w:t>
      </w:r>
    </w:p>
    <w:p w14:paraId="36157843" w14:textId="77777777" w:rsidR="00ED6B8B" w:rsidRDefault="00FA655D" w:rsidP="00F672C4">
      <w:pPr>
        <w:spacing w:before="8" w:line="156" w:lineRule="exact"/>
        <w:ind w:left="660"/>
        <w:rPr>
          <w:rFonts w:ascii="Calibri"/>
          <w:sz w:val="15"/>
        </w:rPr>
      </w:pPr>
      <w:r>
        <w:rPr>
          <w:rFonts w:ascii="Calibri"/>
          <w:color w:val="252525"/>
          <w:w w:val="105"/>
          <w:sz w:val="15"/>
        </w:rPr>
        <w:t>0</w:t>
      </w:r>
    </w:p>
    <w:p w14:paraId="70B3633A" w14:textId="77777777" w:rsidR="00ED6B8B" w:rsidRDefault="00FA655D" w:rsidP="00F672C4">
      <w:pPr>
        <w:tabs>
          <w:tab w:val="left" w:pos="1371"/>
          <w:tab w:val="left" w:pos="2077"/>
          <w:tab w:val="left" w:pos="2782"/>
          <w:tab w:val="left" w:pos="3488"/>
          <w:tab w:val="left" w:pos="4193"/>
          <w:tab w:val="left" w:pos="4899"/>
          <w:tab w:val="left" w:pos="5604"/>
          <w:tab w:val="left" w:pos="6310"/>
          <w:tab w:val="left" w:pos="7015"/>
          <w:tab w:val="left" w:pos="7682"/>
        </w:tabs>
        <w:spacing w:line="146" w:lineRule="exact"/>
        <w:ind w:left="747"/>
        <w:rPr>
          <w:rFonts w:ascii="Calibri"/>
          <w:sz w:val="15"/>
        </w:rPr>
      </w:pPr>
      <w:r>
        <w:rPr>
          <w:rFonts w:ascii="Calibri"/>
          <w:color w:val="252525"/>
          <w:w w:val="105"/>
          <w:sz w:val="15"/>
        </w:rPr>
        <w:t>0</w:t>
      </w:r>
      <w:r>
        <w:rPr>
          <w:rFonts w:ascii="Calibri"/>
          <w:color w:val="252525"/>
          <w:w w:val="105"/>
          <w:sz w:val="15"/>
        </w:rPr>
        <w:tab/>
        <w:t>100</w:t>
      </w:r>
      <w:r>
        <w:rPr>
          <w:rFonts w:ascii="Calibri"/>
          <w:color w:val="252525"/>
          <w:w w:val="105"/>
          <w:sz w:val="15"/>
        </w:rPr>
        <w:tab/>
        <w:t>200</w:t>
      </w:r>
      <w:r>
        <w:rPr>
          <w:rFonts w:ascii="Calibri"/>
          <w:color w:val="252525"/>
          <w:w w:val="105"/>
          <w:sz w:val="15"/>
        </w:rPr>
        <w:tab/>
        <w:t>300</w:t>
      </w:r>
      <w:r>
        <w:rPr>
          <w:rFonts w:ascii="Calibri"/>
          <w:color w:val="252525"/>
          <w:w w:val="105"/>
          <w:sz w:val="15"/>
        </w:rPr>
        <w:tab/>
        <w:t>400</w:t>
      </w:r>
      <w:r>
        <w:rPr>
          <w:rFonts w:ascii="Calibri"/>
          <w:color w:val="252525"/>
          <w:w w:val="105"/>
          <w:sz w:val="15"/>
        </w:rPr>
        <w:tab/>
        <w:t>500</w:t>
      </w:r>
      <w:r>
        <w:rPr>
          <w:rFonts w:ascii="Calibri"/>
          <w:color w:val="252525"/>
          <w:w w:val="105"/>
          <w:sz w:val="15"/>
        </w:rPr>
        <w:tab/>
        <w:t>600</w:t>
      </w:r>
      <w:r>
        <w:rPr>
          <w:rFonts w:ascii="Calibri"/>
          <w:color w:val="252525"/>
          <w:w w:val="105"/>
          <w:sz w:val="15"/>
        </w:rPr>
        <w:tab/>
        <w:t>700</w:t>
      </w:r>
      <w:r>
        <w:rPr>
          <w:rFonts w:ascii="Calibri"/>
          <w:color w:val="252525"/>
          <w:w w:val="105"/>
          <w:sz w:val="15"/>
        </w:rPr>
        <w:tab/>
        <w:t>800</w:t>
      </w:r>
      <w:r>
        <w:rPr>
          <w:rFonts w:ascii="Calibri"/>
          <w:color w:val="252525"/>
          <w:w w:val="105"/>
          <w:sz w:val="15"/>
        </w:rPr>
        <w:tab/>
        <w:t>900</w:t>
      </w:r>
      <w:r>
        <w:rPr>
          <w:rFonts w:ascii="Calibri"/>
          <w:color w:val="252525"/>
          <w:w w:val="105"/>
          <w:sz w:val="15"/>
        </w:rPr>
        <w:tab/>
        <w:t>1000</w:t>
      </w:r>
    </w:p>
    <w:p w14:paraId="2CF28D73" w14:textId="77777777" w:rsidR="00ED6B8B" w:rsidRDefault="00FA655D">
      <w:pPr>
        <w:spacing w:line="198" w:lineRule="exact"/>
        <w:ind w:right="1653"/>
        <w:rPr>
          <w:rFonts w:ascii="Calibri"/>
          <w:sz w:val="17"/>
        </w:rPr>
        <w:pPrChange w:id="474" w:author="Raghda Wahdan" w:date="2017-11-06T13:08:00Z">
          <w:pPr>
            <w:spacing w:line="198" w:lineRule="exact"/>
            <w:ind w:right="1653"/>
            <w:jc w:val="center"/>
          </w:pPr>
        </w:pPrChange>
      </w:pPr>
      <w:r>
        <w:rPr>
          <w:rFonts w:ascii="Calibri"/>
          <w:color w:val="252525"/>
          <w:sz w:val="17"/>
        </w:rPr>
        <w:t>Number of tags</w:t>
      </w:r>
    </w:p>
    <w:p w14:paraId="70294579" w14:textId="77777777" w:rsidR="00ED6B8B" w:rsidRDefault="00FA655D">
      <w:pPr>
        <w:pStyle w:val="BodyText"/>
        <w:spacing w:before="236" w:line="151" w:lineRule="auto"/>
        <w:ind w:left="107" w:right="2157"/>
        <w:rPr>
          <w:rFonts w:ascii="Arial Unicode MS"/>
        </w:rPr>
        <w:pPrChange w:id="475" w:author="Raghda Wahdan" w:date="2017-11-06T13:08:00Z">
          <w:pPr>
            <w:pStyle w:val="BodyText"/>
            <w:spacing w:before="236" w:line="151" w:lineRule="auto"/>
            <w:ind w:left="107" w:right="2157"/>
            <w:jc w:val="both"/>
          </w:pPr>
        </w:pPrChange>
      </w:pPr>
      <w:r>
        <w:t>Figure</w:t>
      </w:r>
      <w:r>
        <w:rPr>
          <w:spacing w:val="-9"/>
        </w:rPr>
        <w:t xml:space="preserve"> </w:t>
      </w:r>
      <w:r>
        <w:t>5.5:</w:t>
      </w:r>
      <w:r>
        <w:rPr>
          <w:spacing w:val="14"/>
        </w:rPr>
        <w:t xml:space="preserve"> </w:t>
      </w:r>
      <w:r>
        <w:t>Percentages</w:t>
      </w:r>
      <w:r>
        <w:rPr>
          <w:spacing w:val="-9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saving</w:t>
      </w:r>
      <w:r>
        <w:rPr>
          <w:spacing w:val="-9"/>
        </w:rPr>
        <w:t xml:space="preserve"> </w:t>
      </w:r>
      <w:r>
        <w:t>time</w:t>
      </w:r>
      <w:r>
        <w:rPr>
          <w:spacing w:val="-8"/>
        </w:rPr>
        <w:t xml:space="preserve"> </w:t>
      </w:r>
      <w:r>
        <w:t>using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proposed</w:t>
      </w:r>
      <w:r>
        <w:rPr>
          <w:spacing w:val="-8"/>
        </w:rPr>
        <w:t xml:space="preserve"> </w:t>
      </w:r>
      <w:r>
        <w:rPr>
          <w:spacing w:val="-4"/>
        </w:rPr>
        <w:t>TAFSA</w:t>
      </w:r>
      <w:r>
        <w:rPr>
          <w:spacing w:val="-8"/>
        </w:rPr>
        <w:t xml:space="preserve"> </w:t>
      </w:r>
      <w:r>
        <w:t xml:space="preserve">compared to the </w:t>
      </w:r>
      <w:r>
        <w:rPr>
          <w:spacing w:val="-3"/>
        </w:rPr>
        <w:t xml:space="preserve">conventional </w:t>
      </w:r>
      <w:r>
        <w:t xml:space="preserve">frame length </w:t>
      </w:r>
      <w:r>
        <w:rPr>
          <w:rFonts w:ascii="Bookman Old Style"/>
          <w:i/>
        </w:rPr>
        <w:t xml:space="preserve">L </w:t>
      </w:r>
      <w:r>
        <w:rPr>
          <w:rFonts w:ascii="Arial Unicode MS"/>
        </w:rPr>
        <w:t xml:space="preserve">= </w:t>
      </w:r>
      <w:r>
        <w:rPr>
          <w:rFonts w:ascii="Bookman Old Style"/>
          <w:i/>
        </w:rPr>
        <w:t>n</w:t>
      </w:r>
      <w:r>
        <w:rPr>
          <w:rFonts w:ascii="Bookman Old Style"/>
          <w:i/>
          <w:spacing w:val="-50"/>
        </w:rPr>
        <w:t xml:space="preserve"> </w:t>
      </w:r>
      <w:r>
        <w:t xml:space="preserve">for different anti-collision algorithms using </w:t>
      </w:r>
      <w:r>
        <w:rPr>
          <w:rFonts w:ascii="Bookman Old Style"/>
          <w:i/>
        </w:rPr>
        <w:t>C</w:t>
      </w:r>
      <w:r>
        <w:rPr>
          <w:rFonts w:ascii="Arial"/>
          <w:i/>
          <w:position w:val="-3"/>
          <w:sz w:val="16"/>
        </w:rPr>
        <w:t xml:space="preserve">t </w:t>
      </w:r>
      <w:r>
        <w:rPr>
          <w:rFonts w:ascii="Arial Unicode MS"/>
        </w:rPr>
        <w:t>=</w:t>
      </w:r>
      <w:r>
        <w:rPr>
          <w:rFonts w:ascii="Arial Unicode MS"/>
          <w:spacing w:val="5"/>
        </w:rPr>
        <w:t xml:space="preserve"> </w:t>
      </w:r>
      <w:r>
        <w:rPr>
          <w:rFonts w:ascii="Arial Unicode MS"/>
        </w:rPr>
        <w:t>0</w:t>
      </w:r>
      <w:r>
        <w:rPr>
          <w:rFonts w:ascii="Bookman Old Style"/>
          <w:i/>
        </w:rPr>
        <w:t>.</w:t>
      </w:r>
      <w:r>
        <w:rPr>
          <w:rFonts w:ascii="Arial Unicode MS"/>
        </w:rPr>
        <w:t>2</w:t>
      </w:r>
    </w:p>
    <w:p w14:paraId="7A5B24D8" w14:textId="77777777" w:rsidR="00ED6B8B" w:rsidRDefault="00ED6B8B" w:rsidP="00F672C4">
      <w:pPr>
        <w:pStyle w:val="BodyText"/>
        <w:rPr>
          <w:rFonts w:ascii="Arial Unicode MS"/>
          <w:sz w:val="34"/>
        </w:rPr>
      </w:pPr>
    </w:p>
    <w:p w14:paraId="15A17645" w14:textId="77777777" w:rsidR="00ED6B8B" w:rsidRDefault="00ED6B8B" w:rsidP="00F672C4">
      <w:pPr>
        <w:pStyle w:val="BodyText"/>
        <w:spacing w:before="7"/>
        <w:rPr>
          <w:rFonts w:ascii="Arial Unicode MS"/>
          <w:sz w:val="29"/>
        </w:rPr>
      </w:pPr>
    </w:p>
    <w:p w14:paraId="6E42FC05" w14:textId="63649B7A" w:rsidR="00ED6B8B" w:rsidRDefault="00FA655D">
      <w:pPr>
        <w:pStyle w:val="BodyText"/>
        <w:spacing w:line="266" w:lineRule="auto"/>
        <w:ind w:left="107" w:right="2157"/>
        <w:pPrChange w:id="476" w:author="Raghda Wahdan" w:date="2017-11-06T13:08:00Z">
          <w:pPr>
            <w:pStyle w:val="BodyText"/>
            <w:spacing w:line="266" w:lineRule="auto"/>
            <w:ind w:left="107" w:right="2157"/>
            <w:jc w:val="both"/>
          </w:pPr>
        </w:pPrChange>
      </w:pPr>
      <w:r>
        <w:t>slot</w:t>
      </w:r>
      <w:r>
        <w:rPr>
          <w:spacing w:val="-12"/>
        </w:rPr>
        <w:t xml:space="preserve"> </w:t>
      </w:r>
      <w:r>
        <w:t>durations,</w:t>
      </w:r>
      <w:r>
        <w:rPr>
          <w:spacing w:val="-11"/>
        </w:rPr>
        <w:t xml:space="preserve"> </w:t>
      </w:r>
      <w:r>
        <w:t>such</w:t>
      </w:r>
      <w:r>
        <w:rPr>
          <w:spacing w:val="-12"/>
        </w:rPr>
        <w:t xml:space="preserve"> </w:t>
      </w:r>
      <w:r>
        <w:t>as</w:t>
      </w:r>
      <w:r>
        <w:rPr>
          <w:spacing w:val="-12"/>
        </w:rPr>
        <w:t xml:space="preserve"> </w:t>
      </w:r>
      <w:r>
        <w:t>[88,</w:t>
      </w:r>
      <w:r>
        <w:rPr>
          <w:spacing w:val="-41"/>
        </w:rPr>
        <w:t xml:space="preserve"> </w:t>
      </w:r>
      <w:r>
        <w:t>91]</w:t>
      </w:r>
      <w:r>
        <w:rPr>
          <w:spacing w:val="-12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as</w:t>
      </w:r>
      <w:r>
        <w:rPr>
          <w:spacing w:val="-12"/>
        </w:rPr>
        <w:t xml:space="preserve"> </w:t>
      </w:r>
      <w:r>
        <w:t>shown</w:t>
      </w:r>
      <w:r>
        <w:rPr>
          <w:spacing w:val="-12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first</w:t>
      </w:r>
      <w:r>
        <w:rPr>
          <w:spacing w:val="-12"/>
        </w:rPr>
        <w:t xml:space="preserve"> </w:t>
      </w:r>
      <w:r>
        <w:t>proposal</w:t>
      </w:r>
      <w:r>
        <w:rPr>
          <w:spacing w:val="-12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previ- ous</w:t>
      </w:r>
      <w:r>
        <w:rPr>
          <w:spacing w:val="-13"/>
        </w:rPr>
        <w:t xml:space="preserve"> </w:t>
      </w:r>
      <w:r>
        <w:t>section.</w:t>
      </w:r>
      <w:r>
        <w:rPr>
          <w:spacing w:val="17"/>
        </w:rPr>
        <w:t xml:space="preserve"> </w:t>
      </w:r>
      <w:r>
        <w:rPr>
          <w:spacing w:val="-3"/>
        </w:rPr>
        <w:t>However,</w:t>
      </w:r>
      <w:r>
        <w:rPr>
          <w:spacing w:val="-11"/>
        </w:rPr>
        <w:t xml:space="preserve"> </w:t>
      </w:r>
      <w:r>
        <w:t>no</w:t>
      </w:r>
      <w:r>
        <w:rPr>
          <w:spacing w:val="-13"/>
        </w:rPr>
        <w:t xml:space="preserve"> </w:t>
      </w:r>
      <w:r>
        <w:t>closed</w:t>
      </w:r>
      <w:r>
        <w:rPr>
          <w:spacing w:val="-13"/>
        </w:rPr>
        <w:t xml:space="preserve"> </w:t>
      </w:r>
      <w:r>
        <w:t>form</w:t>
      </w:r>
      <w:r>
        <w:rPr>
          <w:spacing w:val="-13"/>
        </w:rPr>
        <w:t xml:space="preserve"> </w:t>
      </w:r>
      <w:r>
        <w:t>solution</w:t>
      </w:r>
      <w:r>
        <w:rPr>
          <w:spacing w:val="-13"/>
        </w:rPr>
        <w:t xml:space="preserve"> </w:t>
      </w:r>
      <w:r>
        <w:t>for</w:t>
      </w:r>
      <w:r>
        <w:rPr>
          <w:spacing w:val="-13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optimum</w:t>
      </w:r>
      <w:r>
        <w:rPr>
          <w:spacing w:val="-13"/>
        </w:rPr>
        <w:t xml:space="preserve"> </w:t>
      </w:r>
      <w:r>
        <w:t>frame</w:t>
      </w:r>
      <w:r>
        <w:rPr>
          <w:spacing w:val="-13"/>
        </w:rPr>
        <w:t xml:space="preserve"> </w:t>
      </w:r>
      <w:r>
        <w:t xml:space="preserve">length </w:t>
      </w:r>
      <w:r>
        <w:rPr>
          <w:spacing w:val="-3"/>
        </w:rPr>
        <w:t xml:space="preserve">was </w:t>
      </w:r>
      <w:r>
        <w:t xml:space="preserve">derived. They calculated the optimum frame length </w:t>
      </w:r>
      <w:r>
        <w:rPr>
          <w:spacing w:val="-3"/>
        </w:rPr>
        <w:t xml:space="preserve">numerically. </w:t>
      </w:r>
      <w:r>
        <w:t xml:space="preserve">The </w:t>
      </w:r>
      <w:r>
        <w:rPr>
          <w:w w:val="95"/>
        </w:rPr>
        <w:t xml:space="preserve">third group contemplated the different slot durations and the collision </w:t>
      </w:r>
      <w:r>
        <w:rPr>
          <w:spacing w:val="-3"/>
          <w:w w:val="95"/>
        </w:rPr>
        <w:t xml:space="preserve">recovery </w:t>
      </w:r>
      <w:r>
        <w:rPr>
          <w:spacing w:val="-3"/>
        </w:rPr>
        <w:t>probability,</w:t>
      </w:r>
      <w:r>
        <w:rPr>
          <w:spacing w:val="-31"/>
        </w:rPr>
        <w:t xml:space="preserve"> </w:t>
      </w:r>
      <w:r>
        <w:t>such</w:t>
      </w:r>
      <w:r>
        <w:rPr>
          <w:spacing w:val="-33"/>
        </w:rPr>
        <w:t xml:space="preserve"> </w:t>
      </w:r>
      <w:r>
        <w:t>as</w:t>
      </w:r>
      <w:r>
        <w:rPr>
          <w:spacing w:val="-33"/>
        </w:rPr>
        <w:t xml:space="preserve"> </w:t>
      </w:r>
      <w:r>
        <w:t>[86,92,93].</w:t>
      </w:r>
      <w:r>
        <w:rPr>
          <w:spacing w:val="-15"/>
        </w:rPr>
        <w:t xml:space="preserve"> </w:t>
      </w:r>
      <w:r>
        <w:t>Both</w:t>
      </w:r>
      <w:r>
        <w:rPr>
          <w:spacing w:val="-33"/>
        </w:rPr>
        <w:t xml:space="preserve"> </w:t>
      </w:r>
      <w:r>
        <w:t>[86,92]</w:t>
      </w:r>
      <w:r>
        <w:rPr>
          <w:spacing w:val="-33"/>
        </w:rPr>
        <w:t xml:space="preserve"> </w:t>
      </w:r>
      <w:r>
        <w:rPr>
          <w:spacing w:val="-4"/>
        </w:rPr>
        <w:t>gave</w:t>
      </w:r>
      <w:r>
        <w:rPr>
          <w:spacing w:val="-33"/>
        </w:rPr>
        <w:t xml:space="preserve"> </w:t>
      </w:r>
      <w:r>
        <w:t>numerical</w:t>
      </w:r>
      <w:r>
        <w:rPr>
          <w:spacing w:val="-33"/>
        </w:rPr>
        <w:t xml:space="preserve"> </w:t>
      </w:r>
      <w:r>
        <w:t>solutions</w:t>
      </w:r>
      <w:r>
        <w:rPr>
          <w:spacing w:val="-33"/>
        </w:rPr>
        <w:t xml:space="preserve"> </w:t>
      </w:r>
      <w:r>
        <w:t>for</w:t>
      </w:r>
      <w:r>
        <w:rPr>
          <w:spacing w:val="-33"/>
        </w:rPr>
        <w:t xml:space="preserve"> </w:t>
      </w:r>
      <w:r>
        <w:t>the</w:t>
      </w:r>
      <w:r>
        <w:rPr>
          <w:spacing w:val="-33"/>
        </w:rPr>
        <w:t xml:space="preserve"> </w:t>
      </w:r>
      <w:r>
        <w:t xml:space="preserve">op- </w:t>
      </w:r>
      <w:r>
        <w:rPr>
          <w:w w:val="95"/>
        </w:rPr>
        <w:t xml:space="preserve">timum frame length versus the collision </w:t>
      </w:r>
      <w:r>
        <w:rPr>
          <w:spacing w:val="-3"/>
          <w:w w:val="95"/>
        </w:rPr>
        <w:t xml:space="preserve">recovery </w:t>
      </w:r>
      <w:r>
        <w:rPr>
          <w:w w:val="95"/>
        </w:rPr>
        <w:t>probability and the number</w:t>
      </w:r>
      <w:r>
        <w:rPr>
          <w:spacing w:val="-31"/>
          <w:w w:val="95"/>
        </w:rPr>
        <w:t xml:space="preserve"> </w:t>
      </w:r>
      <w:r>
        <w:rPr>
          <w:w w:val="95"/>
        </w:rPr>
        <w:t xml:space="preserve">of </w:t>
      </w:r>
      <w:r>
        <w:t>tags.</w:t>
      </w:r>
      <w:r>
        <w:rPr>
          <w:spacing w:val="-7"/>
        </w:rPr>
        <w:t xml:space="preserve"> </w:t>
      </w:r>
      <w:r>
        <w:t>The</w:t>
      </w:r>
      <w:r>
        <w:rPr>
          <w:spacing w:val="-22"/>
        </w:rPr>
        <w:t xml:space="preserve"> </w:t>
      </w:r>
      <w:r>
        <w:t>main</w:t>
      </w:r>
      <w:r>
        <w:rPr>
          <w:spacing w:val="-22"/>
        </w:rPr>
        <w:t xml:space="preserve"> </w:t>
      </w:r>
      <w:r>
        <w:t>problems</w:t>
      </w:r>
      <w:r>
        <w:rPr>
          <w:spacing w:val="-22"/>
        </w:rPr>
        <w:t xml:space="preserve"> </w:t>
      </w:r>
      <w:r>
        <w:t>of</w:t>
      </w:r>
      <w:r>
        <w:rPr>
          <w:spacing w:val="-22"/>
        </w:rPr>
        <w:t xml:space="preserve"> </w:t>
      </w:r>
      <w:r>
        <w:t>their</w:t>
      </w:r>
      <w:r>
        <w:rPr>
          <w:spacing w:val="-22"/>
        </w:rPr>
        <w:t xml:space="preserve"> </w:t>
      </w:r>
      <w:r>
        <w:t>numerical</w:t>
      </w:r>
      <w:r>
        <w:rPr>
          <w:spacing w:val="-22"/>
        </w:rPr>
        <w:t xml:space="preserve"> </w:t>
      </w:r>
      <w:r>
        <w:t>solutions</w:t>
      </w:r>
      <w:r>
        <w:rPr>
          <w:spacing w:val="-22"/>
        </w:rPr>
        <w:t xml:space="preserve"> </w:t>
      </w:r>
      <w:r>
        <w:t>are</w:t>
      </w:r>
      <w:r>
        <w:rPr>
          <w:spacing w:val="-22"/>
        </w:rPr>
        <w:t xml:space="preserve"> </w:t>
      </w:r>
      <w:r>
        <w:t>the</w:t>
      </w:r>
      <w:r>
        <w:rPr>
          <w:spacing w:val="-22"/>
        </w:rPr>
        <w:t xml:space="preserve"> </w:t>
      </w:r>
      <w:r>
        <w:t>multiple</w:t>
      </w:r>
      <w:r>
        <w:rPr>
          <w:spacing w:val="-22"/>
        </w:rPr>
        <w:t xml:space="preserve"> </w:t>
      </w:r>
      <w:r>
        <w:t>degrees of</w:t>
      </w:r>
      <w:r>
        <w:rPr>
          <w:spacing w:val="-14"/>
        </w:rPr>
        <w:t xml:space="preserve"> </w:t>
      </w:r>
      <w:r>
        <w:t>freedom.</w:t>
      </w:r>
      <w:r>
        <w:rPr>
          <w:spacing w:val="17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solutions</w:t>
      </w:r>
      <w:r>
        <w:rPr>
          <w:spacing w:val="-14"/>
        </w:rPr>
        <w:t xml:space="preserve"> </w:t>
      </w:r>
      <w:r>
        <w:t>require</w:t>
      </w:r>
      <w:r>
        <w:rPr>
          <w:spacing w:val="-14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t>complex</w:t>
      </w:r>
      <w:r>
        <w:rPr>
          <w:spacing w:val="-14"/>
        </w:rPr>
        <w:t xml:space="preserve"> </w:t>
      </w:r>
      <w:r>
        <w:t>multidimensional</w:t>
      </w:r>
      <w:r>
        <w:rPr>
          <w:spacing w:val="-14"/>
        </w:rPr>
        <w:t xml:space="preserve"> </w:t>
      </w:r>
      <w:r>
        <w:t>look-up</w:t>
      </w:r>
      <w:r>
        <w:rPr>
          <w:spacing w:val="-14"/>
        </w:rPr>
        <w:t xml:space="preserve"> </w:t>
      </w:r>
      <w:r>
        <w:t>table that</w:t>
      </w:r>
      <w:r>
        <w:rPr>
          <w:spacing w:val="-8"/>
        </w:rPr>
        <w:t xml:space="preserve"> </w:t>
      </w:r>
      <w:del w:id="477" w:author="Raghda Wahdan" w:date="2017-11-18T23:52:00Z">
        <w:r w:rsidDel="007B222D">
          <w:delText>has</w:delText>
        </w:r>
        <w:r w:rsidDel="007B222D">
          <w:rPr>
            <w:spacing w:val="-8"/>
          </w:rPr>
          <w:delText xml:space="preserve"> </w:delText>
        </w:r>
        <w:r w:rsidDel="007B222D">
          <w:delText>to</w:delText>
        </w:r>
      </w:del>
      <w:ins w:id="478" w:author="Raghda Wahdan" w:date="2017-11-18T23:52:00Z">
        <w:r w:rsidR="007B222D">
          <w:t>must</w:t>
        </w:r>
      </w:ins>
      <w:r>
        <w:rPr>
          <w:spacing w:val="-8"/>
        </w:rPr>
        <w:t xml:space="preserve"> </w:t>
      </w:r>
      <w:r>
        <w:t>consider</w:t>
      </w:r>
      <w:r>
        <w:rPr>
          <w:spacing w:val="-8"/>
        </w:rPr>
        <w:t xml:space="preserve"> </w:t>
      </w:r>
      <w:r>
        <w:t>all</w:t>
      </w:r>
      <w:r>
        <w:rPr>
          <w:spacing w:val="-8"/>
        </w:rPr>
        <w:t xml:space="preserve"> </w:t>
      </w:r>
      <w:r>
        <w:t>possible</w:t>
      </w:r>
      <w:r>
        <w:rPr>
          <w:spacing w:val="-8"/>
        </w:rPr>
        <w:t xml:space="preserve"> </w:t>
      </w:r>
      <w:r>
        <w:t>degrees</w:t>
      </w:r>
      <w:r>
        <w:rPr>
          <w:spacing w:val="-8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freedom.</w:t>
      </w:r>
      <w:r>
        <w:rPr>
          <w:spacing w:val="-8"/>
        </w:rPr>
        <w:t xml:space="preserve"> </w:t>
      </w:r>
      <w:r>
        <w:t>[93]</w:t>
      </w:r>
      <w:r>
        <w:rPr>
          <w:spacing w:val="-8"/>
        </w:rPr>
        <w:t xml:space="preserve"> </w:t>
      </w:r>
      <w:r>
        <w:t>uses</w:t>
      </w:r>
      <w:r>
        <w:rPr>
          <w:spacing w:val="-8"/>
        </w:rPr>
        <w:t xml:space="preserve"> </w:t>
      </w:r>
      <w:r>
        <w:t>curve</w:t>
      </w:r>
      <w:r>
        <w:rPr>
          <w:spacing w:val="-8"/>
        </w:rPr>
        <w:t xml:space="preserve"> </w:t>
      </w:r>
      <w:r>
        <w:t>fitting</w:t>
      </w:r>
      <w:r>
        <w:rPr>
          <w:spacing w:val="-8"/>
        </w:rPr>
        <w:t xml:space="preserve"> </w:t>
      </w:r>
      <w:r>
        <w:t>to find</w:t>
      </w:r>
      <w:r>
        <w:rPr>
          <w:spacing w:val="-24"/>
        </w:rPr>
        <w:t xml:space="preserve"> </w:t>
      </w:r>
      <w:r>
        <w:t>a</w:t>
      </w:r>
      <w:r>
        <w:rPr>
          <w:spacing w:val="-24"/>
        </w:rPr>
        <w:t xml:space="preserve"> </w:t>
      </w:r>
      <w:r>
        <w:t>closed</w:t>
      </w:r>
      <w:r>
        <w:rPr>
          <w:spacing w:val="-24"/>
        </w:rPr>
        <w:t xml:space="preserve"> </w:t>
      </w:r>
      <w:r>
        <w:t>form</w:t>
      </w:r>
      <w:r>
        <w:rPr>
          <w:spacing w:val="-24"/>
        </w:rPr>
        <w:t xml:space="preserve"> </w:t>
      </w:r>
      <w:r>
        <w:t>solution</w:t>
      </w:r>
      <w:r>
        <w:rPr>
          <w:spacing w:val="-24"/>
        </w:rPr>
        <w:t xml:space="preserve"> </w:t>
      </w:r>
      <w:r>
        <w:t>for</w:t>
      </w:r>
      <w:r>
        <w:rPr>
          <w:spacing w:val="-24"/>
        </w:rPr>
        <w:t xml:space="preserve"> </w:t>
      </w:r>
      <w:r>
        <w:t>the</w:t>
      </w:r>
      <w:r>
        <w:rPr>
          <w:spacing w:val="-24"/>
        </w:rPr>
        <w:t xml:space="preserve"> </w:t>
      </w:r>
      <w:r>
        <w:t>optimum</w:t>
      </w:r>
      <w:r>
        <w:rPr>
          <w:spacing w:val="-24"/>
        </w:rPr>
        <w:t xml:space="preserve"> </w:t>
      </w:r>
      <w:r>
        <w:t>frame</w:t>
      </w:r>
      <w:r>
        <w:rPr>
          <w:spacing w:val="-24"/>
        </w:rPr>
        <w:t xml:space="preserve"> </w:t>
      </w:r>
      <w:r>
        <w:t>length</w:t>
      </w:r>
      <w:r>
        <w:rPr>
          <w:spacing w:val="-24"/>
        </w:rPr>
        <w:t xml:space="preserve"> </w:t>
      </w:r>
      <w:r>
        <w:t>at</w:t>
      </w:r>
      <w:r>
        <w:rPr>
          <w:spacing w:val="-24"/>
        </w:rPr>
        <w:t xml:space="preserve"> </w:t>
      </w:r>
      <w:r>
        <w:t>a</w:t>
      </w:r>
      <w:r>
        <w:rPr>
          <w:spacing w:val="-24"/>
        </w:rPr>
        <w:t xml:space="preserve"> </w:t>
      </w:r>
      <w:r>
        <w:t>specific</w:t>
      </w:r>
      <w:r>
        <w:rPr>
          <w:spacing w:val="-24"/>
        </w:rPr>
        <w:t xml:space="preserve"> </w:t>
      </w:r>
      <w:r>
        <w:t xml:space="preserve">collision </w:t>
      </w:r>
      <w:r>
        <w:rPr>
          <w:spacing w:val="-3"/>
        </w:rPr>
        <w:t>recovery</w:t>
      </w:r>
      <w:r>
        <w:rPr>
          <w:spacing w:val="-34"/>
        </w:rPr>
        <w:t xml:space="preserve"> </w:t>
      </w:r>
      <w:r>
        <w:t>probability</w:t>
      </w:r>
      <w:r>
        <w:rPr>
          <w:spacing w:val="-34"/>
        </w:rPr>
        <w:t xml:space="preserve"> </w:t>
      </w:r>
      <w:r>
        <w:t>and</w:t>
      </w:r>
      <w:r>
        <w:rPr>
          <w:spacing w:val="-34"/>
        </w:rPr>
        <w:t xml:space="preserve"> </w:t>
      </w:r>
      <w:r>
        <w:t>timing.</w:t>
      </w:r>
      <w:r>
        <w:rPr>
          <w:spacing w:val="-24"/>
        </w:rPr>
        <w:t xml:space="preserve"> </w:t>
      </w:r>
      <w:r>
        <w:rPr>
          <w:spacing w:val="-3"/>
        </w:rPr>
        <w:t>However,</w:t>
      </w:r>
      <w:r>
        <w:rPr>
          <w:spacing w:val="-34"/>
        </w:rPr>
        <w:t xml:space="preserve"> </w:t>
      </w:r>
      <w:r>
        <w:t>this</w:t>
      </w:r>
      <w:r>
        <w:rPr>
          <w:spacing w:val="-34"/>
        </w:rPr>
        <w:t xml:space="preserve"> </w:t>
      </w:r>
      <w:r>
        <w:t>solution</w:t>
      </w:r>
      <w:r>
        <w:rPr>
          <w:spacing w:val="-34"/>
        </w:rPr>
        <w:t xml:space="preserve"> </w:t>
      </w:r>
      <w:del w:id="479" w:author="Raghda Wahdan" w:date="2017-11-18T23:52:00Z">
        <w:r w:rsidDel="007B222D">
          <w:delText>can</w:delText>
        </w:r>
        <w:r w:rsidDel="007B222D">
          <w:rPr>
            <w:spacing w:val="-34"/>
          </w:rPr>
          <w:delText xml:space="preserve"> </w:delText>
        </w:r>
        <w:r w:rsidDel="007B222D">
          <w:delText>not</w:delText>
        </w:r>
      </w:del>
      <w:ins w:id="480" w:author="Raghda Wahdan" w:date="2017-11-18T23:52:00Z">
        <w:r w:rsidR="007B222D">
          <w:t>can</w:t>
        </w:r>
        <w:r w:rsidR="007B222D">
          <w:rPr>
            <w:spacing w:val="-34"/>
          </w:rPr>
          <w:t>n</w:t>
        </w:r>
        <w:r w:rsidR="007B222D">
          <w:t>ot</w:t>
        </w:r>
      </w:ins>
      <w:r>
        <w:rPr>
          <w:spacing w:val="-34"/>
        </w:rPr>
        <w:t xml:space="preserve"> </w:t>
      </w:r>
      <w:r>
        <w:rPr>
          <w:spacing w:val="3"/>
        </w:rPr>
        <w:t>be</w:t>
      </w:r>
      <w:r>
        <w:rPr>
          <w:spacing w:val="-34"/>
        </w:rPr>
        <w:t xml:space="preserve"> </w:t>
      </w:r>
      <w:r>
        <w:t>generalized for</w:t>
      </w:r>
      <w:r>
        <w:rPr>
          <w:spacing w:val="-29"/>
        </w:rPr>
        <w:t xml:space="preserve"> </w:t>
      </w:r>
      <w:r>
        <w:t>all</w:t>
      </w:r>
      <w:r>
        <w:rPr>
          <w:spacing w:val="-28"/>
        </w:rPr>
        <w:t xml:space="preserve"> </w:t>
      </w:r>
      <w:r>
        <w:rPr>
          <w:spacing w:val="-3"/>
        </w:rPr>
        <w:t>values</w:t>
      </w:r>
      <w:r>
        <w:rPr>
          <w:spacing w:val="-28"/>
        </w:rPr>
        <w:t xml:space="preserve"> </w:t>
      </w:r>
      <w:r>
        <w:t>of</w:t>
      </w:r>
      <w:r>
        <w:rPr>
          <w:spacing w:val="-28"/>
        </w:rPr>
        <w:t xml:space="preserve"> </w:t>
      </w:r>
      <w:r>
        <w:t>slot’s</w:t>
      </w:r>
      <w:r>
        <w:rPr>
          <w:spacing w:val="-29"/>
        </w:rPr>
        <w:t xml:space="preserve"> </w:t>
      </w:r>
      <w:r>
        <w:t>timing</w:t>
      </w:r>
      <w:r>
        <w:rPr>
          <w:spacing w:val="-28"/>
        </w:rPr>
        <w:t xml:space="preserve"> </w:t>
      </w:r>
      <w:r>
        <w:t>and</w:t>
      </w:r>
      <w:r>
        <w:rPr>
          <w:spacing w:val="-28"/>
        </w:rPr>
        <w:t xml:space="preserve"> </w:t>
      </w:r>
      <w:r>
        <w:t>collision</w:t>
      </w:r>
      <w:r>
        <w:rPr>
          <w:spacing w:val="-29"/>
        </w:rPr>
        <w:t xml:space="preserve"> </w:t>
      </w:r>
      <w:r>
        <w:rPr>
          <w:spacing w:val="-3"/>
        </w:rPr>
        <w:t>recovery</w:t>
      </w:r>
      <w:r>
        <w:rPr>
          <w:spacing w:val="-29"/>
        </w:rPr>
        <w:t xml:space="preserve"> </w:t>
      </w:r>
      <w:r>
        <w:t>probabilities.</w:t>
      </w:r>
    </w:p>
    <w:p w14:paraId="1ACB4C8C" w14:textId="77777777" w:rsidR="00ED6B8B" w:rsidRDefault="00ED6B8B" w:rsidP="00F672C4">
      <w:pPr>
        <w:pStyle w:val="BodyText"/>
        <w:spacing w:before="5"/>
        <w:rPr>
          <w:sz w:val="25"/>
        </w:rPr>
      </w:pPr>
    </w:p>
    <w:p w14:paraId="04444CBD" w14:textId="77777777" w:rsidR="00ED6B8B" w:rsidRDefault="00FA655D">
      <w:pPr>
        <w:pStyle w:val="BodyText"/>
        <w:spacing w:line="266" w:lineRule="auto"/>
        <w:ind w:left="107" w:right="2157" w:firstLine="351"/>
        <w:pPrChange w:id="481" w:author="Raghda Wahdan" w:date="2017-11-06T13:08:00Z">
          <w:pPr>
            <w:pStyle w:val="BodyText"/>
            <w:spacing w:line="266" w:lineRule="auto"/>
            <w:ind w:left="107" w:right="2157" w:firstLine="351"/>
            <w:jc w:val="both"/>
          </w:pPr>
        </w:pPrChange>
      </w:pPr>
      <w:r>
        <w:t>In</w:t>
      </w:r>
      <w:r>
        <w:rPr>
          <w:spacing w:val="-23"/>
        </w:rPr>
        <w:t xml:space="preserve"> </w:t>
      </w:r>
      <w:r>
        <w:t>this</w:t>
      </w:r>
      <w:r>
        <w:rPr>
          <w:spacing w:val="-23"/>
        </w:rPr>
        <w:t xml:space="preserve"> </w:t>
      </w:r>
      <w:r>
        <w:t>section,</w:t>
      </w:r>
      <w:r>
        <w:rPr>
          <w:spacing w:val="-23"/>
        </w:rPr>
        <w:t xml:space="preserve"> </w:t>
      </w:r>
      <w:r>
        <w:t>a</w:t>
      </w:r>
      <w:r>
        <w:rPr>
          <w:spacing w:val="-23"/>
        </w:rPr>
        <w:t xml:space="preserve"> </w:t>
      </w:r>
      <w:r>
        <w:t>closed</w:t>
      </w:r>
      <w:r>
        <w:rPr>
          <w:spacing w:val="-23"/>
        </w:rPr>
        <w:t xml:space="preserve"> </w:t>
      </w:r>
      <w:r>
        <w:t>form</w:t>
      </w:r>
      <w:r>
        <w:rPr>
          <w:spacing w:val="-23"/>
        </w:rPr>
        <w:t xml:space="preserve"> </w:t>
      </w:r>
      <w:r>
        <w:t>solution</w:t>
      </w:r>
      <w:r>
        <w:rPr>
          <w:spacing w:val="-23"/>
        </w:rPr>
        <w:t xml:space="preserve"> </w:t>
      </w:r>
      <w:r>
        <w:t>for</w:t>
      </w:r>
      <w:r>
        <w:rPr>
          <w:spacing w:val="-23"/>
        </w:rPr>
        <w:t xml:space="preserve"> </w:t>
      </w:r>
      <w:r>
        <w:t>the</w:t>
      </w:r>
      <w:r>
        <w:rPr>
          <w:spacing w:val="-23"/>
        </w:rPr>
        <w:t xml:space="preserve"> </w:t>
      </w:r>
      <w:r>
        <w:t>optimum</w:t>
      </w:r>
      <w:r>
        <w:rPr>
          <w:spacing w:val="-23"/>
        </w:rPr>
        <w:t xml:space="preserve"> </w:t>
      </w:r>
      <w:r>
        <w:t>frame</w:t>
      </w:r>
      <w:r>
        <w:rPr>
          <w:spacing w:val="-23"/>
        </w:rPr>
        <w:t xml:space="preserve"> </w:t>
      </w:r>
      <w:r>
        <w:t>length</w:t>
      </w:r>
      <w:r>
        <w:rPr>
          <w:spacing w:val="-23"/>
        </w:rPr>
        <w:t xml:space="preserve"> </w:t>
      </w:r>
      <w:r>
        <w:t>will</w:t>
      </w:r>
      <w:r>
        <w:rPr>
          <w:spacing w:val="-23"/>
        </w:rPr>
        <w:t xml:space="preserve"> </w:t>
      </w:r>
      <w:r>
        <w:rPr>
          <w:spacing w:val="3"/>
        </w:rPr>
        <w:t xml:space="preserve">be </w:t>
      </w:r>
      <w:r>
        <w:rPr>
          <w:w w:val="95"/>
        </w:rPr>
        <w:t>derived</w:t>
      </w:r>
      <w:r>
        <w:rPr>
          <w:spacing w:val="-16"/>
          <w:w w:val="95"/>
        </w:rPr>
        <w:t xml:space="preserve"> </w:t>
      </w:r>
      <w:r>
        <w:rPr>
          <w:spacing w:val="-4"/>
          <w:w w:val="95"/>
        </w:rPr>
        <w:t>by</w:t>
      </w:r>
      <w:r>
        <w:rPr>
          <w:spacing w:val="-16"/>
          <w:w w:val="95"/>
        </w:rPr>
        <w:t xml:space="preserve"> </w:t>
      </w:r>
      <w:r>
        <w:rPr>
          <w:w w:val="95"/>
        </w:rPr>
        <w:t>optimizing</w:t>
      </w:r>
      <w:r>
        <w:rPr>
          <w:spacing w:val="-16"/>
          <w:w w:val="95"/>
        </w:rPr>
        <w:t xml:space="preserve"> </w:t>
      </w:r>
      <w:r>
        <w:rPr>
          <w:w w:val="95"/>
        </w:rPr>
        <w:t>the</w:t>
      </w:r>
      <w:r>
        <w:rPr>
          <w:spacing w:val="-16"/>
          <w:w w:val="95"/>
        </w:rPr>
        <w:t xml:space="preserve"> </w:t>
      </w:r>
      <w:r>
        <w:rPr>
          <w:w w:val="95"/>
        </w:rPr>
        <w:t>reading</w:t>
      </w:r>
      <w:r>
        <w:rPr>
          <w:spacing w:val="-16"/>
          <w:w w:val="95"/>
        </w:rPr>
        <w:t xml:space="preserve"> </w:t>
      </w:r>
      <w:r>
        <w:rPr>
          <w:w w:val="95"/>
        </w:rPr>
        <w:t>throughput</w:t>
      </w:r>
      <w:r>
        <w:rPr>
          <w:spacing w:val="-16"/>
          <w:w w:val="95"/>
        </w:rPr>
        <w:t xml:space="preserve"> </w:t>
      </w:r>
      <w:r>
        <w:rPr>
          <w:w w:val="95"/>
        </w:rPr>
        <w:t>per</w:t>
      </w:r>
      <w:r>
        <w:rPr>
          <w:spacing w:val="-16"/>
          <w:w w:val="95"/>
        </w:rPr>
        <w:t xml:space="preserve"> </w:t>
      </w:r>
      <w:r>
        <w:rPr>
          <w:w w:val="95"/>
        </w:rPr>
        <w:t>frame,</w:t>
      </w:r>
      <w:r>
        <w:rPr>
          <w:spacing w:val="-14"/>
          <w:w w:val="95"/>
        </w:rPr>
        <w:t xml:space="preserve"> </w:t>
      </w:r>
      <w:r>
        <w:rPr>
          <w:w w:val="95"/>
        </w:rPr>
        <w:t>which</w:t>
      </w:r>
      <w:r>
        <w:rPr>
          <w:spacing w:val="-16"/>
          <w:w w:val="95"/>
        </w:rPr>
        <w:t xml:space="preserve"> </w:t>
      </w:r>
      <w:r>
        <w:rPr>
          <w:w w:val="95"/>
        </w:rPr>
        <w:t>does</w:t>
      </w:r>
      <w:r>
        <w:rPr>
          <w:spacing w:val="-16"/>
          <w:w w:val="95"/>
        </w:rPr>
        <w:t xml:space="preserve"> </w:t>
      </w:r>
      <w:r>
        <w:rPr>
          <w:w w:val="95"/>
        </w:rPr>
        <w:t>not</w:t>
      </w:r>
      <w:r>
        <w:rPr>
          <w:spacing w:val="-16"/>
          <w:w w:val="95"/>
        </w:rPr>
        <w:t xml:space="preserve"> </w:t>
      </w:r>
      <w:r>
        <w:rPr>
          <w:w w:val="95"/>
        </w:rPr>
        <w:t xml:space="preserve">require </w:t>
      </w:r>
      <w:r>
        <w:rPr>
          <w:spacing w:val="-3"/>
        </w:rPr>
        <w:t>any</w:t>
      </w:r>
      <w:r>
        <w:rPr>
          <w:spacing w:val="-14"/>
        </w:rPr>
        <w:t xml:space="preserve"> </w:t>
      </w:r>
      <w:r>
        <w:t>look-up</w:t>
      </w:r>
      <w:r>
        <w:rPr>
          <w:spacing w:val="-14"/>
        </w:rPr>
        <w:t xml:space="preserve"> </w:t>
      </w:r>
      <w:r>
        <w:t>table</w:t>
      </w:r>
      <w:r>
        <w:rPr>
          <w:spacing w:val="-14"/>
        </w:rPr>
        <w:t xml:space="preserve"> </w:t>
      </w:r>
      <w:r>
        <w:t>[86,</w:t>
      </w:r>
      <w:r>
        <w:rPr>
          <w:spacing w:val="-42"/>
        </w:rPr>
        <w:t xml:space="preserve"> </w:t>
      </w:r>
      <w:r>
        <w:t>92].</w:t>
      </w:r>
      <w:r>
        <w:rPr>
          <w:spacing w:val="7"/>
        </w:rPr>
        <w:t xml:space="preserve"> </w:t>
      </w:r>
      <w:r>
        <w:t>In</w:t>
      </w:r>
      <w:r>
        <w:rPr>
          <w:spacing w:val="-14"/>
        </w:rPr>
        <w:t xml:space="preserve"> </w:t>
      </w:r>
      <w:r>
        <w:t>addition,</w:t>
      </w:r>
      <w:r>
        <w:rPr>
          <w:spacing w:val="-13"/>
        </w:rPr>
        <w:t xml:space="preserve"> </w:t>
      </w:r>
      <w:r>
        <w:rPr>
          <w:spacing w:val="-4"/>
        </w:rPr>
        <w:t>we</w:t>
      </w:r>
      <w:r>
        <w:rPr>
          <w:spacing w:val="-14"/>
        </w:rPr>
        <w:t xml:space="preserve"> </w:t>
      </w:r>
      <w:r>
        <w:rPr>
          <w:spacing w:val="-3"/>
        </w:rPr>
        <w:t>take</w:t>
      </w:r>
      <w:r>
        <w:rPr>
          <w:spacing w:val="-14"/>
        </w:rPr>
        <w:t xml:space="preserve"> </w:t>
      </w:r>
      <w:r>
        <w:t>into</w:t>
      </w:r>
      <w:r>
        <w:rPr>
          <w:spacing w:val="-14"/>
        </w:rPr>
        <w:t xml:space="preserve"> </w:t>
      </w:r>
      <w:r>
        <w:t>consideration</w:t>
      </w:r>
      <w:r>
        <w:rPr>
          <w:spacing w:val="-14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average collision</w:t>
      </w:r>
      <w:r>
        <w:rPr>
          <w:spacing w:val="-11"/>
        </w:rPr>
        <w:t xml:space="preserve"> </w:t>
      </w:r>
      <w:r>
        <w:rPr>
          <w:spacing w:val="-3"/>
        </w:rPr>
        <w:t>recovery</w:t>
      </w:r>
      <w:r>
        <w:rPr>
          <w:spacing w:val="-11"/>
        </w:rPr>
        <w:t xml:space="preserve"> </w:t>
      </w:r>
      <w:r>
        <w:t>probability</w:t>
      </w:r>
      <w:r>
        <w:rPr>
          <w:spacing w:val="-11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different</w:t>
      </w:r>
      <w:r>
        <w:rPr>
          <w:spacing w:val="-11"/>
        </w:rPr>
        <w:t xml:space="preserve"> </w:t>
      </w:r>
      <w:r>
        <w:t>slot</w:t>
      </w:r>
      <w:r>
        <w:rPr>
          <w:spacing w:val="-11"/>
        </w:rPr>
        <w:t xml:space="preserve"> </w:t>
      </w:r>
      <w:r>
        <w:t>durations.</w:t>
      </w:r>
      <w:r>
        <w:rPr>
          <w:spacing w:val="22"/>
        </w:rPr>
        <w:t xml:space="preserve"> </w:t>
      </w:r>
      <w:r>
        <w:t>Moreover,</w:t>
      </w:r>
      <w:r>
        <w:rPr>
          <w:spacing w:val="-9"/>
        </w:rPr>
        <w:t xml:space="preserve"> </w:t>
      </w:r>
      <w:r>
        <w:t>the calculation</w:t>
      </w:r>
      <w:r>
        <w:rPr>
          <w:spacing w:val="-19"/>
        </w:rPr>
        <w:t xml:space="preserve"> </w:t>
      </w:r>
      <w:r>
        <w:t>method</w:t>
      </w:r>
      <w:r>
        <w:rPr>
          <w:spacing w:val="-19"/>
        </w:rPr>
        <w:t xml:space="preserve"> </w:t>
      </w:r>
      <w:r>
        <w:t>of</w:t>
      </w:r>
      <w:r>
        <w:rPr>
          <w:spacing w:val="-19"/>
        </w:rPr>
        <w:t xml:space="preserve"> </w:t>
      </w:r>
      <w:r>
        <w:t>the</w:t>
      </w:r>
      <w:r>
        <w:rPr>
          <w:spacing w:val="-19"/>
        </w:rPr>
        <w:t xml:space="preserve"> </w:t>
      </w:r>
      <w:r>
        <w:t>collision</w:t>
      </w:r>
      <w:r>
        <w:rPr>
          <w:spacing w:val="-19"/>
        </w:rPr>
        <w:t xml:space="preserve"> </w:t>
      </w:r>
      <w:r>
        <w:rPr>
          <w:spacing w:val="-3"/>
        </w:rPr>
        <w:t>recovery</w:t>
      </w:r>
      <w:r>
        <w:rPr>
          <w:spacing w:val="-19"/>
        </w:rPr>
        <w:t xml:space="preserve"> </w:t>
      </w:r>
      <w:r>
        <w:t>probability</w:t>
      </w:r>
      <w:r>
        <w:rPr>
          <w:spacing w:val="-19"/>
        </w:rPr>
        <w:t xml:space="preserve"> </w:t>
      </w:r>
      <w:r>
        <w:t>based</w:t>
      </w:r>
      <w:r>
        <w:rPr>
          <w:spacing w:val="-19"/>
        </w:rPr>
        <w:t xml:space="preserve"> </w:t>
      </w:r>
      <w:r>
        <w:t>on</w:t>
      </w:r>
      <w:r>
        <w:rPr>
          <w:spacing w:val="-19"/>
        </w:rPr>
        <w:t xml:space="preserve"> </w:t>
      </w:r>
      <w:r>
        <w:t>the</w:t>
      </w:r>
      <w:r>
        <w:rPr>
          <w:spacing w:val="-19"/>
        </w:rPr>
        <w:t xml:space="preserve"> </w:t>
      </w:r>
      <w:r>
        <w:t xml:space="preserve">physical </w:t>
      </w:r>
      <w:r>
        <w:rPr>
          <w:spacing w:val="-3"/>
        </w:rPr>
        <w:t>layer</w:t>
      </w:r>
      <w:r>
        <w:rPr>
          <w:spacing w:val="-34"/>
        </w:rPr>
        <w:t xml:space="preserve"> </w:t>
      </w:r>
      <w:r>
        <w:t>will</w:t>
      </w:r>
      <w:r>
        <w:rPr>
          <w:spacing w:val="-34"/>
        </w:rPr>
        <w:t xml:space="preserve"> </w:t>
      </w:r>
      <w:r>
        <w:rPr>
          <w:spacing w:val="3"/>
        </w:rPr>
        <w:t>be</w:t>
      </w:r>
      <w:r>
        <w:rPr>
          <w:spacing w:val="-33"/>
        </w:rPr>
        <w:t xml:space="preserve"> </w:t>
      </w:r>
      <w:r>
        <w:t>clarified.</w:t>
      </w:r>
    </w:p>
    <w:p w14:paraId="4B4092C6" w14:textId="77777777" w:rsidR="00ED6B8B" w:rsidRDefault="00ED6B8B">
      <w:pPr>
        <w:spacing w:line="266" w:lineRule="auto"/>
        <w:sectPr w:rsidR="00ED6B8B">
          <w:pgSz w:w="11910" w:h="16840"/>
          <w:pgMar w:top="1920" w:right="0" w:bottom="280" w:left="1620" w:header="1603" w:footer="0" w:gutter="0"/>
          <w:cols w:space="720"/>
        </w:sectPr>
        <w:pPrChange w:id="482" w:author="Raghda Wahdan" w:date="2017-11-06T13:08:00Z">
          <w:pPr>
            <w:spacing w:line="266" w:lineRule="auto"/>
            <w:jc w:val="both"/>
          </w:pPr>
        </w:pPrChange>
      </w:pPr>
    </w:p>
    <w:p w14:paraId="074BA4E7" w14:textId="77777777" w:rsidR="00ED6B8B" w:rsidRDefault="00ED6B8B" w:rsidP="00F672C4">
      <w:pPr>
        <w:pStyle w:val="BodyText"/>
        <w:spacing w:before="2"/>
        <w:rPr>
          <w:sz w:val="13"/>
        </w:rPr>
      </w:pPr>
    </w:p>
    <w:p w14:paraId="7C01E5C4" w14:textId="77777777" w:rsidR="00ED6B8B" w:rsidRDefault="00FA655D" w:rsidP="00F672C4">
      <w:pPr>
        <w:pStyle w:val="Heading2"/>
        <w:numPr>
          <w:ilvl w:val="2"/>
          <w:numId w:val="6"/>
        </w:numPr>
        <w:tabs>
          <w:tab w:val="left" w:pos="1466"/>
          <w:tab w:val="left" w:pos="1467"/>
        </w:tabs>
        <w:spacing w:before="170" w:line="336" w:lineRule="auto"/>
        <w:ind w:right="105" w:hanging="986"/>
      </w:pPr>
      <w:r>
        <w:t xml:space="preserve">Closed </w:t>
      </w:r>
      <w:r>
        <w:rPr>
          <w:spacing w:val="-8"/>
        </w:rPr>
        <w:t xml:space="preserve">Form </w:t>
      </w:r>
      <w:r>
        <w:t xml:space="preserve">Solution for Time and Collision Re- </w:t>
      </w:r>
      <w:r>
        <w:rPr>
          <w:spacing w:val="-4"/>
        </w:rPr>
        <w:t>covery</w:t>
      </w:r>
      <w:r>
        <w:rPr>
          <w:spacing w:val="-2"/>
        </w:rPr>
        <w:t xml:space="preserve"> </w:t>
      </w:r>
      <w:r>
        <w:t>System</w:t>
      </w:r>
    </w:p>
    <w:p w14:paraId="6FD884B7" w14:textId="77777777" w:rsidR="00ED6B8B" w:rsidRDefault="00890932">
      <w:pPr>
        <w:pStyle w:val="BodyText"/>
        <w:spacing w:before="157" w:line="266" w:lineRule="auto"/>
        <w:ind w:left="480" w:right="99"/>
        <w:pPrChange w:id="483" w:author="Raghda Wahdan" w:date="2017-11-06T13:08:00Z">
          <w:pPr>
            <w:pStyle w:val="BodyText"/>
            <w:spacing w:before="157" w:line="266" w:lineRule="auto"/>
            <w:ind w:left="480" w:right="99"/>
            <w:jc w:val="both"/>
          </w:pPr>
        </w:pPrChange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87936" behindDoc="1" locked="0" layoutInCell="1" allowOverlap="1" wp14:anchorId="3E29BF05" wp14:editId="6292075F">
                <wp:simplePos x="0" y="0"/>
                <wp:positionH relativeFrom="page">
                  <wp:posOffset>6012815</wp:posOffset>
                </wp:positionH>
                <wp:positionV relativeFrom="paragraph">
                  <wp:posOffset>242570</wp:posOffset>
                </wp:positionV>
                <wp:extent cx="210820" cy="76200"/>
                <wp:effectExtent l="2540" t="4445" r="0" b="0"/>
                <wp:wrapNone/>
                <wp:docPr id="1165" name="Text Box 11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0820" cy="76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F8A2A33" w14:textId="77777777" w:rsidR="00B0570F" w:rsidRDefault="00B0570F">
                            <w:pPr>
                              <w:spacing w:line="115" w:lineRule="exact"/>
                              <w:rPr>
                                <w:rFonts w:ascii="Arial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Arial"/>
                                <w:i/>
                                <w:w w:val="125"/>
                                <w:sz w:val="12"/>
                              </w:rPr>
                              <w:t>TCA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E29BF05" id="Text Box 1141" o:spid="_x0000_s1258" type="#_x0000_t202" style="position:absolute;left:0;text-align:left;margin-left:473.45pt;margin-top:19.1pt;width:16.6pt;height:6pt;z-index:-2516285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" filled="f" stroked="f">
                <v:textbox inset="0,0,0,0">
                  <w:txbxContent>
                    <w:p w14:paraId="1F8A2A33" w14:textId="77777777" w:rsidR="00B0570F" w:rsidRDefault="00B0570F">
                      <w:pPr>
                        <w:spacing w:line="115" w:lineRule="exact"/>
                        <w:rPr>
                          <w:rFonts w:ascii="Arial"/>
                          <w:i/>
                          <w:sz w:val="12"/>
                        </w:rPr>
                      </w:pPr>
                      <w:r>
                        <w:rPr>
                          <w:rFonts w:ascii="Arial"/>
                          <w:i/>
                          <w:w w:val="125"/>
                          <w:sz w:val="12"/>
                        </w:rPr>
                        <w:t>TCA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89984" behindDoc="1" locked="0" layoutInCell="1" allowOverlap="1" wp14:anchorId="1731A3AD" wp14:editId="6660E75B">
                <wp:simplePos x="0" y="0"/>
                <wp:positionH relativeFrom="page">
                  <wp:posOffset>4982845</wp:posOffset>
                </wp:positionH>
                <wp:positionV relativeFrom="paragraph">
                  <wp:posOffset>925830</wp:posOffset>
                </wp:positionV>
                <wp:extent cx="210820" cy="76200"/>
                <wp:effectExtent l="1270" t="1905" r="0" b="0"/>
                <wp:wrapNone/>
                <wp:docPr id="1164" name="Text Box 11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0820" cy="76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225FCB8" w14:textId="77777777" w:rsidR="00B0570F" w:rsidRDefault="00B0570F">
                            <w:pPr>
                              <w:spacing w:line="115" w:lineRule="exact"/>
                              <w:rPr>
                                <w:rFonts w:ascii="Arial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Arial"/>
                                <w:i/>
                                <w:w w:val="125"/>
                                <w:sz w:val="12"/>
                              </w:rPr>
                              <w:t>TCA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731A3AD" id="Text Box 1140" o:spid="_x0000_s1259" type="#_x0000_t202" style="position:absolute;left:0;text-align:left;margin-left:392.35pt;margin-top:72.9pt;width:16.6pt;height:6pt;z-index:-2516264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" filled="f" stroked="f">
                <v:textbox inset="0,0,0,0">
                  <w:txbxContent>
                    <w:p w14:paraId="1225FCB8" w14:textId="77777777" w:rsidR="00B0570F" w:rsidRDefault="00B0570F">
                      <w:pPr>
                        <w:spacing w:line="115" w:lineRule="exact"/>
                        <w:rPr>
                          <w:rFonts w:ascii="Arial"/>
                          <w:i/>
                          <w:sz w:val="12"/>
                        </w:rPr>
                      </w:pPr>
                      <w:r>
                        <w:rPr>
                          <w:rFonts w:ascii="Arial"/>
                          <w:i/>
                          <w:w w:val="125"/>
                          <w:sz w:val="12"/>
                        </w:rPr>
                        <w:t>TCA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FA655D">
        <w:t>Now,</w:t>
      </w:r>
      <w:r w:rsidR="00FA655D">
        <w:rPr>
          <w:spacing w:val="-37"/>
        </w:rPr>
        <w:t xml:space="preserve"> </w:t>
      </w:r>
      <w:r w:rsidR="00FA655D">
        <w:t>the</w:t>
      </w:r>
      <w:r w:rsidR="00FA655D">
        <w:rPr>
          <w:spacing w:val="-39"/>
        </w:rPr>
        <w:t xml:space="preserve"> </w:t>
      </w:r>
      <w:r w:rsidR="00FA655D">
        <w:t>proposed</w:t>
      </w:r>
      <w:r w:rsidR="00FA655D">
        <w:rPr>
          <w:spacing w:val="-39"/>
        </w:rPr>
        <w:t xml:space="preserve"> </w:t>
      </w:r>
      <w:r w:rsidR="00FA655D">
        <w:t>optimal</w:t>
      </w:r>
      <w:r w:rsidR="00FA655D">
        <w:rPr>
          <w:spacing w:val="-39"/>
        </w:rPr>
        <w:t xml:space="preserve"> </w:t>
      </w:r>
      <w:r w:rsidR="00FA655D">
        <w:t>time</w:t>
      </w:r>
      <w:r w:rsidR="00FA655D">
        <w:rPr>
          <w:spacing w:val="-39"/>
        </w:rPr>
        <w:t xml:space="preserve"> </w:t>
      </w:r>
      <w:r w:rsidR="00FA655D">
        <w:t>and</w:t>
      </w:r>
      <w:r w:rsidR="00FA655D">
        <w:rPr>
          <w:spacing w:val="-39"/>
        </w:rPr>
        <w:t xml:space="preserve"> </w:t>
      </w:r>
      <w:r w:rsidR="00FA655D">
        <w:t>collision</w:t>
      </w:r>
      <w:r w:rsidR="00FA655D">
        <w:rPr>
          <w:spacing w:val="-40"/>
        </w:rPr>
        <w:t xml:space="preserve"> </w:t>
      </w:r>
      <w:r w:rsidR="00FA655D">
        <w:rPr>
          <w:spacing w:val="-3"/>
        </w:rPr>
        <w:t>recovery</w:t>
      </w:r>
      <w:r w:rsidR="00FA655D">
        <w:rPr>
          <w:spacing w:val="-40"/>
        </w:rPr>
        <w:t xml:space="preserve"> </w:t>
      </w:r>
      <w:r w:rsidR="00FA655D">
        <w:rPr>
          <w:spacing w:val="-4"/>
        </w:rPr>
        <w:t>aware</w:t>
      </w:r>
      <w:r w:rsidR="00FA655D">
        <w:rPr>
          <w:spacing w:val="-39"/>
        </w:rPr>
        <w:t xml:space="preserve"> </w:t>
      </w:r>
      <w:r w:rsidR="00FA655D">
        <w:t>frame</w:t>
      </w:r>
      <w:r w:rsidR="00FA655D">
        <w:rPr>
          <w:spacing w:val="-39"/>
        </w:rPr>
        <w:t xml:space="preserve"> </w:t>
      </w:r>
      <w:r w:rsidR="00FA655D">
        <w:t>size</w:t>
      </w:r>
      <w:r w:rsidR="00FA655D">
        <w:rPr>
          <w:spacing w:val="-39"/>
        </w:rPr>
        <w:t xml:space="preserve"> </w:t>
      </w:r>
      <w:r w:rsidR="00FA655D">
        <w:rPr>
          <w:rFonts w:ascii="Bookman Old Style" w:hAnsi="Bookman Old Style"/>
          <w:i/>
        </w:rPr>
        <w:t>L</w:t>
      </w:r>
      <w:r w:rsidR="00FA655D">
        <w:rPr>
          <w:rFonts w:ascii="Bookman Old Style" w:hAnsi="Bookman Old Style"/>
          <w:i/>
          <w:spacing w:val="71"/>
        </w:rPr>
        <w:t xml:space="preserve"> </w:t>
      </w:r>
      <w:r w:rsidR="00FA655D">
        <w:t xml:space="preserve">will </w:t>
      </w:r>
      <w:r w:rsidR="00FA655D">
        <w:rPr>
          <w:spacing w:val="3"/>
          <w:w w:val="95"/>
        </w:rPr>
        <w:t xml:space="preserve">be </w:t>
      </w:r>
      <w:r w:rsidR="00FA655D">
        <w:rPr>
          <w:w w:val="95"/>
        </w:rPr>
        <w:t xml:space="preserve">derived, which considers the different slot durations and the collision recov- </w:t>
      </w:r>
      <w:r w:rsidR="00FA655D">
        <w:t xml:space="preserve">ery </w:t>
      </w:r>
      <w:r w:rsidR="00FA655D">
        <w:rPr>
          <w:spacing w:val="-3"/>
        </w:rPr>
        <w:t xml:space="preserve">probability. </w:t>
      </w:r>
      <w:r w:rsidR="00FA655D">
        <w:t xml:space="preserve">Thus, </w:t>
      </w:r>
      <w:r w:rsidR="00FA655D">
        <w:rPr>
          <w:spacing w:val="-4"/>
        </w:rPr>
        <w:t xml:space="preserve">we </w:t>
      </w:r>
      <w:r w:rsidR="00FA655D">
        <w:t xml:space="preserve">will first introduce a new reading efficiency called Time and Collision </w:t>
      </w:r>
      <w:r w:rsidR="00FA655D">
        <w:rPr>
          <w:spacing w:val="-3"/>
        </w:rPr>
        <w:t xml:space="preserve">Recovery </w:t>
      </w:r>
      <w:r w:rsidR="00FA655D">
        <w:rPr>
          <w:spacing w:val="-6"/>
        </w:rPr>
        <w:t xml:space="preserve">Aware </w:t>
      </w:r>
      <w:r w:rsidR="00FA655D">
        <w:t xml:space="preserve">reading efficiency </w:t>
      </w:r>
      <w:r w:rsidR="00FA655D">
        <w:rPr>
          <w:rFonts w:ascii="Bookman Old Style" w:hAnsi="Bookman Old Style"/>
          <w:i/>
        </w:rPr>
        <w:t>η</w:t>
      </w:r>
      <w:r w:rsidR="00FA655D">
        <w:rPr>
          <w:rFonts w:ascii="Bookman Old Style" w:hAnsi="Bookman Old Style"/>
          <w:i/>
          <w:spacing w:val="7"/>
        </w:rPr>
        <w:t xml:space="preserve"> </w:t>
      </w:r>
      <w:r w:rsidR="00FA655D">
        <w:t>. The main proper- ties</w:t>
      </w:r>
      <w:r w:rsidR="00FA655D">
        <w:rPr>
          <w:spacing w:val="-7"/>
        </w:rPr>
        <w:t xml:space="preserve"> </w:t>
      </w:r>
      <w:r w:rsidR="00FA655D">
        <w:t>of</w:t>
      </w:r>
      <w:r w:rsidR="00FA655D">
        <w:rPr>
          <w:spacing w:val="-7"/>
        </w:rPr>
        <w:t xml:space="preserve"> </w:t>
      </w:r>
      <w:r w:rsidR="00FA655D">
        <w:t>this</w:t>
      </w:r>
      <w:r w:rsidR="00FA655D">
        <w:rPr>
          <w:spacing w:val="-7"/>
        </w:rPr>
        <w:t xml:space="preserve"> </w:t>
      </w:r>
      <w:r w:rsidR="00FA655D">
        <w:t>efficiency</w:t>
      </w:r>
      <w:r w:rsidR="00FA655D">
        <w:rPr>
          <w:spacing w:val="-7"/>
        </w:rPr>
        <w:t xml:space="preserve"> </w:t>
      </w:r>
      <w:r w:rsidR="00FA655D">
        <w:t>are</w:t>
      </w:r>
      <w:r w:rsidR="00FA655D">
        <w:rPr>
          <w:spacing w:val="-7"/>
        </w:rPr>
        <w:t xml:space="preserve"> </w:t>
      </w:r>
      <w:r w:rsidR="00FA655D">
        <w:t>the</w:t>
      </w:r>
      <w:r w:rsidR="00FA655D">
        <w:rPr>
          <w:spacing w:val="-7"/>
        </w:rPr>
        <w:t xml:space="preserve"> </w:t>
      </w:r>
      <w:r w:rsidR="00FA655D">
        <w:t>consideration</w:t>
      </w:r>
      <w:r w:rsidR="00FA655D">
        <w:rPr>
          <w:spacing w:val="-7"/>
        </w:rPr>
        <w:t xml:space="preserve"> </w:t>
      </w:r>
      <w:r w:rsidR="00FA655D">
        <w:t>of</w:t>
      </w:r>
      <w:r w:rsidR="00FA655D">
        <w:rPr>
          <w:spacing w:val="-7"/>
        </w:rPr>
        <w:t xml:space="preserve"> </w:t>
      </w:r>
      <w:r w:rsidR="00FA655D">
        <w:t>the</w:t>
      </w:r>
      <w:r w:rsidR="00FA655D">
        <w:rPr>
          <w:spacing w:val="-7"/>
        </w:rPr>
        <w:t xml:space="preserve"> </w:t>
      </w:r>
      <w:r w:rsidR="00FA655D">
        <w:t>different</w:t>
      </w:r>
      <w:r w:rsidR="00FA655D">
        <w:rPr>
          <w:spacing w:val="-7"/>
        </w:rPr>
        <w:t xml:space="preserve"> </w:t>
      </w:r>
      <w:r w:rsidR="00FA655D">
        <w:t>slot</w:t>
      </w:r>
      <w:r w:rsidR="00FA655D">
        <w:rPr>
          <w:spacing w:val="-7"/>
        </w:rPr>
        <w:t xml:space="preserve"> </w:t>
      </w:r>
      <w:r w:rsidR="00FA655D">
        <w:t>durations</w:t>
      </w:r>
      <w:r w:rsidR="00FA655D">
        <w:rPr>
          <w:spacing w:val="-7"/>
        </w:rPr>
        <w:t xml:space="preserve"> </w:t>
      </w:r>
      <w:r w:rsidR="00FA655D">
        <w:t xml:space="preserve">and </w:t>
      </w:r>
      <w:r w:rsidR="00FA655D">
        <w:rPr>
          <w:w w:val="95"/>
        </w:rPr>
        <w:t xml:space="preserve">the average collision </w:t>
      </w:r>
      <w:r w:rsidR="00FA655D">
        <w:rPr>
          <w:spacing w:val="-3"/>
          <w:w w:val="95"/>
        </w:rPr>
        <w:t>recovery</w:t>
      </w:r>
      <w:r w:rsidR="00FA655D">
        <w:rPr>
          <w:spacing w:val="42"/>
          <w:w w:val="95"/>
        </w:rPr>
        <w:t xml:space="preserve"> </w:t>
      </w:r>
      <w:r w:rsidR="00FA655D">
        <w:rPr>
          <w:spacing w:val="-3"/>
          <w:w w:val="95"/>
        </w:rPr>
        <w:t>probability.</w:t>
      </w:r>
    </w:p>
    <w:p w14:paraId="60684BB4" w14:textId="4D820FAA" w:rsidR="00ED6B8B" w:rsidRDefault="00FA655D">
      <w:pPr>
        <w:pStyle w:val="BodyText"/>
        <w:spacing w:before="40" w:line="266" w:lineRule="auto"/>
        <w:ind w:left="480" w:right="105" w:firstLine="351"/>
        <w:pPrChange w:id="484" w:author="Raghda Wahdan" w:date="2017-11-06T13:08:00Z">
          <w:pPr>
            <w:pStyle w:val="BodyText"/>
            <w:spacing w:before="40" w:line="266" w:lineRule="auto"/>
            <w:ind w:left="480" w:right="105" w:firstLine="351"/>
            <w:jc w:val="both"/>
          </w:pPr>
        </w:pPrChange>
      </w:pPr>
      <w:r>
        <w:t>In</w:t>
      </w:r>
      <w:r>
        <w:rPr>
          <w:spacing w:val="-14"/>
        </w:rPr>
        <w:t xml:space="preserve"> </w:t>
      </w:r>
      <w:r>
        <w:t>this</w:t>
      </w:r>
      <w:r>
        <w:rPr>
          <w:spacing w:val="-14"/>
        </w:rPr>
        <w:t xml:space="preserve"> </w:t>
      </w:r>
      <w:r>
        <w:t>efficiency,</w:t>
      </w:r>
      <w:r>
        <w:rPr>
          <w:spacing w:val="-12"/>
        </w:rPr>
        <w:t xml:space="preserve"> </w:t>
      </w:r>
      <w:r>
        <w:rPr>
          <w:spacing w:val="-4"/>
        </w:rPr>
        <w:t>we</w:t>
      </w:r>
      <w:r>
        <w:rPr>
          <w:spacing w:val="-14"/>
        </w:rPr>
        <w:t xml:space="preserve"> </w:t>
      </w:r>
      <w:r>
        <w:t>added</w:t>
      </w:r>
      <w:r>
        <w:rPr>
          <w:spacing w:val="-14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rPr>
          <w:spacing w:val="-3"/>
        </w:rPr>
        <w:t>average</w:t>
      </w:r>
      <w:r>
        <w:rPr>
          <w:spacing w:val="-14"/>
        </w:rPr>
        <w:t xml:space="preserve"> </w:t>
      </w:r>
      <w:r>
        <w:t>collision</w:t>
      </w:r>
      <w:r>
        <w:rPr>
          <w:spacing w:val="-14"/>
        </w:rPr>
        <w:t xml:space="preserve"> </w:t>
      </w:r>
      <w:r>
        <w:rPr>
          <w:spacing w:val="-3"/>
        </w:rPr>
        <w:t>recovery</w:t>
      </w:r>
      <w:r>
        <w:rPr>
          <w:spacing w:val="-14"/>
        </w:rPr>
        <w:t xml:space="preserve"> </w:t>
      </w:r>
      <w:r>
        <w:t>probability</w:t>
      </w:r>
      <w:r>
        <w:rPr>
          <w:spacing w:val="-14"/>
        </w:rPr>
        <w:t xml:space="preserve"> </w:t>
      </w:r>
      <w:r>
        <w:rPr>
          <w:rFonts w:ascii="Bookman Old Style" w:hAnsi="Bookman Old Style"/>
          <w:i/>
        </w:rPr>
        <w:t>α</w:t>
      </w:r>
      <w:r>
        <w:rPr>
          <w:rFonts w:ascii="Bookman Old Style" w:hAnsi="Bookman Old Style"/>
          <w:i/>
          <w:spacing w:val="-25"/>
        </w:rPr>
        <w:t xml:space="preserve"> </w:t>
      </w:r>
      <w:r>
        <w:t xml:space="preserve">to the time </w:t>
      </w:r>
      <w:r>
        <w:rPr>
          <w:spacing w:val="-4"/>
        </w:rPr>
        <w:t xml:space="preserve">aware </w:t>
      </w:r>
      <w:r>
        <w:t xml:space="preserve">efficiency in (5.1). </w:t>
      </w:r>
      <w:del w:id="485" w:author="Raghda Wahdan" w:date="2017-11-18T23:55:00Z">
        <w:r w:rsidDel="001447A9">
          <w:delText>Therefore</w:delText>
        </w:r>
      </w:del>
      <w:ins w:id="486" w:author="Raghda Wahdan" w:date="2017-11-18T23:55:00Z">
        <w:r w:rsidR="001447A9">
          <w:t>Therefore,</w:t>
        </w:r>
      </w:ins>
      <w:r>
        <w:t xml:space="preserve"> the time and collision recovery probability</w:t>
      </w:r>
      <w:r>
        <w:rPr>
          <w:spacing w:val="-24"/>
        </w:rPr>
        <w:t xml:space="preserve"> </w:t>
      </w:r>
      <w:r>
        <w:rPr>
          <w:spacing w:val="-4"/>
        </w:rPr>
        <w:t>aware</w:t>
      </w:r>
      <w:r>
        <w:rPr>
          <w:spacing w:val="-24"/>
        </w:rPr>
        <w:t xml:space="preserve"> </w:t>
      </w:r>
      <w:r>
        <w:t>efficiency</w:t>
      </w:r>
      <w:r>
        <w:rPr>
          <w:spacing w:val="-24"/>
        </w:rPr>
        <w:t xml:space="preserve"> </w:t>
      </w:r>
      <w:r>
        <w:t>can</w:t>
      </w:r>
      <w:r>
        <w:rPr>
          <w:spacing w:val="-24"/>
        </w:rPr>
        <w:t xml:space="preserve"> </w:t>
      </w:r>
      <w:r>
        <w:t>then</w:t>
      </w:r>
      <w:r>
        <w:rPr>
          <w:spacing w:val="-24"/>
        </w:rPr>
        <w:t xml:space="preserve"> </w:t>
      </w:r>
      <w:r>
        <w:rPr>
          <w:spacing w:val="3"/>
        </w:rPr>
        <w:t>be</w:t>
      </w:r>
      <w:r>
        <w:rPr>
          <w:spacing w:val="-24"/>
        </w:rPr>
        <w:t xml:space="preserve"> </w:t>
      </w:r>
      <w:r>
        <w:t>written</w:t>
      </w:r>
      <w:r>
        <w:rPr>
          <w:spacing w:val="-24"/>
        </w:rPr>
        <w:t xml:space="preserve"> </w:t>
      </w:r>
      <w:r>
        <w:t>as:</w:t>
      </w:r>
    </w:p>
    <w:p w14:paraId="1C2D0F89" w14:textId="77777777" w:rsidR="00ED6B8B" w:rsidRDefault="00ED6B8B" w:rsidP="00F672C4">
      <w:pPr>
        <w:pStyle w:val="BodyText"/>
        <w:spacing w:before="2"/>
        <w:rPr>
          <w:sz w:val="12"/>
        </w:rPr>
      </w:pPr>
    </w:p>
    <w:p w14:paraId="07B9B7C4" w14:textId="77777777" w:rsidR="00ED6B8B" w:rsidRDefault="00ED6B8B" w:rsidP="00F672C4">
      <w:pPr>
        <w:rPr>
          <w:sz w:val="12"/>
        </w:rPr>
        <w:sectPr w:rsidR="00ED6B8B">
          <w:pgSz w:w="11910" w:h="16840"/>
          <w:pgMar w:top="1920" w:right="1620" w:bottom="280" w:left="1680" w:header="1603" w:footer="0" w:gutter="0"/>
          <w:cols w:space="720"/>
        </w:sectPr>
      </w:pPr>
    </w:p>
    <w:p w14:paraId="7ACB8822" w14:textId="77777777" w:rsidR="00ED6B8B" w:rsidRDefault="00ED6B8B" w:rsidP="00F672C4">
      <w:pPr>
        <w:pStyle w:val="BodyText"/>
        <w:spacing w:before="11"/>
        <w:rPr>
          <w:sz w:val="17"/>
        </w:rPr>
      </w:pPr>
    </w:p>
    <w:p w14:paraId="6D326773" w14:textId="77777777" w:rsidR="00ED6B8B" w:rsidRDefault="00FA655D">
      <w:pPr>
        <w:spacing w:line="216" w:lineRule="exact"/>
        <w:ind w:right="329"/>
        <w:rPr>
          <w:rFonts w:ascii="Georgia" w:hAnsi="Georgia"/>
          <w:i/>
          <w:sz w:val="21"/>
        </w:rPr>
        <w:pPrChange w:id="487" w:author="Raghda Wahdan" w:date="2017-11-06T13:08:00Z">
          <w:pPr>
            <w:spacing w:line="216" w:lineRule="exact"/>
            <w:ind w:right="329"/>
            <w:jc w:val="right"/>
          </w:pPr>
        </w:pPrChange>
      </w:pPr>
      <w:r>
        <w:rPr>
          <w:rFonts w:ascii="Georgia" w:hAnsi="Georgia"/>
          <w:i/>
          <w:w w:val="85"/>
          <w:sz w:val="21"/>
        </w:rPr>
        <w:t>η</w:t>
      </w:r>
    </w:p>
    <w:p w14:paraId="41B7A495" w14:textId="77777777" w:rsidR="00ED6B8B" w:rsidRDefault="00FA655D">
      <w:pPr>
        <w:spacing w:line="104" w:lineRule="exact"/>
        <w:rPr>
          <w:rFonts w:ascii="Arial"/>
          <w:i/>
          <w:sz w:val="12"/>
        </w:rPr>
        <w:pPrChange w:id="488" w:author="Raghda Wahdan" w:date="2017-11-06T13:08:00Z">
          <w:pPr>
            <w:spacing w:line="104" w:lineRule="exact"/>
            <w:jc w:val="right"/>
          </w:pPr>
        </w:pPrChange>
      </w:pPr>
      <w:r>
        <w:rPr>
          <w:rFonts w:ascii="Arial"/>
          <w:i/>
          <w:w w:val="125"/>
          <w:sz w:val="12"/>
        </w:rPr>
        <w:t>TCA</w:t>
      </w:r>
    </w:p>
    <w:p w14:paraId="3D31C112" w14:textId="77777777" w:rsidR="00ED6B8B" w:rsidRDefault="00FA655D" w:rsidP="00F672C4">
      <w:pPr>
        <w:tabs>
          <w:tab w:val="left" w:pos="1135"/>
          <w:tab w:val="left" w:pos="2507"/>
          <w:tab w:val="left" w:pos="4507"/>
        </w:tabs>
        <w:spacing w:before="86" w:line="298" w:lineRule="exact"/>
        <w:ind w:left="50"/>
        <w:rPr>
          <w:rFonts w:ascii="Century" w:hAnsi="Century"/>
          <w:sz w:val="21"/>
        </w:rPr>
      </w:pPr>
      <w:r>
        <w:br w:type="column"/>
      </w:r>
      <w:r>
        <w:rPr>
          <w:rFonts w:ascii="Arial Unicode MS" w:hAnsi="Arial Unicode MS"/>
          <w:w w:val="105"/>
          <w:sz w:val="21"/>
        </w:rPr>
        <w:t>=</w:t>
      </w:r>
      <w:r>
        <w:rPr>
          <w:rFonts w:ascii="Times New Roman" w:hAnsi="Times New Roman"/>
          <w:w w:val="105"/>
          <w:position w:val="15"/>
          <w:sz w:val="21"/>
          <w:u w:val="single"/>
        </w:rPr>
        <w:t xml:space="preserve"> </w:t>
      </w:r>
      <w:r>
        <w:rPr>
          <w:rFonts w:ascii="Georgia" w:hAnsi="Georgia"/>
          <w:i/>
          <w:w w:val="105"/>
          <w:position w:val="15"/>
          <w:sz w:val="21"/>
          <w:u w:val="single"/>
        </w:rPr>
        <w:t>t</w:t>
      </w:r>
      <w:r>
        <w:rPr>
          <w:rFonts w:ascii="Arial" w:hAnsi="Arial"/>
          <w:i/>
          <w:w w:val="105"/>
          <w:position w:val="11"/>
          <w:sz w:val="16"/>
          <w:u w:val="single"/>
        </w:rPr>
        <w:t>s</w:t>
      </w:r>
      <w:r>
        <w:rPr>
          <w:rFonts w:ascii="Arial" w:hAnsi="Arial"/>
          <w:i/>
          <w:spacing w:val="10"/>
          <w:w w:val="105"/>
          <w:position w:val="11"/>
          <w:sz w:val="16"/>
          <w:u w:val="single"/>
        </w:rPr>
        <w:t xml:space="preserve"> </w:t>
      </w:r>
      <w:r>
        <w:rPr>
          <w:rFonts w:ascii="Arial" w:hAnsi="Arial"/>
          <w:i/>
          <w:w w:val="105"/>
          <w:position w:val="15"/>
          <w:sz w:val="21"/>
          <w:u w:val="single"/>
        </w:rPr>
        <w:t>·</w:t>
      </w:r>
      <w:r>
        <w:rPr>
          <w:rFonts w:ascii="Arial" w:hAnsi="Arial"/>
          <w:i/>
          <w:spacing w:val="-15"/>
          <w:w w:val="105"/>
          <w:position w:val="15"/>
          <w:sz w:val="21"/>
          <w:u w:val="single"/>
        </w:rPr>
        <w:t xml:space="preserve"> </w:t>
      </w:r>
      <w:r>
        <w:rPr>
          <w:rFonts w:ascii="Georgia" w:hAnsi="Georgia"/>
          <w:i/>
          <w:w w:val="105"/>
          <w:position w:val="15"/>
          <w:sz w:val="21"/>
          <w:u w:val="single"/>
        </w:rPr>
        <w:t>S</w:t>
      </w:r>
      <w:r>
        <w:rPr>
          <w:rFonts w:ascii="Arial" w:hAnsi="Arial"/>
          <w:i/>
          <w:w w:val="105"/>
          <w:position w:val="11"/>
          <w:sz w:val="16"/>
          <w:u w:val="single"/>
        </w:rPr>
        <w:t>c</w:t>
      </w:r>
      <w:r>
        <w:rPr>
          <w:rFonts w:ascii="Arial" w:hAnsi="Arial"/>
          <w:i/>
          <w:w w:val="105"/>
          <w:position w:val="11"/>
          <w:sz w:val="16"/>
          <w:u w:val="single"/>
        </w:rPr>
        <w:tab/>
      </w:r>
      <w:r>
        <w:rPr>
          <w:rFonts w:ascii="Georgia" w:hAnsi="Georgia"/>
          <w:i/>
          <w:w w:val="105"/>
          <w:sz w:val="21"/>
        </w:rPr>
        <w:t>.</w:t>
      </w:r>
      <w:r>
        <w:rPr>
          <w:rFonts w:ascii="Georgia" w:hAnsi="Georgia"/>
          <w:i/>
          <w:w w:val="105"/>
          <w:sz w:val="21"/>
        </w:rPr>
        <w:tab/>
      </w:r>
      <w:r>
        <w:rPr>
          <w:rFonts w:ascii="Century" w:hAnsi="Century"/>
          <w:w w:val="105"/>
          <w:sz w:val="21"/>
        </w:rPr>
        <w:t>(5.25)</w:t>
      </w:r>
    </w:p>
    <w:p w14:paraId="38C89A51" w14:textId="77777777" w:rsidR="00ED6B8B" w:rsidRDefault="00FA655D" w:rsidP="00F672C4">
      <w:pPr>
        <w:spacing w:line="272" w:lineRule="exact"/>
        <w:ind w:left="304"/>
        <w:rPr>
          <w:rFonts w:ascii="Arial" w:hAnsi="Arial"/>
          <w:i/>
          <w:sz w:val="16"/>
        </w:rPr>
      </w:pPr>
      <w:r>
        <w:rPr>
          <w:rFonts w:ascii="Georgia" w:hAnsi="Georgia"/>
          <w:i/>
          <w:sz w:val="21"/>
        </w:rPr>
        <w:t>t</w:t>
      </w:r>
      <w:r>
        <w:rPr>
          <w:rFonts w:ascii="Arial" w:hAnsi="Arial"/>
          <w:i/>
          <w:position w:val="-2"/>
          <w:sz w:val="16"/>
        </w:rPr>
        <w:t xml:space="preserve">e </w:t>
      </w:r>
      <w:r>
        <w:rPr>
          <w:rFonts w:ascii="Arial" w:hAnsi="Arial"/>
          <w:i/>
          <w:sz w:val="21"/>
        </w:rPr>
        <w:t xml:space="preserve">· </w:t>
      </w:r>
      <w:r>
        <w:rPr>
          <w:rFonts w:ascii="Georgia" w:hAnsi="Georgia"/>
          <w:i/>
          <w:sz w:val="21"/>
        </w:rPr>
        <w:t>E</w:t>
      </w:r>
      <w:r>
        <w:rPr>
          <w:rFonts w:ascii="Arial" w:hAnsi="Arial"/>
          <w:i/>
          <w:position w:val="-2"/>
          <w:sz w:val="16"/>
        </w:rPr>
        <w:t xml:space="preserve">c </w:t>
      </w:r>
      <w:r>
        <w:rPr>
          <w:rFonts w:ascii="Arial Unicode MS" w:hAnsi="Arial Unicode MS"/>
          <w:w w:val="110"/>
          <w:sz w:val="21"/>
        </w:rPr>
        <w:t xml:space="preserve">+ </w:t>
      </w:r>
      <w:r>
        <w:rPr>
          <w:rFonts w:ascii="Georgia" w:hAnsi="Georgia"/>
          <w:i/>
          <w:sz w:val="21"/>
        </w:rPr>
        <w:t>t</w:t>
      </w:r>
      <w:r>
        <w:rPr>
          <w:rFonts w:ascii="Arial" w:hAnsi="Arial"/>
          <w:i/>
          <w:position w:val="-2"/>
          <w:sz w:val="16"/>
        </w:rPr>
        <w:t xml:space="preserve">s </w:t>
      </w:r>
      <w:r>
        <w:rPr>
          <w:rFonts w:ascii="Arial" w:hAnsi="Arial"/>
          <w:i/>
          <w:sz w:val="21"/>
        </w:rPr>
        <w:t xml:space="preserve">· </w:t>
      </w:r>
      <w:r>
        <w:rPr>
          <w:rFonts w:ascii="Georgia" w:hAnsi="Georgia"/>
          <w:i/>
          <w:sz w:val="21"/>
        </w:rPr>
        <w:t>S</w:t>
      </w:r>
      <w:r>
        <w:rPr>
          <w:rFonts w:ascii="Arial" w:hAnsi="Arial"/>
          <w:i/>
          <w:position w:val="-2"/>
          <w:sz w:val="16"/>
        </w:rPr>
        <w:t xml:space="preserve">c </w:t>
      </w:r>
      <w:r>
        <w:rPr>
          <w:rFonts w:ascii="Arial Unicode MS" w:hAnsi="Arial Unicode MS"/>
          <w:w w:val="110"/>
          <w:sz w:val="21"/>
        </w:rPr>
        <w:t xml:space="preserve">+ </w:t>
      </w:r>
      <w:r>
        <w:rPr>
          <w:rFonts w:ascii="Georgia" w:hAnsi="Georgia"/>
          <w:i/>
          <w:sz w:val="21"/>
        </w:rPr>
        <w:t>t</w:t>
      </w:r>
      <w:r>
        <w:rPr>
          <w:rFonts w:ascii="Arial" w:hAnsi="Arial"/>
          <w:i/>
          <w:position w:val="-2"/>
          <w:sz w:val="16"/>
        </w:rPr>
        <w:t xml:space="preserve">c </w:t>
      </w:r>
      <w:r>
        <w:rPr>
          <w:rFonts w:ascii="Arial" w:hAnsi="Arial"/>
          <w:i/>
          <w:sz w:val="21"/>
        </w:rPr>
        <w:t xml:space="preserve">· </w:t>
      </w:r>
      <w:r>
        <w:rPr>
          <w:rFonts w:ascii="Georgia" w:hAnsi="Georgia"/>
          <w:i/>
          <w:sz w:val="21"/>
        </w:rPr>
        <w:t>C</w:t>
      </w:r>
      <w:r>
        <w:rPr>
          <w:rFonts w:ascii="Arial" w:hAnsi="Arial"/>
          <w:i/>
          <w:position w:val="-2"/>
          <w:sz w:val="16"/>
        </w:rPr>
        <w:t>c</w:t>
      </w:r>
    </w:p>
    <w:p w14:paraId="02D4F9E9" w14:textId="77777777" w:rsidR="00ED6B8B" w:rsidRDefault="00ED6B8B" w:rsidP="00F672C4">
      <w:pPr>
        <w:spacing w:line="272" w:lineRule="exact"/>
        <w:rPr>
          <w:rFonts w:ascii="Arial" w:hAnsi="Arial"/>
          <w:sz w:val="16"/>
        </w:rPr>
        <w:sectPr w:rsidR="00ED6B8B">
          <w:type w:val="continuous"/>
          <w:pgSz w:w="11910" w:h="16840"/>
          <w:pgMar w:top="1580" w:right="1620" w:bottom="280" w:left="1680" w:header="720" w:footer="720" w:gutter="0"/>
          <w:cols w:num="2" w:space="720" w:equalWidth="0">
            <w:col w:w="3393" w:space="40"/>
            <w:col w:w="5177"/>
          </w:cols>
        </w:sectPr>
      </w:pPr>
    </w:p>
    <w:p w14:paraId="3F840303" w14:textId="0D7665D0" w:rsidR="00ED6B8B" w:rsidRDefault="00FA655D">
      <w:pPr>
        <w:pStyle w:val="BodyText"/>
        <w:spacing w:before="62" w:line="249" w:lineRule="auto"/>
        <w:ind w:left="479" w:right="105"/>
        <w:pPrChange w:id="489" w:author="Raghda Wahdan" w:date="2017-11-06T13:08:00Z">
          <w:pPr>
            <w:pStyle w:val="BodyText"/>
            <w:spacing w:before="62" w:line="249" w:lineRule="auto"/>
            <w:ind w:left="479" w:right="105"/>
            <w:jc w:val="both"/>
          </w:pPr>
        </w:pPrChange>
      </w:pPr>
      <w:r>
        <w:t>where</w:t>
      </w:r>
      <w:r>
        <w:rPr>
          <w:spacing w:val="-31"/>
        </w:rPr>
        <w:t xml:space="preserve"> </w:t>
      </w:r>
      <w:r>
        <w:rPr>
          <w:rFonts w:ascii="Bookman Old Style" w:hAnsi="Bookman Old Style"/>
          <w:i/>
          <w:spacing w:val="3"/>
        </w:rPr>
        <w:t>E</w:t>
      </w:r>
      <w:r>
        <w:rPr>
          <w:rFonts w:ascii="Arial" w:hAnsi="Arial"/>
          <w:i/>
          <w:spacing w:val="3"/>
          <w:position w:val="-3"/>
          <w:sz w:val="16"/>
        </w:rPr>
        <w:t>c</w:t>
      </w:r>
      <w:r>
        <w:rPr>
          <w:spacing w:val="3"/>
        </w:rPr>
        <w:t>,</w:t>
      </w:r>
      <w:r>
        <w:rPr>
          <w:spacing w:val="-30"/>
        </w:rPr>
        <w:t xml:space="preserve"> </w:t>
      </w:r>
      <w:r>
        <w:rPr>
          <w:rFonts w:ascii="Bookman Old Style" w:hAnsi="Bookman Old Style"/>
          <w:i/>
        </w:rPr>
        <w:t>S</w:t>
      </w:r>
      <w:r>
        <w:rPr>
          <w:rFonts w:ascii="Arial" w:hAnsi="Arial"/>
          <w:i/>
          <w:position w:val="-3"/>
          <w:sz w:val="16"/>
        </w:rPr>
        <w:t>c</w:t>
      </w:r>
      <w:r>
        <w:rPr>
          <w:rFonts w:ascii="Arial" w:hAnsi="Arial"/>
          <w:i/>
          <w:spacing w:val="-11"/>
          <w:position w:val="-3"/>
          <w:sz w:val="16"/>
        </w:rPr>
        <w:t xml:space="preserve"> </w:t>
      </w:r>
      <w:r>
        <w:t>and</w:t>
      </w:r>
      <w:r>
        <w:rPr>
          <w:spacing w:val="-31"/>
        </w:rPr>
        <w:t xml:space="preserve"> </w:t>
      </w:r>
      <w:r>
        <w:rPr>
          <w:rFonts w:ascii="Bookman Old Style" w:hAnsi="Bookman Old Style"/>
          <w:i/>
        </w:rPr>
        <w:t>C</w:t>
      </w:r>
      <w:r>
        <w:rPr>
          <w:rFonts w:ascii="Arial" w:hAnsi="Arial"/>
          <w:i/>
          <w:position w:val="-3"/>
          <w:sz w:val="16"/>
        </w:rPr>
        <w:t>c</w:t>
      </w:r>
      <w:r>
        <w:rPr>
          <w:rFonts w:ascii="Arial" w:hAnsi="Arial"/>
          <w:i/>
          <w:spacing w:val="-11"/>
          <w:position w:val="-3"/>
          <w:sz w:val="16"/>
        </w:rPr>
        <w:t xml:space="preserve"> </w:t>
      </w:r>
      <w:r>
        <w:t>are</w:t>
      </w:r>
      <w:r>
        <w:rPr>
          <w:spacing w:val="-31"/>
        </w:rPr>
        <w:t xml:space="preserve"> </w:t>
      </w:r>
      <w:r>
        <w:t>respectively</w:t>
      </w:r>
      <w:r>
        <w:rPr>
          <w:spacing w:val="-31"/>
        </w:rPr>
        <w:t xml:space="preserve"> </w:t>
      </w:r>
      <w:r>
        <w:t>the</w:t>
      </w:r>
      <w:r>
        <w:rPr>
          <w:spacing w:val="-31"/>
        </w:rPr>
        <w:t xml:space="preserve"> </w:t>
      </w:r>
      <w:r>
        <w:t>expected</w:t>
      </w:r>
      <w:r>
        <w:rPr>
          <w:spacing w:val="-31"/>
        </w:rPr>
        <w:t xml:space="preserve"> </w:t>
      </w:r>
      <w:r>
        <w:t>number</w:t>
      </w:r>
      <w:r>
        <w:rPr>
          <w:spacing w:val="-31"/>
        </w:rPr>
        <w:t xml:space="preserve"> </w:t>
      </w:r>
      <w:r>
        <w:t>of</w:t>
      </w:r>
      <w:r>
        <w:rPr>
          <w:spacing w:val="-31"/>
        </w:rPr>
        <w:t xml:space="preserve"> </w:t>
      </w:r>
      <w:r>
        <w:rPr>
          <w:spacing w:val="-5"/>
        </w:rPr>
        <w:t>empty,</w:t>
      </w:r>
      <w:r>
        <w:rPr>
          <w:spacing w:val="-30"/>
        </w:rPr>
        <w:t xml:space="preserve"> </w:t>
      </w:r>
      <w:r>
        <w:t>successful, an</w:t>
      </w:r>
      <w:ins w:id="490" w:author="Raghda Wahdan" w:date="2017-11-18T23:56:00Z">
        <w:r w:rsidR="001447A9">
          <w:t>d</w:t>
        </w:r>
      </w:ins>
      <w:r>
        <w:rPr>
          <w:spacing w:val="-16"/>
        </w:rPr>
        <w:t xml:space="preserve"> </w:t>
      </w:r>
      <w:r>
        <w:t>collided</w:t>
      </w:r>
      <w:r>
        <w:rPr>
          <w:spacing w:val="-17"/>
        </w:rPr>
        <w:t xml:space="preserve"> </w:t>
      </w:r>
      <w:r>
        <w:t>slots</w:t>
      </w:r>
      <w:r>
        <w:rPr>
          <w:spacing w:val="-16"/>
        </w:rPr>
        <w:t xml:space="preserve"> </w:t>
      </w:r>
      <w:r>
        <w:t>after</w:t>
      </w:r>
      <w:r>
        <w:rPr>
          <w:spacing w:val="-16"/>
        </w:rPr>
        <w:t xml:space="preserve"> </w:t>
      </w:r>
      <w:r>
        <w:t>adding</w:t>
      </w:r>
      <w:r>
        <w:rPr>
          <w:spacing w:val="-16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effect</w:t>
      </w:r>
      <w:r>
        <w:rPr>
          <w:spacing w:val="-16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collision</w:t>
      </w:r>
      <w:r>
        <w:rPr>
          <w:spacing w:val="-16"/>
        </w:rPr>
        <w:t xml:space="preserve"> </w:t>
      </w:r>
      <w:r>
        <w:rPr>
          <w:spacing w:val="-3"/>
        </w:rPr>
        <w:t>recovery</w:t>
      </w:r>
      <w:r>
        <w:rPr>
          <w:spacing w:val="-16"/>
        </w:rPr>
        <w:t xml:space="preserve"> </w:t>
      </w:r>
      <w:r>
        <w:t>probability</w:t>
      </w:r>
      <w:r>
        <w:rPr>
          <w:spacing w:val="-16"/>
        </w:rPr>
        <w:t xml:space="preserve"> </w:t>
      </w:r>
      <w:r>
        <w:rPr>
          <w:rFonts w:ascii="Bookman Old Style" w:hAnsi="Bookman Old Style"/>
          <w:i/>
        </w:rPr>
        <w:t>α</w:t>
      </w:r>
      <w:r>
        <w:t>. Their</w:t>
      </w:r>
      <w:r>
        <w:rPr>
          <w:spacing w:val="-17"/>
        </w:rPr>
        <w:t xml:space="preserve"> </w:t>
      </w:r>
      <w:r>
        <w:t>relation</w:t>
      </w:r>
      <w:r>
        <w:rPr>
          <w:spacing w:val="-17"/>
        </w:rPr>
        <w:t xml:space="preserve"> </w:t>
      </w:r>
      <w:r>
        <w:t>is</w:t>
      </w:r>
      <w:r>
        <w:rPr>
          <w:spacing w:val="-17"/>
        </w:rPr>
        <w:t xml:space="preserve"> </w:t>
      </w:r>
      <w:r>
        <w:t>given</w:t>
      </w:r>
      <w:r>
        <w:rPr>
          <w:spacing w:val="-17"/>
        </w:rPr>
        <w:t xml:space="preserve"> </w:t>
      </w:r>
      <w:r>
        <w:rPr>
          <w:spacing w:val="-3"/>
        </w:rPr>
        <w:t>by:</w:t>
      </w:r>
    </w:p>
    <w:p w14:paraId="467459BE" w14:textId="77777777" w:rsidR="00ED6B8B" w:rsidRDefault="00FA655D" w:rsidP="00F672C4">
      <w:pPr>
        <w:tabs>
          <w:tab w:val="left" w:pos="7939"/>
        </w:tabs>
        <w:spacing w:before="197"/>
        <w:ind w:left="2514"/>
        <w:rPr>
          <w:rFonts w:ascii="Century" w:hAnsi="Century"/>
          <w:sz w:val="21"/>
        </w:rPr>
      </w:pPr>
      <w:r>
        <w:rPr>
          <w:rFonts w:ascii="Georgia" w:hAnsi="Georgia"/>
          <w:i/>
          <w:w w:val="110"/>
          <w:sz w:val="21"/>
        </w:rPr>
        <w:t>E</w:t>
      </w:r>
      <w:r>
        <w:rPr>
          <w:rFonts w:ascii="Arial" w:hAnsi="Arial"/>
          <w:i/>
          <w:w w:val="110"/>
          <w:position w:val="-2"/>
          <w:sz w:val="16"/>
        </w:rPr>
        <w:t xml:space="preserve">c </w:t>
      </w:r>
      <w:r>
        <w:rPr>
          <w:rFonts w:ascii="Arial Unicode MS" w:hAnsi="Arial Unicode MS"/>
          <w:w w:val="110"/>
          <w:sz w:val="21"/>
        </w:rPr>
        <w:t xml:space="preserve">= </w:t>
      </w:r>
      <w:r>
        <w:rPr>
          <w:rFonts w:ascii="Georgia" w:hAnsi="Georgia"/>
          <w:i/>
          <w:spacing w:val="6"/>
          <w:w w:val="110"/>
          <w:sz w:val="21"/>
        </w:rPr>
        <w:t xml:space="preserve">E, </w:t>
      </w:r>
      <w:r>
        <w:rPr>
          <w:rFonts w:ascii="Georgia" w:hAnsi="Georgia"/>
          <w:i/>
          <w:w w:val="110"/>
          <w:sz w:val="21"/>
        </w:rPr>
        <w:t>S</w:t>
      </w:r>
      <w:r>
        <w:rPr>
          <w:rFonts w:ascii="Arial" w:hAnsi="Arial"/>
          <w:i/>
          <w:w w:val="110"/>
          <w:position w:val="-2"/>
          <w:sz w:val="16"/>
        </w:rPr>
        <w:t xml:space="preserve">c </w:t>
      </w:r>
      <w:r>
        <w:rPr>
          <w:rFonts w:ascii="Arial Unicode MS" w:hAnsi="Arial Unicode MS"/>
          <w:w w:val="110"/>
          <w:sz w:val="21"/>
        </w:rPr>
        <w:t xml:space="preserve">= </w:t>
      </w:r>
      <w:r>
        <w:rPr>
          <w:rFonts w:ascii="Georgia" w:hAnsi="Georgia"/>
          <w:i/>
          <w:w w:val="110"/>
          <w:sz w:val="21"/>
        </w:rPr>
        <w:t xml:space="preserve">S </w:t>
      </w:r>
      <w:r>
        <w:rPr>
          <w:rFonts w:ascii="Arial Unicode MS" w:hAnsi="Arial Unicode MS"/>
          <w:w w:val="110"/>
          <w:sz w:val="21"/>
        </w:rPr>
        <w:t xml:space="preserve">+ </w:t>
      </w:r>
      <w:r>
        <w:rPr>
          <w:rFonts w:ascii="Georgia" w:hAnsi="Georgia"/>
          <w:i/>
          <w:w w:val="110"/>
          <w:sz w:val="21"/>
        </w:rPr>
        <w:t xml:space="preserve">α </w:t>
      </w:r>
      <w:r>
        <w:rPr>
          <w:rFonts w:ascii="Arial" w:hAnsi="Arial"/>
          <w:i/>
          <w:w w:val="110"/>
          <w:sz w:val="21"/>
        </w:rPr>
        <w:t xml:space="preserve">· </w:t>
      </w:r>
      <w:r>
        <w:rPr>
          <w:rFonts w:ascii="Georgia" w:hAnsi="Georgia"/>
          <w:i/>
          <w:w w:val="110"/>
          <w:sz w:val="21"/>
        </w:rPr>
        <w:t>C, C</w:t>
      </w:r>
      <w:r>
        <w:rPr>
          <w:rFonts w:ascii="Arial" w:hAnsi="Arial"/>
          <w:i/>
          <w:w w:val="110"/>
          <w:position w:val="-2"/>
          <w:sz w:val="16"/>
        </w:rPr>
        <w:t xml:space="preserve">c </w:t>
      </w:r>
      <w:r>
        <w:rPr>
          <w:rFonts w:ascii="Arial Unicode MS" w:hAnsi="Arial Unicode MS"/>
          <w:w w:val="110"/>
          <w:sz w:val="21"/>
        </w:rPr>
        <w:t xml:space="preserve">= (1 </w:t>
      </w:r>
      <w:r>
        <w:rPr>
          <w:rFonts w:ascii="Arial" w:hAnsi="Arial"/>
          <w:i/>
          <w:w w:val="110"/>
          <w:sz w:val="21"/>
        </w:rPr>
        <w:t xml:space="preserve">− </w:t>
      </w:r>
      <w:r>
        <w:rPr>
          <w:rFonts w:ascii="Georgia" w:hAnsi="Georgia"/>
          <w:i/>
          <w:w w:val="110"/>
          <w:sz w:val="21"/>
        </w:rPr>
        <w:t>α</w:t>
      </w:r>
      <w:r>
        <w:rPr>
          <w:rFonts w:ascii="Arial Unicode MS" w:hAnsi="Arial Unicode MS"/>
          <w:w w:val="110"/>
          <w:sz w:val="21"/>
        </w:rPr>
        <w:t>)</w:t>
      </w:r>
      <w:r>
        <w:rPr>
          <w:rFonts w:ascii="Arial Unicode MS" w:hAnsi="Arial Unicode MS"/>
          <w:spacing w:val="14"/>
          <w:w w:val="110"/>
          <w:sz w:val="21"/>
        </w:rPr>
        <w:t xml:space="preserve"> </w:t>
      </w:r>
      <w:r>
        <w:rPr>
          <w:rFonts w:ascii="Arial" w:hAnsi="Arial"/>
          <w:i/>
          <w:w w:val="110"/>
          <w:sz w:val="21"/>
        </w:rPr>
        <w:t>·</w:t>
      </w:r>
      <w:r>
        <w:rPr>
          <w:rFonts w:ascii="Arial" w:hAnsi="Arial"/>
          <w:i/>
          <w:spacing w:val="-15"/>
          <w:w w:val="110"/>
          <w:sz w:val="21"/>
        </w:rPr>
        <w:t xml:space="preserve"> </w:t>
      </w:r>
      <w:r>
        <w:rPr>
          <w:rFonts w:ascii="Georgia" w:hAnsi="Georgia"/>
          <w:i/>
          <w:w w:val="110"/>
          <w:sz w:val="21"/>
        </w:rPr>
        <w:t>C.</w:t>
      </w:r>
      <w:r>
        <w:rPr>
          <w:rFonts w:ascii="Georgia" w:hAnsi="Georgia"/>
          <w:i/>
          <w:w w:val="110"/>
          <w:sz w:val="21"/>
        </w:rPr>
        <w:tab/>
      </w:r>
      <w:r>
        <w:rPr>
          <w:rFonts w:ascii="Century" w:hAnsi="Century"/>
          <w:w w:val="110"/>
          <w:sz w:val="21"/>
        </w:rPr>
        <w:t>(5.26)</w:t>
      </w:r>
    </w:p>
    <w:p w14:paraId="78A39BB9" w14:textId="039B59BE" w:rsidR="00ED6B8B" w:rsidRDefault="00FA655D">
      <w:pPr>
        <w:pStyle w:val="BodyText"/>
        <w:spacing w:before="314" w:line="264" w:lineRule="auto"/>
        <w:ind w:left="480" w:right="106"/>
        <w:pPrChange w:id="491" w:author="Raghda Wahdan" w:date="2017-11-06T13:08:00Z">
          <w:pPr>
            <w:pStyle w:val="BodyText"/>
            <w:spacing w:before="314" w:line="264" w:lineRule="auto"/>
            <w:ind w:left="480" w:right="106"/>
            <w:jc w:val="both"/>
          </w:pPr>
        </w:pPrChange>
      </w:pPr>
      <w:r>
        <w:t xml:space="preserve">The target is to find the optimum frame length </w:t>
      </w:r>
      <w:r>
        <w:rPr>
          <w:rFonts w:ascii="Bookman Old Style"/>
          <w:i/>
        </w:rPr>
        <w:t>L</w:t>
      </w:r>
      <w:r>
        <w:rPr>
          <w:rFonts w:ascii="Arial"/>
          <w:i/>
          <w:position w:val="-3"/>
          <w:sz w:val="16"/>
        </w:rPr>
        <w:t xml:space="preserve">T CA </w:t>
      </w:r>
      <w:r>
        <w:t xml:space="preserve">which maximizes the proposed reading efficiency in 5.25.  This is achieved by </w:t>
      </w:r>
      <w:del w:id="492" w:author="Raghda Wahdan" w:date="2017-11-18T23:57:00Z">
        <w:r w:rsidDel="001447A9">
          <w:delText>differentiating  the</w:delText>
        </w:r>
      </w:del>
      <w:ins w:id="493" w:author="Raghda Wahdan" w:date="2017-11-18T23:57:00Z">
        <w:r w:rsidR="001447A9">
          <w:t>differentiating the</w:t>
        </w:r>
      </w:ins>
    </w:p>
    <w:p w14:paraId="3799EFE9" w14:textId="77777777" w:rsidR="00ED6B8B" w:rsidRDefault="00ED6B8B">
      <w:pPr>
        <w:spacing w:line="264" w:lineRule="auto"/>
        <w:sectPr w:rsidR="00ED6B8B">
          <w:type w:val="continuous"/>
          <w:pgSz w:w="11910" w:h="16840"/>
          <w:pgMar w:top="1580" w:right="1620" w:bottom="280" w:left="1680" w:header="720" w:footer="720" w:gutter="0"/>
          <w:cols w:space="720"/>
        </w:sectPr>
        <w:pPrChange w:id="494" w:author="Raghda Wahdan" w:date="2017-11-06T13:08:00Z">
          <w:pPr>
            <w:spacing w:line="264" w:lineRule="auto"/>
            <w:jc w:val="both"/>
          </w:pPr>
        </w:pPrChange>
      </w:pPr>
    </w:p>
    <w:p w14:paraId="2795801C" w14:textId="77777777" w:rsidR="00ED6B8B" w:rsidRDefault="00FA655D" w:rsidP="00F672C4">
      <w:pPr>
        <w:pStyle w:val="BodyText"/>
        <w:spacing w:before="2"/>
        <w:ind w:left="480"/>
        <w:rPr>
          <w:rFonts w:ascii="Bookman Old Style" w:hAnsi="Bookman Old Style"/>
          <w:i/>
        </w:rPr>
      </w:pPr>
      <w:r>
        <w:rPr>
          <w:w w:val="95"/>
        </w:rPr>
        <w:t>reading</w:t>
      </w:r>
      <w:r>
        <w:rPr>
          <w:spacing w:val="-28"/>
          <w:w w:val="95"/>
        </w:rPr>
        <w:t xml:space="preserve"> </w:t>
      </w:r>
      <w:r>
        <w:rPr>
          <w:w w:val="95"/>
        </w:rPr>
        <w:t>efficiency</w:t>
      </w:r>
      <w:r>
        <w:rPr>
          <w:spacing w:val="-28"/>
          <w:w w:val="95"/>
        </w:rPr>
        <w:t xml:space="preserve"> </w:t>
      </w:r>
      <w:r>
        <w:rPr>
          <w:rFonts w:ascii="Bookman Old Style" w:hAnsi="Bookman Old Style"/>
          <w:i/>
          <w:w w:val="95"/>
        </w:rPr>
        <w:t>η</w:t>
      </w:r>
    </w:p>
    <w:p w14:paraId="2D606A12" w14:textId="77777777" w:rsidR="00ED6B8B" w:rsidRDefault="00FA655D" w:rsidP="00F672C4">
      <w:pPr>
        <w:pStyle w:val="BodyText"/>
        <w:spacing w:before="35"/>
        <w:ind w:left="480"/>
      </w:pPr>
      <w:r>
        <w:t>the result to zero.</w:t>
      </w:r>
    </w:p>
    <w:p w14:paraId="66D1FB58" w14:textId="77777777" w:rsidR="00ED6B8B" w:rsidRDefault="00FA655D" w:rsidP="00F672C4">
      <w:pPr>
        <w:pStyle w:val="BodyText"/>
        <w:spacing w:before="8"/>
        <w:rPr>
          <w:sz w:val="17"/>
        </w:rPr>
      </w:pPr>
      <w:r>
        <w:br w:type="column"/>
      </w:r>
    </w:p>
    <w:p w14:paraId="20A451C3" w14:textId="77777777" w:rsidR="00ED6B8B" w:rsidRDefault="00FA655D" w:rsidP="00F672C4">
      <w:pPr>
        <w:ind w:left="-40"/>
        <w:rPr>
          <w:rFonts w:ascii="Arial"/>
          <w:i/>
          <w:sz w:val="12"/>
        </w:rPr>
      </w:pPr>
      <w:r>
        <w:rPr>
          <w:rFonts w:ascii="Arial"/>
          <w:i/>
          <w:w w:val="125"/>
          <w:sz w:val="12"/>
        </w:rPr>
        <w:t>TCA</w:t>
      </w:r>
    </w:p>
    <w:p w14:paraId="5AE163CE" w14:textId="77777777" w:rsidR="00ED6B8B" w:rsidRDefault="00FA655D" w:rsidP="00F672C4">
      <w:pPr>
        <w:pStyle w:val="BodyText"/>
        <w:spacing w:before="2"/>
        <w:ind w:left="61"/>
      </w:pPr>
      <w:r>
        <w:br w:type="column"/>
      </w:r>
      <w:r>
        <w:t xml:space="preserve">of (5.25) with respect to the frame length </w:t>
      </w:r>
      <w:r>
        <w:rPr>
          <w:rFonts w:ascii="Bookman Old Style"/>
          <w:i/>
        </w:rPr>
        <w:t xml:space="preserve">L </w:t>
      </w:r>
      <w:r>
        <w:t>and equate</w:t>
      </w:r>
    </w:p>
    <w:p w14:paraId="13BEB7FF" w14:textId="77777777" w:rsidR="00ED6B8B" w:rsidRDefault="00ED6B8B" w:rsidP="00F672C4">
      <w:pPr>
        <w:sectPr w:rsidR="00ED6B8B">
          <w:type w:val="continuous"/>
          <w:pgSz w:w="11910" w:h="16840"/>
          <w:pgMar w:top="1580" w:right="1620" w:bottom="280" w:left="1680" w:header="720" w:footer="720" w:gutter="0"/>
          <w:cols w:num="3" w:space="720" w:equalWidth="0">
            <w:col w:w="2424" w:space="40"/>
            <w:col w:w="292" w:space="40"/>
            <w:col w:w="5814"/>
          </w:cols>
        </w:sectPr>
      </w:pPr>
    </w:p>
    <w:p w14:paraId="16A5632B" w14:textId="77777777" w:rsidR="00ED6B8B" w:rsidRDefault="00FA655D">
      <w:pPr>
        <w:pStyle w:val="BodyText"/>
        <w:spacing w:before="54" w:line="249" w:lineRule="auto"/>
        <w:ind w:left="480" w:right="106" w:firstLine="351"/>
        <w:pPrChange w:id="495" w:author="Raghda Wahdan" w:date="2017-11-06T13:08:00Z">
          <w:pPr>
            <w:pStyle w:val="BodyText"/>
            <w:spacing w:before="54" w:line="249" w:lineRule="auto"/>
            <w:ind w:left="480" w:right="106" w:firstLine="351"/>
            <w:jc w:val="both"/>
          </w:pPr>
        </w:pPrChange>
      </w:pPr>
      <w:r>
        <w:rPr>
          <w:spacing w:val="-3"/>
        </w:rPr>
        <w:t xml:space="preserve">Clearly, </w:t>
      </w:r>
      <w:r>
        <w:t xml:space="preserve">the frame length </w:t>
      </w:r>
      <w:r>
        <w:rPr>
          <w:rFonts w:ascii="Bookman Old Style"/>
          <w:i/>
        </w:rPr>
        <w:t xml:space="preserve">L </w:t>
      </w:r>
      <w:r>
        <w:t xml:space="preserve">is an integer </w:t>
      </w:r>
      <w:r>
        <w:rPr>
          <w:spacing w:val="-3"/>
        </w:rPr>
        <w:t xml:space="preserve">value. </w:t>
      </w:r>
      <w:r>
        <w:t>Therefore, differentiating the</w:t>
      </w:r>
      <w:r>
        <w:rPr>
          <w:spacing w:val="-28"/>
        </w:rPr>
        <w:t xml:space="preserve"> </w:t>
      </w:r>
      <w:r>
        <w:t>equation</w:t>
      </w:r>
      <w:r>
        <w:rPr>
          <w:spacing w:val="-28"/>
        </w:rPr>
        <w:t xml:space="preserve"> </w:t>
      </w:r>
      <w:r>
        <w:t>is</w:t>
      </w:r>
      <w:r>
        <w:rPr>
          <w:spacing w:val="-28"/>
        </w:rPr>
        <w:t xml:space="preserve"> </w:t>
      </w:r>
      <w:r>
        <w:t>not</w:t>
      </w:r>
      <w:r>
        <w:rPr>
          <w:spacing w:val="-28"/>
        </w:rPr>
        <w:t xml:space="preserve"> </w:t>
      </w:r>
      <w:r>
        <w:t>fully</w:t>
      </w:r>
      <w:r>
        <w:rPr>
          <w:spacing w:val="-28"/>
        </w:rPr>
        <w:t xml:space="preserve"> </w:t>
      </w:r>
      <w:r>
        <w:t>correct.</w:t>
      </w:r>
      <w:r>
        <w:rPr>
          <w:spacing w:val="-12"/>
        </w:rPr>
        <w:t xml:space="preserve"> </w:t>
      </w:r>
      <w:r>
        <w:rPr>
          <w:spacing w:val="-3"/>
        </w:rPr>
        <w:t>However,</w:t>
      </w:r>
      <w:r>
        <w:rPr>
          <w:spacing w:val="-27"/>
        </w:rPr>
        <w:t xml:space="preserve"> </w:t>
      </w:r>
      <w:r>
        <w:rPr>
          <w:spacing w:val="-4"/>
        </w:rPr>
        <w:t>we</w:t>
      </w:r>
      <w:r>
        <w:rPr>
          <w:spacing w:val="-28"/>
        </w:rPr>
        <w:t xml:space="preserve"> </w:t>
      </w:r>
      <w:r>
        <w:t>will</w:t>
      </w:r>
      <w:r>
        <w:rPr>
          <w:spacing w:val="-28"/>
        </w:rPr>
        <w:t xml:space="preserve"> </w:t>
      </w:r>
      <w:r>
        <w:t>later</w:t>
      </w:r>
      <w:r>
        <w:rPr>
          <w:spacing w:val="-28"/>
        </w:rPr>
        <w:t xml:space="preserve"> </w:t>
      </w:r>
      <w:r>
        <w:t>show</w:t>
      </w:r>
      <w:r>
        <w:rPr>
          <w:spacing w:val="-28"/>
        </w:rPr>
        <w:t xml:space="preserve"> </w:t>
      </w:r>
      <w:r>
        <w:t>that</w:t>
      </w:r>
      <w:r>
        <w:rPr>
          <w:spacing w:val="-28"/>
        </w:rPr>
        <w:t xml:space="preserve"> </w:t>
      </w:r>
      <w:r>
        <w:t>the</w:t>
      </w:r>
      <w:r>
        <w:rPr>
          <w:spacing w:val="-28"/>
        </w:rPr>
        <w:t xml:space="preserve"> </w:t>
      </w:r>
      <w:r>
        <w:t xml:space="preserve">resulting error is negligible. According to (5.26), </w:t>
      </w:r>
      <w:r>
        <w:rPr>
          <w:rFonts w:ascii="Bookman Old Style"/>
          <w:i/>
          <w:spacing w:val="3"/>
        </w:rPr>
        <w:t>E</w:t>
      </w:r>
      <w:r>
        <w:rPr>
          <w:rFonts w:ascii="Arial"/>
          <w:i/>
          <w:spacing w:val="3"/>
          <w:position w:val="-3"/>
          <w:sz w:val="16"/>
        </w:rPr>
        <w:t>c</w:t>
      </w:r>
      <w:r>
        <w:rPr>
          <w:spacing w:val="3"/>
        </w:rPr>
        <w:t xml:space="preserve">, </w:t>
      </w:r>
      <w:r>
        <w:rPr>
          <w:rFonts w:ascii="Bookman Old Style"/>
          <w:i/>
          <w:spacing w:val="3"/>
        </w:rPr>
        <w:t>S</w:t>
      </w:r>
      <w:r>
        <w:rPr>
          <w:rFonts w:ascii="Arial"/>
          <w:i/>
          <w:spacing w:val="3"/>
          <w:position w:val="-3"/>
          <w:sz w:val="16"/>
        </w:rPr>
        <w:t>c</w:t>
      </w:r>
      <w:r>
        <w:rPr>
          <w:spacing w:val="3"/>
        </w:rPr>
        <w:t xml:space="preserve">, </w:t>
      </w:r>
      <w:r>
        <w:t xml:space="preserve">and </w:t>
      </w:r>
      <w:r>
        <w:rPr>
          <w:rFonts w:ascii="Bookman Old Style"/>
          <w:i/>
        </w:rPr>
        <w:t>C</w:t>
      </w:r>
      <w:r>
        <w:rPr>
          <w:rFonts w:ascii="Arial"/>
          <w:i/>
          <w:position w:val="-3"/>
          <w:sz w:val="16"/>
        </w:rPr>
        <w:t xml:space="preserve">c </w:t>
      </w:r>
      <w:r>
        <w:t xml:space="preserve">are a function of </w:t>
      </w:r>
      <w:r>
        <w:rPr>
          <w:rFonts w:ascii="Bookman Old Style"/>
          <w:i/>
        </w:rPr>
        <w:t>L</w:t>
      </w:r>
      <w:r>
        <w:t xml:space="preserve">. </w:t>
      </w:r>
      <w:r>
        <w:rPr>
          <w:spacing w:val="-3"/>
        </w:rPr>
        <w:t xml:space="preserve">However, </w:t>
      </w:r>
      <w:r>
        <w:rPr>
          <w:rFonts w:ascii="Bookman Old Style"/>
          <w:i/>
          <w:spacing w:val="2"/>
        </w:rPr>
        <w:t>t</w:t>
      </w:r>
      <w:r>
        <w:rPr>
          <w:rFonts w:ascii="Arial"/>
          <w:i/>
          <w:spacing w:val="2"/>
          <w:position w:val="-3"/>
          <w:sz w:val="16"/>
        </w:rPr>
        <w:t>e</w:t>
      </w:r>
      <w:r>
        <w:rPr>
          <w:spacing w:val="2"/>
        </w:rPr>
        <w:t xml:space="preserve">, </w:t>
      </w:r>
      <w:r>
        <w:rPr>
          <w:rFonts w:ascii="Bookman Old Style"/>
          <w:i/>
          <w:spacing w:val="3"/>
        </w:rPr>
        <w:t>t</w:t>
      </w:r>
      <w:r>
        <w:rPr>
          <w:rFonts w:ascii="Arial"/>
          <w:i/>
          <w:spacing w:val="3"/>
          <w:position w:val="-3"/>
          <w:sz w:val="16"/>
        </w:rPr>
        <w:t>s</w:t>
      </w:r>
      <w:r>
        <w:rPr>
          <w:rFonts w:ascii="Bookman Old Style"/>
          <w:i/>
          <w:spacing w:val="3"/>
        </w:rPr>
        <w:t xml:space="preserve">, </w:t>
      </w:r>
      <w:r>
        <w:rPr>
          <w:rFonts w:ascii="Bookman Old Style"/>
          <w:i/>
        </w:rPr>
        <w:t>t</w:t>
      </w:r>
      <w:r>
        <w:rPr>
          <w:rFonts w:ascii="Arial"/>
          <w:i/>
          <w:position w:val="-3"/>
          <w:sz w:val="16"/>
        </w:rPr>
        <w:t xml:space="preserve">c </w:t>
      </w:r>
      <w:r>
        <w:t>are constants for a given system configuration. Thus, the equation</w:t>
      </w:r>
      <w:r>
        <w:rPr>
          <w:spacing w:val="-30"/>
        </w:rPr>
        <w:t xml:space="preserve"> </w:t>
      </w:r>
      <w:r>
        <w:t>can</w:t>
      </w:r>
      <w:r>
        <w:rPr>
          <w:spacing w:val="-30"/>
        </w:rPr>
        <w:t xml:space="preserve"> </w:t>
      </w:r>
      <w:r>
        <w:rPr>
          <w:spacing w:val="3"/>
        </w:rPr>
        <w:t>be</w:t>
      </w:r>
      <w:r>
        <w:rPr>
          <w:spacing w:val="-30"/>
        </w:rPr>
        <w:t xml:space="preserve"> </w:t>
      </w:r>
      <w:r>
        <w:t>simplified</w:t>
      </w:r>
      <w:r>
        <w:rPr>
          <w:spacing w:val="-30"/>
        </w:rPr>
        <w:t xml:space="preserve"> </w:t>
      </w:r>
      <w:r>
        <w:t>to</w:t>
      </w:r>
    </w:p>
    <w:p w14:paraId="61DA1E91" w14:textId="77777777" w:rsidR="00ED6B8B" w:rsidRDefault="00890932" w:rsidP="00F672C4">
      <w:pPr>
        <w:tabs>
          <w:tab w:val="left" w:pos="7939"/>
        </w:tabs>
        <w:spacing w:before="123" w:line="388" w:lineRule="exact"/>
        <w:ind w:left="1336"/>
        <w:rPr>
          <w:rFonts w:ascii="Century" w:hAnsi="Century"/>
          <w:sz w:val="21"/>
        </w:rPr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0" distR="0" simplePos="0" relativeHeight="251466752" behindDoc="0" locked="0" layoutInCell="1" allowOverlap="1" wp14:anchorId="2E988126" wp14:editId="2B9F68A5">
                <wp:simplePos x="0" y="0"/>
                <wp:positionH relativeFrom="page">
                  <wp:posOffset>1915795</wp:posOffset>
                </wp:positionH>
                <wp:positionV relativeFrom="paragraph">
                  <wp:posOffset>350520</wp:posOffset>
                </wp:positionV>
                <wp:extent cx="3495675" cy="0"/>
                <wp:effectExtent l="10795" t="7620" r="8255" b="11430"/>
                <wp:wrapTopAndBottom/>
                <wp:docPr id="1163" name="Line 11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495675" cy="0"/>
                        </a:xfrm>
                        <a:prstGeom prst="line">
                          <a:avLst/>
                        </a:pr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552E91A" id="Line 1139" o:spid="_x0000_s1026" style="position:absolute;z-index:25146675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150.85pt,27.6pt" to="426.1pt,27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" strokeweight=".14042mm">
                <w10:wrap type="topAndBottom" anchorx="page"/>
              </v:line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92032" behindDoc="1" locked="0" layoutInCell="1" allowOverlap="1" wp14:anchorId="1D7E539E" wp14:editId="125A876D">
                <wp:simplePos x="0" y="0"/>
                <wp:positionH relativeFrom="page">
                  <wp:posOffset>3243580</wp:posOffset>
                </wp:positionH>
                <wp:positionV relativeFrom="paragraph">
                  <wp:posOffset>257175</wp:posOffset>
                </wp:positionV>
                <wp:extent cx="128905" cy="101600"/>
                <wp:effectExtent l="0" t="0" r="0" b="3175"/>
                <wp:wrapNone/>
                <wp:docPr id="1162" name="Text Box 11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905" cy="101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18D4A81" w14:textId="77777777" w:rsidR="00B0570F" w:rsidRDefault="00B0570F">
                            <w:pPr>
                              <w:spacing w:line="153" w:lineRule="exact"/>
                              <w:rPr>
                                <w:rFonts w:ascii="Arial"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Arial"/>
                                <w:i/>
                                <w:w w:val="110"/>
                                <w:sz w:val="16"/>
                              </w:rPr>
                              <w:t>dL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D7E539E" id="Text Box 1138" o:spid="_x0000_s1260" type="#_x0000_t202" style="position:absolute;left:0;text-align:left;margin-left:255.4pt;margin-top:20.25pt;width:10.15pt;height:8pt;z-index:-2516244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" filled="f" stroked="f">
                <v:textbox inset="0,0,0,0">
                  <w:txbxContent>
                    <w:p w14:paraId="418D4A81" w14:textId="77777777" w:rsidR="00B0570F" w:rsidRDefault="00B0570F">
                      <w:pPr>
                        <w:spacing w:line="153" w:lineRule="exact"/>
                        <w:rPr>
                          <w:rFonts w:ascii="Arial"/>
                          <w:i/>
                          <w:sz w:val="16"/>
                        </w:rPr>
                      </w:pPr>
                      <w:r>
                        <w:rPr>
                          <w:rFonts w:ascii="Arial"/>
                          <w:i/>
                          <w:w w:val="110"/>
                          <w:sz w:val="16"/>
                        </w:rPr>
                        <w:t>dL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94080" behindDoc="1" locked="0" layoutInCell="1" allowOverlap="1" wp14:anchorId="360A2ED3" wp14:editId="3FB32068">
                <wp:simplePos x="0" y="0"/>
                <wp:positionH relativeFrom="page">
                  <wp:posOffset>4061460</wp:posOffset>
                </wp:positionH>
                <wp:positionV relativeFrom="paragraph">
                  <wp:posOffset>257175</wp:posOffset>
                </wp:positionV>
                <wp:extent cx="128905" cy="101600"/>
                <wp:effectExtent l="3810" t="0" r="635" b="3175"/>
                <wp:wrapNone/>
                <wp:docPr id="1161" name="Text Box 11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905" cy="101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B432F4B" w14:textId="77777777" w:rsidR="00B0570F" w:rsidRDefault="00B0570F">
                            <w:pPr>
                              <w:spacing w:line="153" w:lineRule="exact"/>
                              <w:rPr>
                                <w:rFonts w:ascii="Arial"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Arial"/>
                                <w:i/>
                                <w:w w:val="110"/>
                                <w:sz w:val="16"/>
                              </w:rPr>
                              <w:t>dL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60A2ED3" id="Text Box 1137" o:spid="_x0000_s1261" type="#_x0000_t202" style="position:absolute;left:0;text-align:left;margin-left:319.8pt;margin-top:20.25pt;width:10.15pt;height:8pt;z-index:-2516224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" filled="f" stroked="f">
                <v:textbox inset="0,0,0,0">
                  <w:txbxContent>
                    <w:p w14:paraId="3B432F4B" w14:textId="77777777" w:rsidR="00B0570F" w:rsidRDefault="00B0570F">
                      <w:pPr>
                        <w:spacing w:line="153" w:lineRule="exact"/>
                        <w:rPr>
                          <w:rFonts w:ascii="Arial"/>
                          <w:i/>
                          <w:sz w:val="16"/>
                        </w:rPr>
                      </w:pPr>
                      <w:r>
                        <w:rPr>
                          <w:rFonts w:ascii="Arial"/>
                          <w:i/>
                          <w:w w:val="110"/>
                          <w:sz w:val="16"/>
                        </w:rPr>
                        <w:t>dL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FA655D">
        <w:rPr>
          <w:rFonts w:ascii="Arial Unicode MS" w:hAnsi="Arial Unicode MS"/>
          <w:w w:val="110"/>
          <w:sz w:val="21"/>
        </w:rPr>
        <w:t>(</w:t>
      </w:r>
      <w:r w:rsidR="00FA655D">
        <w:rPr>
          <w:rFonts w:ascii="Georgia" w:hAnsi="Georgia"/>
          <w:i/>
          <w:w w:val="110"/>
          <w:sz w:val="21"/>
        </w:rPr>
        <w:t>t</w:t>
      </w:r>
      <w:r w:rsidR="00FA655D">
        <w:rPr>
          <w:rFonts w:ascii="Arial" w:hAnsi="Arial"/>
          <w:i/>
          <w:w w:val="110"/>
          <w:position w:val="-2"/>
          <w:sz w:val="16"/>
        </w:rPr>
        <w:t>e</w:t>
      </w:r>
      <w:r w:rsidR="00FA655D">
        <w:rPr>
          <w:rFonts w:ascii="Georgia" w:hAnsi="Georgia"/>
          <w:i/>
          <w:w w:val="110"/>
          <w:sz w:val="21"/>
        </w:rPr>
        <w:t>E</w:t>
      </w:r>
      <w:r w:rsidR="00FA655D">
        <w:rPr>
          <w:rFonts w:ascii="Arial" w:hAnsi="Arial"/>
          <w:i/>
          <w:w w:val="110"/>
          <w:position w:val="-2"/>
          <w:sz w:val="16"/>
        </w:rPr>
        <w:t xml:space="preserve">c </w:t>
      </w:r>
      <w:r w:rsidR="00FA655D">
        <w:rPr>
          <w:rFonts w:ascii="Arial Unicode MS" w:hAnsi="Arial Unicode MS"/>
          <w:w w:val="110"/>
          <w:sz w:val="21"/>
        </w:rPr>
        <w:t xml:space="preserve">+ </w:t>
      </w:r>
      <w:r w:rsidR="00FA655D">
        <w:rPr>
          <w:rFonts w:ascii="Georgia" w:hAnsi="Georgia"/>
          <w:i/>
          <w:spacing w:val="2"/>
          <w:w w:val="110"/>
          <w:sz w:val="21"/>
        </w:rPr>
        <w:t>t</w:t>
      </w:r>
      <w:r w:rsidR="00FA655D">
        <w:rPr>
          <w:rFonts w:ascii="Arial" w:hAnsi="Arial"/>
          <w:i/>
          <w:spacing w:val="2"/>
          <w:w w:val="110"/>
          <w:position w:val="-2"/>
          <w:sz w:val="16"/>
        </w:rPr>
        <w:t>s</w:t>
      </w:r>
      <w:r w:rsidR="00FA655D">
        <w:rPr>
          <w:rFonts w:ascii="Georgia" w:hAnsi="Georgia"/>
          <w:i/>
          <w:spacing w:val="2"/>
          <w:w w:val="110"/>
          <w:sz w:val="21"/>
        </w:rPr>
        <w:t>S</w:t>
      </w:r>
      <w:r w:rsidR="00FA655D">
        <w:rPr>
          <w:rFonts w:ascii="Arial" w:hAnsi="Arial"/>
          <w:i/>
          <w:spacing w:val="2"/>
          <w:w w:val="110"/>
          <w:position w:val="-2"/>
          <w:sz w:val="16"/>
        </w:rPr>
        <w:t xml:space="preserve">c </w:t>
      </w:r>
      <w:r w:rsidR="00FA655D">
        <w:rPr>
          <w:rFonts w:ascii="Arial Unicode MS" w:hAnsi="Arial Unicode MS"/>
          <w:w w:val="110"/>
          <w:sz w:val="21"/>
        </w:rPr>
        <w:t xml:space="preserve">+ </w:t>
      </w:r>
      <w:r w:rsidR="00FA655D">
        <w:rPr>
          <w:rFonts w:ascii="Georgia" w:hAnsi="Georgia"/>
          <w:i/>
          <w:spacing w:val="2"/>
          <w:w w:val="110"/>
          <w:sz w:val="21"/>
        </w:rPr>
        <w:t>t</w:t>
      </w:r>
      <w:r w:rsidR="00FA655D">
        <w:rPr>
          <w:rFonts w:ascii="Arial" w:hAnsi="Arial"/>
          <w:i/>
          <w:spacing w:val="2"/>
          <w:w w:val="110"/>
          <w:position w:val="-2"/>
          <w:sz w:val="16"/>
        </w:rPr>
        <w:t>c</w:t>
      </w:r>
      <w:r w:rsidR="00FA655D">
        <w:rPr>
          <w:rFonts w:ascii="Georgia" w:hAnsi="Georgia"/>
          <w:i/>
          <w:spacing w:val="2"/>
          <w:w w:val="110"/>
          <w:sz w:val="21"/>
        </w:rPr>
        <w:t>C</w:t>
      </w:r>
      <w:r w:rsidR="00FA655D">
        <w:rPr>
          <w:rFonts w:ascii="Arial" w:hAnsi="Arial"/>
          <w:i/>
          <w:spacing w:val="2"/>
          <w:w w:val="110"/>
          <w:position w:val="-2"/>
          <w:sz w:val="16"/>
        </w:rPr>
        <w:t>c</w:t>
      </w:r>
      <w:r w:rsidR="00FA655D">
        <w:rPr>
          <w:rFonts w:ascii="Arial Unicode MS" w:hAnsi="Arial Unicode MS"/>
          <w:spacing w:val="2"/>
          <w:w w:val="110"/>
          <w:sz w:val="21"/>
        </w:rPr>
        <w:t>)</w:t>
      </w:r>
      <w:r w:rsidR="00FA655D">
        <w:rPr>
          <w:rFonts w:ascii="Georgia" w:hAnsi="Georgia"/>
          <w:i/>
          <w:spacing w:val="2"/>
          <w:w w:val="110"/>
          <w:sz w:val="21"/>
        </w:rPr>
        <w:t>t</w:t>
      </w:r>
      <w:r w:rsidR="00FA655D">
        <w:rPr>
          <w:rFonts w:ascii="Arial" w:hAnsi="Arial"/>
          <w:i/>
          <w:spacing w:val="2"/>
          <w:w w:val="110"/>
          <w:position w:val="-2"/>
          <w:sz w:val="16"/>
        </w:rPr>
        <w:t xml:space="preserve">s </w:t>
      </w:r>
      <w:r w:rsidR="00FA655D">
        <w:rPr>
          <w:rFonts w:ascii="Arial" w:hAnsi="Arial"/>
          <w:i/>
          <w:w w:val="110"/>
          <w:position w:val="9"/>
          <w:sz w:val="16"/>
          <w:u w:val="single"/>
        </w:rPr>
        <w:t xml:space="preserve">d </w:t>
      </w:r>
      <w:r w:rsidR="00FA655D">
        <w:rPr>
          <w:rFonts w:ascii="Arial Unicode MS" w:hAnsi="Arial Unicode MS"/>
          <w:spacing w:val="2"/>
          <w:w w:val="110"/>
          <w:sz w:val="21"/>
        </w:rPr>
        <w:t>(</w:t>
      </w:r>
      <w:r w:rsidR="00FA655D">
        <w:rPr>
          <w:rFonts w:ascii="Georgia" w:hAnsi="Georgia"/>
          <w:i/>
          <w:spacing w:val="2"/>
          <w:w w:val="110"/>
          <w:sz w:val="21"/>
        </w:rPr>
        <w:t>S</w:t>
      </w:r>
      <w:r w:rsidR="00FA655D">
        <w:rPr>
          <w:rFonts w:ascii="Arial" w:hAnsi="Arial"/>
          <w:i/>
          <w:spacing w:val="2"/>
          <w:w w:val="110"/>
          <w:position w:val="-2"/>
          <w:sz w:val="16"/>
        </w:rPr>
        <w:t>c</w:t>
      </w:r>
      <w:r w:rsidR="00FA655D">
        <w:rPr>
          <w:rFonts w:ascii="Arial Unicode MS" w:hAnsi="Arial Unicode MS"/>
          <w:spacing w:val="2"/>
          <w:w w:val="110"/>
          <w:sz w:val="21"/>
        </w:rPr>
        <w:t xml:space="preserve">) </w:t>
      </w:r>
      <w:r w:rsidR="00FA655D">
        <w:rPr>
          <w:rFonts w:ascii="Arial" w:hAnsi="Arial"/>
          <w:i/>
          <w:w w:val="110"/>
          <w:sz w:val="21"/>
        </w:rPr>
        <w:t xml:space="preserve">− </w:t>
      </w:r>
      <w:r w:rsidR="00FA655D">
        <w:rPr>
          <w:rFonts w:ascii="Georgia" w:hAnsi="Georgia"/>
          <w:i/>
          <w:spacing w:val="2"/>
          <w:w w:val="110"/>
          <w:sz w:val="21"/>
        </w:rPr>
        <w:t>t</w:t>
      </w:r>
      <w:r w:rsidR="00FA655D">
        <w:rPr>
          <w:rFonts w:ascii="Arial" w:hAnsi="Arial"/>
          <w:i/>
          <w:spacing w:val="2"/>
          <w:w w:val="110"/>
          <w:position w:val="-2"/>
          <w:sz w:val="16"/>
        </w:rPr>
        <w:t>s</w:t>
      </w:r>
      <w:r w:rsidR="00FA655D">
        <w:rPr>
          <w:rFonts w:ascii="Georgia" w:hAnsi="Georgia"/>
          <w:i/>
          <w:spacing w:val="2"/>
          <w:w w:val="110"/>
          <w:sz w:val="21"/>
        </w:rPr>
        <w:t>S</w:t>
      </w:r>
      <w:r w:rsidR="00FA655D">
        <w:rPr>
          <w:rFonts w:ascii="Arial" w:hAnsi="Arial"/>
          <w:i/>
          <w:spacing w:val="2"/>
          <w:w w:val="110"/>
          <w:position w:val="-2"/>
          <w:sz w:val="16"/>
        </w:rPr>
        <w:t xml:space="preserve">c </w:t>
      </w:r>
      <w:r w:rsidR="00FA655D">
        <w:rPr>
          <w:rFonts w:ascii="Arial" w:hAnsi="Arial"/>
          <w:i/>
          <w:w w:val="110"/>
          <w:position w:val="9"/>
          <w:sz w:val="16"/>
          <w:u w:val="single"/>
        </w:rPr>
        <w:t xml:space="preserve">d </w:t>
      </w:r>
      <w:r w:rsidR="00FA655D">
        <w:rPr>
          <w:rFonts w:ascii="Arial Unicode MS" w:hAnsi="Arial Unicode MS"/>
          <w:w w:val="110"/>
          <w:sz w:val="21"/>
        </w:rPr>
        <w:t>(</w:t>
      </w:r>
      <w:r w:rsidR="00FA655D">
        <w:rPr>
          <w:rFonts w:ascii="Georgia" w:hAnsi="Georgia"/>
          <w:i/>
          <w:w w:val="110"/>
          <w:sz w:val="21"/>
        </w:rPr>
        <w:t>t</w:t>
      </w:r>
      <w:r w:rsidR="00FA655D">
        <w:rPr>
          <w:rFonts w:ascii="Arial" w:hAnsi="Arial"/>
          <w:i/>
          <w:w w:val="110"/>
          <w:position w:val="-2"/>
          <w:sz w:val="16"/>
        </w:rPr>
        <w:t>e</w:t>
      </w:r>
      <w:r w:rsidR="00FA655D">
        <w:rPr>
          <w:rFonts w:ascii="Georgia" w:hAnsi="Georgia"/>
          <w:i/>
          <w:w w:val="110"/>
          <w:sz w:val="21"/>
        </w:rPr>
        <w:t>E</w:t>
      </w:r>
      <w:r w:rsidR="00FA655D">
        <w:rPr>
          <w:rFonts w:ascii="Arial" w:hAnsi="Arial"/>
          <w:i/>
          <w:w w:val="110"/>
          <w:position w:val="-2"/>
          <w:sz w:val="16"/>
        </w:rPr>
        <w:t xml:space="preserve">c </w:t>
      </w:r>
      <w:r w:rsidR="00FA655D">
        <w:rPr>
          <w:rFonts w:ascii="Arial Unicode MS" w:hAnsi="Arial Unicode MS"/>
          <w:w w:val="110"/>
          <w:sz w:val="21"/>
        </w:rPr>
        <w:t xml:space="preserve">+ </w:t>
      </w:r>
      <w:r w:rsidR="00FA655D">
        <w:rPr>
          <w:rFonts w:ascii="Georgia" w:hAnsi="Georgia"/>
          <w:i/>
          <w:spacing w:val="2"/>
          <w:w w:val="110"/>
          <w:sz w:val="21"/>
        </w:rPr>
        <w:t>t</w:t>
      </w:r>
      <w:r w:rsidR="00FA655D">
        <w:rPr>
          <w:rFonts w:ascii="Arial" w:hAnsi="Arial"/>
          <w:i/>
          <w:spacing w:val="2"/>
          <w:w w:val="110"/>
          <w:position w:val="-2"/>
          <w:sz w:val="16"/>
        </w:rPr>
        <w:t>s</w:t>
      </w:r>
      <w:r w:rsidR="00FA655D">
        <w:rPr>
          <w:rFonts w:ascii="Georgia" w:hAnsi="Georgia"/>
          <w:i/>
          <w:spacing w:val="2"/>
          <w:w w:val="110"/>
          <w:sz w:val="21"/>
        </w:rPr>
        <w:t>S</w:t>
      </w:r>
      <w:r w:rsidR="00FA655D">
        <w:rPr>
          <w:rFonts w:ascii="Arial" w:hAnsi="Arial"/>
          <w:i/>
          <w:spacing w:val="2"/>
          <w:w w:val="110"/>
          <w:position w:val="-2"/>
          <w:sz w:val="16"/>
        </w:rPr>
        <w:t xml:space="preserve">c </w:t>
      </w:r>
      <w:r w:rsidR="00FA655D">
        <w:rPr>
          <w:rFonts w:ascii="Arial Unicode MS" w:hAnsi="Arial Unicode MS"/>
          <w:w w:val="110"/>
          <w:sz w:val="21"/>
        </w:rPr>
        <w:t xml:space="preserve">+ </w:t>
      </w:r>
      <w:r w:rsidR="00FA655D">
        <w:rPr>
          <w:rFonts w:ascii="Georgia" w:hAnsi="Georgia"/>
          <w:i/>
          <w:spacing w:val="3"/>
          <w:w w:val="110"/>
          <w:sz w:val="21"/>
        </w:rPr>
        <w:t>t</w:t>
      </w:r>
      <w:r w:rsidR="00FA655D">
        <w:rPr>
          <w:rFonts w:ascii="Arial" w:hAnsi="Arial"/>
          <w:i/>
          <w:spacing w:val="3"/>
          <w:w w:val="110"/>
          <w:position w:val="-2"/>
          <w:sz w:val="16"/>
        </w:rPr>
        <w:t>c</w:t>
      </w:r>
      <w:r w:rsidR="00FA655D">
        <w:rPr>
          <w:rFonts w:ascii="Georgia" w:hAnsi="Georgia"/>
          <w:i/>
          <w:spacing w:val="3"/>
          <w:w w:val="110"/>
          <w:sz w:val="21"/>
        </w:rPr>
        <w:t>C</w:t>
      </w:r>
      <w:r w:rsidR="00FA655D">
        <w:rPr>
          <w:rFonts w:ascii="Arial" w:hAnsi="Arial"/>
          <w:i/>
          <w:spacing w:val="3"/>
          <w:w w:val="110"/>
          <w:position w:val="-2"/>
          <w:sz w:val="16"/>
        </w:rPr>
        <w:t>c</w:t>
      </w:r>
      <w:r w:rsidR="00FA655D">
        <w:rPr>
          <w:rFonts w:ascii="Arial Unicode MS" w:hAnsi="Arial Unicode MS"/>
          <w:spacing w:val="3"/>
          <w:w w:val="110"/>
          <w:sz w:val="21"/>
        </w:rPr>
        <w:t>)</w:t>
      </w:r>
      <w:r w:rsidR="00FA655D">
        <w:rPr>
          <w:rFonts w:ascii="Arial Unicode MS" w:hAnsi="Arial Unicode MS"/>
          <w:spacing w:val="31"/>
          <w:w w:val="110"/>
          <w:sz w:val="21"/>
        </w:rPr>
        <w:t xml:space="preserve"> </w:t>
      </w:r>
      <w:r w:rsidR="00FA655D">
        <w:rPr>
          <w:rFonts w:ascii="Arial Unicode MS" w:hAnsi="Arial Unicode MS"/>
          <w:w w:val="110"/>
          <w:position w:val="-15"/>
          <w:sz w:val="21"/>
        </w:rPr>
        <w:t>=</w:t>
      </w:r>
      <w:r w:rsidR="00FA655D">
        <w:rPr>
          <w:rFonts w:ascii="Arial Unicode MS" w:hAnsi="Arial Unicode MS"/>
          <w:spacing w:val="-9"/>
          <w:w w:val="110"/>
          <w:position w:val="-15"/>
          <w:sz w:val="21"/>
        </w:rPr>
        <w:t xml:space="preserve"> </w:t>
      </w:r>
      <w:r w:rsidR="00FA655D">
        <w:rPr>
          <w:rFonts w:ascii="Arial Unicode MS" w:hAnsi="Arial Unicode MS"/>
          <w:w w:val="110"/>
          <w:position w:val="-15"/>
          <w:sz w:val="21"/>
        </w:rPr>
        <w:t>0</w:t>
      </w:r>
      <w:r w:rsidR="00FA655D">
        <w:rPr>
          <w:rFonts w:ascii="Arial Unicode MS" w:hAnsi="Arial Unicode MS"/>
          <w:w w:val="110"/>
          <w:position w:val="-15"/>
          <w:sz w:val="21"/>
        </w:rPr>
        <w:tab/>
      </w:r>
      <w:r w:rsidR="00FA655D">
        <w:rPr>
          <w:rFonts w:ascii="Century" w:hAnsi="Century"/>
          <w:w w:val="110"/>
          <w:position w:val="-15"/>
          <w:sz w:val="21"/>
        </w:rPr>
        <w:t>(5.27)</w:t>
      </w:r>
    </w:p>
    <w:p w14:paraId="07D3987D" w14:textId="77777777" w:rsidR="00ED6B8B" w:rsidRDefault="00FA655D">
      <w:pPr>
        <w:spacing w:line="309" w:lineRule="exact"/>
        <w:ind w:left="372" w:right="806"/>
        <w:rPr>
          <w:rFonts w:ascii="Tahoma"/>
          <w:sz w:val="16"/>
        </w:rPr>
        <w:pPrChange w:id="496" w:author="Raghda Wahdan" w:date="2017-11-06T13:08:00Z">
          <w:pPr>
            <w:spacing w:line="309" w:lineRule="exact"/>
            <w:ind w:left="372" w:right="806"/>
            <w:jc w:val="center"/>
          </w:pPr>
        </w:pPrChange>
      </w:pPr>
      <w:r>
        <w:rPr>
          <w:rFonts w:ascii="Arial Unicode MS"/>
          <w:w w:val="115"/>
          <w:sz w:val="21"/>
        </w:rPr>
        <w:t>(</w:t>
      </w:r>
      <w:r>
        <w:rPr>
          <w:rFonts w:ascii="Georgia"/>
          <w:i/>
          <w:w w:val="115"/>
          <w:sz w:val="21"/>
        </w:rPr>
        <w:t>t</w:t>
      </w:r>
      <w:r>
        <w:rPr>
          <w:rFonts w:ascii="Arial"/>
          <w:i/>
          <w:w w:val="115"/>
          <w:position w:val="-2"/>
          <w:sz w:val="16"/>
        </w:rPr>
        <w:t>e</w:t>
      </w:r>
      <w:r>
        <w:rPr>
          <w:rFonts w:ascii="Georgia"/>
          <w:i/>
          <w:w w:val="115"/>
          <w:sz w:val="21"/>
        </w:rPr>
        <w:t>E</w:t>
      </w:r>
      <w:r>
        <w:rPr>
          <w:rFonts w:ascii="Arial"/>
          <w:i/>
          <w:w w:val="115"/>
          <w:position w:val="-2"/>
          <w:sz w:val="16"/>
        </w:rPr>
        <w:t xml:space="preserve">c </w:t>
      </w:r>
      <w:r>
        <w:rPr>
          <w:rFonts w:ascii="Arial Unicode MS"/>
          <w:w w:val="115"/>
          <w:sz w:val="21"/>
        </w:rPr>
        <w:t xml:space="preserve">+ </w:t>
      </w:r>
      <w:r>
        <w:rPr>
          <w:rFonts w:ascii="Georgia"/>
          <w:i/>
          <w:w w:val="115"/>
          <w:sz w:val="21"/>
        </w:rPr>
        <w:t>t</w:t>
      </w:r>
      <w:r>
        <w:rPr>
          <w:rFonts w:ascii="Arial"/>
          <w:i/>
          <w:w w:val="115"/>
          <w:position w:val="-2"/>
          <w:sz w:val="16"/>
        </w:rPr>
        <w:t>s</w:t>
      </w:r>
      <w:r>
        <w:rPr>
          <w:rFonts w:ascii="Georgia"/>
          <w:i/>
          <w:w w:val="115"/>
          <w:sz w:val="21"/>
        </w:rPr>
        <w:t>S</w:t>
      </w:r>
      <w:r>
        <w:rPr>
          <w:rFonts w:ascii="Arial"/>
          <w:i/>
          <w:w w:val="115"/>
          <w:position w:val="-2"/>
          <w:sz w:val="16"/>
        </w:rPr>
        <w:t xml:space="preserve">c </w:t>
      </w:r>
      <w:r>
        <w:rPr>
          <w:rFonts w:ascii="Arial Unicode MS"/>
          <w:w w:val="115"/>
          <w:sz w:val="21"/>
        </w:rPr>
        <w:t xml:space="preserve">+ </w:t>
      </w:r>
      <w:r>
        <w:rPr>
          <w:rFonts w:ascii="Georgia"/>
          <w:i/>
          <w:w w:val="115"/>
          <w:sz w:val="21"/>
        </w:rPr>
        <w:t>t</w:t>
      </w:r>
      <w:r>
        <w:rPr>
          <w:rFonts w:ascii="Arial"/>
          <w:i/>
          <w:w w:val="115"/>
          <w:position w:val="-2"/>
          <w:sz w:val="16"/>
        </w:rPr>
        <w:t>c</w:t>
      </w:r>
      <w:r>
        <w:rPr>
          <w:rFonts w:ascii="Georgia"/>
          <w:i/>
          <w:w w:val="115"/>
          <w:sz w:val="21"/>
        </w:rPr>
        <w:t>C</w:t>
      </w:r>
      <w:r>
        <w:rPr>
          <w:rFonts w:ascii="Arial"/>
          <w:i/>
          <w:w w:val="115"/>
          <w:position w:val="-2"/>
          <w:sz w:val="16"/>
        </w:rPr>
        <w:t>c</w:t>
      </w:r>
      <w:r>
        <w:rPr>
          <w:rFonts w:ascii="Arial Unicode MS"/>
          <w:w w:val="115"/>
          <w:sz w:val="21"/>
        </w:rPr>
        <w:t>)</w:t>
      </w:r>
      <w:r>
        <w:rPr>
          <w:rFonts w:ascii="Tahoma"/>
          <w:w w:val="115"/>
          <w:position w:val="6"/>
          <w:sz w:val="16"/>
        </w:rPr>
        <w:t>2</w:t>
      </w:r>
    </w:p>
    <w:p w14:paraId="5B8DB7E5" w14:textId="77777777" w:rsidR="00ED6B8B" w:rsidRDefault="00FA655D">
      <w:pPr>
        <w:pStyle w:val="BodyText"/>
        <w:spacing w:before="210" w:line="264" w:lineRule="auto"/>
        <w:ind w:left="479" w:right="105"/>
        <w:pPrChange w:id="497" w:author="Raghda Wahdan" w:date="2017-11-06T13:08:00Z">
          <w:pPr>
            <w:pStyle w:val="BodyText"/>
            <w:spacing w:before="210" w:line="264" w:lineRule="auto"/>
            <w:ind w:left="479" w:right="105"/>
            <w:jc w:val="both"/>
          </w:pPr>
        </w:pPrChange>
      </w:pPr>
      <w:r>
        <w:t>After</w:t>
      </w:r>
      <w:r>
        <w:rPr>
          <w:spacing w:val="-21"/>
        </w:rPr>
        <w:t xml:space="preserve"> </w:t>
      </w:r>
      <w:r>
        <w:t>multiplying</w:t>
      </w:r>
      <w:r>
        <w:rPr>
          <w:spacing w:val="-21"/>
        </w:rPr>
        <w:t xml:space="preserve"> </w:t>
      </w:r>
      <w:r>
        <w:t>both</w:t>
      </w:r>
      <w:r>
        <w:rPr>
          <w:spacing w:val="-21"/>
        </w:rPr>
        <w:t xml:space="preserve"> </w:t>
      </w:r>
      <w:r>
        <w:t>sides</w:t>
      </w:r>
      <w:r>
        <w:rPr>
          <w:spacing w:val="-21"/>
        </w:rPr>
        <w:t xml:space="preserve"> </w:t>
      </w:r>
      <w:r>
        <w:rPr>
          <w:spacing w:val="-4"/>
        </w:rPr>
        <w:t>by</w:t>
      </w:r>
      <w:r>
        <w:rPr>
          <w:spacing w:val="-21"/>
        </w:rPr>
        <w:t xml:space="preserve"> </w:t>
      </w:r>
      <w:r>
        <w:t>the</w:t>
      </w:r>
      <w:r>
        <w:rPr>
          <w:spacing w:val="-21"/>
        </w:rPr>
        <w:t xml:space="preserve"> </w:t>
      </w:r>
      <w:r>
        <w:t>denominator</w:t>
      </w:r>
      <w:r>
        <w:rPr>
          <w:spacing w:val="-21"/>
        </w:rPr>
        <w:t xml:space="preserve"> </w:t>
      </w:r>
      <w:r>
        <w:t>and</w:t>
      </w:r>
      <w:r>
        <w:rPr>
          <w:spacing w:val="-21"/>
        </w:rPr>
        <w:t xml:space="preserve"> </w:t>
      </w:r>
      <w:r>
        <w:t>dividing</w:t>
      </w:r>
      <w:r>
        <w:rPr>
          <w:spacing w:val="-21"/>
        </w:rPr>
        <w:t xml:space="preserve"> </w:t>
      </w:r>
      <w:r>
        <w:rPr>
          <w:spacing w:val="-4"/>
        </w:rPr>
        <w:t>by</w:t>
      </w:r>
      <w:r>
        <w:rPr>
          <w:spacing w:val="-21"/>
        </w:rPr>
        <w:t xml:space="preserve"> </w:t>
      </w:r>
      <w:r>
        <w:rPr>
          <w:rFonts w:ascii="Bookman Old Style"/>
          <w:i/>
        </w:rPr>
        <w:t>t</w:t>
      </w:r>
      <w:r>
        <w:rPr>
          <w:rFonts w:ascii="Arial"/>
          <w:i/>
          <w:position w:val="-3"/>
          <w:sz w:val="16"/>
        </w:rPr>
        <w:t>s</w:t>
      </w:r>
      <w:r>
        <w:rPr>
          <w:rFonts w:ascii="Arial"/>
          <w:i/>
          <w:spacing w:val="-1"/>
          <w:position w:val="-3"/>
          <w:sz w:val="16"/>
        </w:rPr>
        <w:t xml:space="preserve"> </w:t>
      </w:r>
      <w:r>
        <w:t xml:space="preserve">(non-zero constant), and subtracting the term, which is multiplied </w:t>
      </w:r>
      <w:r>
        <w:rPr>
          <w:spacing w:val="-4"/>
        </w:rPr>
        <w:t xml:space="preserve">by </w:t>
      </w:r>
      <w:r>
        <w:rPr>
          <w:rFonts w:ascii="Bookman Old Style"/>
          <w:i/>
          <w:spacing w:val="3"/>
        </w:rPr>
        <w:t>t</w:t>
      </w:r>
      <w:r>
        <w:rPr>
          <w:rFonts w:ascii="Arial"/>
          <w:i/>
          <w:spacing w:val="3"/>
          <w:position w:val="-3"/>
          <w:sz w:val="16"/>
        </w:rPr>
        <w:t>s</w:t>
      </w:r>
      <w:r>
        <w:rPr>
          <w:rFonts w:ascii="Bookman Old Style"/>
          <w:i/>
          <w:spacing w:val="3"/>
        </w:rPr>
        <w:t xml:space="preserve">, </w:t>
      </w:r>
      <w:r>
        <w:t xml:space="preserve">the equation </w:t>
      </w:r>
      <w:r>
        <w:rPr>
          <w:w w:val="95"/>
        </w:rPr>
        <w:t>results</w:t>
      </w:r>
      <w:r>
        <w:rPr>
          <w:spacing w:val="14"/>
          <w:w w:val="95"/>
        </w:rPr>
        <w:t xml:space="preserve"> </w:t>
      </w:r>
      <w:r>
        <w:rPr>
          <w:w w:val="95"/>
        </w:rPr>
        <w:t>in:</w:t>
      </w:r>
    </w:p>
    <w:p w14:paraId="66D4A6C7" w14:textId="77777777" w:rsidR="00ED6B8B" w:rsidRDefault="00ED6B8B">
      <w:pPr>
        <w:spacing w:line="264" w:lineRule="auto"/>
        <w:sectPr w:rsidR="00ED6B8B">
          <w:type w:val="continuous"/>
          <w:pgSz w:w="11910" w:h="16840"/>
          <w:pgMar w:top="1580" w:right="1620" w:bottom="280" w:left="1680" w:header="720" w:footer="720" w:gutter="0"/>
          <w:cols w:space="720"/>
        </w:sectPr>
        <w:pPrChange w:id="498" w:author="Raghda Wahdan" w:date="2017-11-06T13:08:00Z">
          <w:pPr>
            <w:spacing w:line="264" w:lineRule="auto"/>
            <w:jc w:val="both"/>
          </w:pPr>
        </w:pPrChange>
      </w:pPr>
    </w:p>
    <w:p w14:paraId="070F114A" w14:textId="77777777" w:rsidR="00ED6B8B" w:rsidRDefault="00ED6B8B" w:rsidP="00F672C4">
      <w:pPr>
        <w:pStyle w:val="BodyText"/>
        <w:rPr>
          <w:sz w:val="20"/>
        </w:rPr>
      </w:pPr>
    </w:p>
    <w:p w14:paraId="6816F40F" w14:textId="77777777" w:rsidR="00ED6B8B" w:rsidRDefault="00ED6B8B" w:rsidP="00F672C4">
      <w:pPr>
        <w:pStyle w:val="BodyText"/>
        <w:spacing w:before="3"/>
        <w:rPr>
          <w:sz w:val="19"/>
        </w:rPr>
      </w:pPr>
    </w:p>
    <w:p w14:paraId="539DDBC8" w14:textId="77777777" w:rsidR="00ED6B8B" w:rsidRDefault="00ED6B8B" w:rsidP="00F672C4">
      <w:pPr>
        <w:rPr>
          <w:sz w:val="19"/>
        </w:rPr>
        <w:sectPr w:rsidR="00ED6B8B">
          <w:pgSz w:w="11910" w:h="16840"/>
          <w:pgMar w:top="1920" w:right="1680" w:bottom="280" w:left="1620" w:header="1603" w:footer="0" w:gutter="0"/>
          <w:cols w:space="720"/>
        </w:sectPr>
      </w:pPr>
    </w:p>
    <w:p w14:paraId="6A057CEB" w14:textId="77777777" w:rsidR="00ED6B8B" w:rsidRDefault="00FA655D" w:rsidP="00F672C4">
      <w:pPr>
        <w:spacing w:before="59" w:line="265" w:lineRule="exact"/>
        <w:ind w:left="2043"/>
        <w:rPr>
          <w:rFonts w:ascii="Georgia"/>
          <w:i/>
          <w:sz w:val="21"/>
        </w:rPr>
      </w:pPr>
      <w:r>
        <w:rPr>
          <w:rFonts w:ascii="Arial Unicode MS"/>
          <w:w w:val="110"/>
          <w:sz w:val="21"/>
        </w:rPr>
        <w:t>(</w:t>
      </w:r>
      <w:r>
        <w:rPr>
          <w:rFonts w:ascii="Georgia"/>
          <w:i/>
          <w:w w:val="110"/>
          <w:sz w:val="21"/>
        </w:rPr>
        <w:t xml:space="preserve">t  E  </w:t>
      </w:r>
      <w:r>
        <w:rPr>
          <w:rFonts w:ascii="Arial Unicode MS"/>
          <w:w w:val="110"/>
          <w:sz w:val="21"/>
        </w:rPr>
        <w:t xml:space="preserve">+ </w:t>
      </w:r>
      <w:r>
        <w:rPr>
          <w:rFonts w:ascii="Georgia"/>
          <w:i/>
          <w:w w:val="110"/>
          <w:sz w:val="21"/>
        </w:rPr>
        <w:t xml:space="preserve">t C </w:t>
      </w:r>
      <w:r>
        <w:rPr>
          <w:rFonts w:ascii="Arial Unicode MS"/>
          <w:w w:val="110"/>
          <w:sz w:val="21"/>
        </w:rPr>
        <w:t xml:space="preserve">)  </w:t>
      </w:r>
      <w:r>
        <w:rPr>
          <w:rFonts w:ascii="Georgia"/>
          <w:i/>
          <w:w w:val="110"/>
          <w:position w:val="15"/>
          <w:sz w:val="21"/>
        </w:rPr>
        <w:t xml:space="preserve">d  </w:t>
      </w:r>
      <w:r>
        <w:rPr>
          <w:rFonts w:ascii="Arial Unicode MS"/>
          <w:w w:val="110"/>
          <w:sz w:val="21"/>
        </w:rPr>
        <w:t>(</w:t>
      </w:r>
      <w:r>
        <w:rPr>
          <w:rFonts w:ascii="Georgia"/>
          <w:i/>
          <w:w w:val="110"/>
          <w:sz w:val="21"/>
        </w:rPr>
        <w:t xml:space="preserve">S </w:t>
      </w:r>
      <w:r>
        <w:rPr>
          <w:rFonts w:ascii="Arial Unicode MS"/>
          <w:w w:val="110"/>
          <w:sz w:val="21"/>
        </w:rPr>
        <w:t xml:space="preserve">) =  </w:t>
      </w:r>
      <w:r>
        <w:rPr>
          <w:rFonts w:ascii="Georgia"/>
          <w:i/>
          <w:w w:val="110"/>
          <w:sz w:val="21"/>
        </w:rPr>
        <w:t>S</w:t>
      </w:r>
    </w:p>
    <w:p w14:paraId="6F962779" w14:textId="77777777" w:rsidR="00ED6B8B" w:rsidRDefault="00ED6B8B" w:rsidP="00F672C4">
      <w:pPr>
        <w:pStyle w:val="BodyText"/>
        <w:spacing w:before="5"/>
        <w:rPr>
          <w:rFonts w:ascii="Georgia"/>
          <w:i/>
          <w:sz w:val="2"/>
        </w:rPr>
      </w:pPr>
    </w:p>
    <w:p w14:paraId="6E754092" w14:textId="77777777" w:rsidR="00ED6B8B" w:rsidRDefault="00890932" w:rsidP="00F672C4">
      <w:pPr>
        <w:pStyle w:val="BodyText"/>
        <w:spacing w:line="20" w:lineRule="exact"/>
        <w:ind w:left="3349"/>
        <w:rPr>
          <w:rFonts w:ascii="Georgia"/>
          <w:sz w:val="2"/>
        </w:rPr>
      </w:pPr>
      <w:r>
        <w:rPr>
          <w:rFonts w:ascii="Georgia"/>
          <w:noProof/>
          <w:sz w:val="2"/>
          <w:lang w:val="en-GB" w:eastAsia="en-GB"/>
        </w:rPr>
        <mc:AlternateContent>
          <mc:Choice Requires="wpg">
            <w:drawing>
              <wp:inline distT="0" distB="0" distL="0" distR="0" wp14:anchorId="55EF01C2" wp14:editId="4D23505C">
                <wp:extent cx="172085" cy="5080"/>
                <wp:effectExtent l="9525" t="9525" r="8890" b="4445"/>
                <wp:docPr id="1159" name="Group 11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2085" cy="5080"/>
                          <a:chOff x="0" y="0"/>
                          <a:chExt cx="271" cy="8"/>
                        </a:xfrm>
                      </wpg:grpSpPr>
                      <wps:wsp>
                        <wps:cNvPr id="1160" name="Line 1136"/>
                        <wps:cNvCnPr/>
                        <wps:spPr bwMode="auto">
                          <a:xfrm>
                            <a:off x="4" y="4"/>
                            <a:ext cx="262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5F795EC" id="Group 1135" o:spid="_x0000_s1026" style="width:13.55pt;height:.4pt;mso-position-horizontal-relative:char;mso-position-vertical-relative:line" coordsize="271,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">
                <v:line id="Line 1136" o:spid="_x0000_s1027" style="position:absolute;visibility:visible;mso-wrap-style:square" from="4,4" to="266,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" strokeweight=".14042mm"/>
                <w10:anchorlock/>
              </v:group>
            </w:pict>
          </mc:Fallback>
        </mc:AlternateContent>
      </w:r>
    </w:p>
    <w:p w14:paraId="233B055F" w14:textId="77777777" w:rsidR="00ED6B8B" w:rsidRDefault="00FA655D" w:rsidP="00F672C4">
      <w:pPr>
        <w:tabs>
          <w:tab w:val="left" w:pos="3077"/>
        </w:tabs>
        <w:spacing w:before="59" w:line="265" w:lineRule="exact"/>
        <w:ind w:left="141"/>
        <w:rPr>
          <w:rFonts w:ascii="Century"/>
          <w:sz w:val="21"/>
        </w:rPr>
      </w:pPr>
      <w:r>
        <w:br w:type="column"/>
      </w:r>
      <w:r>
        <w:rPr>
          <w:rFonts w:ascii="Georgia"/>
          <w:i/>
          <w:w w:val="105"/>
          <w:position w:val="15"/>
          <w:sz w:val="21"/>
        </w:rPr>
        <w:t xml:space="preserve">d   </w:t>
      </w:r>
      <w:r>
        <w:rPr>
          <w:rFonts w:ascii="Arial Unicode MS"/>
          <w:w w:val="105"/>
          <w:sz w:val="21"/>
        </w:rPr>
        <w:t>(</w:t>
      </w:r>
      <w:r>
        <w:rPr>
          <w:rFonts w:ascii="Georgia"/>
          <w:i/>
          <w:w w:val="105"/>
          <w:sz w:val="21"/>
        </w:rPr>
        <w:t xml:space="preserve">t  E  </w:t>
      </w:r>
      <w:r>
        <w:rPr>
          <w:rFonts w:ascii="Arial Unicode MS"/>
          <w:w w:val="105"/>
          <w:sz w:val="21"/>
        </w:rPr>
        <w:t xml:space="preserve">+ </w:t>
      </w:r>
      <w:r>
        <w:rPr>
          <w:rFonts w:ascii="Georgia"/>
          <w:i/>
          <w:w w:val="105"/>
          <w:sz w:val="21"/>
        </w:rPr>
        <w:t>t  C</w:t>
      </w:r>
      <w:r>
        <w:rPr>
          <w:rFonts w:ascii="Georgia"/>
          <w:i/>
          <w:spacing w:val="3"/>
          <w:w w:val="105"/>
          <w:sz w:val="21"/>
        </w:rPr>
        <w:t xml:space="preserve"> </w:t>
      </w:r>
      <w:r>
        <w:rPr>
          <w:rFonts w:ascii="Arial Unicode MS"/>
          <w:w w:val="105"/>
          <w:sz w:val="21"/>
        </w:rPr>
        <w:t>)</w:t>
      </w:r>
      <w:r>
        <w:rPr>
          <w:rFonts w:ascii="Arial Unicode MS"/>
          <w:spacing w:val="-24"/>
          <w:w w:val="105"/>
          <w:sz w:val="21"/>
        </w:rPr>
        <w:t xml:space="preserve"> </w:t>
      </w:r>
      <w:r>
        <w:rPr>
          <w:rFonts w:ascii="Georgia"/>
          <w:i/>
          <w:w w:val="105"/>
          <w:sz w:val="21"/>
        </w:rPr>
        <w:t>.</w:t>
      </w:r>
      <w:r>
        <w:rPr>
          <w:rFonts w:ascii="Georgia"/>
          <w:i/>
          <w:w w:val="105"/>
          <w:sz w:val="21"/>
        </w:rPr>
        <w:tab/>
      </w:r>
      <w:r>
        <w:rPr>
          <w:rFonts w:ascii="Century"/>
          <w:w w:val="105"/>
          <w:sz w:val="21"/>
        </w:rPr>
        <w:t>(5.28)</w:t>
      </w:r>
    </w:p>
    <w:p w14:paraId="2A49C962" w14:textId="77777777" w:rsidR="00ED6B8B" w:rsidRDefault="00ED6B8B" w:rsidP="00F672C4">
      <w:pPr>
        <w:pStyle w:val="BodyText"/>
        <w:spacing w:before="3"/>
        <w:rPr>
          <w:rFonts w:ascii="Century"/>
          <w:sz w:val="2"/>
        </w:rPr>
      </w:pPr>
    </w:p>
    <w:p w14:paraId="6BBF6D18" w14:textId="77777777" w:rsidR="00ED6B8B" w:rsidRDefault="00890932" w:rsidP="00F672C4">
      <w:pPr>
        <w:pStyle w:val="BodyText"/>
        <w:spacing w:line="20" w:lineRule="exact"/>
        <w:ind w:left="63"/>
        <w:rPr>
          <w:rFonts w:ascii="Century"/>
          <w:sz w:val="2"/>
        </w:rPr>
      </w:pPr>
      <w:r>
        <w:rPr>
          <w:rFonts w:ascii="Century"/>
          <w:noProof/>
          <w:sz w:val="2"/>
          <w:lang w:val="en-GB" w:eastAsia="en-GB"/>
        </w:rPr>
        <mc:AlternateContent>
          <mc:Choice Requires="wpg">
            <w:drawing>
              <wp:inline distT="0" distB="0" distL="0" distR="0" wp14:anchorId="5ECEADF0" wp14:editId="39F3CC32">
                <wp:extent cx="172085" cy="5080"/>
                <wp:effectExtent l="9525" t="9525" r="8890" b="4445"/>
                <wp:docPr id="1157" name="Group 11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2085" cy="5080"/>
                          <a:chOff x="0" y="0"/>
                          <a:chExt cx="271" cy="8"/>
                        </a:xfrm>
                      </wpg:grpSpPr>
                      <wps:wsp>
                        <wps:cNvPr id="1158" name="Line 1134"/>
                        <wps:cNvCnPr/>
                        <wps:spPr bwMode="auto">
                          <a:xfrm>
                            <a:off x="4" y="4"/>
                            <a:ext cx="262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B24D707" id="Group 1133" o:spid="_x0000_s1026" style="width:13.55pt;height:.4pt;mso-position-horizontal-relative:char;mso-position-vertical-relative:line" coordsize="271,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">
                <v:line id="Line 1134" o:spid="_x0000_s1027" style="position:absolute;visibility:visible;mso-wrap-style:square" from="4,4" to="266,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" strokeweight=".14042mm"/>
                <w10:anchorlock/>
              </v:group>
            </w:pict>
          </mc:Fallback>
        </mc:AlternateContent>
      </w:r>
    </w:p>
    <w:p w14:paraId="29C93046" w14:textId="77777777" w:rsidR="00ED6B8B" w:rsidRDefault="00ED6B8B" w:rsidP="00F672C4">
      <w:pPr>
        <w:spacing w:line="20" w:lineRule="exact"/>
        <w:rPr>
          <w:rFonts w:ascii="Century"/>
          <w:sz w:val="2"/>
        </w:rPr>
        <w:sectPr w:rsidR="00ED6B8B">
          <w:type w:val="continuous"/>
          <w:pgSz w:w="11910" w:h="16840"/>
          <w:pgMar w:top="1580" w:right="1680" w:bottom="280" w:left="1620" w:header="720" w:footer="720" w:gutter="0"/>
          <w:cols w:num="2" w:space="720" w:equalWidth="0">
            <w:col w:w="4451" w:space="40"/>
            <w:col w:w="4119"/>
          </w:cols>
        </w:sectPr>
      </w:pPr>
    </w:p>
    <w:p w14:paraId="264DBF54" w14:textId="77777777" w:rsidR="00ED6B8B" w:rsidRPr="00890932" w:rsidRDefault="00FA655D">
      <w:pPr>
        <w:tabs>
          <w:tab w:val="left" w:pos="678"/>
        </w:tabs>
        <w:spacing w:line="153" w:lineRule="exact"/>
        <w:rPr>
          <w:rFonts w:ascii="Arial"/>
          <w:i/>
          <w:sz w:val="16"/>
          <w:lang w:val="de-DE"/>
        </w:rPr>
        <w:pPrChange w:id="499" w:author="Raghda Wahdan" w:date="2017-11-06T13:08:00Z">
          <w:pPr>
            <w:tabs>
              <w:tab w:val="left" w:pos="678"/>
            </w:tabs>
            <w:spacing w:line="153" w:lineRule="exact"/>
            <w:jc w:val="right"/>
          </w:pPr>
        </w:pPrChange>
      </w:pPr>
      <w:r w:rsidRPr="00890932">
        <w:rPr>
          <w:rFonts w:ascii="Arial"/>
          <w:i/>
          <w:sz w:val="16"/>
          <w:lang w:val="de-DE"/>
        </w:rPr>
        <w:t xml:space="preserve">e  </w:t>
      </w:r>
      <w:r w:rsidRPr="00890932">
        <w:rPr>
          <w:rFonts w:ascii="Arial"/>
          <w:i/>
          <w:spacing w:val="26"/>
          <w:sz w:val="16"/>
          <w:lang w:val="de-DE"/>
        </w:rPr>
        <w:t xml:space="preserve"> </w:t>
      </w:r>
      <w:r w:rsidRPr="00890932">
        <w:rPr>
          <w:rFonts w:ascii="Arial"/>
          <w:i/>
          <w:sz w:val="16"/>
          <w:lang w:val="de-DE"/>
        </w:rPr>
        <w:t>c</w:t>
      </w:r>
      <w:r w:rsidRPr="00890932">
        <w:rPr>
          <w:rFonts w:ascii="Arial"/>
          <w:i/>
          <w:sz w:val="16"/>
          <w:lang w:val="de-DE"/>
        </w:rPr>
        <w:tab/>
      </w:r>
      <w:r w:rsidRPr="00890932">
        <w:rPr>
          <w:rFonts w:ascii="Arial"/>
          <w:i/>
          <w:w w:val="90"/>
          <w:sz w:val="16"/>
          <w:lang w:val="de-DE"/>
        </w:rPr>
        <w:t>c</w:t>
      </w:r>
    </w:p>
    <w:p w14:paraId="0FB1C173" w14:textId="77777777" w:rsidR="00ED6B8B" w:rsidRPr="00890932" w:rsidRDefault="00FA655D" w:rsidP="00F672C4">
      <w:pPr>
        <w:tabs>
          <w:tab w:val="left" w:pos="858"/>
        </w:tabs>
        <w:spacing w:line="287" w:lineRule="exact"/>
        <w:ind w:left="125"/>
        <w:rPr>
          <w:rFonts w:ascii="Arial"/>
          <w:i/>
          <w:sz w:val="16"/>
          <w:lang w:val="de-DE"/>
        </w:rPr>
      </w:pPr>
      <w:r w:rsidRPr="00890932">
        <w:rPr>
          <w:lang w:val="de-DE"/>
        </w:rPr>
        <w:br w:type="column"/>
      </w:r>
      <w:r w:rsidRPr="00890932">
        <w:rPr>
          <w:rFonts w:ascii="Arial"/>
          <w:i/>
          <w:sz w:val="16"/>
          <w:lang w:val="de-DE"/>
        </w:rPr>
        <w:t xml:space="preserve">c  </w:t>
      </w:r>
      <w:r w:rsidRPr="00890932">
        <w:rPr>
          <w:rFonts w:ascii="Arial"/>
          <w:i/>
          <w:spacing w:val="18"/>
          <w:sz w:val="16"/>
          <w:lang w:val="de-DE"/>
        </w:rPr>
        <w:t xml:space="preserve"> </w:t>
      </w:r>
      <w:r w:rsidRPr="00890932">
        <w:rPr>
          <w:rFonts w:ascii="Georgia"/>
          <w:i/>
          <w:position w:val="-11"/>
          <w:sz w:val="21"/>
          <w:lang w:val="de-DE"/>
        </w:rPr>
        <w:t>dL</w:t>
      </w:r>
      <w:r w:rsidRPr="00890932">
        <w:rPr>
          <w:rFonts w:ascii="Georgia"/>
          <w:i/>
          <w:position w:val="-11"/>
          <w:sz w:val="21"/>
          <w:lang w:val="de-DE"/>
        </w:rPr>
        <w:tab/>
      </w:r>
      <w:r w:rsidRPr="00890932">
        <w:rPr>
          <w:rFonts w:ascii="Arial"/>
          <w:i/>
          <w:w w:val="90"/>
          <w:sz w:val="16"/>
          <w:lang w:val="de-DE"/>
        </w:rPr>
        <w:t>c</w:t>
      </w:r>
    </w:p>
    <w:p w14:paraId="31571AA4" w14:textId="77777777" w:rsidR="00ED6B8B" w:rsidRPr="00890932" w:rsidRDefault="00FA655D" w:rsidP="00F672C4">
      <w:pPr>
        <w:tabs>
          <w:tab w:val="left" w:pos="1072"/>
          <w:tab w:val="left" w:pos="1751"/>
        </w:tabs>
        <w:spacing w:line="287" w:lineRule="exact"/>
        <w:ind w:left="479"/>
        <w:rPr>
          <w:rFonts w:ascii="Arial"/>
          <w:i/>
          <w:sz w:val="16"/>
          <w:lang w:val="de-DE"/>
        </w:rPr>
      </w:pPr>
      <w:r w:rsidRPr="00890932">
        <w:rPr>
          <w:lang w:val="de-DE"/>
        </w:rPr>
        <w:br w:type="column"/>
      </w:r>
      <w:r w:rsidRPr="00890932">
        <w:rPr>
          <w:rFonts w:ascii="Arial"/>
          <w:i/>
          <w:sz w:val="16"/>
          <w:lang w:val="de-DE"/>
        </w:rPr>
        <w:t>c</w:t>
      </w:r>
      <w:r w:rsidRPr="00890932">
        <w:rPr>
          <w:rFonts w:ascii="Arial"/>
          <w:i/>
          <w:spacing w:val="-12"/>
          <w:sz w:val="16"/>
          <w:lang w:val="de-DE"/>
        </w:rPr>
        <w:t xml:space="preserve"> </w:t>
      </w:r>
      <w:r w:rsidRPr="00890932">
        <w:rPr>
          <w:rFonts w:ascii="Georgia"/>
          <w:i/>
          <w:position w:val="-11"/>
          <w:sz w:val="21"/>
          <w:lang w:val="de-DE"/>
        </w:rPr>
        <w:t>dL</w:t>
      </w:r>
      <w:r w:rsidRPr="00890932">
        <w:rPr>
          <w:rFonts w:ascii="Georgia"/>
          <w:i/>
          <w:position w:val="-11"/>
          <w:sz w:val="21"/>
          <w:lang w:val="de-DE"/>
        </w:rPr>
        <w:tab/>
      </w:r>
      <w:r w:rsidRPr="00890932">
        <w:rPr>
          <w:rFonts w:ascii="Arial"/>
          <w:i/>
          <w:sz w:val="16"/>
          <w:lang w:val="de-DE"/>
        </w:rPr>
        <w:t xml:space="preserve">e  </w:t>
      </w:r>
      <w:r w:rsidRPr="00890932">
        <w:rPr>
          <w:rFonts w:ascii="Arial"/>
          <w:i/>
          <w:spacing w:val="28"/>
          <w:sz w:val="16"/>
          <w:lang w:val="de-DE"/>
        </w:rPr>
        <w:t xml:space="preserve"> </w:t>
      </w:r>
      <w:r w:rsidRPr="00890932">
        <w:rPr>
          <w:rFonts w:ascii="Arial"/>
          <w:i/>
          <w:sz w:val="16"/>
          <w:lang w:val="de-DE"/>
        </w:rPr>
        <w:t>c</w:t>
      </w:r>
      <w:r w:rsidRPr="00890932">
        <w:rPr>
          <w:rFonts w:ascii="Arial"/>
          <w:i/>
          <w:sz w:val="16"/>
          <w:lang w:val="de-DE"/>
        </w:rPr>
        <w:tab/>
        <w:t xml:space="preserve">c  </w:t>
      </w:r>
      <w:r w:rsidRPr="00890932">
        <w:rPr>
          <w:rFonts w:ascii="Arial"/>
          <w:i/>
          <w:spacing w:val="19"/>
          <w:sz w:val="16"/>
          <w:lang w:val="de-DE"/>
        </w:rPr>
        <w:t xml:space="preserve"> </w:t>
      </w:r>
      <w:r w:rsidRPr="00890932">
        <w:rPr>
          <w:rFonts w:ascii="Arial"/>
          <w:i/>
          <w:sz w:val="16"/>
          <w:lang w:val="de-DE"/>
        </w:rPr>
        <w:t>c</w:t>
      </w:r>
    </w:p>
    <w:p w14:paraId="75A5D274" w14:textId="77777777" w:rsidR="00ED6B8B" w:rsidRPr="00890932" w:rsidRDefault="00ED6B8B" w:rsidP="00F672C4">
      <w:pPr>
        <w:spacing w:line="287" w:lineRule="exact"/>
        <w:rPr>
          <w:rFonts w:ascii="Arial"/>
          <w:sz w:val="16"/>
          <w:lang w:val="de-DE"/>
        </w:rPr>
        <w:sectPr w:rsidR="00ED6B8B" w:rsidRPr="00890932">
          <w:type w:val="continuous"/>
          <w:pgSz w:w="11910" w:h="16840"/>
          <w:pgMar w:top="1580" w:right="1680" w:bottom="280" w:left="1620" w:header="720" w:footer="720" w:gutter="0"/>
          <w:cols w:num="3" w:space="720" w:equalWidth="0">
            <w:col w:w="2959" w:space="40"/>
            <w:col w:w="933" w:space="40"/>
            <w:col w:w="4638"/>
          </w:cols>
        </w:sectPr>
      </w:pPr>
    </w:p>
    <w:p w14:paraId="758793EA" w14:textId="77777777" w:rsidR="00ED6B8B" w:rsidRDefault="00FA655D">
      <w:pPr>
        <w:pStyle w:val="BodyText"/>
        <w:spacing w:before="44" w:line="249" w:lineRule="auto"/>
        <w:ind w:left="107" w:right="477"/>
        <w:pPrChange w:id="500" w:author="Raghda Wahdan" w:date="2017-11-06T13:08:00Z">
          <w:pPr>
            <w:pStyle w:val="BodyText"/>
            <w:spacing w:before="44" w:line="249" w:lineRule="auto"/>
            <w:ind w:left="107" w:right="477"/>
            <w:jc w:val="both"/>
          </w:pPr>
        </w:pPrChange>
      </w:pPr>
      <w:r>
        <w:t xml:space="preserve">Then, the substitution </w:t>
      </w:r>
      <w:r>
        <w:rPr>
          <w:spacing w:val="-4"/>
        </w:rPr>
        <w:t xml:space="preserve">by </w:t>
      </w:r>
      <w:r>
        <w:t xml:space="preserve">the </w:t>
      </w:r>
      <w:r>
        <w:rPr>
          <w:spacing w:val="-3"/>
        </w:rPr>
        <w:t xml:space="preserve">values </w:t>
      </w:r>
      <w:r>
        <w:t xml:space="preserve">of </w:t>
      </w:r>
      <w:r>
        <w:rPr>
          <w:rFonts w:ascii="Bookman Old Style"/>
          <w:i/>
          <w:spacing w:val="3"/>
        </w:rPr>
        <w:t>E</w:t>
      </w:r>
      <w:r>
        <w:rPr>
          <w:rFonts w:ascii="Arial"/>
          <w:i/>
          <w:spacing w:val="3"/>
          <w:position w:val="-3"/>
          <w:sz w:val="16"/>
        </w:rPr>
        <w:t>c</w:t>
      </w:r>
      <w:r>
        <w:rPr>
          <w:spacing w:val="3"/>
        </w:rPr>
        <w:t xml:space="preserve">, </w:t>
      </w:r>
      <w:r>
        <w:rPr>
          <w:rFonts w:ascii="Bookman Old Style"/>
          <w:i/>
          <w:spacing w:val="3"/>
        </w:rPr>
        <w:t>S</w:t>
      </w:r>
      <w:r>
        <w:rPr>
          <w:rFonts w:ascii="Arial"/>
          <w:i/>
          <w:spacing w:val="3"/>
          <w:position w:val="-3"/>
          <w:sz w:val="16"/>
        </w:rPr>
        <w:t>c</w:t>
      </w:r>
      <w:r>
        <w:rPr>
          <w:spacing w:val="3"/>
        </w:rPr>
        <w:t xml:space="preserve">, </w:t>
      </w:r>
      <w:r>
        <w:t xml:space="preserve">and </w:t>
      </w:r>
      <w:r>
        <w:rPr>
          <w:rFonts w:ascii="Bookman Old Style"/>
          <w:i/>
        </w:rPr>
        <w:t>C</w:t>
      </w:r>
      <w:r>
        <w:rPr>
          <w:rFonts w:ascii="Arial"/>
          <w:i/>
          <w:position w:val="-3"/>
          <w:sz w:val="16"/>
        </w:rPr>
        <w:t xml:space="preserve">c </w:t>
      </w:r>
      <w:r>
        <w:t>from (5.26) leads to</w:t>
      </w:r>
      <w:r>
        <w:rPr>
          <w:spacing w:val="-29"/>
        </w:rPr>
        <w:t xml:space="preserve"> </w:t>
      </w:r>
      <w:r>
        <w:t>the final</w:t>
      </w:r>
      <w:r>
        <w:rPr>
          <w:spacing w:val="-7"/>
        </w:rPr>
        <w:t xml:space="preserve"> </w:t>
      </w:r>
      <w:r>
        <w:t>exact</w:t>
      </w:r>
      <w:r>
        <w:rPr>
          <w:spacing w:val="-7"/>
        </w:rPr>
        <w:t xml:space="preserve"> </w:t>
      </w:r>
      <w:r>
        <w:t>equation</w:t>
      </w:r>
      <w:r>
        <w:rPr>
          <w:spacing w:val="-7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proposed</w:t>
      </w:r>
      <w:r>
        <w:rPr>
          <w:spacing w:val="-7"/>
        </w:rPr>
        <w:t xml:space="preserve"> </w:t>
      </w:r>
      <w:r>
        <w:t>time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collision</w:t>
      </w:r>
      <w:r>
        <w:rPr>
          <w:spacing w:val="-7"/>
        </w:rPr>
        <w:t xml:space="preserve"> </w:t>
      </w:r>
      <w:r>
        <w:t>recovery</w:t>
      </w:r>
      <w:r>
        <w:rPr>
          <w:spacing w:val="-7"/>
        </w:rPr>
        <w:t xml:space="preserve"> </w:t>
      </w:r>
      <w:r>
        <w:t xml:space="preserve">probability </w:t>
      </w:r>
      <w:r>
        <w:rPr>
          <w:spacing w:val="-4"/>
          <w:w w:val="95"/>
        </w:rPr>
        <w:t xml:space="preserve">aware </w:t>
      </w:r>
      <w:r>
        <w:rPr>
          <w:w w:val="95"/>
        </w:rPr>
        <w:t>frame</w:t>
      </w:r>
      <w:r>
        <w:rPr>
          <w:spacing w:val="21"/>
          <w:w w:val="95"/>
        </w:rPr>
        <w:t xml:space="preserve"> </w:t>
      </w:r>
      <w:r>
        <w:rPr>
          <w:w w:val="95"/>
        </w:rPr>
        <w:t>length:</w:t>
      </w:r>
    </w:p>
    <w:p w14:paraId="6D4267E0" w14:textId="77777777" w:rsidR="00ED6B8B" w:rsidRDefault="00ED6B8B">
      <w:pPr>
        <w:spacing w:line="249" w:lineRule="auto"/>
        <w:sectPr w:rsidR="00ED6B8B">
          <w:type w:val="continuous"/>
          <w:pgSz w:w="11910" w:h="16840"/>
          <w:pgMar w:top="1580" w:right="1680" w:bottom="280" w:left="1620" w:header="720" w:footer="720" w:gutter="0"/>
          <w:cols w:space="720"/>
        </w:sectPr>
        <w:pPrChange w:id="501" w:author="Raghda Wahdan" w:date="2017-11-06T13:08:00Z">
          <w:pPr>
            <w:spacing w:line="249" w:lineRule="auto"/>
            <w:jc w:val="both"/>
          </w:pPr>
        </w:pPrChange>
      </w:pPr>
    </w:p>
    <w:p w14:paraId="2797DD8F" w14:textId="77777777" w:rsidR="00ED6B8B" w:rsidRDefault="00890932" w:rsidP="00F672C4">
      <w:pPr>
        <w:tabs>
          <w:tab w:val="left" w:pos="3529"/>
        </w:tabs>
        <w:spacing w:before="221" w:line="239" w:lineRule="exact"/>
        <w:ind w:left="1678"/>
        <w:rPr>
          <w:rFonts w:ascii="Georgia" w:hAnsi="Georgia"/>
          <w:i/>
          <w:sz w:val="21"/>
        </w:rPr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96128" behindDoc="1" locked="0" layoutInCell="1" allowOverlap="1" wp14:anchorId="58ED653E" wp14:editId="2651D584">
                <wp:simplePos x="0" y="0"/>
                <wp:positionH relativeFrom="page">
                  <wp:posOffset>2938145</wp:posOffset>
                </wp:positionH>
                <wp:positionV relativeFrom="paragraph">
                  <wp:posOffset>130175</wp:posOffset>
                </wp:positionV>
                <wp:extent cx="317500" cy="158115"/>
                <wp:effectExtent l="4445" t="0" r="1905" b="0"/>
                <wp:wrapNone/>
                <wp:docPr id="1156" name="Text Box 11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7500" cy="1581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9E6B191" w14:textId="77777777" w:rsidR="00B0570F" w:rsidRDefault="00B0570F">
                            <w:pPr>
                              <w:spacing w:line="243" w:lineRule="exact"/>
                              <w:rPr>
                                <w:rFonts w:ascii="Georgia"/>
                                <w:i/>
                                <w:sz w:val="21"/>
                              </w:rPr>
                            </w:pPr>
                            <w:r>
                              <w:rPr>
                                <w:rFonts w:ascii="Times New Roman"/>
                                <w:w w:val="99"/>
                                <w:sz w:val="21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1"/>
                                <w:u w:val="single"/>
                              </w:rPr>
                              <w:t xml:space="preserve">  </w:t>
                            </w:r>
                            <w:r>
                              <w:rPr>
                                <w:rFonts w:ascii="Georgia"/>
                                <w:i/>
                                <w:sz w:val="21"/>
                                <w:u w:val="single"/>
                              </w:rPr>
                              <w:t xml:space="preserve">n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8ED653E" id="Text Box 1132" o:spid="_x0000_s1262" type="#_x0000_t202" style="position:absolute;left:0;text-align:left;margin-left:231.35pt;margin-top:10.25pt;width:25pt;height:12.45pt;z-index:-2516203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" filled="f" stroked="f">
                <v:textbox inset="0,0,0,0">
                  <w:txbxContent>
                    <w:p w14:paraId="39E6B191" w14:textId="77777777" w:rsidR="00B0570F" w:rsidRDefault="00B0570F">
                      <w:pPr>
                        <w:spacing w:line="243" w:lineRule="exact"/>
                        <w:rPr>
                          <w:rFonts w:ascii="Georgia"/>
                          <w:i/>
                          <w:sz w:val="21"/>
                        </w:rPr>
                      </w:pPr>
                      <w:r>
                        <w:rPr>
                          <w:rFonts w:ascii="Times New Roman"/>
                          <w:w w:val="99"/>
                          <w:sz w:val="21"/>
                          <w:u w:val="single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1"/>
                          <w:u w:val="single"/>
                        </w:rPr>
                        <w:t xml:space="preserve">  </w:t>
                      </w:r>
                      <w:r>
                        <w:rPr>
                          <w:rFonts w:ascii="Georgia"/>
                          <w:i/>
                          <w:sz w:val="21"/>
                          <w:u w:val="single"/>
                        </w:rPr>
                        <w:t xml:space="preserve">n 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FA655D">
        <w:rPr>
          <w:rFonts w:ascii="Arial Unicode MS" w:hAnsi="Arial Unicode MS"/>
          <w:w w:val="110"/>
          <w:sz w:val="21"/>
        </w:rPr>
        <w:t>(1</w:t>
      </w:r>
      <w:r w:rsidR="00FA655D">
        <w:rPr>
          <w:rFonts w:ascii="Arial Unicode MS" w:hAnsi="Arial Unicode MS"/>
          <w:spacing w:val="-17"/>
          <w:w w:val="110"/>
          <w:sz w:val="21"/>
        </w:rPr>
        <w:t xml:space="preserve"> </w:t>
      </w:r>
      <w:r w:rsidR="00FA655D">
        <w:rPr>
          <w:rFonts w:ascii="Arial" w:hAnsi="Arial"/>
          <w:i/>
          <w:w w:val="110"/>
          <w:sz w:val="21"/>
        </w:rPr>
        <w:t>−</w:t>
      </w:r>
      <w:r w:rsidR="00FA655D">
        <w:rPr>
          <w:rFonts w:ascii="Arial" w:hAnsi="Arial"/>
          <w:i/>
          <w:spacing w:val="-17"/>
          <w:w w:val="110"/>
          <w:sz w:val="21"/>
        </w:rPr>
        <w:t xml:space="preserve"> </w:t>
      </w:r>
      <w:r w:rsidR="00FA655D">
        <w:rPr>
          <w:rFonts w:ascii="Georgia" w:hAnsi="Georgia"/>
          <w:i/>
          <w:w w:val="110"/>
          <w:sz w:val="21"/>
        </w:rPr>
        <w:t>α</w:t>
      </w:r>
      <w:r w:rsidR="00FA655D">
        <w:rPr>
          <w:rFonts w:ascii="Arial Unicode MS" w:hAnsi="Arial Unicode MS"/>
          <w:w w:val="110"/>
          <w:sz w:val="21"/>
        </w:rPr>
        <w:t>)</w:t>
      </w:r>
      <w:r w:rsidR="00FA655D">
        <w:rPr>
          <w:rFonts w:ascii="Arial Unicode MS" w:hAnsi="Arial Unicode MS"/>
          <w:spacing w:val="-17"/>
          <w:w w:val="110"/>
          <w:sz w:val="21"/>
        </w:rPr>
        <w:t xml:space="preserve"> </w:t>
      </w:r>
      <w:r w:rsidR="00FA655D">
        <w:rPr>
          <w:rFonts w:ascii="Arial" w:hAnsi="Arial"/>
          <w:i/>
          <w:w w:val="105"/>
          <w:sz w:val="21"/>
        </w:rPr>
        <w:t>·</w:t>
      </w:r>
      <w:r w:rsidR="00FA655D">
        <w:rPr>
          <w:rFonts w:ascii="Arial" w:hAnsi="Arial"/>
          <w:i/>
          <w:spacing w:val="-14"/>
          <w:w w:val="105"/>
          <w:sz w:val="21"/>
        </w:rPr>
        <w:t xml:space="preserve"> </w:t>
      </w:r>
      <w:r w:rsidR="00FA655D">
        <w:rPr>
          <w:rFonts w:ascii="Arial Unicode MS" w:hAnsi="Arial Unicode MS"/>
          <w:w w:val="110"/>
          <w:sz w:val="21"/>
        </w:rPr>
        <w:t>(1</w:t>
      </w:r>
      <w:r w:rsidR="00FA655D">
        <w:rPr>
          <w:rFonts w:ascii="Arial Unicode MS" w:hAnsi="Arial Unicode MS"/>
          <w:spacing w:val="-17"/>
          <w:w w:val="110"/>
          <w:sz w:val="21"/>
        </w:rPr>
        <w:t xml:space="preserve"> </w:t>
      </w:r>
      <w:r w:rsidR="00FA655D">
        <w:rPr>
          <w:rFonts w:ascii="Arial" w:hAnsi="Arial"/>
          <w:i/>
          <w:w w:val="110"/>
          <w:sz w:val="21"/>
        </w:rPr>
        <w:t>−</w:t>
      </w:r>
      <w:r w:rsidR="00FA655D">
        <w:rPr>
          <w:rFonts w:ascii="Arial" w:hAnsi="Arial"/>
          <w:i/>
          <w:w w:val="110"/>
          <w:sz w:val="21"/>
        </w:rPr>
        <w:tab/>
      </w:r>
      <w:r w:rsidR="00FA655D">
        <w:rPr>
          <w:rFonts w:ascii="Arial Unicode MS" w:hAnsi="Arial Unicode MS"/>
          <w:w w:val="110"/>
          <w:sz w:val="21"/>
        </w:rPr>
        <w:t xml:space="preserve">) + </w:t>
      </w:r>
      <w:r w:rsidR="00FA655D">
        <w:rPr>
          <w:rFonts w:ascii="Georgia" w:hAnsi="Georgia"/>
          <w:i/>
          <w:w w:val="110"/>
          <w:sz w:val="21"/>
        </w:rPr>
        <w:t xml:space="preserve">α </w:t>
      </w:r>
      <w:r w:rsidR="00FA655D">
        <w:rPr>
          <w:rFonts w:ascii="Arial" w:hAnsi="Arial"/>
          <w:i/>
          <w:w w:val="105"/>
          <w:sz w:val="21"/>
        </w:rPr>
        <w:t>·</w:t>
      </w:r>
      <w:r w:rsidR="00FA655D">
        <w:rPr>
          <w:rFonts w:ascii="Arial" w:hAnsi="Arial"/>
          <w:i/>
          <w:spacing w:val="-41"/>
          <w:w w:val="105"/>
          <w:sz w:val="21"/>
        </w:rPr>
        <w:t xml:space="preserve"> </w:t>
      </w:r>
      <w:r w:rsidR="00FA655D">
        <w:rPr>
          <w:rFonts w:ascii="Georgia" w:hAnsi="Georgia"/>
          <w:i/>
          <w:w w:val="110"/>
          <w:sz w:val="21"/>
        </w:rPr>
        <w:t>C</w:t>
      </w:r>
    </w:p>
    <w:p w14:paraId="081B810F" w14:textId="77777777" w:rsidR="00ED6B8B" w:rsidRDefault="00FA655D" w:rsidP="00F672C4">
      <w:pPr>
        <w:tabs>
          <w:tab w:val="left" w:pos="3192"/>
        </w:tabs>
        <w:spacing w:before="71" w:line="389" w:lineRule="exact"/>
        <w:ind w:left="79"/>
        <w:rPr>
          <w:rFonts w:ascii="Century" w:hAnsi="Century"/>
          <w:sz w:val="21"/>
        </w:rPr>
      </w:pPr>
      <w:r>
        <w:br w:type="column"/>
      </w:r>
      <w:r>
        <w:rPr>
          <w:rFonts w:ascii="Arial" w:hAnsi="Arial"/>
          <w:i/>
          <w:sz w:val="21"/>
        </w:rPr>
        <w:t xml:space="preserve">·   </w:t>
      </w:r>
      <w:r>
        <w:rPr>
          <w:rFonts w:ascii="Arial Unicode MS" w:hAnsi="Arial Unicode MS"/>
          <w:sz w:val="21"/>
        </w:rPr>
        <w:t>1</w:t>
      </w:r>
      <w:r>
        <w:rPr>
          <w:rFonts w:ascii="Arial Unicode MS" w:hAnsi="Arial Unicode MS"/>
          <w:spacing w:val="8"/>
          <w:sz w:val="21"/>
        </w:rPr>
        <w:t xml:space="preserve"> </w:t>
      </w:r>
      <w:r>
        <w:rPr>
          <w:rFonts w:ascii="Arial" w:hAnsi="Arial"/>
          <w:i/>
          <w:w w:val="105"/>
          <w:sz w:val="21"/>
        </w:rPr>
        <w:t xml:space="preserve">−   </w:t>
      </w:r>
      <w:r>
        <w:rPr>
          <w:rFonts w:ascii="Arial" w:hAnsi="Arial"/>
          <w:i/>
          <w:spacing w:val="18"/>
          <w:w w:val="105"/>
          <w:sz w:val="21"/>
        </w:rPr>
        <w:t xml:space="preserve"> </w:t>
      </w:r>
      <w:r>
        <w:rPr>
          <w:rFonts w:ascii="Arial Unicode MS" w:hAnsi="Arial Unicode MS"/>
          <w:position w:val="15"/>
          <w:sz w:val="21"/>
          <w:u w:val="single"/>
        </w:rPr>
        <w:t>1</w:t>
      </w:r>
      <w:r>
        <w:rPr>
          <w:rFonts w:ascii="Arial" w:hAnsi="Arial"/>
          <w:position w:val="29"/>
          <w:sz w:val="20"/>
        </w:rPr>
        <w:tab/>
      </w:r>
      <w:r>
        <w:rPr>
          <w:rFonts w:ascii="Century" w:hAnsi="Century"/>
          <w:sz w:val="21"/>
        </w:rPr>
        <w:t>(5.29)</w:t>
      </w:r>
    </w:p>
    <w:p w14:paraId="2232C237" w14:textId="77777777" w:rsidR="00ED6B8B" w:rsidRDefault="00ED6B8B" w:rsidP="00F672C4">
      <w:pPr>
        <w:spacing w:line="389" w:lineRule="exact"/>
        <w:rPr>
          <w:rFonts w:ascii="Century" w:hAnsi="Century"/>
          <w:sz w:val="21"/>
        </w:rPr>
        <w:sectPr w:rsidR="00ED6B8B">
          <w:type w:val="continuous"/>
          <w:pgSz w:w="11910" w:h="16840"/>
          <w:pgMar w:top="1580" w:right="1680" w:bottom="280" w:left="1620" w:header="720" w:footer="720" w:gutter="0"/>
          <w:cols w:num="2" w:space="720" w:equalWidth="0">
            <w:col w:w="4336" w:space="40"/>
            <w:col w:w="4234"/>
          </w:cols>
        </w:sectPr>
      </w:pPr>
    </w:p>
    <w:p w14:paraId="10518070" w14:textId="77777777" w:rsidR="00ED6B8B" w:rsidRDefault="00FA655D">
      <w:pPr>
        <w:spacing w:before="34"/>
        <w:ind w:right="350"/>
        <w:rPr>
          <w:rFonts w:ascii="Arial"/>
          <w:i/>
          <w:sz w:val="12"/>
        </w:rPr>
        <w:pPrChange w:id="502" w:author="Raghda Wahdan" w:date="2017-11-06T13:08:00Z">
          <w:pPr>
            <w:spacing w:before="34"/>
            <w:ind w:right="350"/>
            <w:jc w:val="right"/>
          </w:pPr>
        </w:pPrChange>
      </w:pPr>
      <w:r>
        <w:rPr>
          <w:rFonts w:ascii="Georgia"/>
          <w:i/>
          <w:w w:val="120"/>
          <w:position w:val="6"/>
          <w:sz w:val="21"/>
        </w:rPr>
        <w:t>L</w:t>
      </w:r>
      <w:r>
        <w:rPr>
          <w:rFonts w:ascii="Arial"/>
          <w:i/>
          <w:w w:val="120"/>
          <w:sz w:val="12"/>
        </w:rPr>
        <w:t>TCA</w:t>
      </w:r>
    </w:p>
    <w:p w14:paraId="21B914F7" w14:textId="77777777" w:rsidR="00ED6B8B" w:rsidRDefault="00890932">
      <w:pPr>
        <w:tabs>
          <w:tab w:val="left" w:pos="3292"/>
        </w:tabs>
        <w:spacing w:before="27"/>
        <w:ind w:left="2508"/>
        <w:rPr>
          <w:rFonts w:ascii="Arial Unicode MS"/>
          <w:sz w:val="21"/>
        </w:rPr>
        <w:pPrChange w:id="503" w:author="Raghda Wahdan" w:date="2017-11-06T13:08:00Z">
          <w:pPr>
            <w:tabs>
              <w:tab w:val="left" w:pos="3292"/>
            </w:tabs>
            <w:spacing w:before="27"/>
            <w:ind w:left="2508"/>
            <w:jc w:val="center"/>
          </w:pPr>
        </w:pPrChange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98176" behindDoc="1" locked="0" layoutInCell="1" allowOverlap="1" wp14:anchorId="2C78E233" wp14:editId="348A8FAD">
                <wp:simplePos x="0" y="0"/>
                <wp:positionH relativeFrom="page">
                  <wp:posOffset>2806065</wp:posOffset>
                </wp:positionH>
                <wp:positionV relativeFrom="paragraph">
                  <wp:posOffset>116840</wp:posOffset>
                </wp:positionV>
                <wp:extent cx="283210" cy="240665"/>
                <wp:effectExtent l="0" t="2540" r="0" b="4445"/>
                <wp:wrapNone/>
                <wp:docPr id="1155" name="Text Box 11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3210" cy="2406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0116421" w14:textId="77777777" w:rsidR="00B0570F" w:rsidRDefault="00B0570F">
                            <w:pPr>
                              <w:spacing w:line="233" w:lineRule="exact"/>
                              <w:rPr>
                                <w:rFonts w:ascii="Arial" w:hAnsi="Arial"/>
                                <w:i/>
                                <w:sz w:val="21"/>
                              </w:rPr>
                            </w:pPr>
                            <w:r>
                              <w:rPr>
                                <w:rFonts w:ascii="Georgia" w:hAnsi="Georgia"/>
                                <w:i/>
                                <w:w w:val="125"/>
                                <w:sz w:val="21"/>
                              </w:rPr>
                              <w:t>C</w:t>
                            </w:r>
                            <w:r>
                              <w:rPr>
                                <w:rFonts w:ascii="Arial" w:hAnsi="Arial"/>
                                <w:i/>
                                <w:w w:val="125"/>
                                <w:position w:val="-2"/>
                                <w:sz w:val="16"/>
                              </w:rPr>
                              <w:t xml:space="preserve">t </w:t>
                            </w:r>
                            <w:r>
                              <w:rPr>
                                <w:rFonts w:ascii="Arial" w:hAnsi="Arial"/>
                                <w:i/>
                                <w:w w:val="125"/>
                                <w:sz w:val="21"/>
                              </w:rPr>
                              <w:t>−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C78E233" id="Text Box 1131" o:spid="_x0000_s1263" type="#_x0000_t202" style="position:absolute;left:0;text-align:left;margin-left:220.95pt;margin-top:9.2pt;width:22.3pt;height:18.95pt;z-index:-2516183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" filled="f" stroked="f">
                <v:textbox inset="0,0,0,0">
                  <w:txbxContent>
                    <w:p w14:paraId="70116421" w14:textId="77777777" w:rsidR="00B0570F" w:rsidRDefault="00B0570F">
                      <w:pPr>
                        <w:spacing w:line="233" w:lineRule="exact"/>
                        <w:rPr>
                          <w:rFonts w:ascii="Arial" w:hAnsi="Arial"/>
                          <w:i/>
                          <w:sz w:val="21"/>
                        </w:rPr>
                      </w:pPr>
                      <w:r>
                        <w:rPr>
                          <w:rFonts w:ascii="Georgia" w:hAnsi="Georgia"/>
                          <w:i/>
                          <w:w w:val="125"/>
                          <w:sz w:val="21"/>
                        </w:rPr>
                        <w:t>C</w:t>
                      </w:r>
                      <w:r>
                        <w:rPr>
                          <w:rFonts w:ascii="Arial" w:hAnsi="Arial"/>
                          <w:i/>
                          <w:w w:val="125"/>
                          <w:position w:val="-2"/>
                          <w:sz w:val="16"/>
                        </w:rPr>
                        <w:t xml:space="preserve">t </w:t>
                      </w:r>
                      <w:r>
                        <w:rPr>
                          <w:rFonts w:ascii="Arial" w:hAnsi="Arial"/>
                          <w:i/>
                          <w:w w:val="125"/>
                          <w:sz w:val="21"/>
                        </w:rPr>
                        <w:t>−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00224" behindDoc="1" locked="0" layoutInCell="1" allowOverlap="1" wp14:anchorId="42B6AED2" wp14:editId="755D995C">
                <wp:simplePos x="0" y="0"/>
                <wp:positionH relativeFrom="page">
                  <wp:posOffset>3273425</wp:posOffset>
                </wp:positionH>
                <wp:positionV relativeFrom="paragraph">
                  <wp:posOffset>116840</wp:posOffset>
                </wp:positionV>
                <wp:extent cx="38735" cy="240665"/>
                <wp:effectExtent l="0" t="2540" r="2540" b="4445"/>
                <wp:wrapNone/>
                <wp:docPr id="1154" name="Text Box 11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735" cy="2406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8DB902D" w14:textId="77777777" w:rsidR="00B0570F" w:rsidRDefault="00B0570F">
                            <w:pPr>
                              <w:spacing w:line="216" w:lineRule="exact"/>
                              <w:rPr>
                                <w:rFonts w:ascii="Arial" w:hAnsi="Arial"/>
                                <w:i/>
                                <w:sz w:val="21"/>
                              </w:rPr>
                            </w:pPr>
                            <w:r>
                              <w:rPr>
                                <w:rFonts w:ascii="Arial" w:hAnsi="Arial"/>
                                <w:i/>
                                <w:w w:val="82"/>
                                <w:sz w:val="21"/>
                              </w:rPr>
                              <w:t>·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2B6AED2" id="Text Box 1130" o:spid="_x0000_s1264" type="#_x0000_t202" style="position:absolute;left:0;text-align:left;margin-left:257.75pt;margin-top:9.2pt;width:3.05pt;height:18.95pt;z-index:-2516162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" filled="f" stroked="f">
                <v:textbox inset="0,0,0,0">
                  <w:txbxContent>
                    <w:p w14:paraId="08DB902D" w14:textId="77777777" w:rsidR="00B0570F" w:rsidRDefault="00B0570F">
                      <w:pPr>
                        <w:spacing w:line="216" w:lineRule="exact"/>
                        <w:rPr>
                          <w:rFonts w:ascii="Arial" w:hAnsi="Arial"/>
                          <w:i/>
                          <w:sz w:val="21"/>
                        </w:rPr>
                      </w:pPr>
                      <w:r>
                        <w:rPr>
                          <w:rFonts w:ascii="Arial" w:hAnsi="Arial"/>
                          <w:i/>
                          <w:w w:val="82"/>
                          <w:sz w:val="21"/>
                        </w:rPr>
                        <w:t>·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FA655D">
        <w:rPr>
          <w:rFonts w:ascii="Arial Unicode MS"/>
          <w:w w:val="110"/>
          <w:sz w:val="21"/>
        </w:rPr>
        <w:t>+</w:t>
      </w:r>
      <w:r w:rsidR="00FA655D">
        <w:rPr>
          <w:rFonts w:ascii="Arial Unicode MS"/>
          <w:spacing w:val="-23"/>
          <w:w w:val="110"/>
          <w:sz w:val="21"/>
        </w:rPr>
        <w:t xml:space="preserve"> </w:t>
      </w:r>
      <w:r w:rsidR="00FA655D">
        <w:rPr>
          <w:rFonts w:ascii="Arial Unicode MS"/>
          <w:w w:val="110"/>
          <w:sz w:val="21"/>
        </w:rPr>
        <w:t>(</w:t>
      </w:r>
      <w:r w:rsidR="00FA655D">
        <w:rPr>
          <w:rFonts w:ascii="Arial Unicode MS"/>
          <w:w w:val="110"/>
          <w:sz w:val="21"/>
        </w:rPr>
        <w:tab/>
        <w:t>1)</w:t>
      </w:r>
      <w:r w:rsidR="00FA655D">
        <w:rPr>
          <w:rFonts w:ascii="Arial Unicode MS"/>
          <w:spacing w:val="50"/>
          <w:w w:val="110"/>
          <w:sz w:val="21"/>
        </w:rPr>
        <w:t xml:space="preserve"> </w:t>
      </w:r>
      <w:r w:rsidR="00FA655D">
        <w:rPr>
          <w:rFonts w:ascii="Arial Unicode MS"/>
          <w:w w:val="110"/>
          <w:sz w:val="21"/>
        </w:rPr>
        <w:t>(1</w:t>
      </w:r>
    </w:p>
    <w:p w14:paraId="54661E1F" w14:textId="77777777" w:rsidR="00ED6B8B" w:rsidRDefault="00FA655D">
      <w:pPr>
        <w:spacing w:line="153" w:lineRule="exact"/>
        <w:ind w:left="436" w:right="326"/>
        <w:rPr>
          <w:rFonts w:ascii="Arial"/>
          <w:i/>
          <w:sz w:val="16"/>
        </w:rPr>
        <w:pPrChange w:id="504" w:author="Raghda Wahdan" w:date="2017-11-06T13:08:00Z">
          <w:pPr>
            <w:spacing w:line="153" w:lineRule="exact"/>
            <w:ind w:left="436" w:right="326"/>
            <w:jc w:val="center"/>
          </w:pPr>
        </w:pPrChange>
      </w:pPr>
      <w:r>
        <w:br w:type="column"/>
      </w:r>
      <w:r>
        <w:rPr>
          <w:rFonts w:ascii="Arial"/>
          <w:i/>
          <w:w w:val="140"/>
          <w:sz w:val="16"/>
        </w:rPr>
        <w:t>t</w:t>
      </w:r>
    </w:p>
    <w:p w14:paraId="6C9E75A8" w14:textId="77777777" w:rsidR="00ED6B8B" w:rsidRDefault="00ED6B8B" w:rsidP="00F672C4">
      <w:pPr>
        <w:pStyle w:val="BodyText"/>
        <w:spacing w:before="11"/>
        <w:rPr>
          <w:rFonts w:ascii="Arial"/>
          <w:i/>
          <w:sz w:val="16"/>
        </w:rPr>
      </w:pPr>
    </w:p>
    <w:p w14:paraId="1614AB8A" w14:textId="77777777" w:rsidR="00ED6B8B" w:rsidRDefault="00890932" w:rsidP="00F672C4">
      <w:pPr>
        <w:ind w:left="367"/>
        <w:rPr>
          <w:rFonts w:ascii="Arial Unicode MS"/>
          <w:sz w:val="21"/>
        </w:rPr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468800" behindDoc="0" locked="0" layoutInCell="1" allowOverlap="1" wp14:anchorId="22D14DEB" wp14:editId="52A6EEA3">
                <wp:simplePos x="0" y="0"/>
                <wp:positionH relativeFrom="page">
                  <wp:posOffset>3496945</wp:posOffset>
                </wp:positionH>
                <wp:positionV relativeFrom="paragraph">
                  <wp:posOffset>99695</wp:posOffset>
                </wp:positionV>
                <wp:extent cx="227330" cy="240665"/>
                <wp:effectExtent l="1270" t="4445" r="0" b="2540"/>
                <wp:wrapNone/>
                <wp:docPr id="1153" name="Text Box 11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7330" cy="2406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49F0BD4" w14:textId="77777777" w:rsidR="00B0570F" w:rsidRDefault="00B0570F">
                            <w:pPr>
                              <w:spacing w:line="217" w:lineRule="exact"/>
                              <w:rPr>
                                <w:rFonts w:ascii="Georgia" w:hAnsi="Georgia"/>
                                <w:i/>
                                <w:sz w:val="21"/>
                              </w:rPr>
                            </w:pPr>
                            <w:r>
                              <w:rPr>
                                <w:rFonts w:ascii="Arial" w:hAnsi="Arial"/>
                                <w:i/>
                                <w:w w:val="120"/>
                                <w:sz w:val="21"/>
                              </w:rPr>
                              <w:t>−</w:t>
                            </w:r>
                            <w:r>
                              <w:rPr>
                                <w:rFonts w:ascii="Arial" w:hAnsi="Arial"/>
                                <w:i/>
                                <w:spacing w:val="-25"/>
                                <w:w w:val="12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Georgia" w:hAnsi="Georgia"/>
                                <w:i/>
                                <w:w w:val="120"/>
                                <w:sz w:val="21"/>
                              </w:rPr>
                              <w:t>α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2D14DEB" id="Text Box 1129" o:spid="_x0000_s1265" type="#_x0000_t202" style="position:absolute;left:0;text-align:left;margin-left:275.35pt;margin-top:7.85pt;width:17.9pt;height:18.95pt;z-index:251468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" filled="f" stroked="f">
                <v:textbox inset="0,0,0,0">
                  <w:txbxContent>
                    <w:p w14:paraId="549F0BD4" w14:textId="77777777" w:rsidR="00B0570F" w:rsidRDefault="00B0570F">
                      <w:pPr>
                        <w:spacing w:line="217" w:lineRule="exact"/>
                        <w:rPr>
                          <w:rFonts w:ascii="Georgia" w:hAnsi="Georgia"/>
                          <w:i/>
                          <w:sz w:val="21"/>
                        </w:rPr>
                      </w:pPr>
                      <w:r>
                        <w:rPr>
                          <w:rFonts w:ascii="Arial" w:hAnsi="Arial"/>
                          <w:i/>
                          <w:w w:val="120"/>
                          <w:sz w:val="21"/>
                        </w:rPr>
                        <w:t>−</w:t>
                      </w:r>
                      <w:r>
                        <w:rPr>
                          <w:rFonts w:ascii="Arial" w:hAnsi="Arial"/>
                          <w:i/>
                          <w:spacing w:val="-25"/>
                          <w:w w:val="120"/>
                          <w:sz w:val="21"/>
                        </w:rPr>
                        <w:t xml:space="preserve"> </w:t>
                      </w:r>
                      <w:r>
                        <w:rPr>
                          <w:rFonts w:ascii="Georgia" w:hAnsi="Georgia"/>
                          <w:i/>
                          <w:w w:val="120"/>
                          <w:sz w:val="21"/>
                        </w:rPr>
                        <w:t>α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02272" behindDoc="1" locked="0" layoutInCell="1" allowOverlap="1" wp14:anchorId="691DBAE1" wp14:editId="34973782">
                <wp:simplePos x="0" y="0"/>
                <wp:positionH relativeFrom="page">
                  <wp:posOffset>3809365</wp:posOffset>
                </wp:positionH>
                <wp:positionV relativeFrom="paragraph">
                  <wp:posOffset>99695</wp:posOffset>
                </wp:positionV>
                <wp:extent cx="38735" cy="240665"/>
                <wp:effectExtent l="0" t="4445" r="0" b="2540"/>
                <wp:wrapNone/>
                <wp:docPr id="1152" name="Text Box 11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735" cy="2406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BCA013D" w14:textId="77777777" w:rsidR="00B0570F" w:rsidRDefault="00B0570F">
                            <w:pPr>
                              <w:spacing w:line="216" w:lineRule="exact"/>
                              <w:rPr>
                                <w:rFonts w:ascii="Arial" w:hAnsi="Arial"/>
                                <w:i/>
                                <w:sz w:val="21"/>
                              </w:rPr>
                            </w:pPr>
                            <w:r>
                              <w:rPr>
                                <w:rFonts w:ascii="Arial" w:hAnsi="Arial"/>
                                <w:i/>
                                <w:w w:val="82"/>
                                <w:sz w:val="21"/>
                              </w:rPr>
                              <w:t>·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91DBAE1" id="Text Box 1128" o:spid="_x0000_s1266" type="#_x0000_t202" style="position:absolute;left:0;text-align:left;margin-left:299.95pt;margin-top:7.85pt;width:3.05pt;height:18.95pt;z-index:-2516142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" filled="f" stroked="f">
                <v:textbox inset="0,0,0,0">
                  <w:txbxContent>
                    <w:p w14:paraId="2BCA013D" w14:textId="77777777" w:rsidR="00B0570F" w:rsidRDefault="00B0570F">
                      <w:pPr>
                        <w:spacing w:line="216" w:lineRule="exact"/>
                        <w:rPr>
                          <w:rFonts w:ascii="Arial" w:hAnsi="Arial"/>
                          <w:i/>
                          <w:sz w:val="21"/>
                        </w:rPr>
                      </w:pPr>
                      <w:r>
                        <w:rPr>
                          <w:rFonts w:ascii="Arial" w:hAnsi="Arial"/>
                          <w:i/>
                          <w:w w:val="82"/>
                          <w:sz w:val="21"/>
                        </w:rPr>
                        <w:t>·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FA655D">
        <w:rPr>
          <w:rFonts w:ascii="Arial Unicode MS"/>
          <w:sz w:val="21"/>
        </w:rPr>
        <w:t>)     1</w:t>
      </w:r>
    </w:p>
    <w:p w14:paraId="32058A33" w14:textId="77777777" w:rsidR="00ED6B8B" w:rsidRDefault="00FA655D" w:rsidP="00F672C4">
      <w:pPr>
        <w:spacing w:before="34" w:line="227" w:lineRule="exact"/>
        <w:ind w:left="326"/>
        <w:rPr>
          <w:rFonts w:ascii="Arial"/>
          <w:i/>
          <w:sz w:val="12"/>
        </w:rPr>
      </w:pPr>
      <w:r>
        <w:br w:type="column"/>
      </w:r>
      <w:r>
        <w:rPr>
          <w:rFonts w:ascii="Georgia"/>
          <w:i/>
          <w:w w:val="125"/>
          <w:position w:val="6"/>
          <w:sz w:val="21"/>
        </w:rPr>
        <w:t>L</w:t>
      </w:r>
      <w:r>
        <w:rPr>
          <w:rFonts w:ascii="Arial"/>
          <w:i/>
          <w:w w:val="125"/>
          <w:sz w:val="12"/>
        </w:rPr>
        <w:t>TCA</w:t>
      </w:r>
    </w:p>
    <w:p w14:paraId="1993A1CB" w14:textId="77777777" w:rsidR="00ED6B8B" w:rsidRDefault="00890932" w:rsidP="00F672C4">
      <w:pPr>
        <w:tabs>
          <w:tab w:val="left" w:pos="1232"/>
        </w:tabs>
        <w:spacing w:line="476" w:lineRule="exact"/>
        <w:ind w:left="250"/>
        <w:rPr>
          <w:rFonts w:ascii="Arial Unicode MS"/>
          <w:sz w:val="21"/>
        </w:rPr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04320" behindDoc="1" locked="0" layoutInCell="1" allowOverlap="1" wp14:anchorId="2839540A" wp14:editId="3A59C6FE">
                <wp:simplePos x="0" y="0"/>
                <wp:positionH relativeFrom="page">
                  <wp:posOffset>4071620</wp:posOffset>
                </wp:positionH>
                <wp:positionV relativeFrom="paragraph">
                  <wp:posOffset>154940</wp:posOffset>
                </wp:positionV>
                <wp:extent cx="458470" cy="259715"/>
                <wp:effectExtent l="4445" t="2540" r="3810" b="4445"/>
                <wp:wrapNone/>
                <wp:docPr id="1151" name="Text Box 11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8470" cy="2597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846E9FB" w14:textId="77777777" w:rsidR="00B0570F" w:rsidRDefault="00B0570F">
                            <w:pPr>
                              <w:spacing w:line="317" w:lineRule="exact"/>
                              <w:rPr>
                                <w:rFonts w:ascii="Georgia" w:hAnsi="Georgia"/>
                                <w:i/>
                                <w:sz w:val="21"/>
                              </w:rPr>
                            </w:pPr>
                            <w:r>
                              <w:rPr>
                                <w:rFonts w:ascii="Arial" w:hAnsi="Arial"/>
                                <w:i/>
                                <w:w w:val="125"/>
                                <w:sz w:val="21"/>
                              </w:rPr>
                              <w:t xml:space="preserve">− </w:t>
                            </w:r>
                            <w:r>
                              <w:rPr>
                                <w:rFonts w:ascii="Georgia" w:hAnsi="Georgia"/>
                                <w:i/>
                                <w:w w:val="125"/>
                                <w:position w:val="-14"/>
                                <w:sz w:val="21"/>
                              </w:rPr>
                              <w:t>L</w:t>
                            </w:r>
                          </w:p>
                          <w:p w14:paraId="538B37E5" w14:textId="77777777" w:rsidR="00B0570F" w:rsidRDefault="00B0570F">
                            <w:pPr>
                              <w:spacing w:line="87" w:lineRule="exact"/>
                              <w:ind w:left="390"/>
                              <w:rPr>
                                <w:rFonts w:ascii="Arial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Arial"/>
                                <w:i/>
                                <w:w w:val="125"/>
                                <w:sz w:val="12"/>
                              </w:rPr>
                              <w:t>TCA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839540A" id="Text Box 1127" o:spid="_x0000_s1267" type="#_x0000_t202" style="position:absolute;left:0;text-align:left;margin-left:320.6pt;margin-top:12.2pt;width:36.1pt;height:20.45pt;z-index:-2516121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" filled="f" stroked="f">
                <v:textbox inset="0,0,0,0">
                  <w:txbxContent>
                    <w:p w14:paraId="7846E9FB" w14:textId="77777777" w:rsidR="00B0570F" w:rsidRDefault="00B0570F">
                      <w:pPr>
                        <w:spacing w:line="317" w:lineRule="exact"/>
                        <w:rPr>
                          <w:rFonts w:ascii="Georgia" w:hAnsi="Georgia"/>
                          <w:i/>
                          <w:sz w:val="21"/>
                        </w:rPr>
                      </w:pPr>
                      <w:r>
                        <w:rPr>
                          <w:rFonts w:ascii="Arial" w:hAnsi="Arial"/>
                          <w:i/>
                          <w:w w:val="125"/>
                          <w:sz w:val="21"/>
                        </w:rPr>
                        <w:t xml:space="preserve">− </w:t>
                      </w:r>
                      <w:r>
                        <w:rPr>
                          <w:rFonts w:ascii="Georgia" w:hAnsi="Georgia"/>
                          <w:i/>
                          <w:w w:val="125"/>
                          <w:position w:val="-14"/>
                          <w:sz w:val="21"/>
                        </w:rPr>
                        <w:t>L</w:t>
                      </w:r>
                    </w:p>
                    <w:p w14:paraId="538B37E5" w14:textId="77777777" w:rsidR="00B0570F" w:rsidRDefault="00B0570F">
                      <w:pPr>
                        <w:spacing w:line="87" w:lineRule="exact"/>
                        <w:ind w:left="390"/>
                        <w:rPr>
                          <w:rFonts w:ascii="Arial"/>
                          <w:i/>
                          <w:sz w:val="12"/>
                        </w:rPr>
                      </w:pPr>
                      <w:r>
                        <w:rPr>
                          <w:rFonts w:ascii="Arial"/>
                          <w:i/>
                          <w:w w:val="125"/>
                          <w:sz w:val="12"/>
                        </w:rPr>
                        <w:t>TCA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470848" behindDoc="0" locked="0" layoutInCell="1" allowOverlap="1" wp14:anchorId="2133E36E" wp14:editId="5EA8AEAD">
                <wp:simplePos x="0" y="0"/>
                <wp:positionH relativeFrom="page">
                  <wp:posOffset>5152390</wp:posOffset>
                </wp:positionH>
                <wp:positionV relativeFrom="paragraph">
                  <wp:posOffset>158750</wp:posOffset>
                </wp:positionV>
                <wp:extent cx="38735" cy="139065"/>
                <wp:effectExtent l="0" t="0" r="0" b="0"/>
                <wp:wrapNone/>
                <wp:docPr id="1150" name="Text Box 11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735" cy="1390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68CBAC8" w14:textId="77777777" w:rsidR="00B0570F" w:rsidRDefault="00B0570F">
                            <w:pPr>
                              <w:spacing w:line="212" w:lineRule="exact"/>
                              <w:rPr>
                                <w:rFonts w:ascii="Georgia"/>
                                <w:i/>
                                <w:sz w:val="21"/>
                              </w:rPr>
                            </w:pPr>
                            <w:r>
                              <w:rPr>
                                <w:rFonts w:ascii="Georgia"/>
                                <w:i/>
                                <w:w w:val="102"/>
                                <w:sz w:val="21"/>
                              </w:rPr>
                              <w:t>,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133E36E" id="Text Box 1126" o:spid="_x0000_s1268" type="#_x0000_t202" style="position:absolute;left:0;text-align:left;margin-left:405.7pt;margin-top:12.5pt;width:3.05pt;height:10.95pt;z-index:251470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" filled="f" stroked="f">
                <v:textbox inset="0,0,0,0">
                  <w:txbxContent>
                    <w:p w14:paraId="668CBAC8" w14:textId="77777777" w:rsidR="00B0570F" w:rsidRDefault="00B0570F">
                      <w:pPr>
                        <w:spacing w:line="212" w:lineRule="exact"/>
                        <w:rPr>
                          <w:rFonts w:ascii="Georgia"/>
                          <w:i/>
                          <w:sz w:val="21"/>
                        </w:rPr>
                      </w:pPr>
                      <w:r>
                        <w:rPr>
                          <w:rFonts w:ascii="Georgia"/>
                          <w:i/>
                          <w:w w:val="102"/>
                          <w:sz w:val="21"/>
                        </w:rPr>
                        <w:t>,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FA655D">
        <w:rPr>
          <w:rFonts w:ascii="Times New Roman"/>
          <w:w w:val="99"/>
          <w:sz w:val="21"/>
          <w:u w:val="single"/>
        </w:rPr>
        <w:t xml:space="preserve"> </w:t>
      </w:r>
      <w:r w:rsidR="00FA655D">
        <w:rPr>
          <w:rFonts w:ascii="Times New Roman"/>
          <w:sz w:val="21"/>
          <w:u w:val="single"/>
        </w:rPr>
        <w:t xml:space="preserve">  </w:t>
      </w:r>
      <w:r w:rsidR="00FA655D">
        <w:rPr>
          <w:rFonts w:ascii="Times New Roman"/>
          <w:spacing w:val="-17"/>
          <w:sz w:val="21"/>
          <w:u w:val="single"/>
        </w:rPr>
        <w:t xml:space="preserve"> </w:t>
      </w:r>
      <w:r w:rsidR="00FA655D">
        <w:rPr>
          <w:rFonts w:ascii="Arial Unicode MS"/>
          <w:w w:val="110"/>
          <w:sz w:val="21"/>
          <w:u w:val="single"/>
        </w:rPr>
        <w:t xml:space="preserve">1    </w:t>
      </w:r>
      <w:r w:rsidR="00FA655D">
        <w:rPr>
          <w:rFonts w:ascii="Arial Unicode MS"/>
          <w:spacing w:val="29"/>
          <w:w w:val="110"/>
          <w:sz w:val="21"/>
          <w:u w:val="single"/>
        </w:rPr>
        <w:t xml:space="preserve"> </w:t>
      </w:r>
      <w:r w:rsidR="00FA655D">
        <w:rPr>
          <w:rFonts w:ascii="Arial"/>
          <w:i/>
          <w:w w:val="115"/>
          <w:position w:val="8"/>
          <w:sz w:val="16"/>
        </w:rPr>
        <w:t>n</w:t>
      </w:r>
      <w:r w:rsidR="00FA655D">
        <w:rPr>
          <w:rFonts w:ascii="Arial"/>
          <w:i/>
          <w:w w:val="115"/>
          <w:position w:val="8"/>
          <w:sz w:val="16"/>
        </w:rPr>
        <w:tab/>
      </w:r>
      <w:r w:rsidR="00FA655D">
        <w:rPr>
          <w:rFonts w:ascii="Arial Unicode MS"/>
          <w:w w:val="115"/>
          <w:position w:val="-14"/>
          <w:sz w:val="21"/>
        </w:rPr>
        <w:t xml:space="preserve">= </w:t>
      </w:r>
      <w:r w:rsidR="00FA655D">
        <w:rPr>
          <w:rFonts w:ascii="Arial Unicode MS"/>
          <w:spacing w:val="61"/>
          <w:w w:val="115"/>
          <w:position w:val="-14"/>
          <w:sz w:val="21"/>
        </w:rPr>
        <w:t xml:space="preserve"> </w:t>
      </w:r>
      <w:r w:rsidR="00FA655D">
        <w:rPr>
          <w:rFonts w:ascii="Arial Unicode MS"/>
          <w:w w:val="110"/>
          <w:position w:val="-14"/>
          <w:sz w:val="21"/>
        </w:rPr>
        <w:t>0</w:t>
      </w:r>
    </w:p>
    <w:p w14:paraId="4FB2A55D" w14:textId="77777777" w:rsidR="00ED6B8B" w:rsidRDefault="00ED6B8B" w:rsidP="00F672C4">
      <w:pPr>
        <w:spacing w:line="476" w:lineRule="exact"/>
        <w:rPr>
          <w:rFonts w:ascii="Arial Unicode MS"/>
          <w:sz w:val="21"/>
        </w:rPr>
        <w:sectPr w:rsidR="00ED6B8B">
          <w:type w:val="continuous"/>
          <w:pgSz w:w="11910" w:h="16840"/>
          <w:pgMar w:top="1580" w:right="1680" w:bottom="280" w:left="1620" w:header="720" w:footer="720" w:gutter="0"/>
          <w:cols w:num="3" w:space="720" w:equalWidth="0">
            <w:col w:w="3839" w:space="40"/>
            <w:col w:w="866" w:space="40"/>
            <w:col w:w="3825"/>
          </w:cols>
        </w:sectPr>
      </w:pPr>
    </w:p>
    <w:p w14:paraId="137EB89B" w14:textId="77777777" w:rsidR="00ED6B8B" w:rsidRDefault="00ED6B8B" w:rsidP="00F672C4">
      <w:pPr>
        <w:pStyle w:val="BodyText"/>
        <w:spacing w:before="6"/>
        <w:rPr>
          <w:rFonts w:ascii="Arial Unicode MS"/>
          <w:sz w:val="13"/>
        </w:rPr>
      </w:pPr>
    </w:p>
    <w:p w14:paraId="7F7CC149" w14:textId="77777777" w:rsidR="00ED6B8B" w:rsidRDefault="00FA655D" w:rsidP="00F672C4">
      <w:pPr>
        <w:pStyle w:val="BodyText"/>
        <w:spacing w:before="118" w:line="290" w:lineRule="exact"/>
        <w:ind w:left="107"/>
      </w:pPr>
      <w:r>
        <w:t xml:space="preserve">where </w:t>
      </w:r>
      <w:r>
        <w:rPr>
          <w:rFonts w:ascii="Bookman Old Style"/>
          <w:i/>
        </w:rPr>
        <w:t xml:space="preserve">n </w:t>
      </w:r>
      <w:r>
        <w:t xml:space="preserve">is the number of tags, and </w:t>
      </w:r>
      <w:r>
        <w:rPr>
          <w:rFonts w:ascii="Bookman Old Style"/>
          <w:i/>
        </w:rPr>
        <w:t>C</w:t>
      </w:r>
      <w:r>
        <w:rPr>
          <w:rFonts w:ascii="Arial"/>
          <w:i/>
          <w:position w:val="-3"/>
          <w:sz w:val="16"/>
        </w:rPr>
        <w:t xml:space="preserve">t </w:t>
      </w:r>
      <w:r>
        <w:t>is the slot duration constant defined as</w:t>
      </w:r>
    </w:p>
    <w:p w14:paraId="70100973" w14:textId="77777777" w:rsidR="00ED6B8B" w:rsidRDefault="00890932" w:rsidP="00F672C4">
      <w:pPr>
        <w:pStyle w:val="BodyText"/>
        <w:spacing w:line="394" w:lineRule="exact"/>
        <w:ind w:left="107"/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06368" behindDoc="1" locked="0" layoutInCell="1" allowOverlap="1" wp14:anchorId="08421A23" wp14:editId="6AF16AC8">
                <wp:simplePos x="0" y="0"/>
                <wp:positionH relativeFrom="page">
                  <wp:posOffset>1474470</wp:posOffset>
                </wp:positionH>
                <wp:positionV relativeFrom="paragraph">
                  <wp:posOffset>179705</wp:posOffset>
                </wp:positionV>
                <wp:extent cx="81280" cy="107950"/>
                <wp:effectExtent l="0" t="0" r="0" b="0"/>
                <wp:wrapNone/>
                <wp:docPr id="1149" name="Text Box 11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1280" cy="1079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5F1DF12" w14:textId="77777777" w:rsidR="00B0570F" w:rsidRDefault="00B0570F">
                            <w:pPr>
                              <w:spacing w:line="165" w:lineRule="exact"/>
                              <w:rPr>
                                <w:rFonts w:ascii="Arial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Arial"/>
                                <w:i/>
                                <w:spacing w:val="-2"/>
                                <w:w w:val="125"/>
                                <w:position w:val="2"/>
                                <w:sz w:val="16"/>
                              </w:rPr>
                              <w:t>t</w:t>
                            </w:r>
                            <w:r>
                              <w:rPr>
                                <w:rFonts w:ascii="Arial"/>
                                <w:i/>
                                <w:spacing w:val="-2"/>
                                <w:w w:val="125"/>
                                <w:sz w:val="12"/>
                              </w:rPr>
                              <w:t>c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8421A23" id="Text Box 1125" o:spid="_x0000_s1269" type="#_x0000_t202" style="position:absolute;left:0;text-align:left;margin-left:116.1pt;margin-top:14.15pt;width:6.4pt;height:8.5pt;z-index:-2516101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" filled="f" stroked="f">
                <v:textbox inset="0,0,0,0">
                  <w:txbxContent>
                    <w:p w14:paraId="05F1DF12" w14:textId="77777777" w:rsidR="00B0570F" w:rsidRDefault="00B0570F">
                      <w:pPr>
                        <w:spacing w:line="165" w:lineRule="exact"/>
                        <w:rPr>
                          <w:rFonts w:ascii="Arial"/>
                          <w:i/>
                          <w:sz w:val="12"/>
                        </w:rPr>
                      </w:pPr>
                      <w:r>
                        <w:rPr>
                          <w:rFonts w:ascii="Arial"/>
                          <w:i/>
                          <w:spacing w:val="-2"/>
                          <w:w w:val="125"/>
                          <w:position w:val="2"/>
                          <w:sz w:val="16"/>
                        </w:rPr>
                        <w:t>t</w:t>
                      </w:r>
                      <w:r>
                        <w:rPr>
                          <w:rFonts w:ascii="Arial"/>
                          <w:i/>
                          <w:spacing w:val="-2"/>
                          <w:w w:val="125"/>
                          <w:sz w:val="12"/>
                        </w:rPr>
                        <w:t>c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FA655D">
        <w:rPr>
          <w:rFonts w:ascii="Bookman Old Style"/>
          <w:i/>
          <w:w w:val="105"/>
        </w:rPr>
        <w:t>C</w:t>
      </w:r>
      <w:r w:rsidR="00FA655D">
        <w:rPr>
          <w:rFonts w:ascii="Arial"/>
          <w:i/>
          <w:w w:val="105"/>
          <w:position w:val="-3"/>
          <w:sz w:val="16"/>
        </w:rPr>
        <w:t xml:space="preserve">t </w:t>
      </w:r>
      <w:r w:rsidR="00FA655D">
        <w:rPr>
          <w:rFonts w:ascii="Arial Unicode MS"/>
        </w:rPr>
        <w:t xml:space="preserve">= </w:t>
      </w:r>
      <w:r w:rsidR="00FA655D">
        <w:rPr>
          <w:rFonts w:ascii="Arial"/>
          <w:i/>
          <w:w w:val="105"/>
          <w:position w:val="9"/>
          <w:sz w:val="16"/>
          <w:u w:val="single"/>
        </w:rPr>
        <w:t>t</w:t>
      </w:r>
      <w:r w:rsidR="00FA655D">
        <w:rPr>
          <w:rFonts w:ascii="Arial"/>
          <w:i/>
          <w:w w:val="105"/>
          <w:position w:val="7"/>
          <w:sz w:val="12"/>
          <w:u w:val="single"/>
        </w:rPr>
        <w:t xml:space="preserve">e </w:t>
      </w:r>
      <w:r w:rsidR="00FA655D">
        <w:t>. Equation (5.29) shows the exact relation between the proposed colli-</w:t>
      </w:r>
    </w:p>
    <w:p w14:paraId="32476B67" w14:textId="77777777" w:rsidR="00ED6B8B" w:rsidRDefault="00ED6B8B" w:rsidP="00F672C4">
      <w:pPr>
        <w:spacing w:line="394" w:lineRule="exact"/>
        <w:sectPr w:rsidR="00ED6B8B">
          <w:type w:val="continuous"/>
          <w:pgSz w:w="11910" w:h="16840"/>
          <w:pgMar w:top="1580" w:right="1680" w:bottom="280" w:left="1620" w:header="720" w:footer="720" w:gutter="0"/>
          <w:cols w:space="720"/>
        </w:sectPr>
      </w:pPr>
    </w:p>
    <w:p w14:paraId="78F0142C" w14:textId="77777777" w:rsidR="00ED6B8B" w:rsidRDefault="00FA655D" w:rsidP="00F672C4">
      <w:pPr>
        <w:pStyle w:val="BodyText"/>
        <w:spacing w:before="32"/>
        <w:ind w:left="108"/>
        <w:rPr>
          <w:rFonts w:ascii="Bookman Old Style"/>
          <w:i/>
        </w:rPr>
      </w:pPr>
      <w:r>
        <w:t>sion</w:t>
      </w:r>
      <w:r>
        <w:rPr>
          <w:spacing w:val="-21"/>
        </w:rPr>
        <w:t xml:space="preserve"> </w:t>
      </w:r>
      <w:r>
        <w:rPr>
          <w:spacing w:val="-3"/>
        </w:rPr>
        <w:t>recovery</w:t>
      </w:r>
      <w:r>
        <w:rPr>
          <w:spacing w:val="-21"/>
        </w:rPr>
        <w:t xml:space="preserve"> </w:t>
      </w:r>
      <w:r>
        <w:t>and</w:t>
      </w:r>
      <w:r>
        <w:rPr>
          <w:spacing w:val="-21"/>
        </w:rPr>
        <w:t xml:space="preserve"> </w:t>
      </w:r>
      <w:r>
        <w:rPr>
          <w:spacing w:val="-3"/>
        </w:rPr>
        <w:t>time-aware</w:t>
      </w:r>
      <w:r>
        <w:rPr>
          <w:spacing w:val="-21"/>
        </w:rPr>
        <w:t xml:space="preserve"> </w:t>
      </w:r>
      <w:r>
        <w:t>optimum</w:t>
      </w:r>
      <w:r>
        <w:rPr>
          <w:spacing w:val="-21"/>
        </w:rPr>
        <w:t xml:space="preserve"> </w:t>
      </w:r>
      <w:r>
        <w:t>frame</w:t>
      </w:r>
      <w:r>
        <w:rPr>
          <w:spacing w:val="-21"/>
        </w:rPr>
        <w:t xml:space="preserve"> </w:t>
      </w:r>
      <w:r>
        <w:t>length</w:t>
      </w:r>
      <w:r>
        <w:rPr>
          <w:spacing w:val="-21"/>
        </w:rPr>
        <w:t xml:space="preserve"> </w:t>
      </w:r>
      <w:r>
        <w:rPr>
          <w:rFonts w:ascii="Bookman Old Style"/>
          <w:i/>
        </w:rPr>
        <w:t>L</w:t>
      </w:r>
    </w:p>
    <w:p w14:paraId="2D42E04F" w14:textId="77777777" w:rsidR="00ED6B8B" w:rsidRDefault="00FA655D" w:rsidP="00F672C4">
      <w:pPr>
        <w:pStyle w:val="BodyText"/>
        <w:rPr>
          <w:rFonts w:ascii="Bookman Old Style"/>
          <w:i/>
          <w:sz w:val="12"/>
        </w:rPr>
      </w:pPr>
      <w:r>
        <w:br w:type="column"/>
      </w:r>
    </w:p>
    <w:p w14:paraId="79A40825" w14:textId="77777777" w:rsidR="00ED6B8B" w:rsidRDefault="00FA655D" w:rsidP="00F672C4">
      <w:pPr>
        <w:spacing w:before="94"/>
        <w:ind w:left="-40"/>
        <w:rPr>
          <w:rFonts w:ascii="Arial"/>
          <w:i/>
          <w:sz w:val="12"/>
        </w:rPr>
      </w:pPr>
      <w:r>
        <w:rPr>
          <w:rFonts w:ascii="Arial"/>
          <w:i/>
          <w:w w:val="125"/>
          <w:sz w:val="12"/>
        </w:rPr>
        <w:t>CTA</w:t>
      </w:r>
    </w:p>
    <w:p w14:paraId="24D95E4B" w14:textId="77777777" w:rsidR="00ED6B8B" w:rsidRDefault="00FA655D" w:rsidP="00F672C4">
      <w:pPr>
        <w:pStyle w:val="BodyText"/>
        <w:spacing w:before="32"/>
        <w:ind w:left="67"/>
      </w:pPr>
      <w:r>
        <w:br w:type="column"/>
      </w:r>
      <w:r>
        <w:t>and the number of</w:t>
      </w:r>
    </w:p>
    <w:p w14:paraId="4203179F" w14:textId="77777777" w:rsidR="00ED6B8B" w:rsidRDefault="00ED6B8B" w:rsidP="00F672C4">
      <w:pPr>
        <w:sectPr w:rsidR="00ED6B8B">
          <w:type w:val="continuous"/>
          <w:pgSz w:w="11910" w:h="16840"/>
          <w:pgMar w:top="1580" w:right="1680" w:bottom="280" w:left="1620" w:header="720" w:footer="720" w:gutter="0"/>
          <w:cols w:num="3" w:space="720" w:equalWidth="0">
            <w:col w:w="5760" w:space="40"/>
            <w:col w:w="292" w:space="40"/>
            <w:col w:w="2478"/>
          </w:cols>
        </w:sectPr>
      </w:pPr>
    </w:p>
    <w:p w14:paraId="0BAE0755" w14:textId="77777777" w:rsidR="00ED6B8B" w:rsidRDefault="00FA655D">
      <w:pPr>
        <w:pStyle w:val="BodyText"/>
        <w:spacing w:before="18" w:line="266" w:lineRule="auto"/>
        <w:ind w:left="107" w:right="477"/>
        <w:pPrChange w:id="505" w:author="Raghda Wahdan" w:date="2017-11-06T13:08:00Z">
          <w:pPr>
            <w:pStyle w:val="BodyText"/>
            <w:spacing w:before="18" w:line="266" w:lineRule="auto"/>
            <w:ind w:left="107" w:right="477"/>
            <w:jc w:val="both"/>
          </w:pPr>
        </w:pPrChange>
      </w:pPr>
      <w:r>
        <w:t>tags</w:t>
      </w:r>
      <w:r>
        <w:rPr>
          <w:spacing w:val="-35"/>
        </w:rPr>
        <w:t xml:space="preserve"> </w:t>
      </w:r>
      <w:r>
        <w:rPr>
          <w:rFonts w:ascii="Bookman Old Style"/>
          <w:i/>
        </w:rPr>
        <w:t>n</w:t>
      </w:r>
      <w:r>
        <w:t>.</w:t>
      </w:r>
      <w:r>
        <w:rPr>
          <w:spacing w:val="-21"/>
        </w:rPr>
        <w:t xml:space="preserve"> </w:t>
      </w:r>
      <w:r>
        <w:t>This</w:t>
      </w:r>
      <w:r>
        <w:rPr>
          <w:spacing w:val="-35"/>
        </w:rPr>
        <w:t xml:space="preserve"> </w:t>
      </w:r>
      <w:r>
        <w:t>equation</w:t>
      </w:r>
      <w:r>
        <w:rPr>
          <w:spacing w:val="-35"/>
        </w:rPr>
        <w:t xml:space="preserve"> </w:t>
      </w:r>
      <w:r>
        <w:t>takes</w:t>
      </w:r>
      <w:r>
        <w:rPr>
          <w:spacing w:val="-35"/>
        </w:rPr>
        <w:t xml:space="preserve"> </w:t>
      </w:r>
      <w:r>
        <w:t>into</w:t>
      </w:r>
      <w:r>
        <w:rPr>
          <w:spacing w:val="-35"/>
        </w:rPr>
        <w:t xml:space="preserve"> </w:t>
      </w:r>
      <w:r>
        <w:t>consideration</w:t>
      </w:r>
      <w:r>
        <w:rPr>
          <w:spacing w:val="-35"/>
        </w:rPr>
        <w:t xml:space="preserve"> </w:t>
      </w:r>
      <w:r>
        <w:t>the</w:t>
      </w:r>
      <w:r>
        <w:rPr>
          <w:spacing w:val="-35"/>
        </w:rPr>
        <w:t xml:space="preserve"> </w:t>
      </w:r>
      <w:r>
        <w:t>collision</w:t>
      </w:r>
      <w:r>
        <w:rPr>
          <w:spacing w:val="-35"/>
        </w:rPr>
        <w:t xml:space="preserve"> </w:t>
      </w:r>
      <w:r>
        <w:rPr>
          <w:spacing w:val="-3"/>
        </w:rPr>
        <w:t>recovery</w:t>
      </w:r>
      <w:r>
        <w:rPr>
          <w:spacing w:val="-35"/>
        </w:rPr>
        <w:t xml:space="preserve"> </w:t>
      </w:r>
      <w:r>
        <w:t>probability and</w:t>
      </w:r>
      <w:r>
        <w:rPr>
          <w:spacing w:val="-32"/>
        </w:rPr>
        <w:t xml:space="preserve"> </w:t>
      </w:r>
      <w:r>
        <w:t>the</w:t>
      </w:r>
      <w:r>
        <w:rPr>
          <w:spacing w:val="-32"/>
        </w:rPr>
        <w:t xml:space="preserve"> </w:t>
      </w:r>
      <w:r>
        <w:t>different</w:t>
      </w:r>
      <w:r>
        <w:rPr>
          <w:spacing w:val="-32"/>
        </w:rPr>
        <w:t xml:space="preserve"> </w:t>
      </w:r>
      <w:r>
        <w:t>slot</w:t>
      </w:r>
      <w:r>
        <w:rPr>
          <w:spacing w:val="-32"/>
        </w:rPr>
        <w:t xml:space="preserve"> </w:t>
      </w:r>
      <w:r>
        <w:t>durations.</w:t>
      </w:r>
      <w:r>
        <w:rPr>
          <w:spacing w:val="-21"/>
        </w:rPr>
        <w:t xml:space="preserve"> </w:t>
      </w:r>
      <w:r>
        <w:rPr>
          <w:spacing w:val="-3"/>
        </w:rPr>
        <w:t>However,</w:t>
      </w:r>
      <w:r>
        <w:rPr>
          <w:spacing w:val="-32"/>
        </w:rPr>
        <w:t xml:space="preserve"> </w:t>
      </w:r>
      <w:r>
        <w:t>this</w:t>
      </w:r>
      <w:r>
        <w:rPr>
          <w:spacing w:val="-32"/>
        </w:rPr>
        <w:t xml:space="preserve"> </w:t>
      </w:r>
      <w:r>
        <w:t>solution</w:t>
      </w:r>
      <w:r>
        <w:rPr>
          <w:spacing w:val="-32"/>
        </w:rPr>
        <w:t xml:space="preserve"> </w:t>
      </w:r>
      <w:r>
        <w:t>depends</w:t>
      </w:r>
      <w:r>
        <w:rPr>
          <w:spacing w:val="-32"/>
        </w:rPr>
        <w:t xml:space="preserve"> </w:t>
      </w:r>
      <w:r>
        <w:t>on</w:t>
      </w:r>
      <w:r>
        <w:rPr>
          <w:spacing w:val="-32"/>
        </w:rPr>
        <w:t xml:space="preserve"> </w:t>
      </w:r>
      <w:r>
        <w:t>a</w:t>
      </w:r>
      <w:r>
        <w:rPr>
          <w:spacing w:val="-32"/>
        </w:rPr>
        <w:t xml:space="preserve"> </w:t>
      </w:r>
      <w:r>
        <w:t>recursive equation.</w:t>
      </w:r>
      <w:r>
        <w:rPr>
          <w:spacing w:val="1"/>
        </w:rPr>
        <w:t xml:space="preserve"> </w:t>
      </w:r>
      <w:r>
        <w:rPr>
          <w:spacing w:val="-7"/>
        </w:rPr>
        <w:t>For</w:t>
      </w:r>
      <w:r>
        <w:rPr>
          <w:spacing w:val="-14"/>
        </w:rPr>
        <w:t xml:space="preserve"> </w:t>
      </w:r>
      <w:r>
        <w:t>reaching</w:t>
      </w:r>
      <w:r>
        <w:rPr>
          <w:spacing w:val="-14"/>
        </w:rPr>
        <w:t xml:space="preserve"> </w:t>
      </w:r>
      <w:r>
        <w:t>an</w:t>
      </w:r>
      <w:r>
        <w:rPr>
          <w:spacing w:val="-15"/>
        </w:rPr>
        <w:t xml:space="preserve"> </w:t>
      </w:r>
      <w:r>
        <w:t>explicit</w:t>
      </w:r>
      <w:r>
        <w:rPr>
          <w:spacing w:val="-15"/>
        </w:rPr>
        <w:t xml:space="preserve"> </w:t>
      </w:r>
      <w:r>
        <w:t>equation,</w:t>
      </w:r>
      <w:r>
        <w:rPr>
          <w:spacing w:val="-15"/>
        </w:rPr>
        <w:t xml:space="preserve"> </w:t>
      </w:r>
      <w:r>
        <w:t>(5.29)</w:t>
      </w:r>
      <w:r>
        <w:rPr>
          <w:spacing w:val="-15"/>
        </w:rPr>
        <w:t xml:space="preserve"> </w:t>
      </w:r>
      <w:r>
        <w:t>can</w:t>
      </w:r>
      <w:r>
        <w:rPr>
          <w:spacing w:val="-15"/>
        </w:rPr>
        <w:t xml:space="preserve"> </w:t>
      </w:r>
      <w:r>
        <w:rPr>
          <w:spacing w:val="3"/>
        </w:rPr>
        <w:t>be</w:t>
      </w:r>
      <w:r>
        <w:rPr>
          <w:spacing w:val="-14"/>
        </w:rPr>
        <w:t xml:space="preserve"> </w:t>
      </w:r>
      <w:r>
        <w:t>expressed</w:t>
      </w:r>
      <w:r>
        <w:rPr>
          <w:spacing w:val="-15"/>
        </w:rPr>
        <w:t xml:space="preserve"> </w:t>
      </w:r>
      <w:r>
        <w:t>as:</w:t>
      </w:r>
    </w:p>
    <w:p w14:paraId="2E5BEFD1" w14:textId="77777777" w:rsidR="00ED6B8B" w:rsidRDefault="00ED6B8B" w:rsidP="00F672C4">
      <w:pPr>
        <w:pStyle w:val="BodyText"/>
        <w:spacing w:before="9"/>
        <w:rPr>
          <w:sz w:val="31"/>
        </w:rPr>
      </w:pPr>
    </w:p>
    <w:p w14:paraId="180BF7A6" w14:textId="77777777" w:rsidR="00ED6B8B" w:rsidRDefault="00890932" w:rsidP="00F672C4">
      <w:pPr>
        <w:tabs>
          <w:tab w:val="left" w:pos="5334"/>
          <w:tab w:val="left" w:pos="7567"/>
        </w:tabs>
        <w:spacing w:line="462" w:lineRule="exact"/>
        <w:ind w:left="1977"/>
        <w:rPr>
          <w:rFonts w:ascii="Century" w:hAnsi="Century"/>
          <w:sz w:val="21"/>
        </w:rPr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08416" behindDoc="1" locked="0" layoutInCell="1" allowOverlap="1" wp14:anchorId="4A9A7217" wp14:editId="2217CAE0">
                <wp:simplePos x="0" y="0"/>
                <wp:positionH relativeFrom="page">
                  <wp:posOffset>4232275</wp:posOffset>
                </wp:positionH>
                <wp:positionV relativeFrom="paragraph">
                  <wp:posOffset>52705</wp:posOffset>
                </wp:positionV>
                <wp:extent cx="168910" cy="196850"/>
                <wp:effectExtent l="3175" t="0" r="0" b="0"/>
                <wp:wrapNone/>
                <wp:docPr id="1148" name="Text Box 11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8910" cy="196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4D92132" w14:textId="77777777" w:rsidR="00B0570F" w:rsidRDefault="00B0570F">
                            <w:pPr>
                              <w:spacing w:line="306" w:lineRule="exact"/>
                              <w:rPr>
                                <w:rFonts w:ascii="Arial Unicode MS"/>
                                <w:sz w:val="21"/>
                              </w:rPr>
                            </w:pPr>
                            <w:r>
                              <w:rPr>
                                <w:rFonts w:ascii="Times New Roman"/>
                                <w:w w:val="99"/>
                                <w:sz w:val="21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1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/>
                                <w:sz w:val="21"/>
                                <w:u w:val="single"/>
                              </w:rPr>
                              <w:t xml:space="preserve">1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A9A7217" id="Text Box 1124" o:spid="_x0000_s1270" type="#_x0000_t202" style="position:absolute;left:0;text-align:left;margin-left:333.25pt;margin-top:4.15pt;width:13.3pt;height:15.5pt;z-index:-2516080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" filled="f" stroked="f">
                <v:textbox inset="0,0,0,0">
                  <w:txbxContent>
                    <w:p w14:paraId="54D92132" w14:textId="77777777" w:rsidR="00B0570F" w:rsidRDefault="00B0570F">
                      <w:pPr>
                        <w:spacing w:line="306" w:lineRule="exact"/>
                        <w:rPr>
                          <w:rFonts w:ascii="Arial Unicode MS"/>
                          <w:sz w:val="21"/>
                        </w:rPr>
                      </w:pPr>
                      <w:r>
                        <w:rPr>
                          <w:rFonts w:ascii="Times New Roman"/>
                          <w:w w:val="99"/>
                          <w:sz w:val="21"/>
                          <w:u w:val="single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1"/>
                          <w:u w:val="single"/>
                        </w:rPr>
                        <w:t xml:space="preserve"> </w:t>
                      </w:r>
                      <w:r>
                        <w:rPr>
                          <w:rFonts w:ascii="Arial Unicode MS"/>
                          <w:sz w:val="21"/>
                          <w:u w:val="single"/>
                        </w:rPr>
                        <w:t xml:space="preserve">1 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FA655D">
        <w:rPr>
          <w:rFonts w:ascii="Arial Unicode MS" w:hAnsi="Arial Unicode MS"/>
          <w:w w:val="105"/>
          <w:sz w:val="21"/>
        </w:rPr>
        <w:t xml:space="preserve">(1 </w:t>
      </w:r>
      <w:r w:rsidR="00FA655D">
        <w:rPr>
          <w:rFonts w:ascii="Arial" w:hAnsi="Arial"/>
          <w:i/>
          <w:w w:val="110"/>
          <w:sz w:val="21"/>
        </w:rPr>
        <w:t xml:space="preserve">− </w:t>
      </w:r>
      <w:r w:rsidR="00FA655D">
        <w:rPr>
          <w:rFonts w:ascii="Georgia" w:hAnsi="Georgia"/>
          <w:i/>
          <w:w w:val="105"/>
          <w:sz w:val="21"/>
        </w:rPr>
        <w:t>α</w:t>
      </w:r>
      <w:r w:rsidR="00FA655D">
        <w:rPr>
          <w:rFonts w:ascii="Arial Unicode MS" w:hAnsi="Arial Unicode MS"/>
          <w:w w:val="105"/>
          <w:sz w:val="21"/>
        </w:rPr>
        <w:t xml:space="preserve">) </w:t>
      </w:r>
      <w:r w:rsidR="00FA655D">
        <w:rPr>
          <w:rFonts w:ascii="Arial" w:hAnsi="Arial"/>
          <w:i/>
          <w:w w:val="105"/>
          <w:sz w:val="21"/>
        </w:rPr>
        <w:t xml:space="preserve">· </w:t>
      </w:r>
      <w:r w:rsidR="00FA655D">
        <w:rPr>
          <w:rFonts w:ascii="Arial Unicode MS" w:hAnsi="Arial Unicode MS"/>
          <w:w w:val="105"/>
          <w:sz w:val="21"/>
        </w:rPr>
        <w:t xml:space="preserve">(1 </w:t>
      </w:r>
      <w:r w:rsidR="00FA655D">
        <w:rPr>
          <w:rFonts w:ascii="Arial" w:hAnsi="Arial"/>
          <w:i/>
          <w:w w:val="110"/>
          <w:sz w:val="21"/>
        </w:rPr>
        <w:t xml:space="preserve">− </w:t>
      </w:r>
      <w:r w:rsidR="00FA655D">
        <w:rPr>
          <w:rFonts w:ascii="Arial Unicode MS" w:hAnsi="Arial Unicode MS"/>
          <w:w w:val="105"/>
          <w:position w:val="15"/>
          <w:sz w:val="21"/>
          <w:u w:val="single"/>
        </w:rPr>
        <w:t xml:space="preserve">1 </w:t>
      </w:r>
      <w:r w:rsidR="00FA655D">
        <w:rPr>
          <w:rFonts w:ascii="Arial Unicode MS" w:hAnsi="Arial Unicode MS"/>
          <w:w w:val="105"/>
          <w:sz w:val="21"/>
        </w:rPr>
        <w:t xml:space="preserve">) </w:t>
      </w:r>
      <w:r w:rsidR="00FA655D">
        <w:rPr>
          <w:rFonts w:ascii="Arial Unicode MS" w:hAnsi="Arial Unicode MS"/>
          <w:w w:val="110"/>
          <w:sz w:val="21"/>
        </w:rPr>
        <w:t xml:space="preserve">+ </w:t>
      </w:r>
      <w:r w:rsidR="00FA655D">
        <w:rPr>
          <w:rFonts w:ascii="Georgia" w:hAnsi="Georgia"/>
          <w:i/>
          <w:w w:val="105"/>
          <w:sz w:val="21"/>
        </w:rPr>
        <w:t xml:space="preserve">α </w:t>
      </w:r>
      <w:r w:rsidR="00FA655D">
        <w:rPr>
          <w:rFonts w:ascii="Arial" w:hAnsi="Arial"/>
          <w:i/>
          <w:w w:val="105"/>
          <w:sz w:val="21"/>
        </w:rPr>
        <w:t xml:space="preserve">· </w:t>
      </w:r>
      <w:r w:rsidR="00FA655D">
        <w:rPr>
          <w:rFonts w:ascii="Georgia" w:hAnsi="Georgia"/>
          <w:i/>
          <w:w w:val="110"/>
          <w:sz w:val="21"/>
        </w:rPr>
        <w:t>C</w:t>
      </w:r>
      <w:r w:rsidR="00FA655D">
        <w:rPr>
          <w:rFonts w:ascii="Arial" w:hAnsi="Arial"/>
          <w:i/>
          <w:w w:val="110"/>
          <w:position w:val="-2"/>
          <w:sz w:val="16"/>
        </w:rPr>
        <w:t xml:space="preserve">t </w:t>
      </w:r>
      <w:r w:rsidR="00FA655D">
        <w:rPr>
          <w:rFonts w:ascii="Arial" w:hAnsi="Arial"/>
          <w:i/>
          <w:w w:val="105"/>
          <w:sz w:val="21"/>
        </w:rPr>
        <w:t>·</w:t>
      </w:r>
      <w:r w:rsidR="00FA655D">
        <w:rPr>
          <w:rFonts w:ascii="Arial" w:hAnsi="Arial"/>
          <w:i/>
          <w:spacing w:val="45"/>
          <w:w w:val="105"/>
          <w:sz w:val="21"/>
        </w:rPr>
        <w:t xml:space="preserve"> </w:t>
      </w:r>
      <w:r w:rsidR="00FA655D">
        <w:rPr>
          <w:rFonts w:ascii="Arial Unicode MS" w:hAnsi="Arial Unicode MS"/>
          <w:w w:val="105"/>
          <w:sz w:val="21"/>
        </w:rPr>
        <w:t>1</w:t>
      </w:r>
      <w:r w:rsidR="00FA655D">
        <w:rPr>
          <w:rFonts w:ascii="Arial Unicode MS" w:hAnsi="Arial Unicode MS"/>
          <w:spacing w:val="-12"/>
          <w:w w:val="105"/>
          <w:sz w:val="21"/>
        </w:rPr>
        <w:t xml:space="preserve"> </w:t>
      </w:r>
      <w:r w:rsidR="00FA655D">
        <w:rPr>
          <w:rFonts w:ascii="Arial" w:hAnsi="Arial"/>
          <w:i/>
          <w:w w:val="110"/>
          <w:sz w:val="21"/>
        </w:rPr>
        <w:t>−</w:t>
      </w:r>
      <w:r w:rsidR="00FA655D">
        <w:rPr>
          <w:rFonts w:ascii="Arial" w:hAnsi="Arial"/>
          <w:i/>
          <w:w w:val="110"/>
          <w:sz w:val="21"/>
        </w:rPr>
        <w:tab/>
      </w:r>
      <w:r w:rsidR="00FA655D">
        <w:rPr>
          <w:rFonts w:ascii="Arial" w:hAnsi="Arial"/>
          <w:w w:val="110"/>
          <w:position w:val="29"/>
          <w:sz w:val="20"/>
        </w:rPr>
        <w:tab/>
      </w:r>
      <w:r w:rsidR="00FA655D">
        <w:rPr>
          <w:rFonts w:ascii="Century" w:hAnsi="Century"/>
          <w:w w:val="105"/>
          <w:sz w:val="21"/>
        </w:rPr>
        <w:t>(5.30)</w:t>
      </w:r>
    </w:p>
    <w:p w14:paraId="1E28632A" w14:textId="77777777" w:rsidR="00ED6B8B" w:rsidRDefault="00ED6B8B" w:rsidP="00F672C4">
      <w:pPr>
        <w:spacing w:line="462" w:lineRule="exact"/>
        <w:rPr>
          <w:rFonts w:ascii="Century" w:hAnsi="Century"/>
          <w:sz w:val="21"/>
        </w:rPr>
        <w:sectPr w:rsidR="00ED6B8B">
          <w:type w:val="continuous"/>
          <w:pgSz w:w="11910" w:h="16840"/>
          <w:pgMar w:top="1580" w:right="1680" w:bottom="280" w:left="1620" w:header="720" w:footer="720" w:gutter="0"/>
          <w:cols w:space="720"/>
        </w:sectPr>
      </w:pPr>
    </w:p>
    <w:p w14:paraId="0E70FD28" w14:textId="77777777" w:rsidR="00ED6B8B" w:rsidRDefault="00FA655D">
      <w:pPr>
        <w:spacing w:before="258"/>
        <w:rPr>
          <w:rFonts w:ascii="Arial" w:hAnsi="Arial"/>
          <w:i/>
          <w:sz w:val="21"/>
        </w:rPr>
        <w:pPrChange w:id="506" w:author="Raghda Wahdan" w:date="2017-11-06T13:08:00Z">
          <w:pPr>
            <w:spacing w:before="258"/>
            <w:jc w:val="right"/>
          </w:pPr>
        </w:pPrChange>
      </w:pPr>
      <w:r>
        <w:rPr>
          <w:rFonts w:ascii="Arial Unicode MS" w:hAnsi="Arial Unicode MS"/>
          <w:w w:val="130"/>
          <w:sz w:val="21"/>
        </w:rPr>
        <w:t>+</w:t>
      </w:r>
      <w:r>
        <w:rPr>
          <w:rFonts w:ascii="Arial Unicode MS" w:hAnsi="Arial Unicode MS"/>
          <w:spacing w:val="-51"/>
          <w:w w:val="130"/>
          <w:sz w:val="21"/>
        </w:rPr>
        <w:t xml:space="preserve"> </w:t>
      </w:r>
      <w:r>
        <w:rPr>
          <w:rFonts w:ascii="Arial Unicode MS" w:hAnsi="Arial Unicode MS"/>
          <w:w w:val="130"/>
          <w:sz w:val="21"/>
        </w:rPr>
        <w:t>(</w:t>
      </w:r>
      <w:r>
        <w:rPr>
          <w:rFonts w:ascii="Georgia" w:hAnsi="Georgia"/>
          <w:i/>
          <w:w w:val="130"/>
          <w:sz w:val="21"/>
        </w:rPr>
        <w:t>C</w:t>
      </w:r>
      <w:r>
        <w:rPr>
          <w:rFonts w:ascii="Arial" w:hAnsi="Arial"/>
          <w:i/>
          <w:w w:val="130"/>
          <w:position w:val="-2"/>
          <w:sz w:val="16"/>
        </w:rPr>
        <w:t xml:space="preserve">t </w:t>
      </w:r>
      <w:r>
        <w:rPr>
          <w:rFonts w:ascii="Arial" w:hAnsi="Arial"/>
          <w:i/>
          <w:w w:val="130"/>
          <w:sz w:val="21"/>
        </w:rPr>
        <w:t>−</w:t>
      </w:r>
    </w:p>
    <w:p w14:paraId="1FAC922B" w14:textId="77777777" w:rsidR="00ED6B8B" w:rsidRDefault="00FA655D" w:rsidP="00F672C4">
      <w:pPr>
        <w:spacing w:line="212" w:lineRule="exact"/>
        <w:ind w:left="86"/>
        <w:rPr>
          <w:rFonts w:ascii="Georgia" w:hAnsi="Georgia"/>
          <w:i/>
          <w:sz w:val="21"/>
        </w:rPr>
      </w:pPr>
      <w:r>
        <w:br w:type="column"/>
      </w:r>
      <w:r>
        <w:rPr>
          <w:rFonts w:ascii="Georgia" w:hAnsi="Georgia"/>
          <w:i/>
          <w:sz w:val="21"/>
        </w:rPr>
        <w:t>β</w:t>
      </w:r>
    </w:p>
    <w:p w14:paraId="3A703CA9" w14:textId="77777777" w:rsidR="00ED6B8B" w:rsidRDefault="00FA655D" w:rsidP="00F672C4">
      <w:pPr>
        <w:spacing w:before="47"/>
        <w:ind w:left="8"/>
        <w:rPr>
          <w:rFonts w:ascii="Arial Unicode MS" w:hAnsi="Arial Unicode MS"/>
          <w:sz w:val="21"/>
        </w:rPr>
      </w:pPr>
      <w:r>
        <w:rPr>
          <w:rFonts w:ascii="Arial Unicode MS" w:hAnsi="Arial Unicode MS"/>
          <w:sz w:val="21"/>
        </w:rPr>
        <w:t xml:space="preserve">1) </w:t>
      </w:r>
      <w:r>
        <w:rPr>
          <w:rFonts w:ascii="Arial" w:hAnsi="Arial"/>
          <w:i/>
          <w:sz w:val="21"/>
        </w:rPr>
        <w:t>·</w:t>
      </w:r>
      <w:r>
        <w:rPr>
          <w:rFonts w:ascii="Arial" w:hAnsi="Arial"/>
          <w:i/>
          <w:spacing w:val="-38"/>
          <w:sz w:val="21"/>
        </w:rPr>
        <w:t xml:space="preserve"> </w:t>
      </w:r>
      <w:r>
        <w:rPr>
          <w:rFonts w:ascii="Arial Unicode MS" w:hAnsi="Arial Unicode MS"/>
          <w:sz w:val="21"/>
        </w:rPr>
        <w:t>(1</w:t>
      </w:r>
    </w:p>
    <w:p w14:paraId="7ED3EC58" w14:textId="77777777" w:rsidR="00ED6B8B" w:rsidRDefault="00FA655D" w:rsidP="00F672C4">
      <w:pPr>
        <w:pStyle w:val="ListParagraph"/>
        <w:numPr>
          <w:ilvl w:val="0"/>
          <w:numId w:val="8"/>
        </w:numPr>
        <w:tabs>
          <w:tab w:val="left" w:pos="227"/>
        </w:tabs>
        <w:spacing w:before="258"/>
        <w:ind w:hanging="218"/>
        <w:rPr>
          <w:rFonts w:ascii="Arial Unicode MS" w:hAnsi="Arial Unicode MS"/>
          <w:sz w:val="21"/>
        </w:rPr>
      </w:pPr>
      <w:r>
        <w:rPr>
          <w:i/>
          <w:w w:val="106"/>
          <w:sz w:val="21"/>
        </w:rPr>
        <w:br w:type="column"/>
      </w:r>
      <w:r>
        <w:rPr>
          <w:i/>
          <w:w w:val="110"/>
          <w:sz w:val="21"/>
        </w:rPr>
        <w:t>α</w:t>
      </w:r>
      <w:r>
        <w:rPr>
          <w:rFonts w:ascii="Arial Unicode MS" w:hAnsi="Arial Unicode MS"/>
          <w:w w:val="110"/>
          <w:sz w:val="21"/>
        </w:rPr>
        <w:t>)</w:t>
      </w:r>
    </w:p>
    <w:p w14:paraId="231EDAB7" w14:textId="77777777" w:rsidR="00ED6B8B" w:rsidRDefault="00FA655D" w:rsidP="00F672C4">
      <w:pPr>
        <w:spacing w:before="258"/>
        <w:ind w:left="8"/>
        <w:rPr>
          <w:rFonts w:ascii="Arial Unicode MS" w:hAnsi="Arial Unicode MS"/>
          <w:sz w:val="21"/>
        </w:rPr>
      </w:pPr>
      <w:r>
        <w:br w:type="column"/>
      </w:r>
      <w:r>
        <w:rPr>
          <w:rFonts w:ascii="Arial" w:hAnsi="Arial"/>
          <w:i/>
          <w:w w:val="95"/>
          <w:sz w:val="21"/>
        </w:rPr>
        <w:t xml:space="preserve">·   </w:t>
      </w:r>
      <w:r>
        <w:rPr>
          <w:rFonts w:ascii="Arial Unicode MS" w:hAnsi="Arial Unicode MS"/>
          <w:w w:val="95"/>
          <w:sz w:val="21"/>
        </w:rPr>
        <w:t>1</w:t>
      </w:r>
    </w:p>
    <w:p w14:paraId="71B963F0" w14:textId="77777777" w:rsidR="00ED6B8B" w:rsidRDefault="00FA655D" w:rsidP="00F672C4">
      <w:pPr>
        <w:spacing w:line="161" w:lineRule="exact"/>
        <w:ind w:left="326"/>
        <w:rPr>
          <w:rFonts w:ascii="Georgia" w:hAnsi="Georgia"/>
          <w:i/>
          <w:sz w:val="21"/>
        </w:rPr>
      </w:pPr>
      <w:r>
        <w:br w:type="column"/>
      </w:r>
      <w:r>
        <w:rPr>
          <w:rFonts w:ascii="Georgia" w:hAnsi="Georgia"/>
          <w:i/>
          <w:sz w:val="21"/>
        </w:rPr>
        <w:t>βn</w:t>
      </w:r>
    </w:p>
    <w:p w14:paraId="703BD6A3" w14:textId="77777777" w:rsidR="00ED6B8B" w:rsidRDefault="00890932" w:rsidP="00F672C4">
      <w:pPr>
        <w:spacing w:line="276" w:lineRule="exact"/>
        <w:ind w:left="250"/>
        <w:rPr>
          <w:rFonts w:ascii="Arial"/>
          <w:i/>
          <w:sz w:val="16"/>
        </w:rPr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10464" behindDoc="1" locked="0" layoutInCell="1" allowOverlap="1" wp14:anchorId="05CECA25" wp14:editId="692DADF4">
                <wp:simplePos x="0" y="0"/>
                <wp:positionH relativeFrom="page">
                  <wp:posOffset>4367530</wp:posOffset>
                </wp:positionH>
                <wp:positionV relativeFrom="paragraph">
                  <wp:posOffset>-10160</wp:posOffset>
                </wp:positionV>
                <wp:extent cx="594995" cy="472440"/>
                <wp:effectExtent l="0" t="0" r="0" b="4445"/>
                <wp:wrapNone/>
                <wp:docPr id="1147" name="Text Box 11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4995" cy="472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2500DEB" w14:textId="77777777" w:rsidR="00B0570F" w:rsidRDefault="00B0570F">
                            <w:pPr>
                              <w:tabs>
                                <w:tab w:val="left" w:pos="458"/>
                              </w:tabs>
                              <w:spacing w:before="113"/>
                              <w:rPr>
                                <w:rFonts w:ascii="Arial Unicode MS"/>
                                <w:sz w:val="21"/>
                              </w:rPr>
                            </w:pPr>
                            <w:r>
                              <w:rPr>
                                <w:rFonts w:ascii="Arial"/>
                                <w:w w:val="263"/>
                                <w:position w:val="2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position w:val="29"/>
                                <w:sz w:val="20"/>
                              </w:rPr>
                              <w:tab/>
                            </w:r>
                            <w:r>
                              <w:rPr>
                                <w:rFonts w:ascii="Arial Unicode MS"/>
                                <w:w w:val="115"/>
                                <w:sz w:val="21"/>
                              </w:rPr>
                              <w:t xml:space="preserve">= </w:t>
                            </w:r>
                            <w:r>
                              <w:rPr>
                                <w:rFonts w:ascii="Arial Unicode MS"/>
                                <w:spacing w:val="61"/>
                                <w:w w:val="11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/>
                                <w:w w:val="110"/>
                                <w:sz w:val="21"/>
                              </w:rPr>
                              <w:t>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5CECA25" id="Text Box 1123" o:spid="_x0000_s1271" type="#_x0000_t202" style="position:absolute;left:0;text-align:left;margin-left:343.9pt;margin-top:-.8pt;width:46.85pt;height:37.2pt;z-index:-2516060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" filled="f" stroked="f">
                <v:textbox inset="0,0,0,0">
                  <w:txbxContent>
                    <w:p w14:paraId="02500DEB" w14:textId="77777777" w:rsidR="00B0570F" w:rsidRDefault="00B0570F">
                      <w:pPr>
                        <w:tabs>
                          <w:tab w:val="left" w:pos="458"/>
                        </w:tabs>
                        <w:spacing w:before="113"/>
                        <w:rPr>
                          <w:rFonts w:ascii="Arial Unicode MS"/>
                          <w:sz w:val="21"/>
                        </w:rPr>
                      </w:pPr>
                      <w:r>
                        <w:rPr>
                          <w:rFonts w:ascii="Arial"/>
                          <w:w w:val="263"/>
                          <w:position w:val="29"/>
                          <w:sz w:val="20"/>
                        </w:rPr>
                        <w:t xml:space="preserve"> </w:t>
                      </w:r>
                      <w:r>
                        <w:rPr>
                          <w:rFonts w:ascii="Arial"/>
                          <w:position w:val="29"/>
                          <w:sz w:val="20"/>
                        </w:rPr>
                        <w:tab/>
                      </w:r>
                      <w:r>
                        <w:rPr>
                          <w:rFonts w:ascii="Arial Unicode MS"/>
                          <w:w w:val="115"/>
                          <w:sz w:val="21"/>
                        </w:rPr>
                        <w:t xml:space="preserve">= </w:t>
                      </w:r>
                      <w:r>
                        <w:rPr>
                          <w:rFonts w:ascii="Arial Unicode MS"/>
                          <w:spacing w:val="61"/>
                          <w:w w:val="115"/>
                          <w:sz w:val="21"/>
                        </w:rPr>
                        <w:t xml:space="preserve"> </w:t>
                      </w:r>
                      <w:r>
                        <w:rPr>
                          <w:rFonts w:ascii="Arial Unicode MS"/>
                          <w:w w:val="110"/>
                          <w:sz w:val="21"/>
                        </w:rPr>
                        <w:t>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FA655D">
        <w:rPr>
          <w:rFonts w:ascii="Times New Roman"/>
          <w:w w:val="99"/>
          <w:sz w:val="21"/>
          <w:u w:val="single"/>
        </w:rPr>
        <w:t xml:space="preserve"> </w:t>
      </w:r>
      <w:r w:rsidR="00FA655D">
        <w:rPr>
          <w:rFonts w:ascii="Times New Roman"/>
          <w:sz w:val="21"/>
          <w:u w:val="single"/>
        </w:rPr>
        <w:t xml:space="preserve"> </w:t>
      </w:r>
      <w:r w:rsidR="00FA655D">
        <w:rPr>
          <w:rFonts w:ascii="Arial Unicode MS"/>
          <w:sz w:val="21"/>
          <w:u w:val="single"/>
        </w:rPr>
        <w:t xml:space="preserve">1    </w:t>
      </w:r>
      <w:r w:rsidR="00FA655D">
        <w:rPr>
          <w:rFonts w:ascii="Arial"/>
          <w:i/>
          <w:position w:val="8"/>
          <w:sz w:val="16"/>
        </w:rPr>
        <w:t>n</w:t>
      </w:r>
    </w:p>
    <w:p w14:paraId="42A60D25" w14:textId="77777777" w:rsidR="00ED6B8B" w:rsidRDefault="00FA655D" w:rsidP="00F672C4">
      <w:pPr>
        <w:pStyle w:val="ListParagraph"/>
        <w:numPr>
          <w:ilvl w:val="0"/>
          <w:numId w:val="8"/>
        </w:numPr>
        <w:tabs>
          <w:tab w:val="left" w:pos="251"/>
          <w:tab w:val="left" w:pos="1476"/>
        </w:tabs>
        <w:spacing w:line="345" w:lineRule="exact"/>
        <w:ind w:left="250" w:hanging="242"/>
        <w:rPr>
          <w:i/>
          <w:sz w:val="21"/>
        </w:rPr>
      </w:pPr>
      <w:r>
        <w:rPr>
          <w:i/>
          <w:spacing w:val="5"/>
          <w:position w:val="-14"/>
          <w:sz w:val="21"/>
        </w:rPr>
        <w:t>βn</w:t>
      </w:r>
      <w:r>
        <w:rPr>
          <w:i/>
          <w:spacing w:val="5"/>
          <w:position w:val="-14"/>
          <w:sz w:val="21"/>
        </w:rPr>
        <w:tab/>
      </w:r>
      <w:r>
        <w:rPr>
          <w:i/>
          <w:sz w:val="21"/>
        </w:rPr>
        <w:t>,</w:t>
      </w:r>
    </w:p>
    <w:p w14:paraId="77532DDD" w14:textId="77777777" w:rsidR="00ED6B8B" w:rsidRDefault="00ED6B8B" w:rsidP="00F672C4">
      <w:pPr>
        <w:spacing w:line="345" w:lineRule="exact"/>
        <w:rPr>
          <w:sz w:val="21"/>
        </w:rPr>
        <w:sectPr w:rsidR="00ED6B8B">
          <w:type w:val="continuous"/>
          <w:pgSz w:w="11910" w:h="16840"/>
          <w:pgMar w:top="1580" w:right="1680" w:bottom="280" w:left="1620" w:header="720" w:footer="720" w:gutter="0"/>
          <w:cols w:num="5" w:space="720" w:equalWidth="0">
            <w:col w:w="3179" w:space="40"/>
            <w:col w:w="554" w:space="40"/>
            <w:col w:w="452" w:space="40"/>
            <w:col w:w="374" w:space="40"/>
            <w:col w:w="3891"/>
          </w:cols>
        </w:sectPr>
      </w:pPr>
    </w:p>
    <w:p w14:paraId="4D1366EE" w14:textId="77777777" w:rsidR="00ED6B8B" w:rsidRDefault="00ED6B8B" w:rsidP="00F672C4">
      <w:pPr>
        <w:pStyle w:val="BodyText"/>
        <w:spacing w:before="10"/>
        <w:rPr>
          <w:rFonts w:ascii="Georgia"/>
          <w:i/>
          <w:sz w:val="10"/>
        </w:rPr>
      </w:pPr>
    </w:p>
    <w:p w14:paraId="7C6084CF" w14:textId="606E1678" w:rsidR="00ED6B8B" w:rsidRDefault="00890932" w:rsidP="00F672C4">
      <w:pPr>
        <w:pStyle w:val="BodyText"/>
        <w:spacing w:before="14" w:line="259" w:lineRule="auto"/>
        <w:ind w:left="107" w:right="465"/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12512" behindDoc="1" locked="0" layoutInCell="1" allowOverlap="1" wp14:anchorId="1877528B" wp14:editId="34A65D5D">
                <wp:simplePos x="0" y="0"/>
                <wp:positionH relativeFrom="page">
                  <wp:posOffset>1948180</wp:posOffset>
                </wp:positionH>
                <wp:positionV relativeFrom="paragraph">
                  <wp:posOffset>211455</wp:posOffset>
                </wp:positionV>
                <wp:extent cx="65405" cy="101600"/>
                <wp:effectExtent l="0" t="1905" r="0" b="1270"/>
                <wp:wrapNone/>
                <wp:docPr id="1146" name="Text Box 11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405" cy="101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4549E10" w14:textId="77777777" w:rsidR="00B0570F" w:rsidRDefault="00B0570F">
                            <w:pPr>
                              <w:spacing w:line="153" w:lineRule="exact"/>
                              <w:rPr>
                                <w:rFonts w:ascii="Arial"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Arial"/>
                                <w:i/>
                                <w:w w:val="115"/>
                                <w:sz w:val="16"/>
                              </w:rPr>
                              <w:t>n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877528B" id="Text Box 1122" o:spid="_x0000_s1272" type="#_x0000_t202" style="position:absolute;left:0;text-align:left;margin-left:153.4pt;margin-top:16.65pt;width:5.15pt;height:8pt;z-index:-2516039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" filled="f" stroked="f">
                <v:textbox inset="0,0,0,0">
                  <w:txbxContent>
                    <w:p w14:paraId="34549E10" w14:textId="77777777" w:rsidR="00B0570F" w:rsidRDefault="00B0570F">
                      <w:pPr>
                        <w:spacing w:line="153" w:lineRule="exact"/>
                        <w:rPr>
                          <w:rFonts w:ascii="Arial"/>
                          <w:i/>
                          <w:sz w:val="16"/>
                        </w:rPr>
                      </w:pPr>
                      <w:r>
                        <w:rPr>
                          <w:rFonts w:ascii="Arial"/>
                          <w:i/>
                          <w:w w:val="115"/>
                          <w:sz w:val="16"/>
                        </w:rPr>
                        <w:t>n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FA655D">
        <w:t xml:space="preserve">where </w:t>
      </w:r>
      <w:r w:rsidR="00FA655D">
        <w:rPr>
          <w:rFonts w:ascii="Bookman Old Style" w:hAnsi="Bookman Old Style"/>
          <w:i/>
        </w:rPr>
        <w:t xml:space="preserve">β </w:t>
      </w:r>
      <w:r w:rsidR="00FA655D">
        <w:rPr>
          <w:rFonts w:ascii="Arial Unicode MS" w:hAnsi="Arial Unicode MS"/>
        </w:rPr>
        <w:t xml:space="preserve">= </w:t>
      </w:r>
      <w:r w:rsidR="00FA655D">
        <w:rPr>
          <w:rFonts w:ascii="Arial" w:hAnsi="Arial"/>
          <w:i/>
          <w:position w:val="10"/>
          <w:sz w:val="16"/>
          <w:u w:val="single"/>
        </w:rPr>
        <w:t>L</w:t>
      </w:r>
      <w:r w:rsidR="00FA655D">
        <w:rPr>
          <w:rFonts w:ascii="Arial" w:hAnsi="Arial"/>
          <w:i/>
          <w:position w:val="7"/>
          <w:sz w:val="12"/>
          <w:u w:val="single"/>
        </w:rPr>
        <w:t xml:space="preserve">TCA </w:t>
      </w:r>
      <w:r w:rsidR="00FA655D">
        <w:t xml:space="preserve">. As focusing on systems with </w:t>
      </w:r>
      <w:del w:id="507" w:author="Raghda Wahdan" w:date="2017-11-18T23:58:00Z">
        <w:r w:rsidR="00FA655D" w:rsidDel="001447A9">
          <w:delText>a large number of</w:delText>
        </w:r>
      </w:del>
      <w:ins w:id="508" w:author="Raghda Wahdan" w:date="2017-11-18T23:58:00Z">
        <w:r w:rsidR="001447A9">
          <w:t>many</w:t>
        </w:r>
      </w:ins>
      <w:r w:rsidR="00FA655D">
        <w:t xml:space="preserve"> tags </w:t>
      </w:r>
      <w:r w:rsidR="00FA655D">
        <w:rPr>
          <w:rFonts w:ascii="Bookman Old Style" w:hAnsi="Bookman Old Style"/>
          <w:i/>
        </w:rPr>
        <w:t>n</w:t>
      </w:r>
      <w:r w:rsidR="00FA655D">
        <w:t xml:space="preserve">, again </w:t>
      </w:r>
      <w:r w:rsidR="00FA655D">
        <w:rPr>
          <w:w w:val="95"/>
        </w:rPr>
        <w:t>the following approximation can be used</w:t>
      </w:r>
    </w:p>
    <w:p w14:paraId="1DD3FCED" w14:textId="77777777" w:rsidR="00ED6B8B" w:rsidRDefault="00ED6B8B" w:rsidP="00F672C4">
      <w:pPr>
        <w:pStyle w:val="BodyText"/>
        <w:spacing w:before="7"/>
        <w:rPr>
          <w:sz w:val="7"/>
        </w:rPr>
      </w:pPr>
    </w:p>
    <w:p w14:paraId="689AD029" w14:textId="77777777" w:rsidR="00ED6B8B" w:rsidRDefault="00ED6B8B" w:rsidP="00F672C4">
      <w:pPr>
        <w:rPr>
          <w:sz w:val="7"/>
        </w:rPr>
        <w:sectPr w:rsidR="00ED6B8B">
          <w:type w:val="continuous"/>
          <w:pgSz w:w="11910" w:h="16840"/>
          <w:pgMar w:top="1580" w:right="1680" w:bottom="280" w:left="1620" w:header="720" w:footer="720" w:gutter="0"/>
          <w:cols w:space="720"/>
        </w:sectPr>
      </w:pPr>
    </w:p>
    <w:p w14:paraId="16309A5A" w14:textId="77777777" w:rsidR="00ED6B8B" w:rsidRDefault="00FA655D">
      <w:pPr>
        <w:spacing w:before="214" w:line="157" w:lineRule="exact"/>
        <w:rPr>
          <w:rFonts w:ascii="Arial Unicode MS"/>
          <w:sz w:val="21"/>
        </w:rPr>
        <w:pPrChange w:id="509" w:author="Raghda Wahdan" w:date="2017-11-06T13:08:00Z">
          <w:pPr>
            <w:spacing w:before="214" w:line="157" w:lineRule="exact"/>
            <w:jc w:val="right"/>
          </w:pPr>
        </w:pPrChange>
      </w:pPr>
      <w:r>
        <w:rPr>
          <w:rFonts w:ascii="Arial Unicode MS"/>
          <w:sz w:val="21"/>
        </w:rPr>
        <w:t>lim    1</w:t>
      </w:r>
    </w:p>
    <w:p w14:paraId="619E1FEC" w14:textId="77777777" w:rsidR="00ED6B8B" w:rsidRDefault="00FA655D" w:rsidP="00F672C4">
      <w:pPr>
        <w:spacing w:before="66" w:line="305" w:lineRule="exact"/>
        <w:ind w:left="250"/>
        <w:rPr>
          <w:rFonts w:ascii="Lucida Sans Unicode" w:hAnsi="Lucida Sans Unicode"/>
          <w:sz w:val="12"/>
        </w:rPr>
      </w:pPr>
      <w:r>
        <w:br w:type="column"/>
      </w:r>
      <w:r>
        <w:rPr>
          <w:rFonts w:ascii="Times New Roman" w:hAnsi="Times New Roman"/>
          <w:w w:val="99"/>
          <w:sz w:val="21"/>
          <w:u w:val="single"/>
        </w:rPr>
        <w:t xml:space="preserve"> </w:t>
      </w:r>
      <w:r>
        <w:rPr>
          <w:rFonts w:ascii="Times New Roman" w:hAnsi="Times New Roman"/>
          <w:spacing w:val="-29"/>
          <w:sz w:val="21"/>
          <w:u w:val="single"/>
        </w:rPr>
        <w:t xml:space="preserve"> </w:t>
      </w:r>
      <w:r>
        <w:rPr>
          <w:rFonts w:ascii="Arial Unicode MS" w:hAnsi="Arial Unicode MS"/>
          <w:w w:val="110"/>
          <w:sz w:val="21"/>
          <w:u w:val="single"/>
        </w:rPr>
        <w:t xml:space="preserve">1    </w:t>
      </w:r>
      <w:r>
        <w:rPr>
          <w:rFonts w:ascii="Arial" w:hAnsi="Arial"/>
          <w:i/>
          <w:w w:val="120"/>
          <w:position w:val="8"/>
          <w:sz w:val="16"/>
        </w:rPr>
        <w:t xml:space="preserve">n </w:t>
      </w:r>
      <w:r>
        <w:rPr>
          <w:rFonts w:ascii="Arial Unicode MS" w:hAnsi="Arial Unicode MS"/>
          <w:w w:val="120"/>
          <w:position w:val="-14"/>
          <w:sz w:val="21"/>
        </w:rPr>
        <w:t xml:space="preserve">=  </w:t>
      </w:r>
      <w:r>
        <w:rPr>
          <w:rFonts w:ascii="Arial" w:hAnsi="Arial"/>
          <w:i/>
          <w:w w:val="120"/>
          <w:position w:val="-3"/>
          <w:sz w:val="16"/>
        </w:rPr>
        <w:t>−</w:t>
      </w:r>
      <w:r>
        <w:rPr>
          <w:rFonts w:ascii="Arial" w:hAnsi="Arial"/>
          <w:i/>
          <w:spacing w:val="4"/>
          <w:w w:val="120"/>
          <w:position w:val="-3"/>
          <w:sz w:val="16"/>
        </w:rPr>
        <w:t xml:space="preserve"> </w:t>
      </w:r>
      <w:r>
        <w:rPr>
          <w:rFonts w:ascii="Lucida Sans Unicode" w:hAnsi="Lucida Sans Unicode"/>
          <w:w w:val="110"/>
          <w:position w:val="3"/>
          <w:sz w:val="12"/>
          <w:u w:val="single"/>
        </w:rPr>
        <w:t>1</w:t>
      </w:r>
    </w:p>
    <w:p w14:paraId="0A3B878A" w14:textId="77777777" w:rsidR="00ED6B8B" w:rsidRDefault="00FA655D" w:rsidP="00F672C4">
      <w:pPr>
        <w:pStyle w:val="BodyText"/>
        <w:rPr>
          <w:rFonts w:ascii="Lucida Sans Unicode"/>
          <w:sz w:val="21"/>
        </w:rPr>
      </w:pPr>
      <w:r>
        <w:br w:type="column"/>
      </w:r>
    </w:p>
    <w:p w14:paraId="28CB74B4" w14:textId="77777777" w:rsidR="00ED6B8B" w:rsidRDefault="00FA655D">
      <w:pPr>
        <w:spacing w:line="48" w:lineRule="exact"/>
        <w:ind w:right="478"/>
        <w:rPr>
          <w:rFonts w:ascii="Century"/>
          <w:sz w:val="21"/>
        </w:rPr>
        <w:pPrChange w:id="510" w:author="Raghda Wahdan" w:date="2017-11-06T13:08:00Z">
          <w:pPr>
            <w:spacing w:line="48" w:lineRule="exact"/>
            <w:ind w:right="478"/>
            <w:jc w:val="right"/>
          </w:pPr>
        </w:pPrChange>
      </w:pPr>
      <w:r>
        <w:rPr>
          <w:rFonts w:ascii="Century"/>
          <w:w w:val="95"/>
          <w:sz w:val="21"/>
        </w:rPr>
        <w:t>(5.31)</w:t>
      </w:r>
    </w:p>
    <w:p w14:paraId="2048E061" w14:textId="77777777" w:rsidR="00ED6B8B" w:rsidRDefault="00ED6B8B">
      <w:pPr>
        <w:spacing w:line="48" w:lineRule="exact"/>
        <w:rPr>
          <w:rFonts w:ascii="Century"/>
          <w:sz w:val="21"/>
        </w:rPr>
        <w:sectPr w:rsidR="00ED6B8B">
          <w:type w:val="continuous"/>
          <w:pgSz w:w="11910" w:h="16840"/>
          <w:pgMar w:top="1580" w:right="1680" w:bottom="280" w:left="1620" w:header="720" w:footer="720" w:gutter="0"/>
          <w:cols w:num="3" w:space="720" w:equalWidth="0">
            <w:col w:w="3698" w:space="40"/>
            <w:col w:w="1430" w:space="40"/>
            <w:col w:w="3402"/>
          </w:cols>
        </w:sectPr>
        <w:pPrChange w:id="511" w:author="Raghda Wahdan" w:date="2017-11-06T13:08:00Z">
          <w:pPr>
            <w:spacing w:line="48" w:lineRule="exact"/>
            <w:jc w:val="right"/>
          </w:pPr>
        </w:pPrChange>
      </w:pPr>
    </w:p>
    <w:p w14:paraId="26D4AB8D" w14:textId="77777777" w:rsidR="00ED6B8B" w:rsidRDefault="00ED6B8B" w:rsidP="00F672C4">
      <w:pPr>
        <w:pStyle w:val="BodyText"/>
        <w:spacing w:before="11"/>
        <w:rPr>
          <w:rFonts w:ascii="Century"/>
          <w:sz w:val="38"/>
        </w:rPr>
      </w:pPr>
    </w:p>
    <w:p w14:paraId="47C6108C" w14:textId="77777777" w:rsidR="00ED6B8B" w:rsidRDefault="00FA655D" w:rsidP="00F672C4">
      <w:pPr>
        <w:pStyle w:val="BodyText"/>
        <w:ind w:left="107"/>
      </w:pPr>
      <w:r>
        <w:t>which</w:t>
      </w:r>
      <w:r>
        <w:rPr>
          <w:spacing w:val="-31"/>
        </w:rPr>
        <w:t xml:space="preserve"> </w:t>
      </w:r>
      <w:r>
        <w:t>simplifies</w:t>
      </w:r>
      <w:r>
        <w:rPr>
          <w:spacing w:val="-31"/>
        </w:rPr>
        <w:t xml:space="preserve"> </w:t>
      </w:r>
      <w:r>
        <w:t>(5.30)</w:t>
      </w:r>
      <w:r>
        <w:rPr>
          <w:spacing w:val="-31"/>
        </w:rPr>
        <w:t xml:space="preserve"> </w:t>
      </w:r>
      <w:r>
        <w:t>to:</w:t>
      </w:r>
    </w:p>
    <w:p w14:paraId="147599E9" w14:textId="77777777" w:rsidR="00ED6B8B" w:rsidRDefault="00FA655D" w:rsidP="00F672C4">
      <w:pPr>
        <w:spacing w:before="138"/>
        <w:ind w:left="107"/>
        <w:rPr>
          <w:rFonts w:ascii="Arial" w:hAnsi="Arial"/>
          <w:i/>
          <w:sz w:val="16"/>
        </w:rPr>
      </w:pPr>
      <w:r>
        <w:br w:type="column"/>
      </w:r>
      <w:r>
        <w:rPr>
          <w:rFonts w:ascii="Arial" w:hAnsi="Arial"/>
          <w:i/>
          <w:w w:val="120"/>
          <w:sz w:val="16"/>
        </w:rPr>
        <w:t>n→∞</w:t>
      </w:r>
    </w:p>
    <w:p w14:paraId="7E9E4B52" w14:textId="77777777" w:rsidR="00ED6B8B" w:rsidRDefault="00FA655D" w:rsidP="00F672C4">
      <w:pPr>
        <w:tabs>
          <w:tab w:val="left" w:pos="1190"/>
          <w:tab w:val="left" w:pos="1570"/>
        </w:tabs>
        <w:spacing w:line="80" w:lineRule="exact"/>
        <w:ind w:left="107"/>
        <w:rPr>
          <w:rFonts w:ascii="Georgia" w:hAnsi="Georgia"/>
          <w:i/>
          <w:sz w:val="21"/>
        </w:rPr>
      </w:pPr>
      <w:r>
        <w:br w:type="column"/>
      </w:r>
      <w:r>
        <w:rPr>
          <w:rFonts w:ascii="Arial" w:hAnsi="Arial"/>
          <w:i/>
          <w:w w:val="110"/>
          <w:sz w:val="21"/>
        </w:rPr>
        <w:t>−</w:t>
      </w:r>
      <w:r>
        <w:rPr>
          <w:rFonts w:ascii="Arial" w:hAnsi="Arial"/>
          <w:i/>
          <w:spacing w:val="9"/>
          <w:w w:val="110"/>
          <w:sz w:val="21"/>
        </w:rPr>
        <w:t xml:space="preserve"> </w:t>
      </w:r>
      <w:r>
        <w:rPr>
          <w:rFonts w:ascii="Georgia" w:hAnsi="Georgia"/>
          <w:i/>
          <w:spacing w:val="5"/>
          <w:w w:val="110"/>
          <w:position w:val="-14"/>
          <w:sz w:val="21"/>
        </w:rPr>
        <w:t>βn</w:t>
      </w:r>
      <w:r>
        <w:rPr>
          <w:rFonts w:ascii="Georgia" w:hAnsi="Georgia"/>
          <w:i/>
          <w:spacing w:val="5"/>
          <w:w w:val="110"/>
          <w:position w:val="-14"/>
          <w:sz w:val="21"/>
        </w:rPr>
        <w:tab/>
      </w:r>
      <w:r>
        <w:rPr>
          <w:rFonts w:ascii="Georgia" w:hAnsi="Georgia"/>
          <w:i/>
          <w:w w:val="110"/>
          <w:sz w:val="21"/>
        </w:rPr>
        <w:t>e</w:t>
      </w:r>
      <w:r>
        <w:rPr>
          <w:rFonts w:ascii="Georgia" w:hAnsi="Georgia"/>
          <w:i/>
          <w:w w:val="110"/>
          <w:sz w:val="21"/>
        </w:rPr>
        <w:tab/>
        <w:t>,</w:t>
      </w:r>
    </w:p>
    <w:p w14:paraId="19BC742A" w14:textId="77777777" w:rsidR="00ED6B8B" w:rsidRDefault="00FA655D" w:rsidP="00F672C4">
      <w:pPr>
        <w:spacing w:line="67" w:lineRule="exact"/>
        <w:ind w:left="1447"/>
        <w:rPr>
          <w:rFonts w:ascii="Arial" w:hAnsi="Arial"/>
          <w:i/>
          <w:sz w:val="12"/>
        </w:rPr>
      </w:pPr>
      <w:r>
        <w:rPr>
          <w:rFonts w:ascii="Arial" w:hAnsi="Arial"/>
          <w:i/>
          <w:w w:val="121"/>
          <w:sz w:val="12"/>
        </w:rPr>
        <w:t>β</w:t>
      </w:r>
    </w:p>
    <w:p w14:paraId="6DC12DF8" w14:textId="77777777" w:rsidR="00ED6B8B" w:rsidRDefault="00ED6B8B" w:rsidP="00F672C4">
      <w:pPr>
        <w:spacing w:line="67" w:lineRule="exact"/>
        <w:rPr>
          <w:rFonts w:ascii="Arial" w:hAnsi="Arial"/>
          <w:sz w:val="12"/>
        </w:rPr>
        <w:sectPr w:rsidR="00ED6B8B">
          <w:type w:val="continuous"/>
          <w:pgSz w:w="11910" w:h="16840"/>
          <w:pgMar w:top="1580" w:right="1680" w:bottom="280" w:left="1620" w:header="720" w:footer="720" w:gutter="0"/>
          <w:cols w:num="3" w:space="720" w:equalWidth="0">
            <w:col w:w="2745" w:space="111"/>
            <w:col w:w="550" w:space="232"/>
            <w:col w:w="4972"/>
          </w:cols>
        </w:sectPr>
      </w:pPr>
    </w:p>
    <w:p w14:paraId="270D8492" w14:textId="77777777" w:rsidR="00ED6B8B" w:rsidRDefault="00ED6B8B" w:rsidP="00F672C4">
      <w:pPr>
        <w:pStyle w:val="BodyText"/>
        <w:rPr>
          <w:rFonts w:ascii="Arial"/>
          <w:i/>
          <w:sz w:val="20"/>
        </w:rPr>
      </w:pPr>
    </w:p>
    <w:p w14:paraId="4CA3AA15" w14:textId="77777777" w:rsidR="00ED6B8B" w:rsidRDefault="00890932" w:rsidP="00F672C4">
      <w:pPr>
        <w:tabs>
          <w:tab w:val="left" w:pos="5396"/>
          <w:tab w:val="left" w:pos="7567"/>
        </w:tabs>
        <w:spacing w:before="232" w:line="462" w:lineRule="exact"/>
        <w:ind w:left="1915"/>
        <w:rPr>
          <w:rFonts w:ascii="Century" w:hAnsi="Century"/>
          <w:sz w:val="21"/>
        </w:rPr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14560" behindDoc="1" locked="0" layoutInCell="1" allowOverlap="1" wp14:anchorId="6D587B78" wp14:editId="76859DC1">
                <wp:simplePos x="0" y="0"/>
                <wp:positionH relativeFrom="page">
                  <wp:posOffset>4271645</wp:posOffset>
                </wp:positionH>
                <wp:positionV relativeFrom="paragraph">
                  <wp:posOffset>200025</wp:posOffset>
                </wp:positionV>
                <wp:extent cx="168910" cy="196850"/>
                <wp:effectExtent l="4445" t="0" r="0" b="3175"/>
                <wp:wrapNone/>
                <wp:docPr id="1145" name="Text Box 11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8910" cy="196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051552F" w14:textId="77777777" w:rsidR="00B0570F" w:rsidRDefault="00B0570F">
                            <w:pPr>
                              <w:spacing w:line="306" w:lineRule="exact"/>
                              <w:rPr>
                                <w:rFonts w:ascii="Arial Unicode MS"/>
                                <w:sz w:val="21"/>
                              </w:rPr>
                            </w:pPr>
                            <w:r>
                              <w:rPr>
                                <w:rFonts w:ascii="Times New Roman"/>
                                <w:w w:val="99"/>
                                <w:sz w:val="21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1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/>
                                <w:sz w:val="21"/>
                                <w:u w:val="single"/>
                              </w:rPr>
                              <w:t xml:space="preserve">1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D587B78" id="Text Box 1121" o:spid="_x0000_s1273" type="#_x0000_t202" style="position:absolute;left:0;text-align:left;margin-left:336.35pt;margin-top:15.75pt;width:13.3pt;height:15.5pt;z-index:-2516019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" filled="f" stroked="f">
                <v:textbox inset="0,0,0,0">
                  <w:txbxContent>
                    <w:p w14:paraId="2051552F" w14:textId="77777777" w:rsidR="00B0570F" w:rsidRDefault="00B0570F">
                      <w:pPr>
                        <w:spacing w:line="306" w:lineRule="exact"/>
                        <w:rPr>
                          <w:rFonts w:ascii="Arial Unicode MS"/>
                          <w:sz w:val="21"/>
                        </w:rPr>
                      </w:pPr>
                      <w:r>
                        <w:rPr>
                          <w:rFonts w:ascii="Times New Roman"/>
                          <w:w w:val="99"/>
                          <w:sz w:val="21"/>
                          <w:u w:val="single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1"/>
                          <w:u w:val="single"/>
                        </w:rPr>
                        <w:t xml:space="preserve"> </w:t>
                      </w:r>
                      <w:r>
                        <w:rPr>
                          <w:rFonts w:ascii="Arial Unicode MS"/>
                          <w:sz w:val="21"/>
                          <w:u w:val="single"/>
                        </w:rPr>
                        <w:t xml:space="preserve">1 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FA655D">
        <w:rPr>
          <w:rFonts w:ascii="Arial Unicode MS" w:hAnsi="Arial Unicode MS"/>
          <w:w w:val="105"/>
          <w:sz w:val="21"/>
        </w:rPr>
        <w:t xml:space="preserve">(1 </w:t>
      </w:r>
      <w:r w:rsidR="00FA655D">
        <w:rPr>
          <w:rFonts w:ascii="Arial" w:hAnsi="Arial"/>
          <w:i/>
          <w:w w:val="110"/>
          <w:sz w:val="21"/>
        </w:rPr>
        <w:t xml:space="preserve">− </w:t>
      </w:r>
      <w:r w:rsidR="00FA655D">
        <w:rPr>
          <w:rFonts w:ascii="Georgia" w:hAnsi="Georgia"/>
          <w:i/>
          <w:w w:val="105"/>
          <w:sz w:val="21"/>
        </w:rPr>
        <w:t>α</w:t>
      </w:r>
      <w:r w:rsidR="00FA655D">
        <w:rPr>
          <w:rFonts w:ascii="Arial Unicode MS" w:hAnsi="Arial Unicode MS"/>
          <w:w w:val="105"/>
          <w:sz w:val="21"/>
        </w:rPr>
        <w:t xml:space="preserve">) </w:t>
      </w:r>
      <w:r w:rsidR="00FA655D">
        <w:rPr>
          <w:rFonts w:ascii="Arial" w:hAnsi="Arial"/>
          <w:i/>
          <w:w w:val="105"/>
          <w:sz w:val="21"/>
        </w:rPr>
        <w:t xml:space="preserve">·   </w:t>
      </w:r>
      <w:r w:rsidR="00FA655D">
        <w:rPr>
          <w:rFonts w:ascii="Arial Unicode MS" w:hAnsi="Arial Unicode MS"/>
          <w:w w:val="105"/>
          <w:sz w:val="21"/>
        </w:rPr>
        <w:t xml:space="preserve">1 </w:t>
      </w:r>
      <w:r w:rsidR="00FA655D">
        <w:rPr>
          <w:rFonts w:ascii="Arial" w:hAnsi="Arial"/>
          <w:i/>
          <w:w w:val="110"/>
          <w:sz w:val="21"/>
        </w:rPr>
        <w:t xml:space="preserve">− </w:t>
      </w:r>
      <w:r w:rsidR="00FA655D">
        <w:rPr>
          <w:rFonts w:ascii="Arial Unicode MS" w:hAnsi="Arial Unicode MS"/>
          <w:w w:val="105"/>
          <w:position w:val="15"/>
          <w:sz w:val="21"/>
          <w:u w:val="single"/>
        </w:rPr>
        <w:t xml:space="preserve">1    </w:t>
      </w:r>
      <w:r w:rsidR="00FA655D">
        <w:rPr>
          <w:rFonts w:ascii="Arial Unicode MS" w:hAnsi="Arial Unicode MS"/>
          <w:w w:val="110"/>
          <w:sz w:val="21"/>
        </w:rPr>
        <w:t xml:space="preserve">+ </w:t>
      </w:r>
      <w:r w:rsidR="00FA655D">
        <w:rPr>
          <w:rFonts w:ascii="Georgia" w:hAnsi="Georgia"/>
          <w:i/>
          <w:w w:val="105"/>
          <w:sz w:val="21"/>
        </w:rPr>
        <w:t xml:space="preserve">α </w:t>
      </w:r>
      <w:r w:rsidR="00FA655D">
        <w:rPr>
          <w:rFonts w:ascii="Arial" w:hAnsi="Arial"/>
          <w:i/>
          <w:w w:val="105"/>
          <w:sz w:val="21"/>
        </w:rPr>
        <w:t xml:space="preserve">· </w:t>
      </w:r>
      <w:r w:rsidR="00FA655D">
        <w:rPr>
          <w:rFonts w:ascii="Georgia" w:hAnsi="Georgia"/>
          <w:i/>
          <w:w w:val="110"/>
          <w:sz w:val="21"/>
        </w:rPr>
        <w:t>C</w:t>
      </w:r>
      <w:r w:rsidR="00FA655D">
        <w:rPr>
          <w:rFonts w:ascii="Arial" w:hAnsi="Arial"/>
          <w:i/>
          <w:w w:val="110"/>
          <w:position w:val="-2"/>
          <w:sz w:val="16"/>
        </w:rPr>
        <w:t xml:space="preserve">t </w:t>
      </w:r>
      <w:r w:rsidR="00FA655D">
        <w:rPr>
          <w:rFonts w:ascii="Arial" w:hAnsi="Arial"/>
          <w:i/>
          <w:w w:val="105"/>
          <w:sz w:val="21"/>
        </w:rPr>
        <w:t xml:space="preserve">· </w:t>
      </w:r>
      <w:r w:rsidR="00FA655D">
        <w:rPr>
          <w:rFonts w:ascii="Arial" w:hAnsi="Arial"/>
          <w:i/>
          <w:spacing w:val="23"/>
          <w:w w:val="105"/>
          <w:sz w:val="21"/>
        </w:rPr>
        <w:t xml:space="preserve"> </w:t>
      </w:r>
      <w:r w:rsidR="00FA655D">
        <w:rPr>
          <w:rFonts w:ascii="Arial Unicode MS" w:hAnsi="Arial Unicode MS"/>
          <w:w w:val="105"/>
          <w:sz w:val="21"/>
        </w:rPr>
        <w:t>1</w:t>
      </w:r>
      <w:r w:rsidR="00FA655D">
        <w:rPr>
          <w:rFonts w:ascii="Arial Unicode MS" w:hAnsi="Arial Unicode MS"/>
          <w:spacing w:val="-13"/>
          <w:w w:val="105"/>
          <w:sz w:val="21"/>
        </w:rPr>
        <w:t xml:space="preserve"> </w:t>
      </w:r>
      <w:r w:rsidR="00FA655D">
        <w:rPr>
          <w:rFonts w:ascii="Arial" w:hAnsi="Arial"/>
          <w:i/>
          <w:w w:val="110"/>
          <w:sz w:val="21"/>
        </w:rPr>
        <w:t>−</w:t>
      </w:r>
      <w:r w:rsidR="00FA655D">
        <w:rPr>
          <w:rFonts w:ascii="Arial" w:hAnsi="Arial"/>
          <w:i/>
          <w:w w:val="110"/>
          <w:sz w:val="21"/>
        </w:rPr>
        <w:tab/>
      </w:r>
      <w:r w:rsidR="00FA655D">
        <w:rPr>
          <w:rFonts w:ascii="Arial" w:hAnsi="Arial"/>
          <w:w w:val="110"/>
          <w:position w:val="29"/>
          <w:sz w:val="20"/>
        </w:rPr>
        <w:tab/>
      </w:r>
      <w:r w:rsidR="00FA655D">
        <w:rPr>
          <w:rFonts w:ascii="Century" w:hAnsi="Century"/>
          <w:w w:val="105"/>
          <w:sz w:val="21"/>
        </w:rPr>
        <w:t>(5.32)</w:t>
      </w:r>
    </w:p>
    <w:p w14:paraId="3DC0C7B0" w14:textId="77777777" w:rsidR="00ED6B8B" w:rsidRDefault="00FA655D">
      <w:pPr>
        <w:tabs>
          <w:tab w:val="left" w:pos="1873"/>
        </w:tabs>
        <w:spacing w:line="211" w:lineRule="exact"/>
        <w:ind w:left="72"/>
        <w:rPr>
          <w:rFonts w:ascii="Georgia" w:hAnsi="Georgia"/>
          <w:i/>
          <w:sz w:val="21"/>
        </w:rPr>
        <w:pPrChange w:id="512" w:author="Raghda Wahdan" w:date="2017-11-06T13:08:00Z">
          <w:pPr>
            <w:tabs>
              <w:tab w:val="left" w:pos="1873"/>
            </w:tabs>
            <w:spacing w:line="211" w:lineRule="exact"/>
            <w:ind w:left="72"/>
            <w:jc w:val="center"/>
          </w:pPr>
        </w:pPrChange>
      </w:pPr>
      <w:r>
        <w:rPr>
          <w:rFonts w:ascii="Georgia" w:hAnsi="Georgia"/>
          <w:i/>
          <w:sz w:val="21"/>
        </w:rPr>
        <w:t>β</w:t>
      </w:r>
      <w:r>
        <w:rPr>
          <w:rFonts w:ascii="Georgia" w:hAnsi="Georgia"/>
          <w:i/>
          <w:sz w:val="21"/>
        </w:rPr>
        <w:tab/>
      </w:r>
      <w:r>
        <w:rPr>
          <w:rFonts w:ascii="Georgia" w:hAnsi="Georgia"/>
          <w:i/>
          <w:spacing w:val="5"/>
          <w:sz w:val="21"/>
        </w:rPr>
        <w:t>βn</w:t>
      </w:r>
    </w:p>
    <w:p w14:paraId="27B97F89" w14:textId="77777777" w:rsidR="00ED6B8B" w:rsidRDefault="00890932" w:rsidP="00F672C4">
      <w:pPr>
        <w:tabs>
          <w:tab w:val="left" w:pos="5778"/>
        </w:tabs>
        <w:spacing w:line="390" w:lineRule="exact"/>
        <w:ind w:left="3376"/>
        <w:rPr>
          <w:rFonts w:ascii="Georgia" w:hAnsi="Georgia"/>
          <w:i/>
          <w:sz w:val="21"/>
        </w:rPr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16608" behindDoc="1" locked="0" layoutInCell="1" allowOverlap="1" wp14:anchorId="7F01FC5B" wp14:editId="0A3B2A05">
                <wp:simplePos x="0" y="0"/>
                <wp:positionH relativeFrom="page">
                  <wp:posOffset>4498340</wp:posOffset>
                </wp:positionH>
                <wp:positionV relativeFrom="paragraph">
                  <wp:posOffset>10795</wp:posOffset>
                </wp:positionV>
                <wp:extent cx="46990" cy="108585"/>
                <wp:effectExtent l="2540" t="1270" r="0" b="4445"/>
                <wp:wrapNone/>
                <wp:docPr id="1144" name="Text Box 11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990" cy="1085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871BB20" w14:textId="77777777" w:rsidR="00B0570F" w:rsidRDefault="00B0570F">
                            <w:pPr>
                              <w:spacing w:before="3" w:line="167" w:lineRule="exact"/>
                              <w:rPr>
                                <w:rFonts w:ascii="Lucida Sans Unicode"/>
                                <w:sz w:val="12"/>
                              </w:rPr>
                            </w:pPr>
                            <w:r>
                              <w:rPr>
                                <w:rFonts w:ascii="Lucida Sans Unicode"/>
                                <w:w w:val="96"/>
                                <w:sz w:val="12"/>
                                <w:u w:val="single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F01FC5B" id="Text Box 1120" o:spid="_x0000_s1274" type="#_x0000_t202" style="position:absolute;left:0;text-align:left;margin-left:354.2pt;margin-top:.85pt;width:3.7pt;height:8.55pt;z-index:-2515998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" filled="f" stroked="f">
                <v:textbox inset="0,0,0,0">
                  <w:txbxContent>
                    <w:p w14:paraId="3871BB20" w14:textId="77777777" w:rsidR="00B0570F" w:rsidRDefault="00B0570F">
                      <w:pPr>
                        <w:spacing w:before="3" w:line="167" w:lineRule="exact"/>
                        <w:rPr>
                          <w:rFonts w:ascii="Lucida Sans Unicode"/>
                          <w:sz w:val="12"/>
                        </w:rPr>
                      </w:pPr>
                      <w:r>
                        <w:rPr>
                          <w:rFonts w:ascii="Lucida Sans Unicode"/>
                          <w:w w:val="96"/>
                          <w:sz w:val="12"/>
                          <w:u w:val="single"/>
                        </w:rPr>
                        <w:t>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FA655D">
        <w:rPr>
          <w:rFonts w:ascii="Arial Unicode MS" w:hAnsi="Arial Unicode MS"/>
          <w:w w:val="115"/>
          <w:sz w:val="21"/>
        </w:rPr>
        <w:t>+(1</w:t>
      </w:r>
      <w:r w:rsidR="00FA655D">
        <w:rPr>
          <w:rFonts w:ascii="Arial Unicode MS" w:hAnsi="Arial Unicode MS"/>
          <w:spacing w:val="-20"/>
          <w:w w:val="115"/>
          <w:sz w:val="21"/>
        </w:rPr>
        <w:t xml:space="preserve"> </w:t>
      </w:r>
      <w:r w:rsidR="00FA655D">
        <w:rPr>
          <w:rFonts w:ascii="Arial" w:hAnsi="Arial"/>
          <w:i/>
          <w:w w:val="115"/>
          <w:sz w:val="21"/>
        </w:rPr>
        <w:t>−</w:t>
      </w:r>
      <w:r w:rsidR="00FA655D">
        <w:rPr>
          <w:rFonts w:ascii="Arial" w:hAnsi="Arial"/>
          <w:i/>
          <w:spacing w:val="-20"/>
          <w:w w:val="115"/>
          <w:sz w:val="21"/>
        </w:rPr>
        <w:t xml:space="preserve"> </w:t>
      </w:r>
      <w:r w:rsidR="00FA655D">
        <w:rPr>
          <w:rFonts w:ascii="Georgia" w:hAnsi="Georgia"/>
          <w:i/>
          <w:w w:val="115"/>
          <w:sz w:val="21"/>
        </w:rPr>
        <w:t>α</w:t>
      </w:r>
      <w:r w:rsidR="00FA655D">
        <w:rPr>
          <w:rFonts w:ascii="Arial Unicode MS" w:hAnsi="Arial Unicode MS"/>
          <w:w w:val="115"/>
          <w:sz w:val="21"/>
        </w:rPr>
        <w:t>)</w:t>
      </w:r>
      <w:r w:rsidR="00FA655D">
        <w:rPr>
          <w:rFonts w:ascii="Arial Unicode MS" w:hAnsi="Arial Unicode MS"/>
          <w:spacing w:val="-20"/>
          <w:w w:val="115"/>
          <w:sz w:val="21"/>
        </w:rPr>
        <w:t xml:space="preserve"> </w:t>
      </w:r>
      <w:r w:rsidR="00FA655D">
        <w:rPr>
          <w:rFonts w:ascii="Arial" w:hAnsi="Arial"/>
          <w:i/>
          <w:w w:val="110"/>
          <w:sz w:val="21"/>
        </w:rPr>
        <w:t>·</w:t>
      </w:r>
      <w:r w:rsidR="00FA655D">
        <w:rPr>
          <w:rFonts w:ascii="Arial" w:hAnsi="Arial"/>
          <w:i/>
          <w:spacing w:val="-17"/>
          <w:w w:val="110"/>
          <w:sz w:val="21"/>
        </w:rPr>
        <w:t xml:space="preserve"> </w:t>
      </w:r>
      <w:r w:rsidR="00FA655D">
        <w:rPr>
          <w:rFonts w:ascii="Arial Unicode MS" w:hAnsi="Arial Unicode MS"/>
          <w:w w:val="115"/>
          <w:sz w:val="21"/>
        </w:rPr>
        <w:t>(</w:t>
      </w:r>
      <w:r w:rsidR="00FA655D">
        <w:rPr>
          <w:rFonts w:ascii="Georgia" w:hAnsi="Georgia"/>
          <w:i/>
          <w:w w:val="115"/>
          <w:sz w:val="21"/>
        </w:rPr>
        <w:t>C</w:t>
      </w:r>
      <w:r w:rsidR="00FA655D">
        <w:rPr>
          <w:rFonts w:ascii="Arial" w:hAnsi="Arial"/>
          <w:i/>
          <w:w w:val="115"/>
          <w:position w:val="-2"/>
          <w:sz w:val="16"/>
        </w:rPr>
        <w:t>t</w:t>
      </w:r>
      <w:r w:rsidR="00FA655D">
        <w:rPr>
          <w:rFonts w:ascii="Arial" w:hAnsi="Arial"/>
          <w:i/>
          <w:spacing w:val="5"/>
          <w:w w:val="115"/>
          <w:position w:val="-2"/>
          <w:sz w:val="16"/>
        </w:rPr>
        <w:t xml:space="preserve"> </w:t>
      </w:r>
      <w:r w:rsidR="00FA655D">
        <w:rPr>
          <w:rFonts w:ascii="Arial" w:hAnsi="Arial"/>
          <w:i/>
          <w:w w:val="115"/>
          <w:sz w:val="21"/>
        </w:rPr>
        <w:t>−</w:t>
      </w:r>
      <w:r w:rsidR="00FA655D">
        <w:rPr>
          <w:rFonts w:ascii="Arial" w:hAnsi="Arial"/>
          <w:i/>
          <w:spacing w:val="-20"/>
          <w:w w:val="115"/>
          <w:sz w:val="21"/>
        </w:rPr>
        <w:t xml:space="preserve"> </w:t>
      </w:r>
      <w:r w:rsidR="00FA655D">
        <w:rPr>
          <w:rFonts w:ascii="Arial Unicode MS" w:hAnsi="Arial Unicode MS"/>
          <w:w w:val="115"/>
          <w:sz w:val="21"/>
        </w:rPr>
        <w:t>1)</w:t>
      </w:r>
      <w:r w:rsidR="00FA655D">
        <w:rPr>
          <w:rFonts w:ascii="Arial Unicode MS" w:hAnsi="Arial Unicode MS"/>
          <w:spacing w:val="-32"/>
          <w:w w:val="115"/>
          <w:sz w:val="21"/>
        </w:rPr>
        <w:t xml:space="preserve"> </w:t>
      </w:r>
      <w:r w:rsidR="00FA655D">
        <w:rPr>
          <w:rFonts w:ascii="Georgia" w:hAnsi="Georgia"/>
          <w:i/>
          <w:spacing w:val="7"/>
          <w:w w:val="115"/>
          <w:sz w:val="21"/>
        </w:rPr>
        <w:t>e</w:t>
      </w:r>
      <w:r w:rsidR="00FA655D">
        <w:rPr>
          <w:rFonts w:ascii="Arial" w:hAnsi="Arial"/>
          <w:i/>
          <w:spacing w:val="7"/>
          <w:w w:val="115"/>
          <w:position w:val="11"/>
          <w:sz w:val="16"/>
        </w:rPr>
        <w:t>−</w:t>
      </w:r>
      <w:r w:rsidR="00FA655D">
        <w:rPr>
          <w:rFonts w:ascii="Arial" w:hAnsi="Arial"/>
          <w:i/>
          <w:spacing w:val="7"/>
          <w:w w:val="115"/>
          <w:position w:val="5"/>
          <w:sz w:val="12"/>
        </w:rPr>
        <w:t>β</w:t>
      </w:r>
      <w:r w:rsidR="00FA655D">
        <w:rPr>
          <w:rFonts w:ascii="Arial" w:hAnsi="Arial"/>
          <w:i/>
          <w:spacing w:val="7"/>
          <w:w w:val="115"/>
          <w:position w:val="5"/>
          <w:sz w:val="12"/>
        </w:rPr>
        <w:tab/>
      </w:r>
      <w:r w:rsidR="00FA655D">
        <w:rPr>
          <w:rFonts w:ascii="Arial Unicode MS" w:hAnsi="Arial Unicode MS"/>
          <w:w w:val="115"/>
          <w:sz w:val="21"/>
        </w:rPr>
        <w:t xml:space="preserve">= </w:t>
      </w:r>
      <w:r w:rsidR="00FA655D">
        <w:rPr>
          <w:rFonts w:ascii="Arial Unicode MS" w:hAnsi="Arial Unicode MS"/>
          <w:spacing w:val="48"/>
          <w:w w:val="115"/>
          <w:sz w:val="21"/>
        </w:rPr>
        <w:t xml:space="preserve"> </w:t>
      </w:r>
      <w:r w:rsidR="00FA655D">
        <w:rPr>
          <w:rFonts w:ascii="Arial Unicode MS" w:hAnsi="Arial Unicode MS"/>
          <w:w w:val="115"/>
          <w:sz w:val="21"/>
        </w:rPr>
        <w:t>0</w:t>
      </w:r>
      <w:r w:rsidR="00FA655D">
        <w:rPr>
          <w:rFonts w:ascii="Georgia" w:hAnsi="Georgia"/>
          <w:i/>
          <w:w w:val="115"/>
          <w:sz w:val="21"/>
        </w:rPr>
        <w:t>.</w:t>
      </w:r>
    </w:p>
    <w:p w14:paraId="125E6105" w14:textId="77777777" w:rsidR="00ED6B8B" w:rsidRDefault="00ED6B8B" w:rsidP="00F672C4">
      <w:pPr>
        <w:pStyle w:val="BodyText"/>
        <w:spacing w:before="4"/>
        <w:rPr>
          <w:rFonts w:ascii="Georgia"/>
          <w:i/>
          <w:sz w:val="17"/>
        </w:rPr>
      </w:pPr>
    </w:p>
    <w:p w14:paraId="49BCC3C6" w14:textId="77777777" w:rsidR="00ED6B8B" w:rsidRDefault="00890932" w:rsidP="00F672C4">
      <w:pPr>
        <w:pStyle w:val="BodyText"/>
        <w:spacing w:before="73" w:line="344" w:lineRule="exact"/>
        <w:ind w:left="108"/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18656" behindDoc="1" locked="0" layoutInCell="1" allowOverlap="1" wp14:anchorId="1AC7B824" wp14:editId="7AF00B00">
                <wp:simplePos x="0" y="0"/>
                <wp:positionH relativeFrom="page">
                  <wp:posOffset>5335270</wp:posOffset>
                </wp:positionH>
                <wp:positionV relativeFrom="paragraph">
                  <wp:posOffset>212090</wp:posOffset>
                </wp:positionV>
                <wp:extent cx="62865" cy="88900"/>
                <wp:effectExtent l="1270" t="2540" r="2540" b="3810"/>
                <wp:wrapNone/>
                <wp:docPr id="1143" name="Text Box 11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865" cy="88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AF63B32" w14:textId="77777777" w:rsidR="00B0570F" w:rsidRDefault="00B0570F">
                            <w:pPr>
                              <w:spacing w:line="134" w:lineRule="exact"/>
                              <w:rPr>
                                <w:rFonts w:ascii="Arial"/>
                                <w:i/>
                                <w:sz w:val="14"/>
                              </w:rPr>
                            </w:pPr>
                            <w:r>
                              <w:rPr>
                                <w:rFonts w:ascii="Arial"/>
                                <w:i/>
                                <w:w w:val="126"/>
                                <w:sz w:val="14"/>
                              </w:rPr>
                              <w:t>n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AC7B824" id="Text Box 1119" o:spid="_x0000_s1275" type="#_x0000_t202" style="position:absolute;left:0;text-align:left;margin-left:420.1pt;margin-top:16.7pt;width:4.95pt;height:7pt;z-index:-2515978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" filled="f" stroked="f">
                <v:textbox inset="0,0,0,0">
                  <w:txbxContent>
                    <w:p w14:paraId="5AF63B32" w14:textId="77777777" w:rsidR="00B0570F" w:rsidRDefault="00B0570F">
                      <w:pPr>
                        <w:spacing w:line="134" w:lineRule="exact"/>
                        <w:rPr>
                          <w:rFonts w:ascii="Arial"/>
                          <w:i/>
                          <w:sz w:val="14"/>
                        </w:rPr>
                      </w:pPr>
                      <w:r>
                        <w:rPr>
                          <w:rFonts w:ascii="Arial"/>
                          <w:i/>
                          <w:w w:val="126"/>
                          <w:sz w:val="14"/>
                        </w:rPr>
                        <w:t>n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FA655D">
        <w:rPr>
          <w:w w:val="105"/>
        </w:rPr>
        <w:t xml:space="preserve">The analysis of (5.29) indicates that the relevant values for </w:t>
      </w:r>
      <w:r w:rsidR="00FA655D">
        <w:rPr>
          <w:rFonts w:ascii="Georgia" w:hAnsi="Georgia"/>
          <w:i/>
          <w:w w:val="105"/>
          <w:sz w:val="20"/>
        </w:rPr>
        <w:t xml:space="preserve">β </w:t>
      </w:r>
      <w:r w:rsidR="00FA655D">
        <w:rPr>
          <w:rFonts w:ascii="Arial Unicode MS" w:hAnsi="Arial Unicode MS"/>
          <w:w w:val="120"/>
          <w:sz w:val="20"/>
        </w:rPr>
        <w:t xml:space="preserve">= </w:t>
      </w:r>
      <w:r w:rsidR="00FA655D">
        <w:rPr>
          <w:rFonts w:ascii="Arial" w:hAnsi="Arial"/>
          <w:i/>
          <w:w w:val="120"/>
          <w:position w:val="8"/>
          <w:sz w:val="14"/>
          <w:u w:val="single"/>
        </w:rPr>
        <w:t>L</w:t>
      </w:r>
      <w:r w:rsidR="00FA655D">
        <w:rPr>
          <w:rFonts w:ascii="Arial" w:hAnsi="Arial"/>
          <w:i/>
          <w:w w:val="120"/>
          <w:position w:val="6"/>
          <w:sz w:val="10"/>
          <w:u w:val="single"/>
        </w:rPr>
        <w:t xml:space="preserve">T CA </w:t>
      </w:r>
      <w:r w:rsidR="00FA655D">
        <w:rPr>
          <w:w w:val="105"/>
        </w:rPr>
        <w:t>are in the</w:t>
      </w:r>
    </w:p>
    <w:p w14:paraId="69AF5D4A" w14:textId="77777777" w:rsidR="00ED6B8B" w:rsidRDefault="00ED6B8B" w:rsidP="00F672C4">
      <w:pPr>
        <w:spacing w:line="344" w:lineRule="exact"/>
        <w:sectPr w:rsidR="00ED6B8B">
          <w:type w:val="continuous"/>
          <w:pgSz w:w="11910" w:h="16840"/>
          <w:pgMar w:top="1580" w:right="1680" w:bottom="280" w:left="1620" w:header="720" w:footer="720" w:gutter="0"/>
          <w:cols w:space="720"/>
        </w:sectPr>
      </w:pPr>
    </w:p>
    <w:p w14:paraId="079AE256" w14:textId="77777777" w:rsidR="00ED6B8B" w:rsidRDefault="00890932" w:rsidP="00F672C4">
      <w:pPr>
        <w:pStyle w:val="BodyText"/>
        <w:spacing w:line="383" w:lineRule="exact"/>
        <w:ind w:left="107"/>
        <w:rPr>
          <w:rFonts w:ascii="Lucida Sans Unicode" w:hAnsi="Lucida Sans Unicode"/>
          <w:sz w:val="12"/>
        </w:rPr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20704" behindDoc="1" locked="0" layoutInCell="1" allowOverlap="1" wp14:anchorId="65E2FB9B" wp14:editId="4FDB45D8">
                <wp:simplePos x="0" y="0"/>
                <wp:positionH relativeFrom="page">
                  <wp:posOffset>5605145</wp:posOffset>
                </wp:positionH>
                <wp:positionV relativeFrom="paragraph">
                  <wp:posOffset>109855</wp:posOffset>
                </wp:positionV>
                <wp:extent cx="53340" cy="76200"/>
                <wp:effectExtent l="4445" t="0" r="0" b="4445"/>
                <wp:wrapNone/>
                <wp:docPr id="1142" name="Text Box 11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340" cy="76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366A060" w14:textId="77777777" w:rsidR="00B0570F" w:rsidRDefault="00B0570F">
                            <w:pPr>
                              <w:spacing w:line="115" w:lineRule="exact"/>
                              <w:rPr>
                                <w:rFonts w:ascii="Arial" w:hAnsi="Arial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Arial" w:hAnsi="Arial"/>
                                <w:i/>
                                <w:w w:val="121"/>
                                <w:sz w:val="12"/>
                              </w:rPr>
                              <w:t>β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5E2FB9B" id="Text Box 1118" o:spid="_x0000_s1276" type="#_x0000_t202" style="position:absolute;left:0;text-align:left;margin-left:441.35pt;margin-top:8.65pt;width:4.2pt;height:6pt;z-index:-251595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" filled="f" stroked="f">
                <v:textbox inset="0,0,0,0">
                  <w:txbxContent>
                    <w:p w14:paraId="3366A060" w14:textId="77777777" w:rsidR="00B0570F" w:rsidRDefault="00B0570F">
                      <w:pPr>
                        <w:spacing w:line="115" w:lineRule="exact"/>
                        <w:rPr>
                          <w:rFonts w:ascii="Arial" w:hAnsi="Arial"/>
                          <w:i/>
                          <w:sz w:val="12"/>
                        </w:rPr>
                      </w:pPr>
                      <w:r>
                        <w:rPr>
                          <w:rFonts w:ascii="Arial" w:hAnsi="Arial"/>
                          <w:i/>
                          <w:w w:val="121"/>
                          <w:sz w:val="12"/>
                        </w:rPr>
                        <w:t>β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FA655D">
        <w:t>region</w:t>
      </w:r>
      <w:r w:rsidR="00FA655D">
        <w:rPr>
          <w:spacing w:val="-14"/>
        </w:rPr>
        <w:t xml:space="preserve"> </w:t>
      </w:r>
      <w:r w:rsidR="00FA655D">
        <w:t>close</w:t>
      </w:r>
      <w:r w:rsidR="00FA655D">
        <w:rPr>
          <w:spacing w:val="-14"/>
        </w:rPr>
        <w:t xml:space="preserve"> </w:t>
      </w:r>
      <w:r w:rsidR="00FA655D">
        <w:t>to</w:t>
      </w:r>
      <w:r w:rsidR="00FA655D">
        <w:rPr>
          <w:spacing w:val="-14"/>
        </w:rPr>
        <w:t xml:space="preserve"> </w:t>
      </w:r>
      <w:r w:rsidR="00FA655D">
        <w:t>one</w:t>
      </w:r>
      <w:r w:rsidR="00FA655D">
        <w:rPr>
          <w:spacing w:val="-14"/>
        </w:rPr>
        <w:t xml:space="preserve"> </w:t>
      </w:r>
      <w:r w:rsidR="00FA655D">
        <w:t>[86].</w:t>
      </w:r>
      <w:r w:rsidR="00FA655D">
        <w:rPr>
          <w:spacing w:val="3"/>
        </w:rPr>
        <w:t xml:space="preserve"> </w:t>
      </w:r>
      <w:r w:rsidR="00FA655D">
        <w:t>Hence,</w:t>
      </w:r>
      <w:r w:rsidR="00FA655D">
        <w:rPr>
          <w:spacing w:val="-14"/>
        </w:rPr>
        <w:t xml:space="preserve"> </w:t>
      </w:r>
      <w:r w:rsidR="00FA655D">
        <w:rPr>
          <w:spacing w:val="-4"/>
        </w:rPr>
        <w:t>we</w:t>
      </w:r>
      <w:r w:rsidR="00FA655D">
        <w:rPr>
          <w:spacing w:val="-14"/>
        </w:rPr>
        <w:t xml:space="preserve"> </w:t>
      </w:r>
      <w:r w:rsidR="00FA655D">
        <w:t>can</w:t>
      </w:r>
      <w:r w:rsidR="00FA655D">
        <w:rPr>
          <w:spacing w:val="-14"/>
        </w:rPr>
        <w:t xml:space="preserve"> </w:t>
      </w:r>
      <w:r w:rsidR="00FA655D">
        <w:t>develop</w:t>
      </w:r>
      <w:r w:rsidR="00FA655D">
        <w:rPr>
          <w:spacing w:val="-14"/>
        </w:rPr>
        <w:t xml:space="preserve"> </w:t>
      </w:r>
      <w:r w:rsidR="00FA655D">
        <w:t>a</w:t>
      </w:r>
      <w:r w:rsidR="00FA655D">
        <w:rPr>
          <w:spacing w:val="-14"/>
        </w:rPr>
        <w:t xml:space="preserve"> </w:t>
      </w:r>
      <w:r w:rsidR="00FA655D">
        <w:rPr>
          <w:spacing w:val="-5"/>
        </w:rPr>
        <w:t>Taylor</w:t>
      </w:r>
      <w:r w:rsidR="00FA655D">
        <w:rPr>
          <w:spacing w:val="-14"/>
        </w:rPr>
        <w:t xml:space="preserve"> </w:t>
      </w:r>
      <w:r w:rsidR="00FA655D">
        <w:t>series</w:t>
      </w:r>
      <w:r w:rsidR="00FA655D">
        <w:rPr>
          <w:spacing w:val="-14"/>
        </w:rPr>
        <w:t xml:space="preserve"> </w:t>
      </w:r>
      <w:r w:rsidR="00FA655D">
        <w:t>for</w:t>
      </w:r>
      <w:r w:rsidR="00FA655D">
        <w:rPr>
          <w:spacing w:val="-14"/>
        </w:rPr>
        <w:t xml:space="preserve"> </w:t>
      </w:r>
      <w:r w:rsidR="00FA655D">
        <w:rPr>
          <w:rFonts w:ascii="Bookman Old Style" w:hAnsi="Bookman Old Style"/>
          <w:i/>
        </w:rPr>
        <w:t>e</w:t>
      </w:r>
      <w:r w:rsidR="00FA655D">
        <w:rPr>
          <w:rFonts w:ascii="Arial" w:hAnsi="Arial"/>
          <w:i/>
          <w:position w:val="11"/>
          <w:sz w:val="16"/>
        </w:rPr>
        <w:t>−</w:t>
      </w:r>
      <w:r w:rsidR="00FA655D">
        <w:rPr>
          <w:rFonts w:ascii="Arial" w:hAnsi="Arial"/>
          <w:i/>
          <w:spacing w:val="-26"/>
          <w:position w:val="11"/>
          <w:sz w:val="16"/>
        </w:rPr>
        <w:t xml:space="preserve"> </w:t>
      </w:r>
      <w:r w:rsidR="00FA655D">
        <w:rPr>
          <w:rFonts w:ascii="Lucida Sans Unicode" w:hAnsi="Lucida Sans Unicode"/>
          <w:position w:val="18"/>
          <w:sz w:val="12"/>
          <w:u w:val="single"/>
        </w:rPr>
        <w:t>1</w:t>
      </w:r>
    </w:p>
    <w:p w14:paraId="5BE9B9C8" w14:textId="77777777" w:rsidR="00ED6B8B" w:rsidRDefault="00FA655D" w:rsidP="00F672C4">
      <w:pPr>
        <w:pStyle w:val="BodyText"/>
        <w:spacing w:before="59"/>
        <w:ind w:left="79"/>
      </w:pPr>
      <w:r>
        <w:br w:type="column"/>
      </w:r>
      <w:r>
        <w:t>around</w:t>
      </w:r>
    </w:p>
    <w:p w14:paraId="308924DE" w14:textId="77777777" w:rsidR="00ED6B8B" w:rsidRDefault="00ED6B8B" w:rsidP="00F672C4">
      <w:pPr>
        <w:sectPr w:rsidR="00ED6B8B">
          <w:type w:val="continuous"/>
          <w:pgSz w:w="11910" w:h="16840"/>
          <w:pgMar w:top="1580" w:right="1680" w:bottom="280" w:left="1620" w:header="720" w:footer="720" w:gutter="0"/>
          <w:cols w:num="2" w:space="720" w:equalWidth="0">
            <w:col w:w="7291" w:space="40"/>
            <w:col w:w="1279"/>
          </w:cols>
        </w:sectPr>
      </w:pPr>
    </w:p>
    <w:p w14:paraId="1858321E" w14:textId="77777777" w:rsidR="00ED6B8B" w:rsidRDefault="00FA655D" w:rsidP="00F672C4">
      <w:pPr>
        <w:pStyle w:val="BodyText"/>
        <w:spacing w:before="34"/>
        <w:ind w:left="108"/>
      </w:pPr>
      <w:r>
        <w:t>one which leads to:</w:t>
      </w:r>
    </w:p>
    <w:p w14:paraId="0A8757BB" w14:textId="77777777" w:rsidR="00ED6B8B" w:rsidRDefault="00ED6B8B" w:rsidP="00F672C4">
      <w:pPr>
        <w:sectPr w:rsidR="00ED6B8B">
          <w:type w:val="continuous"/>
          <w:pgSz w:w="11910" w:h="16840"/>
          <w:pgMar w:top="1580" w:right="1680" w:bottom="280" w:left="1620" w:header="720" w:footer="720" w:gutter="0"/>
          <w:cols w:space="720"/>
        </w:sectPr>
      </w:pPr>
    </w:p>
    <w:p w14:paraId="053D6892" w14:textId="77777777" w:rsidR="00ED6B8B" w:rsidRDefault="00ED6B8B" w:rsidP="00F672C4">
      <w:pPr>
        <w:pStyle w:val="BodyText"/>
        <w:rPr>
          <w:sz w:val="20"/>
        </w:rPr>
      </w:pPr>
    </w:p>
    <w:p w14:paraId="1FE14F08" w14:textId="77777777" w:rsidR="00ED6B8B" w:rsidRDefault="00ED6B8B" w:rsidP="00F672C4">
      <w:pPr>
        <w:rPr>
          <w:sz w:val="20"/>
        </w:rPr>
        <w:sectPr w:rsidR="00ED6B8B">
          <w:pgSz w:w="11910" w:h="16840"/>
          <w:pgMar w:top="1920" w:right="1620" w:bottom="280" w:left="1680" w:header="1603" w:footer="0" w:gutter="0"/>
          <w:cols w:space="720"/>
        </w:sectPr>
      </w:pPr>
    </w:p>
    <w:p w14:paraId="21A19CE8" w14:textId="77777777" w:rsidR="00ED6B8B" w:rsidRDefault="00ED6B8B" w:rsidP="00F672C4">
      <w:pPr>
        <w:pStyle w:val="BodyText"/>
        <w:spacing w:before="6"/>
        <w:rPr>
          <w:sz w:val="30"/>
        </w:rPr>
      </w:pPr>
    </w:p>
    <w:p w14:paraId="500D3032" w14:textId="77777777" w:rsidR="00ED6B8B" w:rsidRDefault="00890932">
      <w:pPr>
        <w:spacing w:line="163" w:lineRule="exact"/>
        <w:rPr>
          <w:rFonts w:ascii="Arial" w:hAnsi="Arial"/>
          <w:i/>
          <w:sz w:val="12"/>
        </w:rPr>
        <w:pPrChange w:id="513" w:author="Raghda Wahdan" w:date="2017-11-06T13:08:00Z">
          <w:pPr>
            <w:spacing w:line="163" w:lineRule="exact"/>
            <w:jc w:val="right"/>
          </w:pPr>
        </w:pPrChange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24800" behindDoc="1" locked="0" layoutInCell="1" allowOverlap="1" wp14:anchorId="2A1355D3" wp14:editId="42D037C6">
                <wp:simplePos x="0" y="0"/>
                <wp:positionH relativeFrom="page">
                  <wp:posOffset>3468370</wp:posOffset>
                </wp:positionH>
                <wp:positionV relativeFrom="paragraph">
                  <wp:posOffset>-31750</wp:posOffset>
                </wp:positionV>
                <wp:extent cx="46990" cy="108585"/>
                <wp:effectExtent l="1270" t="0" r="0" b="0"/>
                <wp:wrapNone/>
                <wp:docPr id="1141" name="Text Box 11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990" cy="1085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FCDDCF5" w14:textId="77777777" w:rsidR="00B0570F" w:rsidRDefault="00B0570F">
                            <w:pPr>
                              <w:spacing w:before="3" w:line="167" w:lineRule="exact"/>
                              <w:rPr>
                                <w:rFonts w:ascii="Lucida Sans Unicode"/>
                                <w:sz w:val="12"/>
                              </w:rPr>
                            </w:pPr>
                            <w:r>
                              <w:rPr>
                                <w:rFonts w:ascii="Lucida Sans Unicode"/>
                                <w:w w:val="96"/>
                                <w:sz w:val="12"/>
                                <w:u w:val="single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A1355D3" id="Text Box 1117" o:spid="_x0000_s1277" type="#_x0000_t202" style="position:absolute;margin-left:273.1pt;margin-top:-2.5pt;width:3.7pt;height:8.55pt;z-index:-251591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" filled="f" stroked="f">
                <v:textbox inset="0,0,0,0">
                  <w:txbxContent>
                    <w:p w14:paraId="7FCDDCF5" w14:textId="77777777" w:rsidR="00B0570F" w:rsidRDefault="00B0570F">
                      <w:pPr>
                        <w:spacing w:before="3" w:line="167" w:lineRule="exact"/>
                        <w:rPr>
                          <w:rFonts w:ascii="Lucida Sans Unicode"/>
                          <w:sz w:val="12"/>
                        </w:rPr>
                      </w:pPr>
                      <w:r>
                        <w:rPr>
                          <w:rFonts w:ascii="Lucida Sans Unicode"/>
                          <w:w w:val="96"/>
                          <w:sz w:val="12"/>
                          <w:u w:val="single"/>
                        </w:rPr>
                        <w:t>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FA655D">
        <w:rPr>
          <w:rFonts w:ascii="Georgia" w:hAnsi="Georgia"/>
          <w:i/>
          <w:w w:val="120"/>
          <w:position w:val="-10"/>
          <w:sz w:val="21"/>
        </w:rPr>
        <w:t>e</w:t>
      </w:r>
      <w:r w:rsidR="00FA655D">
        <w:rPr>
          <w:rFonts w:ascii="Arial" w:hAnsi="Arial"/>
          <w:i/>
          <w:w w:val="120"/>
          <w:sz w:val="16"/>
        </w:rPr>
        <w:t>−</w:t>
      </w:r>
      <w:r w:rsidR="00FA655D">
        <w:rPr>
          <w:rFonts w:ascii="Arial" w:hAnsi="Arial"/>
          <w:i/>
          <w:w w:val="120"/>
          <w:position w:val="-5"/>
          <w:sz w:val="12"/>
        </w:rPr>
        <w:t>β</w:t>
      </w:r>
    </w:p>
    <w:p w14:paraId="24FEC5AF" w14:textId="77777777" w:rsidR="00ED6B8B" w:rsidRDefault="00FA655D" w:rsidP="00F672C4">
      <w:pPr>
        <w:tabs>
          <w:tab w:val="left" w:pos="4042"/>
        </w:tabs>
        <w:spacing w:before="194" w:line="380" w:lineRule="exact"/>
        <w:ind w:left="60"/>
        <w:rPr>
          <w:rFonts w:ascii="Century" w:hAnsi="Century"/>
          <w:sz w:val="21"/>
        </w:rPr>
      </w:pPr>
      <w:r>
        <w:br w:type="column"/>
      </w:r>
      <w:r>
        <w:rPr>
          <w:rFonts w:ascii="Arial" w:hAnsi="Arial"/>
          <w:i/>
          <w:w w:val="105"/>
          <w:sz w:val="21"/>
        </w:rPr>
        <w:t xml:space="preserve">::: </w:t>
      </w:r>
      <w:r>
        <w:rPr>
          <w:rFonts w:ascii="Arial Unicode MS" w:hAnsi="Arial Unicode MS"/>
          <w:w w:val="105"/>
          <w:sz w:val="21"/>
        </w:rPr>
        <w:t xml:space="preserve">1 </w:t>
      </w:r>
      <w:r>
        <w:rPr>
          <w:rFonts w:ascii="Arial" w:hAnsi="Arial"/>
          <w:i/>
          <w:w w:val="105"/>
          <w:sz w:val="21"/>
        </w:rPr>
        <w:t xml:space="preserve">− </w:t>
      </w:r>
      <w:r>
        <w:rPr>
          <w:rFonts w:ascii="Arial Unicode MS" w:hAnsi="Arial Unicode MS"/>
          <w:w w:val="105"/>
          <w:position w:val="15"/>
          <w:sz w:val="21"/>
          <w:u w:val="single"/>
        </w:rPr>
        <w:t xml:space="preserve">1 </w:t>
      </w:r>
      <w:r>
        <w:rPr>
          <w:rFonts w:ascii="Arial Unicode MS" w:hAnsi="Arial Unicode MS"/>
          <w:w w:val="105"/>
          <w:sz w:val="21"/>
        </w:rPr>
        <w:t xml:space="preserve">+  </w:t>
      </w:r>
      <w:r>
        <w:rPr>
          <w:rFonts w:ascii="Arial Unicode MS" w:hAnsi="Arial Unicode MS"/>
          <w:spacing w:val="25"/>
          <w:w w:val="105"/>
          <w:sz w:val="21"/>
        </w:rPr>
        <w:t xml:space="preserve"> </w:t>
      </w:r>
      <w:r>
        <w:rPr>
          <w:rFonts w:ascii="Arial Unicode MS" w:hAnsi="Arial Unicode MS"/>
          <w:w w:val="105"/>
          <w:position w:val="15"/>
          <w:sz w:val="21"/>
          <w:u w:val="single"/>
        </w:rPr>
        <w:t xml:space="preserve">1 </w:t>
      </w:r>
      <w:r>
        <w:rPr>
          <w:rFonts w:ascii="Arial Unicode MS" w:hAnsi="Arial Unicode MS"/>
          <w:spacing w:val="13"/>
          <w:w w:val="105"/>
          <w:position w:val="15"/>
          <w:sz w:val="21"/>
          <w:u w:val="single"/>
        </w:rPr>
        <w:t xml:space="preserve"> </w:t>
      </w:r>
      <w:r>
        <w:rPr>
          <w:rFonts w:ascii="Georgia" w:hAnsi="Georgia"/>
          <w:i/>
          <w:w w:val="105"/>
          <w:sz w:val="21"/>
        </w:rPr>
        <w:t>.</w:t>
      </w:r>
      <w:r>
        <w:rPr>
          <w:rFonts w:ascii="Georgia" w:hAnsi="Georgia"/>
          <w:i/>
          <w:w w:val="105"/>
          <w:sz w:val="21"/>
        </w:rPr>
        <w:tab/>
      </w:r>
      <w:r>
        <w:rPr>
          <w:rFonts w:ascii="Century" w:hAnsi="Century"/>
          <w:w w:val="105"/>
          <w:sz w:val="21"/>
        </w:rPr>
        <w:t>(5.33)</w:t>
      </w:r>
    </w:p>
    <w:p w14:paraId="5CF2840B" w14:textId="77777777" w:rsidR="00ED6B8B" w:rsidRDefault="00890932" w:rsidP="00F672C4">
      <w:pPr>
        <w:pStyle w:val="BodyText"/>
        <w:spacing w:line="225" w:lineRule="exact"/>
        <w:ind w:left="1384"/>
        <w:rPr>
          <w:rFonts w:ascii="Century"/>
          <w:sz w:val="20"/>
        </w:rPr>
      </w:pPr>
      <w:r>
        <w:rPr>
          <w:rFonts w:ascii="Century"/>
          <w:noProof/>
          <w:position w:val="-4"/>
          <w:sz w:val="20"/>
          <w:lang w:val="en-GB" w:eastAsia="en-GB"/>
        </w:rPr>
        <mc:AlternateContent>
          <mc:Choice Requires="wps">
            <w:drawing>
              <wp:inline distT="0" distB="0" distL="0" distR="0" wp14:anchorId="48F882A4" wp14:editId="00B8B402">
                <wp:extent cx="53975" cy="143510"/>
                <wp:effectExtent l="0" t="0" r="3175" b="0"/>
                <wp:docPr id="1140" name="Text Box 11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975" cy="1435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58A0EDC" w14:textId="77777777" w:rsidR="00B0570F" w:rsidRDefault="00B0570F">
                            <w:pPr>
                              <w:spacing w:before="19"/>
                              <w:rPr>
                                <w:rFonts w:ascii="Tahoma"/>
                                <w:sz w:val="16"/>
                              </w:rPr>
                            </w:pPr>
                            <w:r>
                              <w:rPr>
                                <w:rFonts w:ascii="Tahoma"/>
                                <w:w w:val="96"/>
                                <w:sz w:val="16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8F882A4" id="Text Box 1116" o:spid="_x0000_s1278" type="#_x0000_t202" style="width:4.25pt;height:11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" filled="f" stroked="f">
                <v:textbox inset="0,0,0,0">
                  <w:txbxContent>
                    <w:p w14:paraId="558A0EDC" w14:textId="77777777" w:rsidR="00B0570F" w:rsidRDefault="00B0570F">
                      <w:pPr>
                        <w:spacing w:before="19"/>
                        <w:rPr>
                          <w:rFonts w:ascii="Tahoma"/>
                          <w:sz w:val="16"/>
                        </w:rPr>
                      </w:pPr>
                      <w:r>
                        <w:rPr>
                          <w:rFonts w:ascii="Tahoma"/>
                          <w:w w:val="96"/>
                          <w:sz w:val="16"/>
                        </w:rPr>
                        <w:t>2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EC0800C" w14:textId="77777777" w:rsidR="00ED6B8B" w:rsidRDefault="00ED6B8B" w:rsidP="00F672C4">
      <w:pPr>
        <w:spacing w:line="225" w:lineRule="exact"/>
        <w:rPr>
          <w:rFonts w:ascii="Century"/>
          <w:sz w:val="20"/>
        </w:rPr>
        <w:sectPr w:rsidR="00ED6B8B">
          <w:type w:val="continuous"/>
          <w:pgSz w:w="11910" w:h="16840"/>
          <w:pgMar w:top="1580" w:right="1620" w:bottom="280" w:left="1680" w:header="720" w:footer="720" w:gutter="0"/>
          <w:cols w:num="2" w:space="720" w:equalWidth="0">
            <w:col w:w="3858" w:space="40"/>
            <w:col w:w="4712"/>
          </w:cols>
        </w:sectPr>
      </w:pPr>
    </w:p>
    <w:p w14:paraId="19FD3556" w14:textId="77777777" w:rsidR="00ED6B8B" w:rsidRDefault="00FA655D">
      <w:pPr>
        <w:tabs>
          <w:tab w:val="left" w:pos="1702"/>
        </w:tabs>
        <w:spacing w:line="305" w:lineRule="exact"/>
        <w:ind w:left="1252"/>
        <w:rPr>
          <w:rFonts w:ascii="Georgia" w:hAnsi="Georgia"/>
          <w:i/>
          <w:sz w:val="21"/>
        </w:rPr>
        <w:pPrChange w:id="514" w:author="Raghda Wahdan" w:date="2017-11-06T13:08:00Z">
          <w:pPr>
            <w:tabs>
              <w:tab w:val="left" w:pos="1702"/>
            </w:tabs>
            <w:spacing w:line="305" w:lineRule="exact"/>
            <w:ind w:left="1252"/>
            <w:jc w:val="center"/>
          </w:pPr>
        </w:pPrChange>
      </w:pPr>
      <w:r>
        <w:rPr>
          <w:rFonts w:ascii="Georgia" w:hAnsi="Georgia"/>
          <w:i/>
          <w:sz w:val="21"/>
        </w:rPr>
        <w:t>β</w:t>
      </w:r>
      <w:r>
        <w:rPr>
          <w:rFonts w:ascii="Georgia" w:hAnsi="Georgia"/>
          <w:i/>
          <w:sz w:val="21"/>
        </w:rPr>
        <w:tab/>
      </w:r>
      <w:r>
        <w:rPr>
          <w:rFonts w:ascii="Arial Unicode MS" w:hAnsi="Arial Unicode MS"/>
          <w:sz w:val="21"/>
        </w:rPr>
        <w:t>2</w:t>
      </w:r>
      <w:r>
        <w:rPr>
          <w:rFonts w:ascii="Georgia" w:hAnsi="Georgia"/>
          <w:i/>
          <w:sz w:val="21"/>
        </w:rPr>
        <w:t>β</w:t>
      </w:r>
    </w:p>
    <w:p w14:paraId="21F3EA14" w14:textId="77777777" w:rsidR="00ED6B8B" w:rsidRDefault="00FA655D" w:rsidP="00F672C4">
      <w:pPr>
        <w:pStyle w:val="BodyText"/>
        <w:spacing w:before="91"/>
        <w:ind w:left="479"/>
      </w:pPr>
      <w:r>
        <w:t>After substituting (5.32) and some additional simplifications, we get:</w:t>
      </w:r>
    </w:p>
    <w:p w14:paraId="2567BFD5" w14:textId="77777777" w:rsidR="00ED6B8B" w:rsidRDefault="00ED6B8B" w:rsidP="00F672C4">
      <w:pPr>
        <w:pStyle w:val="BodyText"/>
        <w:spacing w:before="3"/>
        <w:rPr>
          <w:sz w:val="9"/>
        </w:rPr>
      </w:pPr>
    </w:p>
    <w:p w14:paraId="18371B8F" w14:textId="77777777" w:rsidR="00ED6B8B" w:rsidRDefault="00ED6B8B" w:rsidP="00F672C4">
      <w:pPr>
        <w:rPr>
          <w:sz w:val="9"/>
        </w:rPr>
        <w:sectPr w:rsidR="00ED6B8B">
          <w:type w:val="continuous"/>
          <w:pgSz w:w="11910" w:h="16840"/>
          <w:pgMar w:top="1580" w:right="1620" w:bottom="280" w:left="1680" w:header="720" w:footer="720" w:gutter="0"/>
          <w:cols w:space="720"/>
        </w:sectPr>
      </w:pPr>
    </w:p>
    <w:p w14:paraId="1528F3E0" w14:textId="77777777" w:rsidR="00ED6B8B" w:rsidRDefault="00FA655D">
      <w:pPr>
        <w:spacing w:before="162"/>
        <w:rPr>
          <w:rFonts w:ascii="Georgia" w:hAnsi="Georgia"/>
          <w:i/>
          <w:sz w:val="21"/>
        </w:rPr>
        <w:pPrChange w:id="515" w:author="Raghda Wahdan" w:date="2017-11-06T13:08:00Z">
          <w:pPr>
            <w:spacing w:before="162"/>
            <w:jc w:val="right"/>
          </w:pPr>
        </w:pPrChange>
      </w:pPr>
      <w:r>
        <w:rPr>
          <w:rFonts w:ascii="Georgia" w:hAnsi="Georgia"/>
          <w:i/>
          <w:sz w:val="21"/>
        </w:rPr>
        <w:t>β</w:t>
      </w:r>
      <w:r>
        <w:rPr>
          <w:rFonts w:ascii="Tahoma" w:hAnsi="Tahoma"/>
          <w:position w:val="9"/>
          <w:sz w:val="16"/>
        </w:rPr>
        <w:t>2</w:t>
      </w:r>
      <w:r>
        <w:rPr>
          <w:rFonts w:ascii="Georgia" w:hAnsi="Georgia"/>
          <w:i/>
          <w:sz w:val="21"/>
        </w:rPr>
        <w:t>C</w:t>
      </w:r>
    </w:p>
    <w:p w14:paraId="5F209152" w14:textId="77777777" w:rsidR="00ED6B8B" w:rsidRDefault="00FA655D" w:rsidP="00F672C4">
      <w:pPr>
        <w:tabs>
          <w:tab w:val="left" w:pos="5264"/>
        </w:tabs>
        <w:spacing w:before="60"/>
        <w:ind w:left="79"/>
        <w:rPr>
          <w:rFonts w:ascii="Century" w:hAnsi="Century"/>
          <w:sz w:val="21"/>
        </w:rPr>
      </w:pPr>
      <w:r>
        <w:br w:type="column"/>
      </w:r>
      <w:r>
        <w:rPr>
          <w:rFonts w:ascii="Arial" w:hAnsi="Arial"/>
          <w:i/>
          <w:w w:val="110"/>
          <w:sz w:val="21"/>
        </w:rPr>
        <w:t>−</w:t>
      </w:r>
      <w:r>
        <w:rPr>
          <w:rFonts w:ascii="Arial" w:hAnsi="Arial"/>
          <w:i/>
          <w:spacing w:val="-17"/>
          <w:w w:val="110"/>
          <w:sz w:val="21"/>
        </w:rPr>
        <w:t xml:space="preserve"> </w:t>
      </w:r>
      <w:r>
        <w:rPr>
          <w:rFonts w:ascii="Georgia" w:hAnsi="Georgia"/>
          <w:i/>
          <w:spacing w:val="5"/>
          <w:w w:val="110"/>
          <w:sz w:val="21"/>
        </w:rPr>
        <w:t>βC</w:t>
      </w:r>
      <w:r>
        <w:rPr>
          <w:rFonts w:ascii="Georgia" w:hAnsi="Georgia"/>
          <w:i/>
          <w:spacing w:val="14"/>
          <w:w w:val="110"/>
          <w:sz w:val="21"/>
        </w:rPr>
        <w:t xml:space="preserve"> </w:t>
      </w:r>
      <w:r>
        <w:rPr>
          <w:rFonts w:ascii="Arial Unicode MS" w:hAnsi="Arial Unicode MS"/>
          <w:w w:val="110"/>
          <w:sz w:val="21"/>
        </w:rPr>
        <w:t>(1</w:t>
      </w:r>
      <w:r>
        <w:rPr>
          <w:rFonts w:ascii="Arial Unicode MS" w:hAnsi="Arial Unicode MS"/>
          <w:spacing w:val="-17"/>
          <w:w w:val="110"/>
          <w:sz w:val="21"/>
        </w:rPr>
        <w:t xml:space="preserve"> </w:t>
      </w:r>
      <w:r>
        <w:rPr>
          <w:rFonts w:ascii="Arial Unicode MS" w:hAnsi="Arial Unicode MS"/>
          <w:w w:val="110"/>
          <w:sz w:val="21"/>
        </w:rPr>
        <w:t>+</w:t>
      </w:r>
      <w:r>
        <w:rPr>
          <w:rFonts w:ascii="Arial Unicode MS" w:hAnsi="Arial Unicode MS"/>
          <w:spacing w:val="7"/>
          <w:w w:val="110"/>
          <w:sz w:val="21"/>
        </w:rPr>
        <w:t xml:space="preserve"> </w:t>
      </w:r>
      <w:r>
        <w:rPr>
          <w:rFonts w:ascii="Georgia" w:hAnsi="Georgia"/>
          <w:i/>
          <w:w w:val="110"/>
          <w:position w:val="15"/>
          <w:sz w:val="21"/>
          <w:u w:val="single"/>
        </w:rPr>
        <w:t>α</w:t>
      </w:r>
      <w:r>
        <w:rPr>
          <w:rFonts w:ascii="Georgia" w:hAnsi="Georgia"/>
          <w:i/>
          <w:spacing w:val="-32"/>
          <w:w w:val="110"/>
          <w:position w:val="15"/>
          <w:sz w:val="21"/>
          <w:u w:val="single"/>
        </w:rPr>
        <w:t xml:space="preserve"> </w:t>
      </w:r>
      <w:r>
        <w:rPr>
          <w:rFonts w:ascii="Arial Unicode MS" w:hAnsi="Arial Unicode MS"/>
          <w:w w:val="110"/>
          <w:sz w:val="21"/>
        </w:rPr>
        <w:t>)</w:t>
      </w:r>
      <w:r>
        <w:rPr>
          <w:rFonts w:ascii="Arial Unicode MS" w:hAnsi="Arial Unicode MS"/>
          <w:spacing w:val="-17"/>
          <w:w w:val="110"/>
          <w:sz w:val="21"/>
        </w:rPr>
        <w:t xml:space="preserve"> </w:t>
      </w:r>
      <w:r>
        <w:rPr>
          <w:rFonts w:ascii="Arial" w:hAnsi="Arial"/>
          <w:i/>
          <w:w w:val="110"/>
          <w:sz w:val="21"/>
        </w:rPr>
        <w:t>−</w:t>
      </w:r>
      <w:r>
        <w:rPr>
          <w:rFonts w:ascii="Arial" w:hAnsi="Arial"/>
          <w:i/>
          <w:spacing w:val="-17"/>
          <w:w w:val="110"/>
          <w:sz w:val="21"/>
        </w:rPr>
        <w:t xml:space="preserve"> </w:t>
      </w:r>
      <w:r>
        <w:rPr>
          <w:rFonts w:ascii="Arial Unicode MS" w:hAnsi="Arial Unicode MS"/>
          <w:w w:val="110"/>
          <w:sz w:val="21"/>
        </w:rPr>
        <w:t>0</w:t>
      </w:r>
      <w:r>
        <w:rPr>
          <w:rFonts w:ascii="Georgia" w:hAnsi="Georgia"/>
          <w:i/>
          <w:w w:val="110"/>
          <w:sz w:val="21"/>
        </w:rPr>
        <w:t>.</w:t>
      </w:r>
      <w:r>
        <w:rPr>
          <w:rFonts w:ascii="Arial Unicode MS" w:hAnsi="Arial Unicode MS"/>
          <w:w w:val="110"/>
          <w:sz w:val="21"/>
        </w:rPr>
        <w:t>5</w:t>
      </w:r>
      <w:r>
        <w:rPr>
          <w:rFonts w:ascii="Arial Unicode MS" w:hAnsi="Arial Unicode MS"/>
          <w:spacing w:val="-29"/>
          <w:w w:val="110"/>
          <w:sz w:val="21"/>
        </w:rPr>
        <w:t xml:space="preserve"> </w:t>
      </w:r>
      <w:r>
        <w:rPr>
          <w:rFonts w:ascii="Arial Unicode MS" w:hAnsi="Arial Unicode MS"/>
          <w:w w:val="110"/>
          <w:sz w:val="21"/>
        </w:rPr>
        <w:t>(1</w:t>
      </w:r>
      <w:r>
        <w:rPr>
          <w:rFonts w:ascii="Arial Unicode MS" w:hAnsi="Arial Unicode MS"/>
          <w:spacing w:val="-17"/>
          <w:w w:val="110"/>
          <w:sz w:val="21"/>
        </w:rPr>
        <w:t xml:space="preserve"> </w:t>
      </w:r>
      <w:r>
        <w:rPr>
          <w:rFonts w:ascii="Arial" w:hAnsi="Arial"/>
          <w:i/>
          <w:w w:val="110"/>
          <w:sz w:val="21"/>
        </w:rPr>
        <w:t>−</w:t>
      </w:r>
      <w:r>
        <w:rPr>
          <w:rFonts w:ascii="Arial" w:hAnsi="Arial"/>
          <w:i/>
          <w:spacing w:val="-17"/>
          <w:w w:val="110"/>
          <w:sz w:val="21"/>
        </w:rPr>
        <w:t xml:space="preserve"> </w:t>
      </w:r>
      <w:r>
        <w:rPr>
          <w:rFonts w:ascii="Georgia" w:hAnsi="Georgia"/>
          <w:i/>
          <w:w w:val="110"/>
          <w:sz w:val="21"/>
        </w:rPr>
        <w:t>α</w:t>
      </w:r>
      <w:r>
        <w:rPr>
          <w:rFonts w:ascii="Arial Unicode MS" w:hAnsi="Arial Unicode MS"/>
          <w:w w:val="110"/>
          <w:sz w:val="21"/>
        </w:rPr>
        <w:t>)</w:t>
      </w:r>
      <w:r>
        <w:rPr>
          <w:rFonts w:ascii="Arial Unicode MS" w:hAnsi="Arial Unicode MS"/>
          <w:spacing w:val="-17"/>
          <w:w w:val="110"/>
          <w:sz w:val="21"/>
        </w:rPr>
        <w:t xml:space="preserve"> </w:t>
      </w:r>
      <w:r>
        <w:rPr>
          <w:rFonts w:ascii="Arial" w:hAnsi="Arial"/>
          <w:i/>
          <w:w w:val="110"/>
          <w:sz w:val="21"/>
        </w:rPr>
        <w:t>·</w:t>
      </w:r>
      <w:r>
        <w:rPr>
          <w:rFonts w:ascii="Arial" w:hAnsi="Arial"/>
          <w:i/>
          <w:spacing w:val="-17"/>
          <w:w w:val="110"/>
          <w:sz w:val="21"/>
        </w:rPr>
        <w:t xml:space="preserve"> </w:t>
      </w:r>
      <w:r>
        <w:rPr>
          <w:rFonts w:ascii="Arial Unicode MS" w:hAnsi="Arial Unicode MS"/>
          <w:w w:val="110"/>
          <w:sz w:val="21"/>
        </w:rPr>
        <w:t>(1</w:t>
      </w:r>
      <w:r>
        <w:rPr>
          <w:rFonts w:ascii="Arial Unicode MS" w:hAnsi="Arial Unicode MS"/>
          <w:spacing w:val="-17"/>
          <w:w w:val="110"/>
          <w:sz w:val="21"/>
        </w:rPr>
        <w:t xml:space="preserve"> </w:t>
      </w:r>
      <w:r>
        <w:rPr>
          <w:rFonts w:ascii="Arial" w:hAnsi="Arial"/>
          <w:i/>
          <w:w w:val="110"/>
          <w:sz w:val="21"/>
        </w:rPr>
        <w:t>−</w:t>
      </w:r>
      <w:r>
        <w:rPr>
          <w:rFonts w:ascii="Arial" w:hAnsi="Arial"/>
          <w:i/>
          <w:spacing w:val="-17"/>
          <w:w w:val="110"/>
          <w:sz w:val="21"/>
        </w:rPr>
        <w:t xml:space="preserve"> </w:t>
      </w:r>
      <w:r>
        <w:rPr>
          <w:rFonts w:ascii="Georgia" w:hAnsi="Georgia"/>
          <w:i/>
          <w:w w:val="110"/>
          <w:sz w:val="21"/>
        </w:rPr>
        <w:t>C</w:t>
      </w:r>
      <w:r>
        <w:rPr>
          <w:rFonts w:ascii="Georgia" w:hAnsi="Georgia"/>
          <w:i/>
          <w:spacing w:val="14"/>
          <w:w w:val="110"/>
          <w:sz w:val="21"/>
        </w:rPr>
        <w:t xml:space="preserve"> </w:t>
      </w:r>
      <w:r>
        <w:rPr>
          <w:rFonts w:ascii="Arial Unicode MS" w:hAnsi="Arial Unicode MS"/>
          <w:w w:val="110"/>
          <w:sz w:val="21"/>
        </w:rPr>
        <w:t>)</w:t>
      </w:r>
      <w:r>
        <w:rPr>
          <w:rFonts w:ascii="Arial Unicode MS" w:hAnsi="Arial Unicode MS"/>
          <w:spacing w:val="-5"/>
          <w:w w:val="110"/>
          <w:sz w:val="21"/>
        </w:rPr>
        <w:t xml:space="preserve"> </w:t>
      </w:r>
      <w:r>
        <w:rPr>
          <w:rFonts w:ascii="Arial Unicode MS" w:hAnsi="Arial Unicode MS"/>
          <w:w w:val="110"/>
          <w:sz w:val="21"/>
        </w:rPr>
        <w:t>=</w:t>
      </w:r>
      <w:r>
        <w:rPr>
          <w:rFonts w:ascii="Arial Unicode MS" w:hAnsi="Arial Unicode MS"/>
          <w:spacing w:val="-5"/>
          <w:w w:val="110"/>
          <w:sz w:val="21"/>
        </w:rPr>
        <w:t xml:space="preserve"> </w:t>
      </w:r>
      <w:r>
        <w:rPr>
          <w:rFonts w:ascii="Arial Unicode MS" w:hAnsi="Arial Unicode MS"/>
          <w:w w:val="110"/>
          <w:sz w:val="21"/>
        </w:rPr>
        <w:t>0</w:t>
      </w:r>
      <w:r>
        <w:rPr>
          <w:rFonts w:ascii="Georgia" w:hAnsi="Georgia"/>
          <w:i/>
          <w:w w:val="110"/>
          <w:sz w:val="21"/>
        </w:rPr>
        <w:t>.</w:t>
      </w:r>
      <w:r>
        <w:rPr>
          <w:rFonts w:ascii="Georgia" w:hAnsi="Georgia"/>
          <w:i/>
          <w:w w:val="110"/>
          <w:sz w:val="21"/>
        </w:rPr>
        <w:tab/>
      </w:r>
      <w:r>
        <w:rPr>
          <w:rFonts w:ascii="Century" w:hAnsi="Century"/>
          <w:w w:val="110"/>
          <w:sz w:val="21"/>
        </w:rPr>
        <w:t>(5.34)</w:t>
      </w:r>
    </w:p>
    <w:p w14:paraId="7F73D26C" w14:textId="77777777" w:rsidR="00ED6B8B" w:rsidRDefault="00ED6B8B" w:rsidP="00F672C4">
      <w:pPr>
        <w:rPr>
          <w:rFonts w:ascii="Century" w:hAnsi="Century"/>
          <w:sz w:val="21"/>
        </w:rPr>
        <w:sectPr w:rsidR="00ED6B8B">
          <w:type w:val="continuous"/>
          <w:pgSz w:w="11910" w:h="16840"/>
          <w:pgMar w:top="1580" w:right="1620" w:bottom="280" w:left="1680" w:header="720" w:footer="720" w:gutter="0"/>
          <w:cols w:num="2" w:space="720" w:equalWidth="0">
            <w:col w:w="2636" w:space="40"/>
            <w:col w:w="5934"/>
          </w:cols>
        </w:sectPr>
      </w:pPr>
    </w:p>
    <w:p w14:paraId="195C7F0F" w14:textId="77777777" w:rsidR="00ED6B8B" w:rsidRDefault="00ED6B8B" w:rsidP="00F672C4">
      <w:pPr>
        <w:pStyle w:val="BodyText"/>
        <w:spacing w:before="10"/>
        <w:rPr>
          <w:rFonts w:ascii="Century"/>
          <w:sz w:val="14"/>
        </w:rPr>
      </w:pPr>
    </w:p>
    <w:p w14:paraId="0C8325D0" w14:textId="77777777" w:rsidR="00ED6B8B" w:rsidRDefault="00890932" w:rsidP="00F672C4">
      <w:pPr>
        <w:pStyle w:val="BodyText"/>
        <w:spacing w:before="14"/>
        <w:ind w:left="479"/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26848" behindDoc="1" locked="0" layoutInCell="1" allowOverlap="1" wp14:anchorId="48DE6FD1" wp14:editId="18747C85">
                <wp:simplePos x="0" y="0"/>
                <wp:positionH relativeFrom="page">
                  <wp:posOffset>2740660</wp:posOffset>
                </wp:positionH>
                <wp:positionV relativeFrom="paragraph">
                  <wp:posOffset>-206375</wp:posOffset>
                </wp:positionV>
                <wp:extent cx="39370" cy="101600"/>
                <wp:effectExtent l="0" t="3175" r="1270" b="0"/>
                <wp:wrapNone/>
                <wp:docPr id="1139" name="Text Box 11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370" cy="101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FC0D350" w14:textId="77777777" w:rsidR="00B0570F" w:rsidRDefault="00B0570F">
                            <w:pPr>
                              <w:spacing w:line="153" w:lineRule="exact"/>
                              <w:rPr>
                                <w:rFonts w:ascii="Arial"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Arial"/>
                                <w:i/>
                                <w:w w:val="137"/>
                                <w:sz w:val="16"/>
                              </w:rPr>
                              <w:t>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8DE6FD1" id="Text Box 1115" o:spid="_x0000_s1279" type="#_x0000_t202" style="position:absolute;left:0;text-align:left;margin-left:215.8pt;margin-top:-16.25pt;width:3.1pt;height:8pt;z-index:-2515896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" filled="f" stroked="f">
                <v:textbox inset="0,0,0,0">
                  <w:txbxContent>
                    <w:p w14:paraId="4FC0D350" w14:textId="77777777" w:rsidR="00B0570F" w:rsidRDefault="00B0570F">
                      <w:pPr>
                        <w:spacing w:line="153" w:lineRule="exact"/>
                        <w:rPr>
                          <w:rFonts w:ascii="Arial"/>
                          <w:i/>
                          <w:sz w:val="16"/>
                        </w:rPr>
                      </w:pPr>
                      <w:r>
                        <w:rPr>
                          <w:rFonts w:ascii="Arial"/>
                          <w:i/>
                          <w:w w:val="137"/>
                          <w:sz w:val="16"/>
                        </w:rPr>
                        <w:t>t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28896" behindDoc="1" locked="0" layoutInCell="1" allowOverlap="1" wp14:anchorId="47D9C638" wp14:editId="08962C43">
                <wp:simplePos x="0" y="0"/>
                <wp:positionH relativeFrom="page">
                  <wp:posOffset>3139440</wp:posOffset>
                </wp:positionH>
                <wp:positionV relativeFrom="paragraph">
                  <wp:posOffset>-206375</wp:posOffset>
                </wp:positionV>
                <wp:extent cx="39370" cy="101600"/>
                <wp:effectExtent l="0" t="3175" r="2540" b="0"/>
                <wp:wrapNone/>
                <wp:docPr id="1138" name="Text Box 11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370" cy="101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B146DDC" w14:textId="77777777" w:rsidR="00B0570F" w:rsidRDefault="00B0570F">
                            <w:pPr>
                              <w:spacing w:line="153" w:lineRule="exact"/>
                              <w:rPr>
                                <w:rFonts w:ascii="Arial"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Arial"/>
                                <w:i/>
                                <w:w w:val="137"/>
                                <w:sz w:val="16"/>
                              </w:rPr>
                              <w:t>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7D9C638" id="Text Box 1114" o:spid="_x0000_s1280" type="#_x0000_t202" style="position:absolute;left:0;text-align:left;margin-left:247.2pt;margin-top:-16.25pt;width:3.1pt;height:8pt;z-index:-251587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" filled="f" stroked="f">
                <v:textbox inset="0,0,0,0">
                  <w:txbxContent>
                    <w:p w14:paraId="0B146DDC" w14:textId="77777777" w:rsidR="00B0570F" w:rsidRDefault="00B0570F">
                      <w:pPr>
                        <w:spacing w:line="153" w:lineRule="exact"/>
                        <w:rPr>
                          <w:rFonts w:ascii="Arial"/>
                          <w:i/>
                          <w:sz w:val="16"/>
                        </w:rPr>
                      </w:pPr>
                      <w:r>
                        <w:rPr>
                          <w:rFonts w:ascii="Arial"/>
                          <w:i/>
                          <w:w w:val="137"/>
                          <w:sz w:val="16"/>
                        </w:rPr>
                        <w:t>t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30944" behindDoc="1" locked="0" layoutInCell="1" allowOverlap="1" wp14:anchorId="042CB89F" wp14:editId="42B35AAB">
                <wp:simplePos x="0" y="0"/>
                <wp:positionH relativeFrom="page">
                  <wp:posOffset>3495675</wp:posOffset>
                </wp:positionH>
                <wp:positionV relativeFrom="paragraph">
                  <wp:posOffset>-160655</wp:posOffset>
                </wp:positionV>
                <wp:extent cx="83185" cy="139065"/>
                <wp:effectExtent l="0" t="1270" r="2540" b="2540"/>
                <wp:wrapNone/>
                <wp:docPr id="1137" name="Text Box 11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3185" cy="1390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D0229F1" w14:textId="77777777" w:rsidR="00B0570F" w:rsidRDefault="00B0570F">
                            <w:pPr>
                              <w:spacing w:line="212" w:lineRule="exact"/>
                              <w:rPr>
                                <w:rFonts w:ascii="Georgia"/>
                                <w:i/>
                                <w:sz w:val="21"/>
                              </w:rPr>
                            </w:pPr>
                            <w:r>
                              <w:rPr>
                                <w:rFonts w:ascii="Georgia"/>
                                <w:i/>
                                <w:sz w:val="21"/>
                              </w:rPr>
                              <w:t>n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42CB89F" id="Text Box 1113" o:spid="_x0000_s1281" type="#_x0000_t202" style="position:absolute;left:0;text-align:left;margin-left:275.25pt;margin-top:-12.65pt;width:6.55pt;height:10.95pt;z-index:-251585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" filled="f" stroked="f">
                <v:textbox inset="0,0,0,0">
                  <w:txbxContent>
                    <w:p w14:paraId="5D0229F1" w14:textId="77777777" w:rsidR="00B0570F" w:rsidRDefault="00B0570F">
                      <w:pPr>
                        <w:spacing w:line="212" w:lineRule="exact"/>
                        <w:rPr>
                          <w:rFonts w:ascii="Georgia"/>
                          <w:i/>
                          <w:sz w:val="21"/>
                        </w:rPr>
                      </w:pPr>
                      <w:r>
                        <w:rPr>
                          <w:rFonts w:ascii="Georgia"/>
                          <w:i/>
                          <w:sz w:val="21"/>
                        </w:rPr>
                        <w:t>n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32992" behindDoc="1" locked="0" layoutInCell="1" allowOverlap="1" wp14:anchorId="75AA20B8" wp14:editId="1AB62171">
                <wp:simplePos x="0" y="0"/>
                <wp:positionH relativeFrom="page">
                  <wp:posOffset>4947285</wp:posOffset>
                </wp:positionH>
                <wp:positionV relativeFrom="paragraph">
                  <wp:posOffset>-206375</wp:posOffset>
                </wp:positionV>
                <wp:extent cx="39370" cy="101600"/>
                <wp:effectExtent l="3810" t="3175" r="4445" b="0"/>
                <wp:wrapNone/>
                <wp:docPr id="1136" name="Text Box 11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370" cy="101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69AD917" w14:textId="77777777" w:rsidR="00B0570F" w:rsidRDefault="00B0570F">
                            <w:pPr>
                              <w:spacing w:line="153" w:lineRule="exact"/>
                              <w:rPr>
                                <w:rFonts w:ascii="Arial"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Arial"/>
                                <w:i/>
                                <w:w w:val="137"/>
                                <w:sz w:val="16"/>
                              </w:rPr>
                              <w:t>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5AA20B8" id="Text Box 1112" o:spid="_x0000_s1282" type="#_x0000_t202" style="position:absolute;left:0;text-align:left;margin-left:389.55pt;margin-top:-16.25pt;width:3.1pt;height:8pt;z-index:-251583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" filled="f" stroked="f">
                <v:textbox inset="0,0,0,0">
                  <w:txbxContent>
                    <w:p w14:paraId="769AD917" w14:textId="77777777" w:rsidR="00B0570F" w:rsidRDefault="00B0570F">
                      <w:pPr>
                        <w:spacing w:line="153" w:lineRule="exact"/>
                        <w:rPr>
                          <w:rFonts w:ascii="Arial"/>
                          <w:i/>
                          <w:sz w:val="16"/>
                        </w:rPr>
                      </w:pPr>
                      <w:r>
                        <w:rPr>
                          <w:rFonts w:ascii="Arial"/>
                          <w:i/>
                          <w:w w:val="137"/>
                          <w:sz w:val="16"/>
                        </w:rPr>
                        <w:t>t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35040" behindDoc="1" locked="0" layoutInCell="1" allowOverlap="1" wp14:anchorId="582DA36C" wp14:editId="69E348FD">
                <wp:simplePos x="0" y="0"/>
                <wp:positionH relativeFrom="page">
                  <wp:posOffset>1608455</wp:posOffset>
                </wp:positionH>
                <wp:positionV relativeFrom="paragraph">
                  <wp:posOffset>211455</wp:posOffset>
                </wp:positionV>
                <wp:extent cx="65405" cy="101600"/>
                <wp:effectExtent l="0" t="1905" r="2540" b="1270"/>
                <wp:wrapNone/>
                <wp:docPr id="1135" name="Text Box 11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405" cy="101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B2CDAF9" w14:textId="77777777" w:rsidR="00B0570F" w:rsidRDefault="00B0570F">
                            <w:pPr>
                              <w:spacing w:line="153" w:lineRule="exact"/>
                              <w:rPr>
                                <w:rFonts w:ascii="Arial"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Arial"/>
                                <w:i/>
                                <w:w w:val="115"/>
                                <w:sz w:val="16"/>
                              </w:rPr>
                              <w:t>n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82DA36C" id="Text Box 1111" o:spid="_x0000_s1283" type="#_x0000_t202" style="position:absolute;left:0;text-align:left;margin-left:126.65pt;margin-top:16.65pt;width:5.15pt;height:8pt;z-index:-2515814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" filled="f" stroked="f">
                <v:textbox inset="0,0,0,0">
                  <w:txbxContent>
                    <w:p w14:paraId="3B2CDAF9" w14:textId="77777777" w:rsidR="00B0570F" w:rsidRDefault="00B0570F">
                      <w:pPr>
                        <w:spacing w:line="153" w:lineRule="exact"/>
                        <w:rPr>
                          <w:rFonts w:ascii="Arial"/>
                          <w:i/>
                          <w:sz w:val="16"/>
                        </w:rPr>
                      </w:pPr>
                      <w:r>
                        <w:rPr>
                          <w:rFonts w:ascii="Arial"/>
                          <w:i/>
                          <w:w w:val="115"/>
                          <w:sz w:val="16"/>
                        </w:rPr>
                        <w:t>n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FA655D">
        <w:rPr>
          <w:w w:val="105"/>
        </w:rPr>
        <w:t xml:space="preserve">As </w:t>
      </w:r>
      <w:r w:rsidR="00FA655D">
        <w:rPr>
          <w:rFonts w:ascii="Arial" w:hAnsi="Arial"/>
          <w:i/>
          <w:w w:val="105"/>
          <w:position w:val="9"/>
          <w:sz w:val="16"/>
          <w:u w:val="single"/>
        </w:rPr>
        <w:t xml:space="preserve">α </w:t>
      </w:r>
      <w:r w:rsidR="00FA655D">
        <w:rPr>
          <w:rFonts w:ascii="Arial" w:hAnsi="Arial"/>
          <w:i/>
          <w:w w:val="150"/>
        </w:rPr>
        <w:t>«</w:t>
      </w:r>
      <w:r w:rsidR="00FA655D">
        <w:rPr>
          <w:rFonts w:ascii="Arial" w:hAnsi="Arial"/>
          <w:i/>
          <w:spacing w:val="-61"/>
          <w:w w:val="150"/>
        </w:rPr>
        <w:t xml:space="preserve"> </w:t>
      </w:r>
      <w:r w:rsidR="00FA655D">
        <w:rPr>
          <w:rFonts w:ascii="Arial Unicode MS" w:hAnsi="Arial Unicode MS"/>
          <w:w w:val="105"/>
        </w:rPr>
        <w:t>1</w:t>
      </w:r>
      <w:r w:rsidR="00FA655D">
        <w:rPr>
          <w:rFonts w:ascii="Bookman Old Style" w:hAnsi="Bookman Old Style"/>
          <w:i/>
          <w:w w:val="105"/>
        </w:rPr>
        <w:t xml:space="preserve">, </w:t>
      </w:r>
      <w:r w:rsidR="00FA655D">
        <w:rPr>
          <w:w w:val="105"/>
        </w:rPr>
        <w:t xml:space="preserve">(5.34) can </w:t>
      </w:r>
      <w:r w:rsidR="00FA655D">
        <w:rPr>
          <w:spacing w:val="3"/>
          <w:w w:val="105"/>
        </w:rPr>
        <w:t xml:space="preserve">be </w:t>
      </w:r>
      <w:r w:rsidR="00FA655D">
        <w:rPr>
          <w:w w:val="105"/>
        </w:rPr>
        <w:t>expressed as:</w:t>
      </w:r>
    </w:p>
    <w:p w14:paraId="1E4E5B5B" w14:textId="77777777" w:rsidR="00ED6B8B" w:rsidRDefault="00ED6B8B" w:rsidP="00F672C4">
      <w:pPr>
        <w:pStyle w:val="BodyText"/>
        <w:spacing w:before="4"/>
        <w:rPr>
          <w:sz w:val="12"/>
        </w:rPr>
      </w:pPr>
    </w:p>
    <w:p w14:paraId="3F136DC7" w14:textId="77777777" w:rsidR="00ED6B8B" w:rsidRDefault="00FA655D" w:rsidP="00F672C4">
      <w:pPr>
        <w:tabs>
          <w:tab w:val="left" w:pos="7939"/>
        </w:tabs>
        <w:spacing w:before="44"/>
        <w:ind w:left="2616"/>
        <w:rPr>
          <w:rFonts w:ascii="Century" w:hAnsi="Century"/>
          <w:sz w:val="21"/>
        </w:rPr>
      </w:pPr>
      <w:r>
        <w:rPr>
          <w:rFonts w:ascii="Georgia" w:hAnsi="Georgia"/>
          <w:i/>
          <w:spacing w:val="5"/>
          <w:w w:val="110"/>
          <w:sz w:val="21"/>
        </w:rPr>
        <w:t>β</w:t>
      </w:r>
      <w:r>
        <w:rPr>
          <w:rFonts w:ascii="Tahoma" w:hAnsi="Tahoma"/>
          <w:spacing w:val="5"/>
          <w:w w:val="110"/>
          <w:position w:val="9"/>
          <w:sz w:val="16"/>
        </w:rPr>
        <w:t>2</w:t>
      </w:r>
      <w:r>
        <w:rPr>
          <w:rFonts w:ascii="Georgia" w:hAnsi="Georgia"/>
          <w:i/>
          <w:spacing w:val="5"/>
          <w:w w:val="110"/>
          <w:sz w:val="21"/>
        </w:rPr>
        <w:t>C</w:t>
      </w:r>
      <w:r>
        <w:rPr>
          <w:rFonts w:ascii="Arial" w:hAnsi="Arial"/>
          <w:i/>
          <w:spacing w:val="5"/>
          <w:w w:val="110"/>
          <w:position w:val="-2"/>
          <w:sz w:val="16"/>
        </w:rPr>
        <w:t>t</w:t>
      </w:r>
      <w:r>
        <w:rPr>
          <w:rFonts w:ascii="Arial" w:hAnsi="Arial"/>
          <w:i/>
          <w:spacing w:val="8"/>
          <w:w w:val="110"/>
          <w:position w:val="-2"/>
          <w:sz w:val="16"/>
        </w:rPr>
        <w:t xml:space="preserve"> </w:t>
      </w:r>
      <w:r>
        <w:rPr>
          <w:rFonts w:ascii="Arial" w:hAnsi="Arial"/>
          <w:i/>
          <w:w w:val="110"/>
          <w:sz w:val="21"/>
        </w:rPr>
        <w:t>−</w:t>
      </w:r>
      <w:r>
        <w:rPr>
          <w:rFonts w:ascii="Arial" w:hAnsi="Arial"/>
          <w:i/>
          <w:spacing w:val="-16"/>
          <w:w w:val="110"/>
          <w:sz w:val="21"/>
        </w:rPr>
        <w:t xml:space="preserve"> </w:t>
      </w:r>
      <w:r>
        <w:rPr>
          <w:rFonts w:ascii="Georgia" w:hAnsi="Georgia"/>
          <w:i/>
          <w:spacing w:val="3"/>
          <w:w w:val="110"/>
          <w:sz w:val="21"/>
        </w:rPr>
        <w:t>βC</w:t>
      </w:r>
      <w:r>
        <w:rPr>
          <w:rFonts w:ascii="Arial" w:hAnsi="Arial"/>
          <w:i/>
          <w:spacing w:val="3"/>
          <w:w w:val="110"/>
          <w:position w:val="-2"/>
          <w:sz w:val="16"/>
        </w:rPr>
        <w:t>t</w:t>
      </w:r>
      <w:r>
        <w:rPr>
          <w:rFonts w:ascii="Arial" w:hAnsi="Arial"/>
          <w:i/>
          <w:spacing w:val="8"/>
          <w:w w:val="110"/>
          <w:position w:val="-2"/>
          <w:sz w:val="16"/>
        </w:rPr>
        <w:t xml:space="preserve"> </w:t>
      </w:r>
      <w:r>
        <w:rPr>
          <w:rFonts w:ascii="Arial" w:hAnsi="Arial"/>
          <w:i/>
          <w:w w:val="110"/>
          <w:sz w:val="21"/>
        </w:rPr>
        <w:t>−</w:t>
      </w:r>
      <w:r>
        <w:rPr>
          <w:rFonts w:ascii="Arial" w:hAnsi="Arial"/>
          <w:i/>
          <w:spacing w:val="-16"/>
          <w:w w:val="110"/>
          <w:sz w:val="21"/>
        </w:rPr>
        <w:t xml:space="preserve"> </w:t>
      </w:r>
      <w:r>
        <w:rPr>
          <w:rFonts w:ascii="Arial Unicode MS" w:hAnsi="Arial Unicode MS"/>
          <w:w w:val="110"/>
          <w:sz w:val="21"/>
        </w:rPr>
        <w:t>0</w:t>
      </w:r>
      <w:r>
        <w:rPr>
          <w:rFonts w:ascii="Georgia" w:hAnsi="Georgia"/>
          <w:i/>
          <w:w w:val="110"/>
          <w:sz w:val="21"/>
        </w:rPr>
        <w:t>.</w:t>
      </w:r>
      <w:r>
        <w:rPr>
          <w:rFonts w:ascii="Arial Unicode MS" w:hAnsi="Arial Unicode MS"/>
          <w:w w:val="110"/>
          <w:sz w:val="21"/>
        </w:rPr>
        <w:t>5</w:t>
      </w:r>
      <w:r>
        <w:rPr>
          <w:rFonts w:ascii="Arial Unicode MS" w:hAnsi="Arial Unicode MS"/>
          <w:spacing w:val="-28"/>
          <w:w w:val="110"/>
          <w:sz w:val="21"/>
        </w:rPr>
        <w:t xml:space="preserve"> </w:t>
      </w:r>
      <w:r>
        <w:rPr>
          <w:rFonts w:ascii="Arial Unicode MS" w:hAnsi="Arial Unicode MS"/>
          <w:w w:val="110"/>
          <w:sz w:val="21"/>
        </w:rPr>
        <w:t>(1</w:t>
      </w:r>
      <w:r>
        <w:rPr>
          <w:rFonts w:ascii="Arial Unicode MS" w:hAnsi="Arial Unicode MS"/>
          <w:spacing w:val="-16"/>
          <w:w w:val="110"/>
          <w:sz w:val="21"/>
        </w:rPr>
        <w:t xml:space="preserve"> </w:t>
      </w:r>
      <w:r>
        <w:rPr>
          <w:rFonts w:ascii="Arial" w:hAnsi="Arial"/>
          <w:i/>
          <w:w w:val="110"/>
          <w:sz w:val="21"/>
        </w:rPr>
        <w:t>−</w:t>
      </w:r>
      <w:r>
        <w:rPr>
          <w:rFonts w:ascii="Arial" w:hAnsi="Arial"/>
          <w:i/>
          <w:spacing w:val="-16"/>
          <w:w w:val="110"/>
          <w:sz w:val="21"/>
        </w:rPr>
        <w:t xml:space="preserve"> </w:t>
      </w:r>
      <w:r>
        <w:rPr>
          <w:rFonts w:ascii="Georgia" w:hAnsi="Georgia"/>
          <w:i/>
          <w:w w:val="110"/>
          <w:sz w:val="21"/>
        </w:rPr>
        <w:t>α</w:t>
      </w:r>
      <w:r>
        <w:rPr>
          <w:rFonts w:ascii="Arial Unicode MS" w:hAnsi="Arial Unicode MS"/>
          <w:w w:val="110"/>
          <w:sz w:val="21"/>
        </w:rPr>
        <w:t>)</w:t>
      </w:r>
      <w:r>
        <w:rPr>
          <w:rFonts w:ascii="Arial Unicode MS" w:hAnsi="Arial Unicode MS"/>
          <w:spacing w:val="-16"/>
          <w:w w:val="110"/>
          <w:sz w:val="21"/>
        </w:rPr>
        <w:t xml:space="preserve"> </w:t>
      </w:r>
      <w:r>
        <w:rPr>
          <w:rFonts w:ascii="Arial" w:hAnsi="Arial"/>
          <w:i/>
          <w:w w:val="110"/>
          <w:sz w:val="21"/>
        </w:rPr>
        <w:t>·</w:t>
      </w:r>
      <w:r>
        <w:rPr>
          <w:rFonts w:ascii="Arial" w:hAnsi="Arial"/>
          <w:i/>
          <w:spacing w:val="-16"/>
          <w:w w:val="110"/>
          <w:sz w:val="21"/>
        </w:rPr>
        <w:t xml:space="preserve"> </w:t>
      </w:r>
      <w:r>
        <w:rPr>
          <w:rFonts w:ascii="Arial Unicode MS" w:hAnsi="Arial Unicode MS"/>
          <w:w w:val="110"/>
          <w:sz w:val="21"/>
        </w:rPr>
        <w:t>(1</w:t>
      </w:r>
      <w:r>
        <w:rPr>
          <w:rFonts w:ascii="Arial Unicode MS" w:hAnsi="Arial Unicode MS"/>
          <w:spacing w:val="-16"/>
          <w:w w:val="110"/>
          <w:sz w:val="21"/>
        </w:rPr>
        <w:t xml:space="preserve"> </w:t>
      </w:r>
      <w:r>
        <w:rPr>
          <w:rFonts w:ascii="Arial" w:hAnsi="Arial"/>
          <w:i/>
          <w:w w:val="110"/>
          <w:sz w:val="21"/>
        </w:rPr>
        <w:t>−</w:t>
      </w:r>
      <w:r>
        <w:rPr>
          <w:rFonts w:ascii="Arial" w:hAnsi="Arial"/>
          <w:i/>
          <w:spacing w:val="-16"/>
          <w:w w:val="110"/>
          <w:sz w:val="21"/>
        </w:rPr>
        <w:t xml:space="preserve"> </w:t>
      </w:r>
      <w:r>
        <w:rPr>
          <w:rFonts w:ascii="Georgia" w:hAnsi="Georgia"/>
          <w:i/>
          <w:spacing w:val="2"/>
          <w:w w:val="110"/>
          <w:sz w:val="21"/>
        </w:rPr>
        <w:t>C</w:t>
      </w:r>
      <w:r>
        <w:rPr>
          <w:rFonts w:ascii="Arial" w:hAnsi="Arial"/>
          <w:i/>
          <w:spacing w:val="2"/>
          <w:w w:val="110"/>
          <w:position w:val="-2"/>
          <w:sz w:val="16"/>
        </w:rPr>
        <w:t>t</w:t>
      </w:r>
      <w:r>
        <w:rPr>
          <w:rFonts w:ascii="Arial Unicode MS" w:hAnsi="Arial Unicode MS"/>
          <w:spacing w:val="2"/>
          <w:w w:val="110"/>
          <w:sz w:val="21"/>
        </w:rPr>
        <w:t>)</w:t>
      </w:r>
      <w:r>
        <w:rPr>
          <w:rFonts w:ascii="Arial Unicode MS" w:hAnsi="Arial Unicode MS"/>
          <w:spacing w:val="-4"/>
          <w:w w:val="110"/>
          <w:sz w:val="21"/>
        </w:rPr>
        <w:t xml:space="preserve"> </w:t>
      </w:r>
      <w:r>
        <w:rPr>
          <w:rFonts w:ascii="Arial Unicode MS" w:hAnsi="Arial Unicode MS"/>
          <w:w w:val="110"/>
          <w:sz w:val="21"/>
        </w:rPr>
        <w:t>=</w:t>
      </w:r>
      <w:r>
        <w:rPr>
          <w:rFonts w:ascii="Arial Unicode MS" w:hAnsi="Arial Unicode MS"/>
          <w:spacing w:val="-4"/>
          <w:w w:val="110"/>
          <w:sz w:val="21"/>
        </w:rPr>
        <w:t xml:space="preserve"> </w:t>
      </w:r>
      <w:r>
        <w:rPr>
          <w:rFonts w:ascii="Arial Unicode MS" w:hAnsi="Arial Unicode MS"/>
          <w:w w:val="110"/>
          <w:sz w:val="21"/>
        </w:rPr>
        <w:t>0</w:t>
      </w:r>
      <w:r>
        <w:rPr>
          <w:rFonts w:ascii="Georgia" w:hAnsi="Georgia"/>
          <w:i/>
          <w:w w:val="110"/>
          <w:sz w:val="21"/>
        </w:rPr>
        <w:t>.</w:t>
      </w:r>
      <w:r>
        <w:rPr>
          <w:rFonts w:ascii="Georgia" w:hAnsi="Georgia"/>
          <w:i/>
          <w:w w:val="110"/>
          <w:sz w:val="21"/>
        </w:rPr>
        <w:tab/>
      </w:r>
      <w:r>
        <w:rPr>
          <w:rFonts w:ascii="Century" w:hAnsi="Century"/>
          <w:w w:val="110"/>
          <w:sz w:val="21"/>
        </w:rPr>
        <w:t>(5.35)</w:t>
      </w:r>
    </w:p>
    <w:p w14:paraId="67673C37" w14:textId="77777777" w:rsidR="00ED6B8B" w:rsidRDefault="00FA655D" w:rsidP="00F672C4">
      <w:pPr>
        <w:pStyle w:val="BodyText"/>
        <w:spacing w:before="292" w:line="249" w:lineRule="auto"/>
        <w:ind w:left="479"/>
      </w:pPr>
      <w:r>
        <w:t>By</w:t>
      </w:r>
      <w:r>
        <w:rPr>
          <w:spacing w:val="-14"/>
        </w:rPr>
        <w:t xml:space="preserve"> </w:t>
      </w:r>
      <w:r>
        <w:t>solving</w:t>
      </w:r>
      <w:r>
        <w:rPr>
          <w:spacing w:val="-14"/>
        </w:rPr>
        <w:t xml:space="preserve"> </w:t>
      </w:r>
      <w:r>
        <w:t>(5.35)</w:t>
      </w:r>
      <w:r>
        <w:rPr>
          <w:spacing w:val="-14"/>
        </w:rPr>
        <w:t xml:space="preserve"> </w:t>
      </w:r>
      <w:r>
        <w:t>and</w:t>
      </w:r>
      <w:r>
        <w:rPr>
          <w:spacing w:val="-14"/>
        </w:rPr>
        <w:t xml:space="preserve"> </w:t>
      </w:r>
      <w:r>
        <w:t>rejecting</w:t>
      </w:r>
      <w:r>
        <w:rPr>
          <w:spacing w:val="-13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negative</w:t>
      </w:r>
      <w:r>
        <w:rPr>
          <w:spacing w:val="-14"/>
        </w:rPr>
        <w:t xml:space="preserve"> </w:t>
      </w:r>
      <w:r>
        <w:t>solution</w:t>
      </w:r>
      <w:r>
        <w:rPr>
          <w:spacing w:val="-14"/>
        </w:rPr>
        <w:t xml:space="preserve"> </w:t>
      </w:r>
      <w:r>
        <w:rPr>
          <w:spacing w:val="-4"/>
        </w:rPr>
        <w:t>we</w:t>
      </w:r>
      <w:r>
        <w:rPr>
          <w:spacing w:val="-14"/>
        </w:rPr>
        <w:t xml:space="preserve"> </w:t>
      </w:r>
      <w:r>
        <w:t>finally</w:t>
      </w:r>
      <w:r>
        <w:rPr>
          <w:spacing w:val="-14"/>
        </w:rPr>
        <w:t xml:space="preserve"> </w:t>
      </w:r>
      <w:r>
        <w:t>reach</w:t>
      </w:r>
      <w:r>
        <w:rPr>
          <w:spacing w:val="-13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final solution:</w:t>
      </w:r>
    </w:p>
    <w:p w14:paraId="7E7DEA69" w14:textId="77777777" w:rsidR="00ED6B8B" w:rsidRDefault="00890932" w:rsidP="00F672C4">
      <w:pPr>
        <w:tabs>
          <w:tab w:val="left" w:pos="2276"/>
          <w:tab w:val="left" w:pos="7939"/>
        </w:tabs>
        <w:spacing w:before="37"/>
        <w:ind w:left="1716"/>
        <w:rPr>
          <w:rFonts w:ascii="Century" w:hAnsi="Century"/>
          <w:sz w:val="21"/>
        </w:rPr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22752" behindDoc="1" locked="0" layoutInCell="1" allowOverlap="1" wp14:anchorId="4F73FB2F" wp14:editId="2F781BC8">
                <wp:simplePos x="0" y="0"/>
                <wp:positionH relativeFrom="page">
                  <wp:posOffset>3627120</wp:posOffset>
                </wp:positionH>
                <wp:positionV relativeFrom="paragraph">
                  <wp:posOffset>139065</wp:posOffset>
                </wp:positionV>
                <wp:extent cx="1888490" cy="0"/>
                <wp:effectExtent l="7620" t="5715" r="8890" b="13335"/>
                <wp:wrapNone/>
                <wp:docPr id="1134" name="Line 11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888490" cy="0"/>
                        </a:xfrm>
                        <a:prstGeom prst="line">
                          <a:avLst/>
                        </a:pr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937420E" id="Line 1110" o:spid="_x0000_s1026" style="position:absolute;z-index:-251593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85.6pt,10.95pt" to="434.3pt,10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" strokeweight=".14042mm">
                <w10:wrap anchorx="page"/>
              </v:line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37088" behindDoc="1" locked="0" layoutInCell="1" allowOverlap="1" wp14:anchorId="2DCE9C1A" wp14:editId="6A47601E">
                <wp:simplePos x="0" y="0"/>
                <wp:positionH relativeFrom="page">
                  <wp:posOffset>2251075</wp:posOffset>
                </wp:positionH>
                <wp:positionV relativeFrom="paragraph">
                  <wp:posOffset>351790</wp:posOffset>
                </wp:positionV>
                <wp:extent cx="210820" cy="76200"/>
                <wp:effectExtent l="3175" t="0" r="0" b="635"/>
                <wp:wrapNone/>
                <wp:docPr id="1133" name="Text Box 11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0820" cy="76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7A841EE" w14:textId="77777777" w:rsidR="00B0570F" w:rsidRDefault="00B0570F">
                            <w:pPr>
                              <w:spacing w:line="115" w:lineRule="exact"/>
                              <w:rPr>
                                <w:rFonts w:ascii="Arial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Arial"/>
                                <w:i/>
                                <w:w w:val="125"/>
                                <w:sz w:val="12"/>
                              </w:rPr>
                              <w:t>TCA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DCE9C1A" id="Text Box 1109" o:spid="_x0000_s1284" type="#_x0000_t202" style="position:absolute;left:0;text-align:left;margin-left:177.25pt;margin-top:27.7pt;width:16.6pt;height:6pt;z-index:-251579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" filled="f" stroked="f">
                <v:textbox inset="0,0,0,0">
                  <w:txbxContent>
                    <w:p w14:paraId="27A841EE" w14:textId="77777777" w:rsidR="00B0570F" w:rsidRDefault="00B0570F">
                      <w:pPr>
                        <w:spacing w:line="115" w:lineRule="exact"/>
                        <w:rPr>
                          <w:rFonts w:ascii="Arial"/>
                          <w:i/>
                          <w:sz w:val="12"/>
                        </w:rPr>
                      </w:pPr>
                      <w:r>
                        <w:rPr>
                          <w:rFonts w:ascii="Arial"/>
                          <w:i/>
                          <w:w w:val="125"/>
                          <w:sz w:val="12"/>
                        </w:rPr>
                        <w:t>TCA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39136" behindDoc="1" locked="0" layoutInCell="1" allowOverlap="1" wp14:anchorId="4F3F5476" wp14:editId="4B980C7B">
                <wp:simplePos x="0" y="0"/>
                <wp:positionH relativeFrom="page">
                  <wp:posOffset>2680970</wp:posOffset>
                </wp:positionH>
                <wp:positionV relativeFrom="paragraph">
                  <wp:posOffset>309880</wp:posOffset>
                </wp:positionV>
                <wp:extent cx="69850" cy="196850"/>
                <wp:effectExtent l="4445" t="0" r="1905" b="0"/>
                <wp:wrapNone/>
                <wp:docPr id="1132" name="Text Box 11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850" cy="196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6ADD813" w14:textId="77777777" w:rsidR="00B0570F" w:rsidRDefault="00B0570F">
                            <w:pPr>
                              <w:spacing w:line="306" w:lineRule="exact"/>
                              <w:rPr>
                                <w:rFonts w:ascii="Arial Unicode MS"/>
                                <w:sz w:val="21"/>
                              </w:rPr>
                            </w:pPr>
                            <w:r>
                              <w:rPr>
                                <w:rFonts w:ascii="Arial Unicode MS"/>
                                <w:w w:val="89"/>
                                <w:sz w:val="21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F3F5476" id="Text Box 1108" o:spid="_x0000_s1285" type="#_x0000_t202" style="position:absolute;left:0;text-align:left;margin-left:211.1pt;margin-top:24.4pt;width:5.5pt;height:15.5pt;z-index:-251577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" filled="f" stroked="f">
                <v:textbox inset="0,0,0,0">
                  <w:txbxContent>
                    <w:p w14:paraId="06ADD813" w14:textId="77777777" w:rsidR="00B0570F" w:rsidRDefault="00B0570F">
                      <w:pPr>
                        <w:spacing w:line="306" w:lineRule="exact"/>
                        <w:rPr>
                          <w:rFonts w:ascii="Arial Unicode MS"/>
                          <w:sz w:val="21"/>
                        </w:rPr>
                      </w:pPr>
                      <w:r>
                        <w:rPr>
                          <w:rFonts w:ascii="Arial Unicode MS"/>
                          <w:w w:val="89"/>
                          <w:sz w:val="21"/>
                        </w:rPr>
                        <w:t>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41184" behindDoc="1" locked="0" layoutInCell="1" allowOverlap="1" wp14:anchorId="2323ADD1" wp14:editId="2ACFEA51">
                <wp:simplePos x="0" y="0"/>
                <wp:positionH relativeFrom="page">
                  <wp:posOffset>4307205</wp:posOffset>
                </wp:positionH>
                <wp:positionV relativeFrom="paragraph">
                  <wp:posOffset>362585</wp:posOffset>
                </wp:positionV>
                <wp:extent cx="138430" cy="150495"/>
                <wp:effectExtent l="1905" t="635" r="2540" b="1270"/>
                <wp:wrapNone/>
                <wp:docPr id="1131" name="Text Box 11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8430" cy="1504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E09C8B3" w14:textId="77777777" w:rsidR="00B0570F" w:rsidRDefault="00B0570F">
                            <w:pPr>
                              <w:spacing w:line="228" w:lineRule="exact"/>
                              <w:rPr>
                                <w:rFonts w:ascii="Arial"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Georgia"/>
                                <w:i/>
                                <w:w w:val="120"/>
                                <w:sz w:val="21"/>
                              </w:rPr>
                              <w:t>C</w:t>
                            </w:r>
                            <w:r>
                              <w:rPr>
                                <w:rFonts w:ascii="Arial"/>
                                <w:i/>
                                <w:w w:val="120"/>
                                <w:position w:val="-2"/>
                                <w:sz w:val="16"/>
                              </w:rPr>
                              <w:t>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323ADD1" id="Text Box 1107" o:spid="_x0000_s1286" type="#_x0000_t202" style="position:absolute;left:0;text-align:left;margin-left:339.15pt;margin-top:28.55pt;width:10.9pt;height:11.85pt;z-index:-2515752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" filled="f" stroked="f">
                <v:textbox inset="0,0,0,0">
                  <w:txbxContent>
                    <w:p w14:paraId="7E09C8B3" w14:textId="77777777" w:rsidR="00B0570F" w:rsidRDefault="00B0570F">
                      <w:pPr>
                        <w:spacing w:line="228" w:lineRule="exact"/>
                        <w:rPr>
                          <w:rFonts w:ascii="Arial"/>
                          <w:i/>
                          <w:sz w:val="16"/>
                        </w:rPr>
                      </w:pPr>
                      <w:r>
                        <w:rPr>
                          <w:rFonts w:ascii="Georgia"/>
                          <w:i/>
                          <w:w w:val="120"/>
                          <w:sz w:val="21"/>
                        </w:rPr>
                        <w:t>C</w:t>
                      </w:r>
                      <w:r>
                        <w:rPr>
                          <w:rFonts w:ascii="Arial"/>
                          <w:i/>
                          <w:w w:val="120"/>
                          <w:position w:val="-2"/>
                          <w:sz w:val="16"/>
                        </w:rPr>
                        <w:t>t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43232" behindDoc="1" locked="0" layoutInCell="1" allowOverlap="1" wp14:anchorId="055CF288" wp14:editId="59D0FB5C">
                <wp:simplePos x="0" y="0"/>
                <wp:positionH relativeFrom="page">
                  <wp:posOffset>5416550</wp:posOffset>
                </wp:positionH>
                <wp:positionV relativeFrom="paragraph">
                  <wp:posOffset>316230</wp:posOffset>
                </wp:positionV>
                <wp:extent cx="39370" cy="101600"/>
                <wp:effectExtent l="0" t="1905" r="1905" b="1270"/>
                <wp:wrapNone/>
                <wp:docPr id="1130" name="Text Box 11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370" cy="101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73E234D" w14:textId="77777777" w:rsidR="00B0570F" w:rsidRDefault="00B0570F">
                            <w:pPr>
                              <w:spacing w:line="153" w:lineRule="exact"/>
                              <w:rPr>
                                <w:rFonts w:ascii="Arial"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Arial"/>
                                <w:i/>
                                <w:w w:val="137"/>
                                <w:sz w:val="16"/>
                              </w:rPr>
                              <w:t>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55CF288" id="Text Box 1106" o:spid="_x0000_s1287" type="#_x0000_t202" style="position:absolute;left:0;text-align:left;margin-left:426.5pt;margin-top:24.9pt;width:3.1pt;height:8pt;z-index:-2515732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" filled="f" stroked="f">
                <v:textbox inset="0,0,0,0">
                  <w:txbxContent>
                    <w:p w14:paraId="473E234D" w14:textId="77777777" w:rsidR="00B0570F" w:rsidRDefault="00B0570F">
                      <w:pPr>
                        <w:spacing w:line="153" w:lineRule="exact"/>
                        <w:rPr>
                          <w:rFonts w:ascii="Arial"/>
                          <w:i/>
                          <w:sz w:val="16"/>
                        </w:rPr>
                      </w:pPr>
                      <w:r>
                        <w:rPr>
                          <w:rFonts w:ascii="Arial"/>
                          <w:i/>
                          <w:w w:val="137"/>
                          <w:sz w:val="16"/>
                        </w:rPr>
                        <w:t>t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FA655D">
        <w:rPr>
          <w:rFonts w:ascii="Georgia" w:hAnsi="Georgia"/>
          <w:i/>
          <w:w w:val="111"/>
          <w:sz w:val="21"/>
        </w:rPr>
        <w:t>L</w:t>
      </w:r>
      <w:r w:rsidR="00FA655D">
        <w:rPr>
          <w:rFonts w:ascii="Georgia" w:hAnsi="Georgia"/>
          <w:i/>
          <w:sz w:val="21"/>
        </w:rPr>
        <w:tab/>
      </w:r>
      <w:r w:rsidR="00FA655D">
        <w:rPr>
          <w:rFonts w:ascii="Arial Unicode MS" w:hAnsi="Arial Unicode MS"/>
          <w:w w:val="132"/>
          <w:sz w:val="21"/>
        </w:rPr>
        <w:t>=</w:t>
      </w:r>
      <w:r w:rsidR="00FA655D">
        <w:rPr>
          <w:rFonts w:ascii="Arial Unicode MS" w:hAnsi="Arial Unicode MS"/>
          <w:spacing w:val="26"/>
          <w:sz w:val="21"/>
        </w:rPr>
        <w:t xml:space="preserve"> </w:t>
      </w:r>
      <w:r w:rsidR="00FA655D">
        <w:rPr>
          <w:rFonts w:ascii="Georgia" w:hAnsi="Georgia"/>
          <w:i/>
          <w:position w:val="15"/>
          <w:sz w:val="21"/>
          <w:u w:val="single"/>
        </w:rPr>
        <w:t>n</w:t>
      </w:r>
      <w:r w:rsidR="00FA655D">
        <w:rPr>
          <w:rFonts w:ascii="Georgia" w:hAnsi="Georgia"/>
          <w:i/>
          <w:spacing w:val="9"/>
          <w:position w:val="15"/>
          <w:sz w:val="21"/>
        </w:rPr>
        <w:t xml:space="preserve"> </w:t>
      </w:r>
      <w:r w:rsidR="00FA655D">
        <w:rPr>
          <w:rFonts w:ascii="Arial" w:hAnsi="Arial"/>
          <w:spacing w:val="-1"/>
          <w:w w:val="236"/>
          <w:position w:val="35"/>
          <w:sz w:val="20"/>
        </w:rPr>
        <w:t>(</w:t>
      </w:r>
      <w:r w:rsidR="00FA655D">
        <w:rPr>
          <w:rFonts w:ascii="Arial Unicode MS" w:hAnsi="Arial Unicode MS"/>
          <w:spacing w:val="-1"/>
          <w:w w:val="99"/>
          <w:sz w:val="21"/>
        </w:rPr>
        <w:t>(</w:t>
      </w:r>
      <w:r w:rsidR="00FA655D">
        <w:rPr>
          <w:rFonts w:ascii="Arial Unicode MS" w:hAnsi="Arial Unicode MS"/>
          <w:w w:val="99"/>
          <w:sz w:val="21"/>
        </w:rPr>
        <w:t>1</w:t>
      </w:r>
      <w:r w:rsidR="00FA655D">
        <w:rPr>
          <w:rFonts w:ascii="Arial Unicode MS" w:hAnsi="Arial Unicode MS"/>
          <w:spacing w:val="-10"/>
          <w:sz w:val="21"/>
        </w:rPr>
        <w:t xml:space="preserve"> </w:t>
      </w:r>
      <w:r w:rsidR="00FA655D">
        <w:rPr>
          <w:rFonts w:ascii="Arial" w:hAnsi="Arial"/>
          <w:i/>
          <w:w w:val="132"/>
          <w:sz w:val="21"/>
        </w:rPr>
        <w:t>−</w:t>
      </w:r>
      <w:r w:rsidR="00FA655D">
        <w:rPr>
          <w:rFonts w:ascii="Arial" w:hAnsi="Arial"/>
          <w:i/>
          <w:spacing w:val="-10"/>
          <w:sz w:val="21"/>
        </w:rPr>
        <w:t xml:space="preserve"> </w:t>
      </w:r>
      <w:r w:rsidR="00FA655D">
        <w:rPr>
          <w:rFonts w:ascii="Georgia" w:hAnsi="Georgia"/>
          <w:i/>
          <w:w w:val="106"/>
          <w:sz w:val="21"/>
        </w:rPr>
        <w:t>α</w:t>
      </w:r>
      <w:r w:rsidR="00FA655D">
        <w:rPr>
          <w:rFonts w:ascii="Arial Unicode MS" w:hAnsi="Arial Unicode MS"/>
          <w:w w:val="115"/>
          <w:sz w:val="21"/>
        </w:rPr>
        <w:t>)</w:t>
      </w:r>
      <w:r w:rsidR="00FA655D">
        <w:rPr>
          <w:rFonts w:ascii="Arial Unicode MS" w:hAnsi="Arial Unicode MS"/>
          <w:spacing w:val="-10"/>
          <w:sz w:val="21"/>
        </w:rPr>
        <w:t xml:space="preserve"> </w:t>
      </w:r>
      <w:r w:rsidR="00FA655D">
        <w:rPr>
          <w:rFonts w:ascii="Arial Unicode MS" w:hAnsi="Arial Unicode MS"/>
          <w:w w:val="132"/>
          <w:sz w:val="21"/>
        </w:rPr>
        <w:t>+</w:t>
      </w:r>
      <w:r w:rsidR="00FA655D">
        <w:rPr>
          <w:rFonts w:ascii="Arial Unicode MS" w:hAnsi="Arial Unicode MS"/>
          <w:spacing w:val="-10"/>
          <w:sz w:val="21"/>
        </w:rPr>
        <w:t xml:space="preserve"> </w:t>
      </w:r>
      <w:r w:rsidR="00FA655D">
        <w:rPr>
          <w:rFonts w:ascii="Arial" w:hAnsi="Arial"/>
          <w:w w:val="358"/>
          <w:position w:val="36"/>
          <w:sz w:val="20"/>
        </w:rPr>
        <w:t>/</w:t>
      </w:r>
      <w:r w:rsidR="00FA655D">
        <w:rPr>
          <w:rFonts w:ascii="Arial Unicode MS" w:hAnsi="Arial Unicode MS"/>
          <w:spacing w:val="-1"/>
          <w:w w:val="99"/>
          <w:sz w:val="21"/>
        </w:rPr>
        <w:t>(</w:t>
      </w:r>
      <w:r w:rsidR="00FA655D">
        <w:rPr>
          <w:rFonts w:ascii="Arial Unicode MS" w:hAnsi="Arial Unicode MS"/>
          <w:w w:val="99"/>
          <w:sz w:val="21"/>
        </w:rPr>
        <w:t>1</w:t>
      </w:r>
      <w:r w:rsidR="00FA655D">
        <w:rPr>
          <w:rFonts w:ascii="Arial Unicode MS" w:hAnsi="Arial Unicode MS"/>
          <w:spacing w:val="-10"/>
          <w:sz w:val="21"/>
        </w:rPr>
        <w:t xml:space="preserve"> </w:t>
      </w:r>
      <w:r w:rsidR="00FA655D">
        <w:rPr>
          <w:rFonts w:ascii="Arial" w:hAnsi="Arial"/>
          <w:i/>
          <w:w w:val="132"/>
          <w:sz w:val="21"/>
        </w:rPr>
        <w:t>−</w:t>
      </w:r>
      <w:r w:rsidR="00FA655D">
        <w:rPr>
          <w:rFonts w:ascii="Arial" w:hAnsi="Arial"/>
          <w:i/>
          <w:spacing w:val="-10"/>
          <w:sz w:val="21"/>
        </w:rPr>
        <w:t xml:space="preserve"> </w:t>
      </w:r>
      <w:r w:rsidR="00FA655D">
        <w:rPr>
          <w:rFonts w:ascii="Georgia" w:hAnsi="Georgia"/>
          <w:i/>
          <w:w w:val="106"/>
          <w:sz w:val="21"/>
        </w:rPr>
        <w:t>α</w:t>
      </w:r>
      <w:r w:rsidR="00FA655D">
        <w:rPr>
          <w:rFonts w:ascii="Arial Unicode MS" w:hAnsi="Arial Unicode MS"/>
          <w:spacing w:val="-1"/>
          <w:w w:val="115"/>
          <w:sz w:val="21"/>
        </w:rPr>
        <w:t>)</w:t>
      </w:r>
      <w:r w:rsidR="00FA655D">
        <w:rPr>
          <w:rFonts w:ascii="Tahoma" w:hAnsi="Tahoma"/>
          <w:w w:val="96"/>
          <w:position w:val="10"/>
          <w:sz w:val="16"/>
        </w:rPr>
        <w:t>2</w:t>
      </w:r>
      <w:r w:rsidR="00FA655D">
        <w:rPr>
          <w:rFonts w:ascii="Tahoma" w:hAnsi="Tahoma"/>
          <w:spacing w:val="8"/>
          <w:position w:val="10"/>
          <w:sz w:val="16"/>
        </w:rPr>
        <w:t xml:space="preserve"> </w:t>
      </w:r>
      <w:r w:rsidR="00FA655D">
        <w:rPr>
          <w:rFonts w:ascii="Arial Unicode MS" w:hAnsi="Arial Unicode MS"/>
          <w:w w:val="132"/>
          <w:sz w:val="21"/>
        </w:rPr>
        <w:t>+</w:t>
      </w:r>
      <w:r w:rsidR="00FA655D">
        <w:rPr>
          <w:rFonts w:ascii="Arial Unicode MS" w:hAnsi="Arial Unicode MS"/>
          <w:spacing w:val="14"/>
          <w:sz w:val="21"/>
        </w:rPr>
        <w:t xml:space="preserve"> </w:t>
      </w:r>
      <w:r w:rsidR="00FA655D">
        <w:rPr>
          <w:rFonts w:ascii="Times New Roman" w:hAnsi="Times New Roman"/>
          <w:spacing w:val="4"/>
          <w:w w:val="99"/>
          <w:position w:val="15"/>
          <w:sz w:val="21"/>
          <w:u w:val="single"/>
        </w:rPr>
        <w:t xml:space="preserve"> </w:t>
      </w:r>
      <w:r w:rsidR="00FA655D">
        <w:rPr>
          <w:rFonts w:ascii="Arial Unicode MS" w:hAnsi="Arial Unicode MS"/>
          <w:w w:val="89"/>
          <w:position w:val="15"/>
          <w:sz w:val="21"/>
          <w:u w:val="single"/>
        </w:rPr>
        <w:t>2</w:t>
      </w:r>
      <w:r w:rsidR="00FA655D">
        <w:rPr>
          <w:rFonts w:ascii="Arial Unicode MS" w:hAnsi="Arial Unicode MS"/>
          <w:position w:val="15"/>
          <w:sz w:val="21"/>
          <w:u w:val="single"/>
        </w:rPr>
        <w:t xml:space="preserve"> </w:t>
      </w:r>
      <w:r w:rsidR="00FA655D">
        <w:rPr>
          <w:rFonts w:ascii="Arial Unicode MS" w:hAnsi="Arial Unicode MS"/>
          <w:spacing w:val="1"/>
          <w:position w:val="15"/>
          <w:sz w:val="21"/>
        </w:rPr>
        <w:t xml:space="preserve"> </w:t>
      </w:r>
      <w:r w:rsidR="00FA655D">
        <w:rPr>
          <w:rFonts w:ascii="Arial Unicode MS" w:hAnsi="Arial Unicode MS"/>
          <w:spacing w:val="-1"/>
          <w:w w:val="99"/>
          <w:sz w:val="21"/>
        </w:rPr>
        <w:t>(</w:t>
      </w:r>
      <w:r w:rsidR="00FA655D">
        <w:rPr>
          <w:rFonts w:ascii="Arial Unicode MS" w:hAnsi="Arial Unicode MS"/>
          <w:w w:val="99"/>
          <w:sz w:val="21"/>
        </w:rPr>
        <w:t>1</w:t>
      </w:r>
      <w:r w:rsidR="00FA655D">
        <w:rPr>
          <w:rFonts w:ascii="Arial Unicode MS" w:hAnsi="Arial Unicode MS"/>
          <w:spacing w:val="-10"/>
          <w:sz w:val="21"/>
        </w:rPr>
        <w:t xml:space="preserve"> </w:t>
      </w:r>
      <w:r w:rsidR="00FA655D">
        <w:rPr>
          <w:rFonts w:ascii="Arial" w:hAnsi="Arial"/>
          <w:i/>
          <w:w w:val="132"/>
          <w:sz w:val="21"/>
        </w:rPr>
        <w:t>−</w:t>
      </w:r>
      <w:r w:rsidR="00FA655D">
        <w:rPr>
          <w:rFonts w:ascii="Arial" w:hAnsi="Arial"/>
          <w:i/>
          <w:spacing w:val="-10"/>
          <w:sz w:val="21"/>
        </w:rPr>
        <w:t xml:space="preserve"> </w:t>
      </w:r>
      <w:r w:rsidR="00FA655D">
        <w:rPr>
          <w:rFonts w:ascii="Georgia" w:hAnsi="Georgia"/>
          <w:i/>
          <w:w w:val="106"/>
          <w:sz w:val="21"/>
        </w:rPr>
        <w:t>α</w:t>
      </w:r>
      <w:r w:rsidR="00FA655D">
        <w:rPr>
          <w:rFonts w:ascii="Arial Unicode MS" w:hAnsi="Arial Unicode MS"/>
          <w:w w:val="115"/>
          <w:sz w:val="21"/>
        </w:rPr>
        <w:t>)</w:t>
      </w:r>
      <w:r w:rsidR="00FA655D">
        <w:rPr>
          <w:rFonts w:ascii="Arial Unicode MS" w:hAnsi="Arial Unicode MS"/>
          <w:spacing w:val="-10"/>
          <w:sz w:val="21"/>
        </w:rPr>
        <w:t xml:space="preserve"> </w:t>
      </w:r>
      <w:r w:rsidR="00FA655D">
        <w:rPr>
          <w:rFonts w:ascii="Arial" w:hAnsi="Arial"/>
          <w:i/>
          <w:w w:val="82"/>
          <w:sz w:val="21"/>
        </w:rPr>
        <w:t>·</w:t>
      </w:r>
      <w:r w:rsidR="00FA655D">
        <w:rPr>
          <w:rFonts w:ascii="Arial" w:hAnsi="Arial"/>
          <w:i/>
          <w:spacing w:val="-10"/>
          <w:sz w:val="21"/>
        </w:rPr>
        <w:t xml:space="preserve"> </w:t>
      </w:r>
      <w:r w:rsidR="00FA655D">
        <w:rPr>
          <w:rFonts w:ascii="Arial Unicode MS" w:hAnsi="Arial Unicode MS"/>
          <w:spacing w:val="-1"/>
          <w:w w:val="99"/>
          <w:sz w:val="21"/>
        </w:rPr>
        <w:t>(</w:t>
      </w:r>
      <w:r w:rsidR="00FA655D">
        <w:rPr>
          <w:rFonts w:ascii="Arial Unicode MS" w:hAnsi="Arial Unicode MS"/>
          <w:w w:val="99"/>
          <w:sz w:val="21"/>
        </w:rPr>
        <w:t>1</w:t>
      </w:r>
      <w:r w:rsidR="00FA655D">
        <w:rPr>
          <w:rFonts w:ascii="Arial Unicode MS" w:hAnsi="Arial Unicode MS"/>
          <w:spacing w:val="-10"/>
          <w:sz w:val="21"/>
        </w:rPr>
        <w:t xml:space="preserve"> </w:t>
      </w:r>
      <w:r w:rsidR="00FA655D">
        <w:rPr>
          <w:rFonts w:ascii="Arial" w:hAnsi="Arial"/>
          <w:i/>
          <w:w w:val="132"/>
          <w:sz w:val="21"/>
        </w:rPr>
        <w:t>−</w:t>
      </w:r>
      <w:r w:rsidR="00FA655D">
        <w:rPr>
          <w:rFonts w:ascii="Arial" w:hAnsi="Arial"/>
          <w:i/>
          <w:spacing w:val="-10"/>
          <w:sz w:val="21"/>
        </w:rPr>
        <w:t xml:space="preserve"> </w:t>
      </w:r>
      <w:r w:rsidR="00FA655D">
        <w:rPr>
          <w:rFonts w:ascii="Georgia" w:hAnsi="Georgia"/>
          <w:i/>
          <w:w w:val="110"/>
          <w:sz w:val="21"/>
        </w:rPr>
        <w:t>C</w:t>
      </w:r>
      <w:r w:rsidR="00FA655D">
        <w:rPr>
          <w:rFonts w:ascii="Georgia" w:hAnsi="Georgia"/>
          <w:i/>
          <w:spacing w:val="20"/>
          <w:sz w:val="21"/>
        </w:rPr>
        <w:t xml:space="preserve"> </w:t>
      </w:r>
      <w:r w:rsidR="00FA655D">
        <w:rPr>
          <w:rFonts w:ascii="Arial Unicode MS" w:hAnsi="Arial Unicode MS"/>
          <w:w w:val="115"/>
          <w:sz w:val="21"/>
        </w:rPr>
        <w:t>)</w:t>
      </w:r>
      <w:r w:rsidR="00FA655D">
        <w:rPr>
          <w:rFonts w:ascii="Arial" w:hAnsi="Arial"/>
          <w:w w:val="283"/>
          <w:position w:val="35"/>
          <w:sz w:val="20"/>
        </w:rPr>
        <w:t>\</w:t>
      </w:r>
      <w:r w:rsidR="00FA655D">
        <w:rPr>
          <w:rFonts w:ascii="Arial" w:hAnsi="Arial"/>
          <w:spacing w:val="-20"/>
          <w:position w:val="35"/>
          <w:sz w:val="20"/>
        </w:rPr>
        <w:t xml:space="preserve"> </w:t>
      </w:r>
      <w:r w:rsidR="00FA655D">
        <w:rPr>
          <w:rFonts w:ascii="Georgia" w:hAnsi="Georgia"/>
          <w:i/>
          <w:w w:val="102"/>
          <w:sz w:val="21"/>
        </w:rPr>
        <w:t>.</w:t>
      </w:r>
      <w:r w:rsidR="00FA655D">
        <w:rPr>
          <w:rFonts w:ascii="Georgia" w:hAnsi="Georgia"/>
          <w:i/>
          <w:sz w:val="21"/>
        </w:rPr>
        <w:tab/>
      </w:r>
      <w:r w:rsidR="00FA655D">
        <w:rPr>
          <w:rFonts w:ascii="Century" w:hAnsi="Century"/>
          <w:spacing w:val="-1"/>
          <w:w w:val="97"/>
          <w:sz w:val="21"/>
        </w:rPr>
        <w:t>(5.36)</w:t>
      </w:r>
    </w:p>
    <w:p w14:paraId="3F96B595" w14:textId="77777777" w:rsidR="00ED6B8B" w:rsidRDefault="00ED6B8B" w:rsidP="00F672C4">
      <w:pPr>
        <w:pStyle w:val="BodyText"/>
        <w:spacing w:before="9"/>
        <w:rPr>
          <w:rFonts w:ascii="Century"/>
          <w:sz w:val="23"/>
        </w:rPr>
      </w:pPr>
    </w:p>
    <w:p w14:paraId="13C0DD4A" w14:textId="77777777" w:rsidR="00ED6B8B" w:rsidRDefault="00FA655D">
      <w:pPr>
        <w:pStyle w:val="BodyText"/>
        <w:spacing w:before="118" w:line="266" w:lineRule="auto"/>
        <w:ind w:left="480" w:right="105"/>
        <w:pPrChange w:id="516" w:author="Raghda Wahdan" w:date="2017-11-06T13:08:00Z">
          <w:pPr>
            <w:pStyle w:val="BodyText"/>
            <w:spacing w:before="118" w:line="266" w:lineRule="auto"/>
            <w:ind w:left="480" w:right="105"/>
            <w:jc w:val="both"/>
          </w:pPr>
        </w:pPrChange>
      </w:pPr>
      <w:r>
        <w:t>As</w:t>
      </w:r>
      <w:r>
        <w:rPr>
          <w:spacing w:val="-14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optimization</w:t>
      </w:r>
      <w:r>
        <w:rPr>
          <w:spacing w:val="-14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(5.1)</w:t>
      </w:r>
      <w:r>
        <w:rPr>
          <w:spacing w:val="-14"/>
        </w:rPr>
        <w:t xml:space="preserve"> </w:t>
      </w:r>
      <w:r>
        <w:t>is</w:t>
      </w:r>
      <w:r>
        <w:rPr>
          <w:spacing w:val="-14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rPr>
          <w:spacing w:val="-3"/>
        </w:rPr>
        <w:t>convex</w:t>
      </w:r>
      <w:r>
        <w:rPr>
          <w:spacing w:val="-14"/>
        </w:rPr>
        <w:t xml:space="preserve"> </w:t>
      </w:r>
      <w:r>
        <w:t>optimization</w:t>
      </w:r>
      <w:r>
        <w:rPr>
          <w:spacing w:val="-14"/>
        </w:rPr>
        <w:t xml:space="preserve"> </w:t>
      </w:r>
      <w:r>
        <w:t>problem,</w:t>
      </w:r>
      <w:r>
        <w:rPr>
          <w:spacing w:val="-14"/>
        </w:rPr>
        <w:t xml:space="preserve"> </w:t>
      </w:r>
      <w:r>
        <w:t>and</w:t>
      </w:r>
      <w:r>
        <w:rPr>
          <w:spacing w:val="-14"/>
        </w:rPr>
        <w:t xml:space="preserve"> </w:t>
      </w:r>
      <w:r>
        <w:t>there</w:t>
      </w:r>
      <w:r>
        <w:rPr>
          <w:spacing w:val="-14"/>
        </w:rPr>
        <w:t xml:space="preserve"> </w:t>
      </w:r>
      <w:r>
        <w:t>exits only one non-negative solution of (5.35), (5.36) leads to the global optimum. According</w:t>
      </w:r>
      <w:r>
        <w:rPr>
          <w:spacing w:val="-16"/>
        </w:rPr>
        <w:t xml:space="preserve"> </w:t>
      </w:r>
      <w:r>
        <w:t>to</w:t>
      </w:r>
      <w:r>
        <w:rPr>
          <w:spacing w:val="-16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literature,</w:t>
      </w:r>
      <w:r>
        <w:rPr>
          <w:spacing w:val="-16"/>
        </w:rPr>
        <w:t xml:space="preserve"> </w:t>
      </w:r>
      <w:r>
        <w:t>[92]</w:t>
      </w:r>
      <w:r>
        <w:rPr>
          <w:spacing w:val="-16"/>
        </w:rPr>
        <w:t xml:space="preserve"> </w:t>
      </w:r>
      <w:r>
        <w:t>is</w:t>
      </w:r>
      <w:r>
        <w:rPr>
          <w:spacing w:val="-16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only</w:t>
      </w:r>
      <w:r>
        <w:rPr>
          <w:spacing w:val="-16"/>
        </w:rPr>
        <w:t xml:space="preserve"> </w:t>
      </w:r>
      <w:r>
        <w:rPr>
          <w:spacing w:val="-3"/>
        </w:rPr>
        <w:t>work</w:t>
      </w:r>
      <w:r>
        <w:rPr>
          <w:spacing w:val="-16"/>
        </w:rPr>
        <w:t xml:space="preserve"> </w:t>
      </w:r>
      <w:r>
        <w:t>which</w:t>
      </w:r>
      <w:r>
        <w:rPr>
          <w:spacing w:val="-16"/>
        </w:rPr>
        <w:t xml:space="preserve"> </w:t>
      </w:r>
      <w:r>
        <w:t>used</w:t>
      </w:r>
      <w:r>
        <w:rPr>
          <w:spacing w:val="-16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same</w:t>
      </w:r>
      <w:r>
        <w:rPr>
          <w:spacing w:val="-16"/>
        </w:rPr>
        <w:t xml:space="preserve"> </w:t>
      </w:r>
      <w:r>
        <w:t>perfor-</w:t>
      </w:r>
    </w:p>
    <w:p w14:paraId="68F61049" w14:textId="77777777" w:rsidR="00ED6B8B" w:rsidRDefault="00ED6B8B">
      <w:pPr>
        <w:spacing w:line="266" w:lineRule="auto"/>
        <w:sectPr w:rsidR="00ED6B8B">
          <w:type w:val="continuous"/>
          <w:pgSz w:w="11910" w:h="16840"/>
          <w:pgMar w:top="1580" w:right="1620" w:bottom="280" w:left="1680" w:header="720" w:footer="720" w:gutter="0"/>
          <w:cols w:space="720"/>
        </w:sectPr>
        <w:pPrChange w:id="517" w:author="Raghda Wahdan" w:date="2017-11-06T13:08:00Z">
          <w:pPr>
            <w:spacing w:line="266" w:lineRule="auto"/>
            <w:jc w:val="both"/>
          </w:pPr>
        </w:pPrChange>
      </w:pPr>
    </w:p>
    <w:p w14:paraId="42DBA765" w14:textId="77777777" w:rsidR="00ED6B8B" w:rsidRDefault="00FA655D" w:rsidP="00F672C4">
      <w:pPr>
        <w:pStyle w:val="BodyText"/>
        <w:spacing w:line="323" w:lineRule="exact"/>
        <w:ind w:left="480"/>
        <w:rPr>
          <w:rFonts w:ascii="Bookman Old Style" w:hAnsi="Bookman Old Style"/>
          <w:i/>
        </w:rPr>
      </w:pPr>
      <w:r>
        <w:t>mance metric</w:t>
      </w:r>
      <w:r>
        <w:rPr>
          <w:spacing w:val="-16"/>
        </w:rPr>
        <w:t xml:space="preserve"> </w:t>
      </w:r>
      <w:r>
        <w:rPr>
          <w:rFonts w:ascii="Bookman Old Style" w:hAnsi="Bookman Old Style"/>
          <w:i/>
        </w:rPr>
        <w:t>η</w:t>
      </w:r>
    </w:p>
    <w:p w14:paraId="7FB1B696" w14:textId="77777777" w:rsidR="00ED6B8B" w:rsidRDefault="00FA655D" w:rsidP="00F672C4">
      <w:pPr>
        <w:pStyle w:val="BodyText"/>
        <w:rPr>
          <w:rFonts w:ascii="Bookman Old Style"/>
          <w:i/>
          <w:sz w:val="12"/>
        </w:rPr>
      </w:pPr>
      <w:r>
        <w:br w:type="column"/>
      </w:r>
    </w:p>
    <w:p w14:paraId="5FB6A415" w14:textId="77777777" w:rsidR="00ED6B8B" w:rsidRDefault="00FA655D" w:rsidP="00F672C4">
      <w:pPr>
        <w:spacing w:before="93" w:line="105" w:lineRule="exact"/>
        <w:ind w:left="-40"/>
        <w:rPr>
          <w:rFonts w:ascii="Arial"/>
          <w:i/>
          <w:sz w:val="12"/>
        </w:rPr>
      </w:pPr>
      <w:r>
        <w:rPr>
          <w:rFonts w:ascii="Arial"/>
          <w:i/>
          <w:w w:val="125"/>
          <w:sz w:val="12"/>
        </w:rPr>
        <w:t>TCA</w:t>
      </w:r>
    </w:p>
    <w:p w14:paraId="7CC1A2C0" w14:textId="77777777" w:rsidR="00ED6B8B" w:rsidRDefault="00FA655D" w:rsidP="00F672C4">
      <w:pPr>
        <w:pStyle w:val="BodyText"/>
        <w:spacing w:line="323" w:lineRule="exact"/>
        <w:ind w:left="-11"/>
      </w:pPr>
      <w:r>
        <w:br w:type="column"/>
      </w:r>
      <w:r>
        <w:t>to get the optimum frame length.  However, in this work</w:t>
      </w:r>
    </w:p>
    <w:p w14:paraId="2B8D99E2" w14:textId="77777777" w:rsidR="00ED6B8B" w:rsidRDefault="00ED6B8B" w:rsidP="00F672C4">
      <w:pPr>
        <w:spacing w:line="323" w:lineRule="exact"/>
        <w:sectPr w:rsidR="00ED6B8B">
          <w:type w:val="continuous"/>
          <w:pgSz w:w="11910" w:h="16840"/>
          <w:pgMar w:top="1580" w:right="1620" w:bottom="280" w:left="1680" w:header="720" w:footer="720" w:gutter="0"/>
          <w:cols w:num="3" w:space="720" w:equalWidth="0">
            <w:col w:w="2100" w:space="40"/>
            <w:col w:w="292" w:space="40"/>
            <w:col w:w="6138"/>
          </w:cols>
        </w:sectPr>
      </w:pPr>
    </w:p>
    <w:p w14:paraId="72554FEF" w14:textId="77777777" w:rsidR="00ED6B8B" w:rsidRDefault="00FA655D">
      <w:pPr>
        <w:pStyle w:val="BodyText"/>
        <w:spacing w:before="17" w:line="266" w:lineRule="auto"/>
        <w:ind w:left="480" w:right="105"/>
        <w:pPrChange w:id="518" w:author="Raghda Wahdan" w:date="2017-11-06T13:08:00Z">
          <w:pPr>
            <w:pStyle w:val="BodyText"/>
            <w:spacing w:before="17" w:line="266" w:lineRule="auto"/>
            <w:ind w:left="480" w:right="105"/>
            <w:jc w:val="both"/>
          </w:pPr>
        </w:pPrChange>
      </w:pPr>
      <w:r>
        <w:t>the</w:t>
      </w:r>
      <w:r>
        <w:rPr>
          <w:spacing w:val="-18"/>
        </w:rPr>
        <w:t xml:space="preserve"> </w:t>
      </w:r>
      <w:r>
        <w:t>authors</w:t>
      </w:r>
      <w:r>
        <w:rPr>
          <w:spacing w:val="-18"/>
        </w:rPr>
        <w:t xml:space="preserve"> </w:t>
      </w:r>
      <w:r>
        <w:t>did</w:t>
      </w:r>
      <w:r>
        <w:rPr>
          <w:spacing w:val="-18"/>
        </w:rPr>
        <w:t xml:space="preserve"> </w:t>
      </w:r>
      <w:r>
        <w:t>not</w:t>
      </w:r>
      <w:r>
        <w:rPr>
          <w:spacing w:val="-18"/>
        </w:rPr>
        <w:t xml:space="preserve"> </w:t>
      </w:r>
      <w:r>
        <w:t>propose</w:t>
      </w:r>
      <w:r>
        <w:rPr>
          <w:spacing w:val="-18"/>
        </w:rPr>
        <w:t xml:space="preserve"> </w:t>
      </w:r>
      <w:r>
        <w:rPr>
          <w:spacing w:val="-3"/>
        </w:rPr>
        <w:t>any</w:t>
      </w:r>
      <w:r>
        <w:rPr>
          <w:spacing w:val="-18"/>
        </w:rPr>
        <w:t xml:space="preserve"> </w:t>
      </w:r>
      <w:r>
        <w:t>closed</w:t>
      </w:r>
      <w:r>
        <w:rPr>
          <w:spacing w:val="-18"/>
        </w:rPr>
        <w:t xml:space="preserve"> </w:t>
      </w:r>
      <w:r>
        <w:t>form</w:t>
      </w:r>
      <w:r>
        <w:rPr>
          <w:spacing w:val="-18"/>
        </w:rPr>
        <w:t xml:space="preserve"> </w:t>
      </w:r>
      <w:r>
        <w:t>solution</w:t>
      </w:r>
      <w:r>
        <w:rPr>
          <w:spacing w:val="-18"/>
        </w:rPr>
        <w:t xml:space="preserve"> </w:t>
      </w:r>
      <w:r>
        <w:t>and</w:t>
      </w:r>
      <w:r>
        <w:rPr>
          <w:spacing w:val="-18"/>
        </w:rPr>
        <w:t xml:space="preserve"> </w:t>
      </w:r>
      <w:r>
        <w:t>they</w:t>
      </w:r>
      <w:r>
        <w:rPr>
          <w:spacing w:val="-18"/>
        </w:rPr>
        <w:t xml:space="preserve"> </w:t>
      </w:r>
      <w:r>
        <w:rPr>
          <w:spacing w:val="-4"/>
        </w:rPr>
        <w:t>have</w:t>
      </w:r>
      <w:r>
        <w:rPr>
          <w:spacing w:val="-18"/>
        </w:rPr>
        <w:t xml:space="preserve"> </w:t>
      </w:r>
      <w:r>
        <w:t>to</w:t>
      </w:r>
      <w:r>
        <w:rPr>
          <w:spacing w:val="-18"/>
        </w:rPr>
        <w:t xml:space="preserve"> </w:t>
      </w:r>
      <w:r>
        <w:t>rely</w:t>
      </w:r>
      <w:r>
        <w:rPr>
          <w:spacing w:val="-18"/>
        </w:rPr>
        <w:t xml:space="preserve"> </w:t>
      </w:r>
      <w:r>
        <w:t xml:space="preserve">on </w:t>
      </w:r>
      <w:r>
        <w:rPr>
          <w:w w:val="95"/>
        </w:rPr>
        <w:t>multi-dimensional look-up</w:t>
      </w:r>
      <w:r>
        <w:rPr>
          <w:spacing w:val="-18"/>
          <w:w w:val="95"/>
        </w:rPr>
        <w:t xml:space="preserve"> </w:t>
      </w:r>
      <w:r>
        <w:rPr>
          <w:w w:val="95"/>
        </w:rPr>
        <w:t>tables.</w:t>
      </w:r>
    </w:p>
    <w:p w14:paraId="4DE8860D" w14:textId="728D35B8" w:rsidR="00ED6B8B" w:rsidRDefault="00FA655D">
      <w:pPr>
        <w:pStyle w:val="BodyText"/>
        <w:spacing w:before="29" w:line="266" w:lineRule="auto"/>
        <w:ind w:left="480" w:right="105" w:firstLine="351"/>
        <w:pPrChange w:id="519" w:author="Raghda Wahdan" w:date="2017-11-06T13:08:00Z">
          <w:pPr>
            <w:pStyle w:val="BodyText"/>
            <w:spacing w:before="29" w:line="266" w:lineRule="auto"/>
            <w:ind w:left="480" w:right="105" w:firstLine="351"/>
            <w:jc w:val="both"/>
          </w:pPr>
        </w:pPrChange>
      </w:pPr>
      <w:r>
        <w:t>As</w:t>
      </w:r>
      <w:r>
        <w:rPr>
          <w:spacing w:val="-18"/>
        </w:rPr>
        <w:t xml:space="preserve"> </w:t>
      </w:r>
      <w:r>
        <w:t>mentioned</w:t>
      </w:r>
      <w:r>
        <w:rPr>
          <w:spacing w:val="-18"/>
        </w:rPr>
        <w:t xml:space="preserve"> </w:t>
      </w:r>
      <w:r>
        <w:t>before,</w:t>
      </w:r>
      <w:r>
        <w:rPr>
          <w:spacing w:val="-17"/>
        </w:rPr>
        <w:t xml:space="preserve"> </w:t>
      </w:r>
      <w:r>
        <w:t>the</w:t>
      </w:r>
      <w:r>
        <w:rPr>
          <w:spacing w:val="-18"/>
        </w:rPr>
        <w:t xml:space="preserve"> </w:t>
      </w:r>
      <w:r>
        <w:rPr>
          <w:spacing w:val="-4"/>
        </w:rPr>
        <w:t>value</w:t>
      </w:r>
      <w:r>
        <w:rPr>
          <w:spacing w:val="-18"/>
        </w:rPr>
        <w:t xml:space="preserve"> </w:t>
      </w:r>
      <w:r>
        <w:t>of</w:t>
      </w:r>
      <w:r>
        <w:rPr>
          <w:spacing w:val="-18"/>
        </w:rPr>
        <w:t xml:space="preserve"> </w:t>
      </w:r>
      <w:r>
        <w:rPr>
          <w:rFonts w:ascii="Bookman Old Style" w:hAnsi="Bookman Old Style"/>
          <w:i/>
        </w:rPr>
        <w:t>α</w:t>
      </w:r>
      <w:r>
        <w:rPr>
          <w:rFonts w:ascii="Bookman Old Style" w:hAnsi="Bookman Old Style"/>
          <w:i/>
          <w:spacing w:val="-29"/>
        </w:rPr>
        <w:t xml:space="preserve"> </w:t>
      </w:r>
      <w:r>
        <w:t>strongly</w:t>
      </w:r>
      <w:r>
        <w:rPr>
          <w:spacing w:val="-18"/>
        </w:rPr>
        <w:t xml:space="preserve"> </w:t>
      </w:r>
      <w:r>
        <w:t>depends</w:t>
      </w:r>
      <w:r>
        <w:rPr>
          <w:spacing w:val="-18"/>
        </w:rPr>
        <w:t xml:space="preserve"> </w:t>
      </w:r>
      <w:r>
        <w:t>on</w:t>
      </w:r>
      <w:r>
        <w:rPr>
          <w:spacing w:val="-18"/>
        </w:rPr>
        <w:t xml:space="preserve"> </w:t>
      </w:r>
      <w:r>
        <w:t>the</w:t>
      </w:r>
      <w:r>
        <w:rPr>
          <w:spacing w:val="-18"/>
        </w:rPr>
        <w:t xml:space="preserve"> </w:t>
      </w:r>
      <w:r>
        <w:t>receiver</w:t>
      </w:r>
      <w:r>
        <w:rPr>
          <w:spacing w:val="-18"/>
        </w:rPr>
        <w:t xml:space="preserve"> </w:t>
      </w:r>
      <w:r>
        <w:t xml:space="preserve">type and the SNR. The </w:t>
      </w:r>
      <w:r>
        <w:rPr>
          <w:spacing w:val="-4"/>
        </w:rPr>
        <w:t xml:space="preserve">value </w:t>
      </w:r>
      <w:r>
        <w:t xml:space="preserve">of collision </w:t>
      </w:r>
      <w:r>
        <w:rPr>
          <w:spacing w:val="-3"/>
        </w:rPr>
        <w:t xml:space="preserve">recovery </w:t>
      </w:r>
      <w:r>
        <w:rPr>
          <w:rFonts w:ascii="Bookman Old Style" w:hAnsi="Bookman Old Style"/>
          <w:i/>
        </w:rPr>
        <w:t xml:space="preserve">α </w:t>
      </w:r>
      <w:r>
        <w:t xml:space="preserve">could </w:t>
      </w:r>
      <w:r>
        <w:rPr>
          <w:spacing w:val="3"/>
        </w:rPr>
        <w:t xml:space="preserve">be </w:t>
      </w:r>
      <w:r>
        <w:t xml:space="preserve">one of the </w:t>
      </w:r>
      <w:r>
        <w:rPr>
          <w:spacing w:val="-3"/>
        </w:rPr>
        <w:t xml:space="preserve">values </w:t>
      </w:r>
      <w:r>
        <w:t xml:space="preserve">of </w:t>
      </w:r>
      <w:ins w:id="520" w:author="Raghda Wahdan" w:date="2017-11-18T23:59:00Z">
        <w:r w:rsidR="001447A9">
          <w:t>F</w:t>
        </w:r>
      </w:ins>
      <w:del w:id="521" w:author="Raghda Wahdan" w:date="2017-11-18T23:59:00Z">
        <w:r w:rsidDel="001447A9">
          <w:delText>f</w:delText>
        </w:r>
      </w:del>
      <w:r>
        <w:t>igure</w:t>
      </w:r>
      <w:r>
        <w:rPr>
          <w:spacing w:val="-20"/>
        </w:rPr>
        <w:t xml:space="preserve"> </w:t>
      </w:r>
      <w:r>
        <w:t>4.5,</w:t>
      </w:r>
      <w:r>
        <w:rPr>
          <w:spacing w:val="-20"/>
        </w:rPr>
        <w:t xml:space="preserve"> </w:t>
      </w:r>
      <w:r>
        <w:t>depending</w:t>
      </w:r>
      <w:r>
        <w:rPr>
          <w:spacing w:val="-20"/>
        </w:rPr>
        <w:t xml:space="preserve"> </w:t>
      </w:r>
      <w:r>
        <w:t>on</w:t>
      </w:r>
      <w:r>
        <w:rPr>
          <w:spacing w:val="-20"/>
        </w:rPr>
        <w:t xml:space="preserve"> </w:t>
      </w:r>
      <w:r>
        <w:t>the</w:t>
      </w:r>
      <w:r>
        <w:rPr>
          <w:spacing w:val="-20"/>
        </w:rPr>
        <w:t xml:space="preserve"> </w:t>
      </w:r>
      <w:r>
        <w:t>receiver</w:t>
      </w:r>
      <w:r>
        <w:rPr>
          <w:spacing w:val="-20"/>
        </w:rPr>
        <w:t xml:space="preserve"> </w:t>
      </w:r>
      <w:r>
        <w:t>type</w:t>
      </w:r>
      <w:r>
        <w:rPr>
          <w:spacing w:val="-20"/>
        </w:rPr>
        <w:t xml:space="preserve"> </w:t>
      </w:r>
      <w:r>
        <w:t>and</w:t>
      </w:r>
      <w:r>
        <w:rPr>
          <w:spacing w:val="-20"/>
        </w:rPr>
        <w:t xml:space="preserve"> </w:t>
      </w:r>
      <w:r>
        <w:t>the</w:t>
      </w:r>
      <w:r>
        <w:rPr>
          <w:spacing w:val="-20"/>
        </w:rPr>
        <w:t xml:space="preserve"> </w:t>
      </w:r>
      <w:r>
        <w:rPr>
          <w:spacing w:val="-4"/>
        </w:rPr>
        <w:t>value</w:t>
      </w:r>
      <w:r>
        <w:rPr>
          <w:spacing w:val="-20"/>
        </w:rPr>
        <w:t xml:space="preserve"> </w:t>
      </w:r>
      <w:r>
        <w:t>of</w:t>
      </w:r>
      <w:r>
        <w:rPr>
          <w:spacing w:val="-20"/>
        </w:rPr>
        <w:t xml:space="preserve"> </w:t>
      </w:r>
      <w:r>
        <w:t>SNR.</w:t>
      </w:r>
    </w:p>
    <w:p w14:paraId="6C6B6EDF" w14:textId="77777777" w:rsidR="00ED6B8B" w:rsidRDefault="00ED6B8B" w:rsidP="00F672C4">
      <w:pPr>
        <w:pStyle w:val="BodyText"/>
        <w:spacing w:before="6"/>
        <w:rPr>
          <w:sz w:val="44"/>
        </w:rPr>
      </w:pPr>
    </w:p>
    <w:p w14:paraId="70894C28" w14:textId="77777777" w:rsidR="00ED6B8B" w:rsidRDefault="00FA655D">
      <w:pPr>
        <w:pStyle w:val="Heading2"/>
        <w:numPr>
          <w:ilvl w:val="2"/>
          <w:numId w:val="6"/>
        </w:numPr>
        <w:tabs>
          <w:tab w:val="left" w:pos="1467"/>
        </w:tabs>
        <w:spacing w:before="1"/>
        <w:ind w:hanging="986"/>
        <w:pPrChange w:id="522" w:author="Raghda Wahdan" w:date="2017-11-06T13:08:00Z">
          <w:pPr>
            <w:pStyle w:val="Heading2"/>
            <w:numPr>
              <w:ilvl w:val="2"/>
              <w:numId w:val="6"/>
            </w:numPr>
            <w:tabs>
              <w:tab w:val="left" w:pos="1467"/>
            </w:tabs>
            <w:spacing w:before="1"/>
            <w:ind w:left="1466" w:hanging="987"/>
            <w:jc w:val="left"/>
          </w:pPr>
        </w:pPrChange>
      </w:pPr>
      <w:r>
        <w:t xml:space="preserve">Closed </w:t>
      </w:r>
      <w:r>
        <w:rPr>
          <w:spacing w:val="-8"/>
        </w:rPr>
        <w:t xml:space="preserve">Form </w:t>
      </w:r>
      <w:r>
        <w:t>Solution vs. Numerical</w:t>
      </w:r>
      <w:r>
        <w:rPr>
          <w:spacing w:val="-38"/>
        </w:rPr>
        <w:t xml:space="preserve"> </w:t>
      </w:r>
      <w:r>
        <w:t>Solution</w:t>
      </w:r>
    </w:p>
    <w:p w14:paraId="5E3B9124" w14:textId="31A3B14E" w:rsidR="00ED6B8B" w:rsidRDefault="00FA655D">
      <w:pPr>
        <w:pStyle w:val="BodyText"/>
        <w:spacing w:before="226" w:line="358" w:lineRule="exact"/>
        <w:ind w:left="479" w:right="105"/>
        <w:pPrChange w:id="523" w:author="Raghda Wahdan" w:date="2017-11-06T13:08:00Z">
          <w:pPr>
            <w:pStyle w:val="BodyText"/>
            <w:spacing w:before="226" w:line="358" w:lineRule="exact"/>
            <w:ind w:left="479" w:right="105"/>
            <w:jc w:val="both"/>
          </w:pPr>
        </w:pPrChange>
      </w:pPr>
      <w:r>
        <w:rPr>
          <w:spacing w:val="-10"/>
        </w:rPr>
        <w:t xml:space="preserve">We </w:t>
      </w:r>
      <w:r>
        <w:t xml:space="preserve">will </w:t>
      </w:r>
      <w:r>
        <w:rPr>
          <w:spacing w:val="-3"/>
        </w:rPr>
        <w:t xml:space="preserve">now </w:t>
      </w:r>
      <w:r>
        <w:t>compare the proposed closed form equation in (5.36) to the</w:t>
      </w:r>
      <w:r>
        <w:rPr>
          <w:spacing w:val="-40"/>
        </w:rPr>
        <w:t xml:space="preserve"> </w:t>
      </w:r>
      <w:r>
        <w:rPr>
          <w:spacing w:val="-3"/>
        </w:rPr>
        <w:t xml:space="preserve">nu- </w:t>
      </w:r>
      <w:r>
        <w:t>merical</w:t>
      </w:r>
      <w:r>
        <w:rPr>
          <w:spacing w:val="-15"/>
        </w:rPr>
        <w:t xml:space="preserve"> </w:t>
      </w:r>
      <w:r>
        <w:t>results</w:t>
      </w:r>
      <w:r>
        <w:rPr>
          <w:spacing w:val="-15"/>
        </w:rPr>
        <w:t xml:space="preserve"> </w:t>
      </w:r>
      <w:r>
        <w:t>in</w:t>
      </w:r>
      <w:r>
        <w:rPr>
          <w:spacing w:val="-15"/>
        </w:rPr>
        <w:t xml:space="preserve"> </w:t>
      </w:r>
      <w:r>
        <w:t>[92].</w:t>
      </w:r>
      <w:r>
        <w:rPr>
          <w:spacing w:val="2"/>
        </w:rPr>
        <w:t xml:space="preserve"> </w:t>
      </w:r>
      <w:r>
        <w:t>Figure</w:t>
      </w:r>
      <w:r>
        <w:rPr>
          <w:spacing w:val="-15"/>
        </w:rPr>
        <w:t xml:space="preserve"> </w:t>
      </w:r>
      <w:r>
        <w:t>5.6a</w:t>
      </w:r>
      <w:r>
        <w:rPr>
          <w:spacing w:val="-15"/>
        </w:rPr>
        <w:t xml:space="preserve"> </w:t>
      </w:r>
      <w:r>
        <w:t>shows</w:t>
      </w:r>
      <w:r>
        <w:rPr>
          <w:spacing w:val="-15"/>
        </w:rPr>
        <w:t xml:space="preserve"> </w:t>
      </w:r>
      <w:r>
        <w:t>both</w:t>
      </w:r>
      <w:r>
        <w:rPr>
          <w:spacing w:val="-15"/>
        </w:rPr>
        <w:t xml:space="preserve"> </w:t>
      </w:r>
      <w:r>
        <w:t>algorithms</w:t>
      </w:r>
      <w:r>
        <w:rPr>
          <w:spacing w:val="-15"/>
        </w:rPr>
        <w:t xml:space="preserve"> </w:t>
      </w:r>
      <w:r>
        <w:t>for</w:t>
      </w:r>
      <w:r>
        <w:rPr>
          <w:spacing w:val="-15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full</w:t>
      </w:r>
      <w:r>
        <w:rPr>
          <w:spacing w:val="-15"/>
        </w:rPr>
        <w:t xml:space="preserve"> </w:t>
      </w:r>
      <w:r>
        <w:t>range</w:t>
      </w:r>
      <w:r>
        <w:rPr>
          <w:spacing w:val="-15"/>
        </w:rPr>
        <w:t xml:space="preserve"> </w:t>
      </w:r>
      <w:r>
        <w:t>of the</w:t>
      </w:r>
      <w:r>
        <w:rPr>
          <w:spacing w:val="-21"/>
        </w:rPr>
        <w:t xml:space="preserve"> </w:t>
      </w:r>
      <w:r>
        <w:t>slot</w:t>
      </w:r>
      <w:r>
        <w:rPr>
          <w:spacing w:val="-21"/>
        </w:rPr>
        <w:t xml:space="preserve"> </w:t>
      </w:r>
      <w:r>
        <w:t>duration</w:t>
      </w:r>
      <w:r>
        <w:rPr>
          <w:spacing w:val="-21"/>
        </w:rPr>
        <w:t xml:space="preserve"> </w:t>
      </w:r>
      <w:r>
        <w:t>constant</w:t>
      </w:r>
      <w:r>
        <w:rPr>
          <w:spacing w:val="-21"/>
        </w:rPr>
        <w:t xml:space="preserve"> </w:t>
      </w:r>
      <w:r>
        <w:rPr>
          <w:rFonts w:ascii="Bookman Old Style" w:hAnsi="Bookman Old Style"/>
          <w:i/>
          <w:spacing w:val="2"/>
        </w:rPr>
        <w:t>C</w:t>
      </w:r>
      <w:r>
        <w:rPr>
          <w:rFonts w:ascii="Arial" w:hAnsi="Arial"/>
          <w:i/>
          <w:spacing w:val="2"/>
          <w:position w:val="-3"/>
          <w:sz w:val="16"/>
        </w:rPr>
        <w:t>t</w:t>
      </w:r>
      <w:r>
        <w:rPr>
          <w:spacing w:val="2"/>
        </w:rPr>
        <w:t>.</w:t>
      </w:r>
      <w:r>
        <w:rPr>
          <w:spacing w:val="-2"/>
        </w:rPr>
        <w:t xml:space="preserve"> </w:t>
      </w:r>
      <w:r>
        <w:t>Assuming</w:t>
      </w:r>
      <w:r>
        <w:rPr>
          <w:spacing w:val="-21"/>
        </w:rPr>
        <w:t xml:space="preserve"> </w:t>
      </w:r>
      <w:r>
        <w:t>a</w:t>
      </w:r>
      <w:r>
        <w:rPr>
          <w:spacing w:val="-21"/>
        </w:rPr>
        <w:t xml:space="preserve"> </w:t>
      </w:r>
      <w:r>
        <w:t>fixed</w:t>
      </w:r>
      <w:r>
        <w:rPr>
          <w:spacing w:val="-21"/>
        </w:rPr>
        <w:t xml:space="preserve"> </w:t>
      </w:r>
      <w:r>
        <w:t>number</w:t>
      </w:r>
      <w:r>
        <w:rPr>
          <w:spacing w:val="-21"/>
        </w:rPr>
        <w:t xml:space="preserve"> </w:t>
      </w:r>
      <w:r>
        <w:t>of</w:t>
      </w:r>
      <w:r>
        <w:rPr>
          <w:spacing w:val="-21"/>
        </w:rPr>
        <w:t xml:space="preserve"> </w:t>
      </w:r>
      <w:r>
        <w:rPr>
          <w:rFonts w:ascii="Bookman Old Style" w:hAnsi="Bookman Old Style"/>
          <w:i/>
        </w:rPr>
        <w:t>n</w:t>
      </w:r>
      <w:r>
        <w:rPr>
          <w:rFonts w:ascii="Bookman Old Style" w:hAnsi="Bookman Old Style"/>
          <w:i/>
          <w:spacing w:val="-34"/>
        </w:rPr>
        <w:t xml:space="preserve"> </w:t>
      </w:r>
      <w:r>
        <w:rPr>
          <w:rFonts w:ascii="Arial Unicode MS" w:hAnsi="Arial Unicode MS"/>
        </w:rPr>
        <w:t>=</w:t>
      </w:r>
      <w:r>
        <w:rPr>
          <w:rFonts w:ascii="Arial Unicode MS" w:hAnsi="Arial Unicode MS"/>
          <w:spacing w:val="-29"/>
        </w:rPr>
        <w:t xml:space="preserve"> </w:t>
      </w:r>
      <w:r>
        <w:rPr>
          <w:rFonts w:ascii="Arial Unicode MS" w:hAnsi="Arial Unicode MS"/>
        </w:rPr>
        <w:t>100</w:t>
      </w:r>
      <w:r>
        <w:rPr>
          <w:rFonts w:ascii="Arial Unicode MS" w:hAnsi="Arial Unicode MS"/>
          <w:spacing w:val="-28"/>
        </w:rPr>
        <w:t xml:space="preserve"> </w:t>
      </w:r>
      <w:r>
        <w:t>tags,</w:t>
      </w:r>
      <w:r>
        <w:rPr>
          <w:spacing w:val="-19"/>
        </w:rPr>
        <w:t xml:space="preserve"> </w:t>
      </w:r>
      <w:ins w:id="524" w:author="Raghda Wahdan" w:date="2017-11-18T23:59:00Z">
        <w:r w:rsidR="001447A9">
          <w:t>F</w:t>
        </w:r>
      </w:ins>
      <w:del w:id="525" w:author="Raghda Wahdan" w:date="2017-11-18T23:59:00Z">
        <w:r w:rsidDel="001447A9">
          <w:delText>f</w:delText>
        </w:r>
      </w:del>
      <w:r>
        <w:t xml:space="preserve">igure </w:t>
      </w:r>
      <w:r>
        <w:rPr>
          <w:w w:val="95"/>
        </w:rPr>
        <w:t xml:space="preserve">5.6a indicates that the proposed closed form approaches the numerical solution </w:t>
      </w:r>
      <w:r>
        <w:t>for</w:t>
      </w:r>
      <w:r>
        <w:rPr>
          <w:spacing w:val="-13"/>
        </w:rPr>
        <w:t xml:space="preserve"> </w:t>
      </w:r>
      <w:r>
        <w:t>different</w:t>
      </w:r>
      <w:r>
        <w:rPr>
          <w:spacing w:val="-13"/>
        </w:rPr>
        <w:t xml:space="preserve"> </w:t>
      </w:r>
      <w:r>
        <w:rPr>
          <w:rFonts w:ascii="Bookman Old Style" w:hAnsi="Bookman Old Style"/>
          <w:i/>
        </w:rPr>
        <w:t>α</w:t>
      </w:r>
      <w:r>
        <w:rPr>
          <w:rFonts w:ascii="Bookman Old Style" w:hAnsi="Bookman Old Style"/>
          <w:i/>
          <w:spacing w:val="-24"/>
        </w:rPr>
        <w:t xml:space="preserve"> </w:t>
      </w:r>
      <w:r>
        <w:t>in</w:t>
      </w:r>
      <w:r>
        <w:rPr>
          <w:spacing w:val="-13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full</w:t>
      </w:r>
      <w:r>
        <w:rPr>
          <w:spacing w:val="-13"/>
        </w:rPr>
        <w:t xml:space="preserve"> </w:t>
      </w:r>
      <w:r>
        <w:t>range</w:t>
      </w:r>
      <w:r>
        <w:rPr>
          <w:spacing w:val="-13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rPr>
          <w:rFonts w:ascii="Bookman Old Style" w:hAnsi="Bookman Old Style"/>
          <w:i/>
          <w:spacing w:val="2"/>
        </w:rPr>
        <w:t>C</w:t>
      </w:r>
      <w:r>
        <w:rPr>
          <w:rFonts w:ascii="Arial" w:hAnsi="Arial"/>
          <w:i/>
          <w:spacing w:val="2"/>
          <w:position w:val="-3"/>
          <w:sz w:val="16"/>
        </w:rPr>
        <w:t>t</w:t>
      </w:r>
      <w:r>
        <w:rPr>
          <w:spacing w:val="2"/>
        </w:rPr>
        <w:t>.</w:t>
      </w:r>
      <w:r>
        <w:rPr>
          <w:spacing w:val="3"/>
        </w:rPr>
        <w:t xml:space="preserve"> </w:t>
      </w:r>
      <w:r>
        <w:t>Due</w:t>
      </w:r>
      <w:r>
        <w:rPr>
          <w:spacing w:val="-13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rPr>
          <w:spacing w:val="-5"/>
        </w:rPr>
        <w:t>Taylor</w:t>
      </w:r>
      <w:r>
        <w:rPr>
          <w:spacing w:val="-13"/>
        </w:rPr>
        <w:t xml:space="preserve"> </w:t>
      </w:r>
      <w:r>
        <w:t>series</w:t>
      </w:r>
      <w:r>
        <w:rPr>
          <w:spacing w:val="-13"/>
        </w:rPr>
        <w:t xml:space="preserve"> </w:t>
      </w:r>
      <w:r>
        <w:t>approximations in</w:t>
      </w:r>
      <w:r>
        <w:rPr>
          <w:spacing w:val="-17"/>
        </w:rPr>
        <w:t xml:space="preserve"> </w:t>
      </w:r>
      <w:r>
        <w:t>5.33,</w:t>
      </w:r>
      <w:r>
        <w:rPr>
          <w:spacing w:val="-16"/>
        </w:rPr>
        <w:t xml:space="preserve"> </w:t>
      </w:r>
      <w:r>
        <w:t>there</w:t>
      </w:r>
      <w:r>
        <w:rPr>
          <w:spacing w:val="-17"/>
        </w:rPr>
        <w:t xml:space="preserve"> </w:t>
      </w:r>
      <w:r>
        <w:t>are</w:t>
      </w:r>
      <w:r>
        <w:rPr>
          <w:spacing w:val="-17"/>
        </w:rPr>
        <w:t xml:space="preserve"> </w:t>
      </w:r>
      <w:r>
        <w:t>slight</w:t>
      </w:r>
      <w:r>
        <w:rPr>
          <w:spacing w:val="-17"/>
        </w:rPr>
        <w:t xml:space="preserve"> </w:t>
      </w:r>
      <w:r>
        <w:t>differences</w:t>
      </w:r>
      <w:r>
        <w:rPr>
          <w:spacing w:val="-17"/>
        </w:rPr>
        <w:t xml:space="preserve"> </w:t>
      </w:r>
      <w:r>
        <w:t>between</w:t>
      </w:r>
      <w:r>
        <w:rPr>
          <w:spacing w:val="-17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t>proposed</w:t>
      </w:r>
      <w:r>
        <w:rPr>
          <w:spacing w:val="-17"/>
        </w:rPr>
        <w:t xml:space="preserve"> </w:t>
      </w:r>
      <w:r>
        <w:t>closed</w:t>
      </w:r>
      <w:r>
        <w:rPr>
          <w:spacing w:val="-17"/>
        </w:rPr>
        <w:t xml:space="preserve"> </w:t>
      </w:r>
      <w:r>
        <w:t>form</w:t>
      </w:r>
      <w:r>
        <w:rPr>
          <w:spacing w:val="-17"/>
        </w:rPr>
        <w:t xml:space="preserve"> </w:t>
      </w:r>
      <w:r>
        <w:t>and</w:t>
      </w:r>
      <w:r>
        <w:rPr>
          <w:spacing w:val="-17"/>
        </w:rPr>
        <w:t xml:space="preserve"> </w:t>
      </w:r>
      <w:r>
        <w:t>the numerical</w:t>
      </w:r>
      <w:r>
        <w:rPr>
          <w:spacing w:val="-10"/>
        </w:rPr>
        <w:t xml:space="preserve"> </w:t>
      </w:r>
      <w:r>
        <w:t>solution,</w:t>
      </w:r>
      <w:r>
        <w:rPr>
          <w:spacing w:val="-8"/>
        </w:rPr>
        <w:t xml:space="preserve"> </w:t>
      </w:r>
      <w:r>
        <w:t>where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numerical</w:t>
      </w:r>
      <w:r>
        <w:rPr>
          <w:spacing w:val="-10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exact</w:t>
      </w:r>
      <w:r>
        <w:rPr>
          <w:spacing w:val="-10"/>
        </w:rPr>
        <w:t xml:space="preserve"> </w:t>
      </w:r>
      <w:r>
        <w:t>solution.</w:t>
      </w:r>
      <w:r>
        <w:rPr>
          <w:spacing w:val="23"/>
        </w:rPr>
        <w:t xml:space="preserve"> </w:t>
      </w:r>
      <w:r>
        <w:t>As</w:t>
      </w:r>
      <w:r>
        <w:rPr>
          <w:spacing w:val="-9"/>
        </w:rPr>
        <w:t xml:space="preserve"> </w:t>
      </w:r>
      <w:r>
        <w:t>previously mentioned,</w:t>
      </w:r>
      <w:r>
        <w:rPr>
          <w:spacing w:val="-22"/>
        </w:rPr>
        <w:t xml:space="preserve"> </w:t>
      </w:r>
      <w:r>
        <w:t>the</w:t>
      </w:r>
      <w:r>
        <w:rPr>
          <w:spacing w:val="-23"/>
        </w:rPr>
        <w:t xml:space="preserve"> </w:t>
      </w:r>
      <w:r>
        <w:t>EPCglobal</w:t>
      </w:r>
      <w:r>
        <w:rPr>
          <w:spacing w:val="-23"/>
        </w:rPr>
        <w:t xml:space="preserve"> </w:t>
      </w:r>
      <w:r>
        <w:t>C1</w:t>
      </w:r>
      <w:r>
        <w:rPr>
          <w:spacing w:val="-23"/>
        </w:rPr>
        <w:t xml:space="preserve"> </w:t>
      </w:r>
      <w:r>
        <w:t>G2</w:t>
      </w:r>
      <w:r>
        <w:rPr>
          <w:spacing w:val="-23"/>
        </w:rPr>
        <w:t xml:space="preserve"> </w:t>
      </w:r>
      <w:r>
        <w:t>standard</w:t>
      </w:r>
      <w:r>
        <w:rPr>
          <w:spacing w:val="-23"/>
        </w:rPr>
        <w:t xml:space="preserve"> </w:t>
      </w:r>
      <w:r>
        <w:t>[11]</w:t>
      </w:r>
      <w:r>
        <w:rPr>
          <w:spacing w:val="-23"/>
        </w:rPr>
        <w:t xml:space="preserve"> </w:t>
      </w:r>
      <w:r>
        <w:t>frame</w:t>
      </w:r>
      <w:r>
        <w:rPr>
          <w:spacing w:val="-23"/>
        </w:rPr>
        <w:t xml:space="preserve"> </w:t>
      </w:r>
      <w:r>
        <w:t>length</w:t>
      </w:r>
      <w:r>
        <w:rPr>
          <w:spacing w:val="-23"/>
        </w:rPr>
        <w:t xml:space="preserve"> </w:t>
      </w:r>
      <w:r>
        <w:t>is</w:t>
      </w:r>
      <w:r>
        <w:rPr>
          <w:spacing w:val="-23"/>
        </w:rPr>
        <w:t xml:space="preserve"> </w:t>
      </w:r>
      <w:r>
        <w:rPr>
          <w:spacing w:val="-3"/>
        </w:rPr>
        <w:t>allowed</w:t>
      </w:r>
      <w:r>
        <w:rPr>
          <w:spacing w:val="-23"/>
        </w:rPr>
        <w:t xml:space="preserve"> </w:t>
      </w:r>
      <w:r>
        <w:t>to</w:t>
      </w:r>
      <w:r>
        <w:rPr>
          <w:spacing w:val="-23"/>
        </w:rPr>
        <w:t xml:space="preserve"> </w:t>
      </w:r>
      <w:r>
        <w:rPr>
          <w:spacing w:val="-3"/>
        </w:rPr>
        <w:t>take</w:t>
      </w:r>
    </w:p>
    <w:p w14:paraId="2E3C0099" w14:textId="77777777" w:rsidR="00ED6B8B" w:rsidRDefault="00ED6B8B">
      <w:pPr>
        <w:spacing w:line="358" w:lineRule="exact"/>
        <w:sectPr w:rsidR="00ED6B8B">
          <w:type w:val="continuous"/>
          <w:pgSz w:w="11910" w:h="16840"/>
          <w:pgMar w:top="1580" w:right="1620" w:bottom="280" w:left="1680" w:header="720" w:footer="720" w:gutter="0"/>
          <w:cols w:space="720"/>
        </w:sectPr>
        <w:pPrChange w:id="526" w:author="Raghda Wahdan" w:date="2017-11-06T13:08:00Z">
          <w:pPr>
            <w:spacing w:line="358" w:lineRule="exact"/>
            <w:jc w:val="both"/>
          </w:pPr>
        </w:pPrChange>
      </w:pPr>
    </w:p>
    <w:p w14:paraId="4EEFC459" w14:textId="77777777" w:rsidR="00ED6B8B" w:rsidRDefault="00ED6B8B" w:rsidP="00F672C4">
      <w:pPr>
        <w:pStyle w:val="BodyText"/>
        <w:rPr>
          <w:sz w:val="20"/>
        </w:rPr>
      </w:pPr>
    </w:p>
    <w:p w14:paraId="5F4C7135" w14:textId="77777777" w:rsidR="00ED6B8B" w:rsidRDefault="00ED6B8B" w:rsidP="00F672C4">
      <w:pPr>
        <w:pStyle w:val="BodyText"/>
        <w:rPr>
          <w:sz w:val="20"/>
        </w:rPr>
      </w:pPr>
    </w:p>
    <w:p w14:paraId="129FE728" w14:textId="77777777" w:rsidR="00ED6B8B" w:rsidRDefault="00ED6B8B" w:rsidP="00F672C4">
      <w:pPr>
        <w:pStyle w:val="BodyText"/>
        <w:rPr>
          <w:sz w:val="20"/>
        </w:rPr>
      </w:pPr>
    </w:p>
    <w:p w14:paraId="1B73A866" w14:textId="77777777" w:rsidR="00ED6B8B" w:rsidRDefault="00ED6B8B" w:rsidP="00F672C4">
      <w:pPr>
        <w:pStyle w:val="BodyText"/>
        <w:spacing w:before="6"/>
        <w:rPr>
          <w:sz w:val="17"/>
        </w:rPr>
      </w:pPr>
    </w:p>
    <w:p w14:paraId="3F1013BE" w14:textId="77777777" w:rsidR="00ED6B8B" w:rsidRDefault="00890932" w:rsidP="00F672C4">
      <w:pPr>
        <w:spacing w:before="67"/>
        <w:ind w:left="600"/>
        <w:rPr>
          <w:rFonts w:ascii="Calibri"/>
          <w:sz w:val="21"/>
        </w:rPr>
      </w:pPr>
      <w:r>
        <w:rPr>
          <w:noProof/>
          <w:lang w:val="en-GB" w:eastAsia="en-GB"/>
        </w:rPr>
        <mc:AlternateContent>
          <mc:Choice Requires="wpg">
            <w:drawing>
              <wp:anchor distT="0" distB="0" distL="114300" distR="114300" simplePos="0" relativeHeight="251472896" behindDoc="0" locked="0" layoutInCell="1" allowOverlap="1" wp14:anchorId="4147DBDA" wp14:editId="7CCA1574">
                <wp:simplePos x="0" y="0"/>
                <wp:positionH relativeFrom="page">
                  <wp:posOffset>1593850</wp:posOffset>
                </wp:positionH>
                <wp:positionV relativeFrom="paragraph">
                  <wp:posOffset>117475</wp:posOffset>
                </wp:positionV>
                <wp:extent cx="4417060" cy="2439670"/>
                <wp:effectExtent l="3175" t="12700" r="18415" b="5080"/>
                <wp:wrapNone/>
                <wp:docPr id="1012" name="Group 9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417060" cy="2439670"/>
                          <a:chOff x="2510" y="185"/>
                          <a:chExt cx="6956" cy="3842"/>
                        </a:xfrm>
                      </wpg:grpSpPr>
                      <pic:pic xmlns:pic="http://schemas.openxmlformats.org/drawingml/2006/picture">
                        <pic:nvPicPr>
                          <pic:cNvPr id="1013" name="Picture 110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511" y="187"/>
                            <a:ext cx="6895" cy="3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14" name="Line 1104"/>
                        <wps:cNvCnPr/>
                        <wps:spPr bwMode="auto">
                          <a:xfrm>
                            <a:off x="2513" y="4024"/>
                            <a:ext cx="6893" cy="0"/>
                          </a:xfrm>
                          <a:prstGeom prst="line">
                            <a:avLst/>
                          </a:prstGeom>
                          <a:noFill/>
                          <a:ln w="3651">
                            <a:solidFill>
                              <a:srgbClr val="25252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15" name="Line 1103"/>
                        <wps:cNvCnPr/>
                        <wps:spPr bwMode="auto">
                          <a:xfrm>
                            <a:off x="2513" y="190"/>
                            <a:ext cx="6893" cy="0"/>
                          </a:xfrm>
                          <a:prstGeom prst="line">
                            <a:avLst/>
                          </a:prstGeom>
                          <a:noFill/>
                          <a:ln w="3286">
                            <a:solidFill>
                              <a:srgbClr val="25252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16" name="Line 1102"/>
                        <wps:cNvCnPr/>
                        <wps:spPr bwMode="auto">
                          <a:xfrm>
                            <a:off x="2513" y="3929"/>
                            <a:ext cx="0" cy="95"/>
                          </a:xfrm>
                          <a:prstGeom prst="line">
                            <a:avLst/>
                          </a:prstGeom>
                          <a:noFill/>
                          <a:ln w="2456">
                            <a:solidFill>
                              <a:srgbClr val="25252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17" name="Line 1101"/>
                        <wps:cNvCnPr/>
                        <wps:spPr bwMode="auto">
                          <a:xfrm>
                            <a:off x="3202" y="3929"/>
                            <a:ext cx="0" cy="95"/>
                          </a:xfrm>
                          <a:prstGeom prst="line">
                            <a:avLst/>
                          </a:prstGeom>
                          <a:noFill/>
                          <a:ln w="2457">
                            <a:solidFill>
                              <a:srgbClr val="25252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18" name="Line 1100"/>
                        <wps:cNvCnPr/>
                        <wps:spPr bwMode="auto">
                          <a:xfrm>
                            <a:off x="3891" y="3929"/>
                            <a:ext cx="0" cy="95"/>
                          </a:xfrm>
                          <a:prstGeom prst="line">
                            <a:avLst/>
                          </a:prstGeom>
                          <a:noFill/>
                          <a:ln w="2457">
                            <a:solidFill>
                              <a:srgbClr val="25252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19" name="Line 1099"/>
                        <wps:cNvCnPr/>
                        <wps:spPr bwMode="auto">
                          <a:xfrm>
                            <a:off x="4580" y="3929"/>
                            <a:ext cx="0" cy="95"/>
                          </a:xfrm>
                          <a:prstGeom prst="line">
                            <a:avLst/>
                          </a:prstGeom>
                          <a:noFill/>
                          <a:ln w="2729">
                            <a:solidFill>
                              <a:srgbClr val="25252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20" name="Line 1098"/>
                        <wps:cNvCnPr/>
                        <wps:spPr bwMode="auto">
                          <a:xfrm>
                            <a:off x="5269" y="3929"/>
                            <a:ext cx="0" cy="95"/>
                          </a:xfrm>
                          <a:prstGeom prst="line">
                            <a:avLst/>
                          </a:prstGeom>
                          <a:noFill/>
                          <a:ln w="2456">
                            <a:solidFill>
                              <a:srgbClr val="25252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21" name="Line 1097"/>
                        <wps:cNvCnPr/>
                        <wps:spPr bwMode="auto">
                          <a:xfrm>
                            <a:off x="5958" y="3929"/>
                            <a:ext cx="0" cy="95"/>
                          </a:xfrm>
                          <a:prstGeom prst="line">
                            <a:avLst/>
                          </a:prstGeom>
                          <a:noFill/>
                          <a:ln w="2457">
                            <a:solidFill>
                              <a:srgbClr val="25252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22" name="AutoShape 1096"/>
                        <wps:cNvSpPr>
                          <a:spLocks/>
                        </wps:cNvSpPr>
                        <wps:spPr bwMode="auto">
                          <a:xfrm>
                            <a:off x="6647" y="3929"/>
                            <a:ext cx="2068" cy="95"/>
                          </a:xfrm>
                          <a:custGeom>
                            <a:avLst/>
                            <a:gdLst>
                              <a:gd name="T0" fmla="+- 0 6647 6647"/>
                              <a:gd name="T1" fmla="*/ T0 w 2068"/>
                              <a:gd name="T2" fmla="+- 0 3929 3929"/>
                              <a:gd name="T3" fmla="*/ 3929 h 95"/>
                              <a:gd name="T4" fmla="+- 0 6647 6647"/>
                              <a:gd name="T5" fmla="*/ T4 w 2068"/>
                              <a:gd name="T6" fmla="+- 0 4024 3929"/>
                              <a:gd name="T7" fmla="*/ 4024 h 95"/>
                              <a:gd name="T8" fmla="+- 0 7336 6647"/>
                              <a:gd name="T9" fmla="*/ T8 w 2068"/>
                              <a:gd name="T10" fmla="+- 0 3929 3929"/>
                              <a:gd name="T11" fmla="*/ 3929 h 95"/>
                              <a:gd name="T12" fmla="+- 0 7336 6647"/>
                              <a:gd name="T13" fmla="*/ T12 w 2068"/>
                              <a:gd name="T14" fmla="+- 0 4024 3929"/>
                              <a:gd name="T15" fmla="*/ 4024 h 95"/>
                              <a:gd name="T16" fmla="+- 0 8025 6647"/>
                              <a:gd name="T17" fmla="*/ T16 w 2068"/>
                              <a:gd name="T18" fmla="+- 0 3929 3929"/>
                              <a:gd name="T19" fmla="*/ 3929 h 95"/>
                              <a:gd name="T20" fmla="+- 0 8025 6647"/>
                              <a:gd name="T21" fmla="*/ T20 w 2068"/>
                              <a:gd name="T22" fmla="+- 0 4024 3929"/>
                              <a:gd name="T23" fmla="*/ 4024 h 95"/>
                              <a:gd name="T24" fmla="+- 0 8715 6647"/>
                              <a:gd name="T25" fmla="*/ T24 w 2068"/>
                              <a:gd name="T26" fmla="+- 0 3929 3929"/>
                              <a:gd name="T27" fmla="*/ 3929 h 95"/>
                              <a:gd name="T28" fmla="+- 0 8715 6647"/>
                              <a:gd name="T29" fmla="*/ T28 w 2068"/>
                              <a:gd name="T30" fmla="+- 0 4024 3929"/>
                              <a:gd name="T31" fmla="*/ 4024 h 9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2068" h="95">
                                <a:moveTo>
                                  <a:pt x="0" y="0"/>
                                </a:moveTo>
                                <a:lnTo>
                                  <a:pt x="0" y="95"/>
                                </a:lnTo>
                                <a:moveTo>
                                  <a:pt x="689" y="0"/>
                                </a:moveTo>
                                <a:lnTo>
                                  <a:pt x="689" y="95"/>
                                </a:lnTo>
                                <a:moveTo>
                                  <a:pt x="1378" y="0"/>
                                </a:moveTo>
                                <a:lnTo>
                                  <a:pt x="1378" y="95"/>
                                </a:lnTo>
                                <a:moveTo>
                                  <a:pt x="2068" y="0"/>
                                </a:moveTo>
                                <a:lnTo>
                                  <a:pt x="2068" y="95"/>
                                </a:lnTo>
                              </a:path>
                            </a:pathLst>
                          </a:custGeom>
                          <a:noFill/>
                          <a:ln w="2457">
                            <a:solidFill>
                              <a:srgbClr val="25252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23" name="Line 1095"/>
                        <wps:cNvCnPr/>
                        <wps:spPr bwMode="auto">
                          <a:xfrm>
                            <a:off x="2513" y="189"/>
                            <a:ext cx="0" cy="95"/>
                          </a:xfrm>
                          <a:prstGeom prst="line">
                            <a:avLst/>
                          </a:prstGeom>
                          <a:noFill/>
                          <a:ln w="2456">
                            <a:solidFill>
                              <a:srgbClr val="25252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24" name="Line 1094"/>
                        <wps:cNvCnPr/>
                        <wps:spPr bwMode="auto">
                          <a:xfrm>
                            <a:off x="3202" y="189"/>
                            <a:ext cx="0" cy="95"/>
                          </a:xfrm>
                          <a:prstGeom prst="line">
                            <a:avLst/>
                          </a:prstGeom>
                          <a:noFill/>
                          <a:ln w="2457">
                            <a:solidFill>
                              <a:srgbClr val="25252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25" name="Line 1093"/>
                        <wps:cNvCnPr/>
                        <wps:spPr bwMode="auto">
                          <a:xfrm>
                            <a:off x="3891" y="189"/>
                            <a:ext cx="0" cy="95"/>
                          </a:xfrm>
                          <a:prstGeom prst="line">
                            <a:avLst/>
                          </a:prstGeom>
                          <a:noFill/>
                          <a:ln w="2457">
                            <a:solidFill>
                              <a:srgbClr val="25252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26" name="Line 1092"/>
                        <wps:cNvCnPr/>
                        <wps:spPr bwMode="auto">
                          <a:xfrm>
                            <a:off x="4580" y="189"/>
                            <a:ext cx="0" cy="95"/>
                          </a:xfrm>
                          <a:prstGeom prst="line">
                            <a:avLst/>
                          </a:prstGeom>
                          <a:noFill/>
                          <a:ln w="2729">
                            <a:solidFill>
                              <a:srgbClr val="25252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27" name="Line 1091"/>
                        <wps:cNvCnPr/>
                        <wps:spPr bwMode="auto">
                          <a:xfrm>
                            <a:off x="5269" y="189"/>
                            <a:ext cx="0" cy="95"/>
                          </a:xfrm>
                          <a:prstGeom prst="line">
                            <a:avLst/>
                          </a:prstGeom>
                          <a:noFill/>
                          <a:ln w="2456">
                            <a:solidFill>
                              <a:srgbClr val="25252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28" name="Line 1090"/>
                        <wps:cNvCnPr/>
                        <wps:spPr bwMode="auto">
                          <a:xfrm>
                            <a:off x="5958" y="189"/>
                            <a:ext cx="0" cy="95"/>
                          </a:xfrm>
                          <a:prstGeom prst="line">
                            <a:avLst/>
                          </a:prstGeom>
                          <a:noFill/>
                          <a:ln w="2457">
                            <a:solidFill>
                              <a:srgbClr val="25252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29" name="Line 1089"/>
                        <wps:cNvCnPr/>
                        <wps:spPr bwMode="auto">
                          <a:xfrm>
                            <a:off x="6647" y="189"/>
                            <a:ext cx="0" cy="95"/>
                          </a:xfrm>
                          <a:prstGeom prst="line">
                            <a:avLst/>
                          </a:prstGeom>
                          <a:noFill/>
                          <a:ln w="2457">
                            <a:solidFill>
                              <a:srgbClr val="25252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30" name="Freeform 1088"/>
                        <wps:cNvSpPr>
                          <a:spLocks/>
                        </wps:cNvSpPr>
                        <wps:spPr bwMode="auto">
                          <a:xfrm>
                            <a:off x="6647" y="235"/>
                            <a:ext cx="2066" cy="4"/>
                          </a:xfrm>
                          <a:custGeom>
                            <a:avLst/>
                            <a:gdLst>
                              <a:gd name="T0" fmla="+- 0 8713 6647"/>
                              <a:gd name="T1" fmla="*/ T0 w 2066"/>
                              <a:gd name="T2" fmla="+- 0 235 235"/>
                              <a:gd name="T3" fmla="*/ 235 h 4"/>
                              <a:gd name="T4" fmla="+- 0 8023 6647"/>
                              <a:gd name="T5" fmla="*/ T4 w 2066"/>
                              <a:gd name="T6" fmla="+- 0 235 235"/>
                              <a:gd name="T7" fmla="*/ 235 h 4"/>
                              <a:gd name="T8" fmla="+- 0 7334 6647"/>
                              <a:gd name="T9" fmla="*/ T8 w 2066"/>
                              <a:gd name="T10" fmla="+- 0 235 235"/>
                              <a:gd name="T11" fmla="*/ 235 h 4"/>
                              <a:gd name="T12" fmla="+- 0 6647 6647"/>
                              <a:gd name="T13" fmla="*/ T12 w 2066"/>
                              <a:gd name="T14" fmla="+- 0 235 235"/>
                              <a:gd name="T15" fmla="*/ 235 h 4"/>
                              <a:gd name="T16" fmla="+- 0 6647 6647"/>
                              <a:gd name="T17" fmla="*/ T16 w 2066"/>
                              <a:gd name="T18" fmla="+- 0 239 235"/>
                              <a:gd name="T19" fmla="*/ 239 h 4"/>
                              <a:gd name="T20" fmla="+- 0 7334 6647"/>
                              <a:gd name="T21" fmla="*/ T20 w 2066"/>
                              <a:gd name="T22" fmla="+- 0 239 235"/>
                              <a:gd name="T23" fmla="*/ 239 h 4"/>
                              <a:gd name="T24" fmla="+- 0 8023 6647"/>
                              <a:gd name="T25" fmla="*/ T24 w 2066"/>
                              <a:gd name="T26" fmla="+- 0 239 235"/>
                              <a:gd name="T27" fmla="*/ 239 h 4"/>
                              <a:gd name="T28" fmla="+- 0 8713 6647"/>
                              <a:gd name="T29" fmla="*/ T28 w 2066"/>
                              <a:gd name="T30" fmla="+- 0 239 235"/>
                              <a:gd name="T31" fmla="*/ 239 h 4"/>
                              <a:gd name="T32" fmla="+- 0 8713 6647"/>
                              <a:gd name="T33" fmla="*/ T32 w 2066"/>
                              <a:gd name="T34" fmla="+- 0 235 235"/>
                              <a:gd name="T35" fmla="*/ 235 h 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2066" h="4">
                                <a:moveTo>
                                  <a:pt x="2066" y="0"/>
                                </a:moveTo>
                                <a:lnTo>
                                  <a:pt x="1376" y="0"/>
                                </a:lnTo>
                                <a:lnTo>
                                  <a:pt x="68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"/>
                                </a:lnTo>
                                <a:lnTo>
                                  <a:pt x="687" y="4"/>
                                </a:lnTo>
                                <a:lnTo>
                                  <a:pt x="1376" y="4"/>
                                </a:lnTo>
                                <a:lnTo>
                                  <a:pt x="2066" y="4"/>
                                </a:lnTo>
                                <a:lnTo>
                                  <a:pt x="2066" y="0"/>
                                </a:lnTo>
                              </a:path>
                            </a:pathLst>
                          </a:custGeom>
                          <a:solidFill>
                            <a:srgbClr val="25252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31" name="Line 1087"/>
                        <wps:cNvCnPr/>
                        <wps:spPr bwMode="auto">
                          <a:xfrm>
                            <a:off x="9404" y="189"/>
                            <a:ext cx="0" cy="95"/>
                          </a:xfrm>
                          <a:prstGeom prst="line">
                            <a:avLst/>
                          </a:prstGeom>
                          <a:noFill/>
                          <a:ln w="2457">
                            <a:solidFill>
                              <a:srgbClr val="25252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32" name="Line 1086"/>
                        <wps:cNvCnPr/>
                        <wps:spPr bwMode="auto">
                          <a:xfrm>
                            <a:off x="2513" y="187"/>
                            <a:ext cx="0" cy="3837"/>
                          </a:xfrm>
                          <a:prstGeom prst="line">
                            <a:avLst/>
                          </a:prstGeom>
                          <a:noFill/>
                          <a:ln w="2456">
                            <a:solidFill>
                              <a:srgbClr val="25252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33" name="Line 1085"/>
                        <wps:cNvCnPr/>
                        <wps:spPr bwMode="auto">
                          <a:xfrm>
                            <a:off x="9404" y="187"/>
                            <a:ext cx="0" cy="3837"/>
                          </a:xfrm>
                          <a:prstGeom prst="line">
                            <a:avLst/>
                          </a:prstGeom>
                          <a:noFill/>
                          <a:ln w="2457">
                            <a:solidFill>
                              <a:srgbClr val="25252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34" name="Line 1084"/>
                        <wps:cNvCnPr/>
                        <wps:spPr bwMode="auto">
                          <a:xfrm>
                            <a:off x="2513" y="4024"/>
                            <a:ext cx="71" cy="0"/>
                          </a:xfrm>
                          <a:prstGeom prst="line">
                            <a:avLst/>
                          </a:prstGeom>
                          <a:noFill/>
                          <a:ln w="3651">
                            <a:solidFill>
                              <a:srgbClr val="25252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35" name="Line 1083"/>
                        <wps:cNvCnPr/>
                        <wps:spPr bwMode="auto">
                          <a:xfrm>
                            <a:off x="2513" y="3257"/>
                            <a:ext cx="71" cy="0"/>
                          </a:xfrm>
                          <a:prstGeom prst="line">
                            <a:avLst/>
                          </a:prstGeom>
                          <a:noFill/>
                          <a:ln w="3651">
                            <a:solidFill>
                              <a:srgbClr val="25252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36" name="Line 1082"/>
                        <wps:cNvCnPr/>
                        <wps:spPr bwMode="auto">
                          <a:xfrm>
                            <a:off x="2513" y="2490"/>
                            <a:ext cx="71" cy="0"/>
                          </a:xfrm>
                          <a:prstGeom prst="line">
                            <a:avLst/>
                          </a:prstGeom>
                          <a:noFill/>
                          <a:ln w="3286">
                            <a:solidFill>
                              <a:srgbClr val="25252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37" name="Line 1081"/>
                        <wps:cNvCnPr/>
                        <wps:spPr bwMode="auto">
                          <a:xfrm>
                            <a:off x="2513" y="1723"/>
                            <a:ext cx="71" cy="0"/>
                          </a:xfrm>
                          <a:prstGeom prst="line">
                            <a:avLst/>
                          </a:prstGeom>
                          <a:noFill/>
                          <a:ln w="3284">
                            <a:solidFill>
                              <a:srgbClr val="25252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38" name="AutoShape 1080"/>
                        <wps:cNvSpPr>
                          <a:spLocks/>
                        </wps:cNvSpPr>
                        <wps:spPr bwMode="auto">
                          <a:xfrm>
                            <a:off x="2513" y="190"/>
                            <a:ext cx="71" cy="767"/>
                          </a:xfrm>
                          <a:custGeom>
                            <a:avLst/>
                            <a:gdLst>
                              <a:gd name="T0" fmla="+- 0 2513 2513"/>
                              <a:gd name="T1" fmla="*/ T0 w 71"/>
                              <a:gd name="T2" fmla="+- 0 957 190"/>
                              <a:gd name="T3" fmla="*/ 957 h 767"/>
                              <a:gd name="T4" fmla="+- 0 2584 2513"/>
                              <a:gd name="T5" fmla="*/ T4 w 71"/>
                              <a:gd name="T6" fmla="+- 0 957 190"/>
                              <a:gd name="T7" fmla="*/ 957 h 767"/>
                              <a:gd name="T8" fmla="+- 0 2513 2513"/>
                              <a:gd name="T9" fmla="*/ T8 w 71"/>
                              <a:gd name="T10" fmla="+- 0 190 190"/>
                              <a:gd name="T11" fmla="*/ 190 h 767"/>
                              <a:gd name="T12" fmla="+- 0 2584 2513"/>
                              <a:gd name="T13" fmla="*/ T12 w 71"/>
                              <a:gd name="T14" fmla="+- 0 190 190"/>
                              <a:gd name="T15" fmla="*/ 190 h 76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71" h="767">
                                <a:moveTo>
                                  <a:pt x="0" y="767"/>
                                </a:moveTo>
                                <a:lnTo>
                                  <a:pt x="71" y="767"/>
                                </a:lnTo>
                                <a:moveTo>
                                  <a:pt x="0" y="0"/>
                                </a:moveTo>
                                <a:lnTo>
                                  <a:pt x="71" y="0"/>
                                </a:lnTo>
                              </a:path>
                            </a:pathLst>
                          </a:custGeom>
                          <a:noFill/>
                          <a:ln w="3286">
                            <a:solidFill>
                              <a:srgbClr val="25252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39" name="Line 1079"/>
                        <wps:cNvCnPr/>
                        <wps:spPr bwMode="auto">
                          <a:xfrm>
                            <a:off x="9333" y="4024"/>
                            <a:ext cx="71" cy="0"/>
                          </a:xfrm>
                          <a:prstGeom prst="line">
                            <a:avLst/>
                          </a:prstGeom>
                          <a:noFill/>
                          <a:ln w="3651">
                            <a:solidFill>
                              <a:srgbClr val="25252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40" name="Line 1078"/>
                        <wps:cNvCnPr/>
                        <wps:spPr bwMode="auto">
                          <a:xfrm>
                            <a:off x="9333" y="3257"/>
                            <a:ext cx="71" cy="0"/>
                          </a:xfrm>
                          <a:prstGeom prst="line">
                            <a:avLst/>
                          </a:prstGeom>
                          <a:noFill/>
                          <a:ln w="3651">
                            <a:solidFill>
                              <a:srgbClr val="25252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41" name="AutoShape 1077"/>
                        <wps:cNvSpPr>
                          <a:spLocks/>
                        </wps:cNvSpPr>
                        <wps:spPr bwMode="auto">
                          <a:xfrm>
                            <a:off x="9333" y="190"/>
                            <a:ext cx="71" cy="2301"/>
                          </a:xfrm>
                          <a:custGeom>
                            <a:avLst/>
                            <a:gdLst>
                              <a:gd name="T0" fmla="+- 0 9333 9333"/>
                              <a:gd name="T1" fmla="*/ T0 w 71"/>
                              <a:gd name="T2" fmla="+- 0 2490 190"/>
                              <a:gd name="T3" fmla="*/ 2490 h 2301"/>
                              <a:gd name="T4" fmla="+- 0 9404 9333"/>
                              <a:gd name="T5" fmla="*/ T4 w 71"/>
                              <a:gd name="T6" fmla="+- 0 2490 190"/>
                              <a:gd name="T7" fmla="*/ 2490 h 2301"/>
                              <a:gd name="T8" fmla="+- 0 9333 9333"/>
                              <a:gd name="T9" fmla="*/ T8 w 71"/>
                              <a:gd name="T10" fmla="+- 0 190 190"/>
                              <a:gd name="T11" fmla="*/ 190 h 2301"/>
                              <a:gd name="T12" fmla="+- 0 9404 9333"/>
                              <a:gd name="T13" fmla="*/ T12 w 71"/>
                              <a:gd name="T14" fmla="+- 0 190 190"/>
                              <a:gd name="T15" fmla="*/ 190 h 230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71" h="2301">
                                <a:moveTo>
                                  <a:pt x="0" y="2300"/>
                                </a:moveTo>
                                <a:lnTo>
                                  <a:pt x="71" y="2300"/>
                                </a:lnTo>
                                <a:moveTo>
                                  <a:pt x="0" y="0"/>
                                </a:moveTo>
                                <a:lnTo>
                                  <a:pt x="71" y="0"/>
                                </a:lnTo>
                              </a:path>
                            </a:pathLst>
                          </a:custGeom>
                          <a:noFill/>
                          <a:ln w="3286">
                            <a:solidFill>
                              <a:srgbClr val="25252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42" name="AutoShape 1076"/>
                        <wps:cNvSpPr>
                          <a:spLocks/>
                        </wps:cNvSpPr>
                        <wps:spPr bwMode="auto">
                          <a:xfrm>
                            <a:off x="32030" y="-104693"/>
                            <a:ext cx="256057" cy="85412"/>
                          </a:xfrm>
                          <a:custGeom>
                            <a:avLst/>
                            <a:gdLst>
                              <a:gd name="T0" fmla="+- 0 2651 32030"/>
                              <a:gd name="T1" fmla="*/ T0 w 256057"/>
                              <a:gd name="T2" fmla="+- 0 437 -104693"/>
                              <a:gd name="T3" fmla="*/ 437 h 85412"/>
                              <a:gd name="T4" fmla="+- 0 2788 32030"/>
                              <a:gd name="T5" fmla="*/ T4 w 256057"/>
                              <a:gd name="T6" fmla="+- 0 1418 -104693"/>
                              <a:gd name="T7" fmla="*/ 1418 h 85412"/>
                              <a:gd name="T8" fmla="+- 0 2926 32030"/>
                              <a:gd name="T9" fmla="*/ T8 w 256057"/>
                              <a:gd name="T10" fmla="+- 0 1855 -104693"/>
                              <a:gd name="T11" fmla="*/ 1855 h 85412"/>
                              <a:gd name="T12" fmla="+- 0 3064 32030"/>
                              <a:gd name="T13" fmla="*/ T12 w 256057"/>
                              <a:gd name="T14" fmla="+- 0 2118 -104693"/>
                              <a:gd name="T15" fmla="*/ 2118 h 85412"/>
                              <a:gd name="T16" fmla="+- 0 3202 32030"/>
                              <a:gd name="T17" fmla="*/ T16 w 256057"/>
                              <a:gd name="T18" fmla="+- 0 2299 -104693"/>
                              <a:gd name="T19" fmla="*/ 2299 h 85412"/>
                              <a:gd name="T20" fmla="+- 0 3340 32030"/>
                              <a:gd name="T21" fmla="*/ T20 w 256057"/>
                              <a:gd name="T22" fmla="+- 0 2432 -104693"/>
                              <a:gd name="T23" fmla="*/ 2432 h 85412"/>
                              <a:gd name="T24" fmla="+- 0 3477 32030"/>
                              <a:gd name="T25" fmla="*/ T24 w 256057"/>
                              <a:gd name="T26" fmla="+- 0 2537 -104693"/>
                              <a:gd name="T27" fmla="*/ 2537 h 85412"/>
                              <a:gd name="T28" fmla="+- 0 3615 32030"/>
                              <a:gd name="T29" fmla="*/ T28 w 256057"/>
                              <a:gd name="T30" fmla="+- 0 2622 -104693"/>
                              <a:gd name="T31" fmla="*/ 2622 h 85412"/>
                              <a:gd name="T32" fmla="+- 0 3753 32030"/>
                              <a:gd name="T33" fmla="*/ T32 w 256057"/>
                              <a:gd name="T34" fmla="+- 0 2693 -104693"/>
                              <a:gd name="T35" fmla="*/ 2693 h 85412"/>
                              <a:gd name="T36" fmla="+- 0 3891 32030"/>
                              <a:gd name="T37" fmla="*/ T36 w 256057"/>
                              <a:gd name="T38" fmla="+- 0 2754 -104693"/>
                              <a:gd name="T39" fmla="*/ 2754 h 85412"/>
                              <a:gd name="T40" fmla="+- 0 4029 32030"/>
                              <a:gd name="T41" fmla="*/ T40 w 256057"/>
                              <a:gd name="T42" fmla="+- 0 2806 -104693"/>
                              <a:gd name="T43" fmla="*/ 2806 h 85412"/>
                              <a:gd name="T44" fmla="+- 0 4167 32030"/>
                              <a:gd name="T45" fmla="*/ T44 w 256057"/>
                              <a:gd name="T46" fmla="+- 0 2852 -104693"/>
                              <a:gd name="T47" fmla="*/ 2852 h 85412"/>
                              <a:gd name="T48" fmla="+- 0 4305 32030"/>
                              <a:gd name="T49" fmla="*/ T48 w 256057"/>
                              <a:gd name="T50" fmla="+- 0 2894 -104693"/>
                              <a:gd name="T51" fmla="*/ 2894 h 85412"/>
                              <a:gd name="T52" fmla="+- 0 4442 32030"/>
                              <a:gd name="T53" fmla="*/ T52 w 256057"/>
                              <a:gd name="T54" fmla="+- 0 2930 -104693"/>
                              <a:gd name="T55" fmla="*/ 2930 h 85412"/>
                              <a:gd name="T56" fmla="+- 0 4580 32030"/>
                              <a:gd name="T57" fmla="*/ T56 w 256057"/>
                              <a:gd name="T58" fmla="+- 0 2963 -104693"/>
                              <a:gd name="T59" fmla="*/ 2963 h 85412"/>
                              <a:gd name="T60" fmla="+- 0 4718 32030"/>
                              <a:gd name="T61" fmla="*/ T60 w 256057"/>
                              <a:gd name="T62" fmla="+- 0 2994 -104693"/>
                              <a:gd name="T63" fmla="*/ 2994 h 85412"/>
                              <a:gd name="T64" fmla="+- 0 4856 32030"/>
                              <a:gd name="T65" fmla="*/ T64 w 256057"/>
                              <a:gd name="T66" fmla="+- 0 3022 -104693"/>
                              <a:gd name="T67" fmla="*/ 3022 h 85412"/>
                              <a:gd name="T68" fmla="+- 0 4994 32030"/>
                              <a:gd name="T69" fmla="*/ T68 w 256057"/>
                              <a:gd name="T70" fmla="+- 0 3047 -104693"/>
                              <a:gd name="T71" fmla="*/ 3047 h 85412"/>
                              <a:gd name="T72" fmla="+- 0 5131 32030"/>
                              <a:gd name="T73" fmla="*/ T72 w 256057"/>
                              <a:gd name="T74" fmla="+- 0 3071 -104693"/>
                              <a:gd name="T75" fmla="*/ 3071 h 85412"/>
                              <a:gd name="T76" fmla="+- 0 5269 32030"/>
                              <a:gd name="T77" fmla="*/ T76 w 256057"/>
                              <a:gd name="T78" fmla="+- 0 3093 -104693"/>
                              <a:gd name="T79" fmla="*/ 3093 h 85412"/>
                              <a:gd name="T80" fmla="+- 0 5407 32030"/>
                              <a:gd name="T81" fmla="*/ T80 w 256057"/>
                              <a:gd name="T82" fmla="+- 0 3114 -104693"/>
                              <a:gd name="T83" fmla="*/ 3114 h 85412"/>
                              <a:gd name="T84" fmla="+- 0 5545 32030"/>
                              <a:gd name="T85" fmla="*/ T84 w 256057"/>
                              <a:gd name="T86" fmla="+- 0 3133 -104693"/>
                              <a:gd name="T87" fmla="*/ 3133 h 85412"/>
                              <a:gd name="T88" fmla="+- 0 5683 32030"/>
                              <a:gd name="T89" fmla="*/ T88 w 256057"/>
                              <a:gd name="T90" fmla="+- 0 3152 -104693"/>
                              <a:gd name="T91" fmla="*/ 3152 h 85412"/>
                              <a:gd name="T92" fmla="+- 0 5820 32030"/>
                              <a:gd name="T93" fmla="*/ T92 w 256057"/>
                              <a:gd name="T94" fmla="+- 0 3169 -104693"/>
                              <a:gd name="T95" fmla="*/ 3169 h 85412"/>
                              <a:gd name="T96" fmla="+- 0 5958 32030"/>
                              <a:gd name="T97" fmla="*/ T96 w 256057"/>
                              <a:gd name="T98" fmla="+- 0 3186 -104693"/>
                              <a:gd name="T99" fmla="*/ 3186 h 85412"/>
                              <a:gd name="T100" fmla="+- 0 6096 32030"/>
                              <a:gd name="T101" fmla="*/ T100 w 256057"/>
                              <a:gd name="T102" fmla="+- 0 3201 -104693"/>
                              <a:gd name="T103" fmla="*/ 3201 h 85412"/>
                              <a:gd name="T104" fmla="+- 0 6234 32030"/>
                              <a:gd name="T105" fmla="*/ T104 w 256057"/>
                              <a:gd name="T106" fmla="+- 0 3216 -104693"/>
                              <a:gd name="T107" fmla="*/ 3216 h 85412"/>
                              <a:gd name="T108" fmla="+- 0 6372 32030"/>
                              <a:gd name="T109" fmla="*/ T108 w 256057"/>
                              <a:gd name="T110" fmla="+- 0 3230 -104693"/>
                              <a:gd name="T111" fmla="*/ 3230 h 85412"/>
                              <a:gd name="T112" fmla="+- 0 6509 32030"/>
                              <a:gd name="T113" fmla="*/ T112 w 256057"/>
                              <a:gd name="T114" fmla="+- 0 3244 -104693"/>
                              <a:gd name="T115" fmla="*/ 3244 h 85412"/>
                              <a:gd name="T116" fmla="+- 0 6647 32030"/>
                              <a:gd name="T117" fmla="*/ T116 w 256057"/>
                              <a:gd name="T118" fmla="+- 0 3257 -104693"/>
                              <a:gd name="T119" fmla="*/ 3257 h 85412"/>
                              <a:gd name="T120" fmla="+- 0 6785 32030"/>
                              <a:gd name="T121" fmla="*/ T120 w 256057"/>
                              <a:gd name="T122" fmla="+- 0 3270 -104693"/>
                              <a:gd name="T123" fmla="*/ 3270 h 85412"/>
                              <a:gd name="T124" fmla="+- 0 6923 32030"/>
                              <a:gd name="T125" fmla="*/ T124 w 256057"/>
                              <a:gd name="T126" fmla="+- 0 3282 -104693"/>
                              <a:gd name="T127" fmla="*/ 3282 h 85412"/>
                              <a:gd name="T128" fmla="+- 0 7061 32030"/>
                              <a:gd name="T129" fmla="*/ T128 w 256057"/>
                              <a:gd name="T130" fmla="+- 0 3293 -104693"/>
                              <a:gd name="T131" fmla="*/ 3293 h 85412"/>
                              <a:gd name="T132" fmla="+- 0 7199 32030"/>
                              <a:gd name="T133" fmla="*/ T132 w 256057"/>
                              <a:gd name="T134" fmla="+- 0 3305 -104693"/>
                              <a:gd name="T135" fmla="*/ 3305 h 85412"/>
                              <a:gd name="T136" fmla="+- 0 7337 32030"/>
                              <a:gd name="T137" fmla="*/ T136 w 256057"/>
                              <a:gd name="T138" fmla="+- 0 3315 -104693"/>
                              <a:gd name="T139" fmla="*/ 3315 h 85412"/>
                              <a:gd name="T140" fmla="+- 0 7474 32030"/>
                              <a:gd name="T141" fmla="*/ T140 w 256057"/>
                              <a:gd name="T142" fmla="+- 0 3326 -104693"/>
                              <a:gd name="T143" fmla="*/ 3326 h 85412"/>
                              <a:gd name="T144" fmla="+- 0 7612 32030"/>
                              <a:gd name="T145" fmla="*/ T144 w 256057"/>
                              <a:gd name="T146" fmla="+- 0 3336 -104693"/>
                              <a:gd name="T147" fmla="*/ 3336 h 85412"/>
                              <a:gd name="T148" fmla="+- 0 7750 32030"/>
                              <a:gd name="T149" fmla="*/ T148 w 256057"/>
                              <a:gd name="T150" fmla="+- 0 3346 -104693"/>
                              <a:gd name="T151" fmla="*/ 3346 h 85412"/>
                              <a:gd name="T152" fmla="+- 0 7888 32030"/>
                              <a:gd name="T153" fmla="*/ T152 w 256057"/>
                              <a:gd name="T154" fmla="+- 0 3356 -104693"/>
                              <a:gd name="T155" fmla="*/ 3356 h 85412"/>
                              <a:gd name="T156" fmla="+- 0 8026 32030"/>
                              <a:gd name="T157" fmla="*/ T156 w 256057"/>
                              <a:gd name="T158" fmla="+- 0 3365 -104693"/>
                              <a:gd name="T159" fmla="*/ 3365 h 85412"/>
                              <a:gd name="T160" fmla="+- 0 8163 32030"/>
                              <a:gd name="T161" fmla="*/ T160 w 256057"/>
                              <a:gd name="T162" fmla="+- 0 3374 -104693"/>
                              <a:gd name="T163" fmla="*/ 3374 h 85412"/>
                              <a:gd name="T164" fmla="+- 0 8301 32030"/>
                              <a:gd name="T165" fmla="*/ T164 w 256057"/>
                              <a:gd name="T166" fmla="+- 0 3383 -104693"/>
                              <a:gd name="T167" fmla="*/ 3383 h 85412"/>
                              <a:gd name="T168" fmla="+- 0 8439 32030"/>
                              <a:gd name="T169" fmla="*/ T168 w 256057"/>
                              <a:gd name="T170" fmla="+- 0 3392 -104693"/>
                              <a:gd name="T171" fmla="*/ 3392 h 85412"/>
                              <a:gd name="T172" fmla="+- 0 8577 32030"/>
                              <a:gd name="T173" fmla="*/ T172 w 256057"/>
                              <a:gd name="T174" fmla="+- 0 3401 -104693"/>
                              <a:gd name="T175" fmla="*/ 3401 h 85412"/>
                              <a:gd name="T176" fmla="+- 0 8715 32030"/>
                              <a:gd name="T177" fmla="*/ T176 w 256057"/>
                              <a:gd name="T178" fmla="+- 0 3409 -104693"/>
                              <a:gd name="T179" fmla="*/ 3409 h 85412"/>
                              <a:gd name="T180" fmla="+- 0 8852 32030"/>
                              <a:gd name="T181" fmla="*/ T180 w 256057"/>
                              <a:gd name="T182" fmla="+- 0 3417 -104693"/>
                              <a:gd name="T183" fmla="*/ 3417 h 85412"/>
                              <a:gd name="T184" fmla="+- 0 8990 32030"/>
                              <a:gd name="T185" fmla="*/ T184 w 256057"/>
                              <a:gd name="T186" fmla="+- 0 3425 -104693"/>
                              <a:gd name="T187" fmla="*/ 3425 h 85412"/>
                              <a:gd name="T188" fmla="+- 0 9128 32030"/>
                              <a:gd name="T189" fmla="*/ T188 w 256057"/>
                              <a:gd name="T190" fmla="+- 0 3433 -104693"/>
                              <a:gd name="T191" fmla="*/ 3433 h 85412"/>
                              <a:gd name="T192" fmla="+- 0 9266 32030"/>
                              <a:gd name="T193" fmla="*/ T192 w 256057"/>
                              <a:gd name="T194" fmla="+- 0 3441 -104693"/>
                              <a:gd name="T195" fmla="*/ 3441 h 85412"/>
                              <a:gd name="T196" fmla="+- 0 9404 32030"/>
                              <a:gd name="T197" fmla="*/ T196 w 256057"/>
                              <a:gd name="T198" fmla="+- 0 3449 -104693"/>
                              <a:gd name="T199" fmla="*/ 3449 h 85412"/>
                              <a:gd name="T200" fmla="+- 0 9266 32030"/>
                              <a:gd name="T201" fmla="*/ T200 w 256057"/>
                              <a:gd name="T202" fmla="+- 0 3441 -104693"/>
                              <a:gd name="T203" fmla="*/ 3441 h 85412"/>
                              <a:gd name="T204" fmla="+- 0 9404 32030"/>
                              <a:gd name="T205" fmla="*/ T204 w 256057"/>
                              <a:gd name="T206" fmla="+- 0 3449 -104693"/>
                              <a:gd name="T207" fmla="*/ 3449 h 8541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</a:cxnLst>
                            <a:rect l="0" t="0" r="r" b="b"/>
                            <a:pathLst>
                              <a:path w="256057" h="85412">
                                <a:moveTo>
                                  <a:pt x="-29379" y="105130"/>
                                </a:moveTo>
                                <a:lnTo>
                                  <a:pt x="-29242" y="106111"/>
                                </a:lnTo>
                                <a:lnTo>
                                  <a:pt x="-29104" y="106548"/>
                                </a:lnTo>
                                <a:lnTo>
                                  <a:pt x="-28966" y="106811"/>
                                </a:lnTo>
                                <a:lnTo>
                                  <a:pt x="-28828" y="106992"/>
                                </a:lnTo>
                                <a:lnTo>
                                  <a:pt x="-28690" y="107125"/>
                                </a:lnTo>
                                <a:lnTo>
                                  <a:pt x="-28553" y="107230"/>
                                </a:lnTo>
                                <a:lnTo>
                                  <a:pt x="-28415" y="107315"/>
                                </a:lnTo>
                                <a:lnTo>
                                  <a:pt x="-28277" y="107386"/>
                                </a:lnTo>
                                <a:lnTo>
                                  <a:pt x="-28139" y="107447"/>
                                </a:lnTo>
                                <a:lnTo>
                                  <a:pt x="-28001" y="107499"/>
                                </a:lnTo>
                                <a:lnTo>
                                  <a:pt x="-27863" y="107545"/>
                                </a:lnTo>
                                <a:lnTo>
                                  <a:pt x="-27725" y="107587"/>
                                </a:lnTo>
                                <a:lnTo>
                                  <a:pt x="-27588" y="107623"/>
                                </a:lnTo>
                                <a:lnTo>
                                  <a:pt x="-27450" y="107656"/>
                                </a:lnTo>
                                <a:lnTo>
                                  <a:pt x="-27312" y="107687"/>
                                </a:lnTo>
                                <a:lnTo>
                                  <a:pt x="-27174" y="107715"/>
                                </a:lnTo>
                                <a:lnTo>
                                  <a:pt x="-27036" y="107740"/>
                                </a:lnTo>
                                <a:lnTo>
                                  <a:pt x="-26899" y="107764"/>
                                </a:lnTo>
                                <a:lnTo>
                                  <a:pt x="-26761" y="107786"/>
                                </a:lnTo>
                                <a:lnTo>
                                  <a:pt x="-26623" y="107807"/>
                                </a:lnTo>
                                <a:lnTo>
                                  <a:pt x="-26485" y="107826"/>
                                </a:lnTo>
                                <a:lnTo>
                                  <a:pt x="-26347" y="107845"/>
                                </a:lnTo>
                                <a:lnTo>
                                  <a:pt x="-26210" y="107862"/>
                                </a:lnTo>
                                <a:lnTo>
                                  <a:pt x="-26072" y="107879"/>
                                </a:lnTo>
                                <a:lnTo>
                                  <a:pt x="-25934" y="107894"/>
                                </a:lnTo>
                                <a:lnTo>
                                  <a:pt x="-25796" y="107909"/>
                                </a:lnTo>
                                <a:lnTo>
                                  <a:pt x="-25658" y="107923"/>
                                </a:lnTo>
                                <a:lnTo>
                                  <a:pt x="-25521" y="107937"/>
                                </a:lnTo>
                                <a:lnTo>
                                  <a:pt x="-25383" y="107950"/>
                                </a:lnTo>
                                <a:lnTo>
                                  <a:pt x="-25245" y="107963"/>
                                </a:lnTo>
                                <a:lnTo>
                                  <a:pt x="-25107" y="107975"/>
                                </a:lnTo>
                                <a:lnTo>
                                  <a:pt x="-24969" y="107986"/>
                                </a:lnTo>
                                <a:lnTo>
                                  <a:pt x="-24831" y="107998"/>
                                </a:lnTo>
                                <a:lnTo>
                                  <a:pt x="-24693" y="108008"/>
                                </a:lnTo>
                                <a:lnTo>
                                  <a:pt x="-24556" y="108019"/>
                                </a:lnTo>
                                <a:lnTo>
                                  <a:pt x="-24418" y="108029"/>
                                </a:lnTo>
                                <a:lnTo>
                                  <a:pt x="-24280" y="108039"/>
                                </a:lnTo>
                                <a:lnTo>
                                  <a:pt x="-24142" y="108049"/>
                                </a:lnTo>
                                <a:lnTo>
                                  <a:pt x="-24004" y="108058"/>
                                </a:lnTo>
                                <a:lnTo>
                                  <a:pt x="-23867" y="108067"/>
                                </a:lnTo>
                                <a:lnTo>
                                  <a:pt x="-23729" y="108076"/>
                                </a:lnTo>
                                <a:lnTo>
                                  <a:pt x="-23591" y="108085"/>
                                </a:lnTo>
                                <a:lnTo>
                                  <a:pt x="-23453" y="108094"/>
                                </a:lnTo>
                                <a:lnTo>
                                  <a:pt x="-23315" y="108102"/>
                                </a:lnTo>
                                <a:lnTo>
                                  <a:pt x="-23178" y="108110"/>
                                </a:lnTo>
                                <a:lnTo>
                                  <a:pt x="-23040" y="108118"/>
                                </a:lnTo>
                                <a:lnTo>
                                  <a:pt x="-22902" y="108126"/>
                                </a:lnTo>
                                <a:lnTo>
                                  <a:pt x="-22764" y="108134"/>
                                </a:lnTo>
                                <a:lnTo>
                                  <a:pt x="-22626" y="108142"/>
                                </a:lnTo>
                                <a:moveTo>
                                  <a:pt x="-22764" y="108134"/>
                                </a:moveTo>
                                <a:lnTo>
                                  <a:pt x="-22626" y="108142"/>
                                </a:lnTo>
                              </a:path>
                            </a:pathLst>
                          </a:custGeom>
                          <a:noFill/>
                          <a:ln w="17334">
                            <a:solidFill>
                              <a:srgbClr val="000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43" name="Picture 10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598" y="371"/>
                            <a:ext cx="105" cy="1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44" name="Picture 10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738" y="1355"/>
                            <a:ext cx="105" cy="1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45" name="Picture 10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72" y="1792"/>
                            <a:ext cx="105" cy="1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46" name="Picture 10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12" y="2050"/>
                            <a:ext cx="105" cy="1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47" name="Picture 10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146" y="2237"/>
                            <a:ext cx="105" cy="1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48" name="Picture 10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287" y="2370"/>
                            <a:ext cx="105" cy="1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49" name="Picture 10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427" y="2472"/>
                            <a:ext cx="105" cy="1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50" name="Picture 10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61" y="2557"/>
                            <a:ext cx="105" cy="1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51" name="Picture 10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701" y="2628"/>
                            <a:ext cx="105" cy="1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52" name="Picture 10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36" y="2690"/>
                            <a:ext cx="105" cy="1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53" name="Picture 10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76" y="2745"/>
                            <a:ext cx="105" cy="1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54" name="Picture 10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116" y="2792"/>
                            <a:ext cx="105" cy="1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55" name="Picture 10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50" y="2831"/>
                            <a:ext cx="105" cy="1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56" name="Picture 10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390" y="2862"/>
                            <a:ext cx="105" cy="1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57" name="Picture 10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530" y="2901"/>
                            <a:ext cx="105" cy="1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58" name="Picture 10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665" y="2932"/>
                            <a:ext cx="105" cy="1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59" name="Picture 10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05" y="2956"/>
                            <a:ext cx="105" cy="1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60" name="Picture 10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39" y="2979"/>
                            <a:ext cx="105" cy="1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61" name="Picture 10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79" y="3003"/>
                            <a:ext cx="105" cy="1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62" name="Picture 10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19" y="3026"/>
                            <a:ext cx="105" cy="1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63" name="Picture 10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54" y="3049"/>
                            <a:ext cx="105" cy="1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64" name="Picture 10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494" y="3065"/>
                            <a:ext cx="105" cy="1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65" name="Picture 10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628" y="3089"/>
                            <a:ext cx="105" cy="1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66" name="Picture 10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768" y="3104"/>
                            <a:ext cx="105" cy="1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67" name="Picture 10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909" y="3120"/>
                            <a:ext cx="105" cy="1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68" name="Picture 10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043" y="3136"/>
                            <a:ext cx="105" cy="1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69" name="Picture 10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183" y="3151"/>
                            <a:ext cx="105" cy="1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70" name="Picture 10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317" y="3167"/>
                            <a:ext cx="105" cy="1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71" name="Picture 10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457" y="3182"/>
                            <a:ext cx="105" cy="1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72" name="Picture 10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598" y="3190"/>
                            <a:ext cx="105" cy="1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73" name="Picture 10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732" y="3206"/>
                            <a:ext cx="106" cy="1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74" name="Picture 10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872" y="3213"/>
                            <a:ext cx="106" cy="1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75" name="Picture 10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006" y="3229"/>
                            <a:ext cx="105" cy="1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76" name="Picture 10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147" y="3237"/>
                            <a:ext cx="105" cy="1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77" name="Picture 10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281" y="3252"/>
                            <a:ext cx="106" cy="1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78" name="Picture 10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421" y="3260"/>
                            <a:ext cx="106" cy="1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79" name="Picture 10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561" y="3268"/>
                            <a:ext cx="106" cy="1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80" name="Picture 10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696" y="3284"/>
                            <a:ext cx="105" cy="1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81" name="Picture 10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836" y="3291"/>
                            <a:ext cx="105" cy="1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82" name="Picture 10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976" y="3299"/>
                            <a:ext cx="105" cy="1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83" name="Picture 10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110" y="3307"/>
                            <a:ext cx="105" cy="1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84" name="Picture 10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250" y="3315"/>
                            <a:ext cx="105" cy="1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85" name="Picture 10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385" y="3331"/>
                            <a:ext cx="105" cy="1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86" name="Picture 10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525" y="3339"/>
                            <a:ext cx="105" cy="1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87" name="Picture 10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659" y="3346"/>
                            <a:ext cx="105" cy="1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88" name="Picture 10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799" y="3354"/>
                            <a:ext cx="105" cy="1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89" name="Picture 10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939" y="3362"/>
                            <a:ext cx="105" cy="1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90" name="Picture 10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074" y="3370"/>
                            <a:ext cx="105" cy="1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91" name="AutoShape 1027"/>
                        <wps:cNvSpPr>
                          <a:spLocks/>
                        </wps:cNvSpPr>
                        <wps:spPr bwMode="auto">
                          <a:xfrm>
                            <a:off x="281404" y="-20911"/>
                            <a:ext cx="8264" cy="3097"/>
                          </a:xfrm>
                          <a:custGeom>
                            <a:avLst/>
                            <a:gdLst>
                              <a:gd name="T0" fmla="+- 0 9305 281404"/>
                              <a:gd name="T1" fmla="*/ T0 w 8264"/>
                              <a:gd name="T2" fmla="+- 0 3442 -20911"/>
                              <a:gd name="T3" fmla="*/ 3442 h 3097"/>
                              <a:gd name="T4" fmla="+- 0 9302 281404"/>
                              <a:gd name="T5" fmla="*/ T4 w 8264"/>
                              <a:gd name="T6" fmla="+- 0 3420 -20911"/>
                              <a:gd name="T7" fmla="*/ 3420 h 3097"/>
                              <a:gd name="T8" fmla="+- 0 9291 281404"/>
                              <a:gd name="T9" fmla="*/ T8 w 8264"/>
                              <a:gd name="T10" fmla="+- 0 3401 -20911"/>
                              <a:gd name="T11" fmla="*/ 3401 h 3097"/>
                              <a:gd name="T12" fmla="+- 0 9275 281404"/>
                              <a:gd name="T13" fmla="*/ T12 w 8264"/>
                              <a:gd name="T14" fmla="+- 0 3391 -20911"/>
                              <a:gd name="T15" fmla="*/ 3391 h 3097"/>
                              <a:gd name="T16" fmla="+- 0 9258 281404"/>
                              <a:gd name="T17" fmla="*/ T16 w 8264"/>
                              <a:gd name="T18" fmla="+- 0 3391 -20911"/>
                              <a:gd name="T19" fmla="*/ 3391 h 3097"/>
                              <a:gd name="T20" fmla="+- 0 9242 281404"/>
                              <a:gd name="T21" fmla="*/ T20 w 8264"/>
                              <a:gd name="T22" fmla="+- 0 3401 -20911"/>
                              <a:gd name="T23" fmla="*/ 3401 h 3097"/>
                              <a:gd name="T24" fmla="+- 0 9231 281404"/>
                              <a:gd name="T25" fmla="*/ T24 w 8264"/>
                              <a:gd name="T26" fmla="+- 0 3420 -20911"/>
                              <a:gd name="T27" fmla="*/ 3420 h 3097"/>
                              <a:gd name="T28" fmla="+- 0 9228 281404"/>
                              <a:gd name="T29" fmla="*/ T28 w 8264"/>
                              <a:gd name="T30" fmla="+- 0 3442 -20911"/>
                              <a:gd name="T31" fmla="*/ 3442 h 3097"/>
                              <a:gd name="T32" fmla="+- 0 9231 281404"/>
                              <a:gd name="T33" fmla="*/ T32 w 8264"/>
                              <a:gd name="T34" fmla="+- 0 3464 -20911"/>
                              <a:gd name="T35" fmla="*/ 3464 h 3097"/>
                              <a:gd name="T36" fmla="+- 0 9242 281404"/>
                              <a:gd name="T37" fmla="*/ T36 w 8264"/>
                              <a:gd name="T38" fmla="+- 0 3483 -20911"/>
                              <a:gd name="T39" fmla="*/ 3483 h 3097"/>
                              <a:gd name="T40" fmla="+- 0 9258 281404"/>
                              <a:gd name="T41" fmla="*/ T40 w 8264"/>
                              <a:gd name="T42" fmla="+- 0 3493 -20911"/>
                              <a:gd name="T43" fmla="*/ 3493 h 3097"/>
                              <a:gd name="T44" fmla="+- 0 9275 281404"/>
                              <a:gd name="T45" fmla="*/ T44 w 8264"/>
                              <a:gd name="T46" fmla="+- 0 3493 -20911"/>
                              <a:gd name="T47" fmla="*/ 3493 h 3097"/>
                              <a:gd name="T48" fmla="+- 0 9291 281404"/>
                              <a:gd name="T49" fmla="*/ T48 w 8264"/>
                              <a:gd name="T50" fmla="+- 0 3483 -20911"/>
                              <a:gd name="T51" fmla="*/ 3483 h 3097"/>
                              <a:gd name="T52" fmla="+- 0 9302 281404"/>
                              <a:gd name="T53" fmla="*/ T52 w 8264"/>
                              <a:gd name="T54" fmla="+- 0 3464 -20911"/>
                              <a:gd name="T55" fmla="*/ 3464 h 3097"/>
                              <a:gd name="T56" fmla="+- 0 9305 281404"/>
                              <a:gd name="T57" fmla="*/ T56 w 8264"/>
                              <a:gd name="T58" fmla="+- 0 3442 -20911"/>
                              <a:gd name="T59" fmla="*/ 3442 h 3097"/>
                              <a:gd name="T60" fmla="+- 0 9446 281404"/>
                              <a:gd name="T61" fmla="*/ T60 w 8264"/>
                              <a:gd name="T62" fmla="+- 0 3450 -20911"/>
                              <a:gd name="T63" fmla="*/ 3450 h 3097"/>
                              <a:gd name="T64" fmla="+- 0 9442 281404"/>
                              <a:gd name="T65" fmla="*/ T64 w 8264"/>
                              <a:gd name="T66" fmla="+- 0 3427 -20911"/>
                              <a:gd name="T67" fmla="*/ 3427 h 3097"/>
                              <a:gd name="T68" fmla="+- 0 9431 281404"/>
                              <a:gd name="T69" fmla="*/ T68 w 8264"/>
                              <a:gd name="T70" fmla="+- 0 3409 -20911"/>
                              <a:gd name="T71" fmla="*/ 3409 h 3097"/>
                              <a:gd name="T72" fmla="+- 0 9415 281404"/>
                              <a:gd name="T73" fmla="*/ T72 w 8264"/>
                              <a:gd name="T74" fmla="+- 0 3399 -20911"/>
                              <a:gd name="T75" fmla="*/ 3399 h 3097"/>
                              <a:gd name="T76" fmla="+- 0 9398 281404"/>
                              <a:gd name="T77" fmla="*/ T76 w 8264"/>
                              <a:gd name="T78" fmla="+- 0 3399 -20911"/>
                              <a:gd name="T79" fmla="*/ 3399 h 3097"/>
                              <a:gd name="T80" fmla="+- 0 9382 281404"/>
                              <a:gd name="T81" fmla="*/ T80 w 8264"/>
                              <a:gd name="T82" fmla="+- 0 3409 -20911"/>
                              <a:gd name="T83" fmla="*/ 3409 h 3097"/>
                              <a:gd name="T84" fmla="+- 0 9372 281404"/>
                              <a:gd name="T85" fmla="*/ T84 w 8264"/>
                              <a:gd name="T86" fmla="+- 0 3427 -20911"/>
                              <a:gd name="T87" fmla="*/ 3427 h 3097"/>
                              <a:gd name="T88" fmla="+- 0 9368 281404"/>
                              <a:gd name="T89" fmla="*/ T88 w 8264"/>
                              <a:gd name="T90" fmla="+- 0 3450 -20911"/>
                              <a:gd name="T91" fmla="*/ 3450 h 3097"/>
                              <a:gd name="T92" fmla="+- 0 9372 281404"/>
                              <a:gd name="T93" fmla="*/ T92 w 8264"/>
                              <a:gd name="T94" fmla="+- 0 3472 -20911"/>
                              <a:gd name="T95" fmla="*/ 3472 h 3097"/>
                              <a:gd name="T96" fmla="+- 0 9382 281404"/>
                              <a:gd name="T97" fmla="*/ T96 w 8264"/>
                              <a:gd name="T98" fmla="+- 0 3490 -20911"/>
                              <a:gd name="T99" fmla="*/ 3490 h 3097"/>
                              <a:gd name="T100" fmla="+- 0 9398 281404"/>
                              <a:gd name="T101" fmla="*/ T100 w 8264"/>
                              <a:gd name="T102" fmla="+- 0 3501 -20911"/>
                              <a:gd name="T103" fmla="*/ 3501 h 3097"/>
                              <a:gd name="T104" fmla="+- 0 9415 281404"/>
                              <a:gd name="T105" fmla="*/ T104 w 8264"/>
                              <a:gd name="T106" fmla="+- 0 3501 -20911"/>
                              <a:gd name="T107" fmla="*/ 3501 h 3097"/>
                              <a:gd name="T108" fmla="+- 0 9431 281404"/>
                              <a:gd name="T109" fmla="*/ T108 w 8264"/>
                              <a:gd name="T110" fmla="+- 0 3490 -20911"/>
                              <a:gd name="T111" fmla="*/ 3490 h 3097"/>
                              <a:gd name="T112" fmla="+- 0 9442 281404"/>
                              <a:gd name="T113" fmla="*/ T112 w 8264"/>
                              <a:gd name="T114" fmla="+- 0 3472 -20911"/>
                              <a:gd name="T115" fmla="*/ 3472 h 3097"/>
                              <a:gd name="T116" fmla="+- 0 9446 281404"/>
                              <a:gd name="T117" fmla="*/ T116 w 8264"/>
                              <a:gd name="T118" fmla="+- 0 3450 -20911"/>
                              <a:gd name="T119" fmla="*/ 3450 h 309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</a:cxnLst>
                            <a:rect l="0" t="0" r="r" b="b"/>
                            <a:pathLst>
                              <a:path w="8264" h="3097">
                                <a:moveTo>
                                  <a:pt x="-272099" y="24353"/>
                                </a:moveTo>
                                <a:lnTo>
                                  <a:pt x="-272102" y="24331"/>
                                </a:lnTo>
                                <a:lnTo>
                                  <a:pt x="-272113" y="24312"/>
                                </a:lnTo>
                                <a:lnTo>
                                  <a:pt x="-272129" y="24302"/>
                                </a:lnTo>
                                <a:lnTo>
                                  <a:pt x="-272146" y="24302"/>
                                </a:lnTo>
                                <a:lnTo>
                                  <a:pt x="-272162" y="24312"/>
                                </a:lnTo>
                                <a:lnTo>
                                  <a:pt x="-272173" y="24331"/>
                                </a:lnTo>
                                <a:lnTo>
                                  <a:pt x="-272176" y="24353"/>
                                </a:lnTo>
                                <a:lnTo>
                                  <a:pt x="-272173" y="24375"/>
                                </a:lnTo>
                                <a:lnTo>
                                  <a:pt x="-272162" y="24394"/>
                                </a:lnTo>
                                <a:lnTo>
                                  <a:pt x="-272146" y="24404"/>
                                </a:lnTo>
                                <a:lnTo>
                                  <a:pt x="-272129" y="24404"/>
                                </a:lnTo>
                                <a:lnTo>
                                  <a:pt x="-272113" y="24394"/>
                                </a:lnTo>
                                <a:lnTo>
                                  <a:pt x="-272102" y="24375"/>
                                </a:lnTo>
                                <a:lnTo>
                                  <a:pt x="-272099" y="24353"/>
                                </a:lnTo>
                                <a:close/>
                                <a:moveTo>
                                  <a:pt x="-271958" y="24361"/>
                                </a:moveTo>
                                <a:lnTo>
                                  <a:pt x="-271962" y="24338"/>
                                </a:lnTo>
                                <a:lnTo>
                                  <a:pt x="-271973" y="24320"/>
                                </a:lnTo>
                                <a:lnTo>
                                  <a:pt x="-271989" y="24310"/>
                                </a:lnTo>
                                <a:lnTo>
                                  <a:pt x="-272006" y="24310"/>
                                </a:lnTo>
                                <a:lnTo>
                                  <a:pt x="-272022" y="24320"/>
                                </a:lnTo>
                                <a:lnTo>
                                  <a:pt x="-272032" y="24338"/>
                                </a:lnTo>
                                <a:lnTo>
                                  <a:pt x="-272036" y="24361"/>
                                </a:lnTo>
                                <a:lnTo>
                                  <a:pt x="-272032" y="24383"/>
                                </a:lnTo>
                                <a:lnTo>
                                  <a:pt x="-272022" y="24401"/>
                                </a:lnTo>
                                <a:lnTo>
                                  <a:pt x="-272006" y="24412"/>
                                </a:lnTo>
                                <a:lnTo>
                                  <a:pt x="-271989" y="24412"/>
                                </a:lnTo>
                                <a:lnTo>
                                  <a:pt x="-271973" y="24401"/>
                                </a:lnTo>
                                <a:lnTo>
                                  <a:pt x="-271962" y="24383"/>
                                </a:lnTo>
                                <a:lnTo>
                                  <a:pt x="-271958" y="2436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7334">
                            <a:solidFill>
                              <a:srgbClr val="000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92" name="AutoShape 1026"/>
                        <wps:cNvSpPr>
                          <a:spLocks/>
                        </wps:cNvSpPr>
                        <wps:spPr bwMode="auto">
                          <a:xfrm>
                            <a:off x="2639" y="563"/>
                            <a:ext cx="6763" cy="2900"/>
                          </a:xfrm>
                          <a:custGeom>
                            <a:avLst/>
                            <a:gdLst>
                              <a:gd name="T0" fmla="+- 0 2688 2639"/>
                              <a:gd name="T1" fmla="*/ T0 w 6763"/>
                              <a:gd name="T2" fmla="+- 0 747 563"/>
                              <a:gd name="T3" fmla="*/ 747 h 2900"/>
                              <a:gd name="T4" fmla="+- 0 2714 2639"/>
                              <a:gd name="T5" fmla="*/ T4 w 6763"/>
                              <a:gd name="T6" fmla="+- 0 931 563"/>
                              <a:gd name="T7" fmla="*/ 931 h 2900"/>
                              <a:gd name="T8" fmla="+- 0 2741 2639"/>
                              <a:gd name="T9" fmla="*/ T8 w 6763"/>
                              <a:gd name="T10" fmla="+- 0 1115 563"/>
                              <a:gd name="T11" fmla="*/ 1115 h 2900"/>
                              <a:gd name="T12" fmla="+- 0 2767 2639"/>
                              <a:gd name="T13" fmla="*/ T12 w 6763"/>
                              <a:gd name="T14" fmla="+- 0 1299 563"/>
                              <a:gd name="T15" fmla="*/ 1299 h 2900"/>
                              <a:gd name="T16" fmla="+- 0 2793 2639"/>
                              <a:gd name="T17" fmla="*/ T16 w 6763"/>
                              <a:gd name="T18" fmla="+- 0 1483 563"/>
                              <a:gd name="T19" fmla="*/ 1483 h 2900"/>
                              <a:gd name="T20" fmla="+- 0 2839 2639"/>
                              <a:gd name="T21" fmla="*/ T20 w 6763"/>
                              <a:gd name="T22" fmla="+- 0 1656 563"/>
                              <a:gd name="T23" fmla="*/ 1656 h 2900"/>
                              <a:gd name="T24" fmla="+- 0 2894 2639"/>
                              <a:gd name="T25" fmla="*/ T24 w 6763"/>
                              <a:gd name="T26" fmla="+- 0 1828 563"/>
                              <a:gd name="T27" fmla="*/ 1828 h 2900"/>
                              <a:gd name="T28" fmla="+- 0 2931 2639"/>
                              <a:gd name="T29" fmla="*/ T28 w 6763"/>
                              <a:gd name="T30" fmla="+- 0 1943 563"/>
                              <a:gd name="T31" fmla="*/ 1943 h 2900"/>
                              <a:gd name="T32" fmla="+- 0 2954 2639"/>
                              <a:gd name="T33" fmla="*/ T32 w 6763"/>
                              <a:gd name="T34" fmla="+- 0 1993 563"/>
                              <a:gd name="T35" fmla="*/ 1993 h 2900"/>
                              <a:gd name="T36" fmla="+- 0 3036 2639"/>
                              <a:gd name="T37" fmla="*/ T36 w 6763"/>
                              <a:gd name="T38" fmla="+- 0 2146 563"/>
                              <a:gd name="T39" fmla="*/ 2146 h 2900"/>
                              <a:gd name="T40" fmla="+- 0 3073 2639"/>
                              <a:gd name="T41" fmla="*/ T40 w 6763"/>
                              <a:gd name="T42" fmla="+- 0 2216 563"/>
                              <a:gd name="T43" fmla="*/ 2216 h 2900"/>
                              <a:gd name="T44" fmla="+- 0 3160 2639"/>
                              <a:gd name="T45" fmla="*/ T44 w 6763"/>
                              <a:gd name="T46" fmla="+- 0 2327 563"/>
                              <a:gd name="T47" fmla="*/ 2327 h 2900"/>
                              <a:gd name="T48" fmla="+- 0 3202 2639"/>
                              <a:gd name="T49" fmla="*/ T48 w 6763"/>
                              <a:gd name="T50" fmla="+- 0 2403 563"/>
                              <a:gd name="T51" fmla="*/ 2403 h 2900"/>
                              <a:gd name="T52" fmla="+- 0 3247 2639"/>
                              <a:gd name="T53" fmla="*/ T52 w 6763"/>
                              <a:gd name="T54" fmla="+- 0 2426 563"/>
                              <a:gd name="T55" fmla="*/ 2426 h 2900"/>
                              <a:gd name="T56" fmla="+- 0 3334 2639"/>
                              <a:gd name="T57" fmla="*/ T56 w 6763"/>
                              <a:gd name="T58" fmla="+- 0 2546 563"/>
                              <a:gd name="T59" fmla="*/ 2546 h 2900"/>
                              <a:gd name="T60" fmla="+- 0 3346 2639"/>
                              <a:gd name="T61" fmla="*/ T60 w 6763"/>
                              <a:gd name="T62" fmla="+- 0 2520 563"/>
                              <a:gd name="T63" fmla="*/ 2520 h 2900"/>
                              <a:gd name="T64" fmla="+- 0 3473 2639"/>
                              <a:gd name="T65" fmla="*/ T64 w 6763"/>
                              <a:gd name="T66" fmla="+- 0 2649 563"/>
                              <a:gd name="T67" fmla="*/ 2649 h 2900"/>
                              <a:gd name="T68" fmla="+- 0 3483 2639"/>
                              <a:gd name="T69" fmla="*/ T68 w 6763"/>
                              <a:gd name="T70" fmla="+- 0 2620 563"/>
                              <a:gd name="T71" fmla="*/ 2620 h 2900"/>
                              <a:gd name="T72" fmla="+- 0 3612 2639"/>
                              <a:gd name="T73" fmla="*/ T72 w 6763"/>
                              <a:gd name="T74" fmla="+- 0 2697 563"/>
                              <a:gd name="T75" fmla="*/ 2697 h 2900"/>
                              <a:gd name="T76" fmla="+- 0 3742 2639"/>
                              <a:gd name="T77" fmla="*/ T76 w 6763"/>
                              <a:gd name="T78" fmla="+- 0 2762 563"/>
                              <a:gd name="T79" fmla="*/ 2762 h 2900"/>
                              <a:gd name="T80" fmla="+- 0 3875 2639"/>
                              <a:gd name="T81" fmla="*/ T80 w 6763"/>
                              <a:gd name="T82" fmla="+- 0 2819 563"/>
                              <a:gd name="T83" fmla="*/ 2819 h 2900"/>
                              <a:gd name="T84" fmla="+- 0 4010 2639"/>
                              <a:gd name="T85" fmla="*/ T84 w 6763"/>
                              <a:gd name="T86" fmla="+- 0 2869 563"/>
                              <a:gd name="T87" fmla="*/ 2869 h 2900"/>
                              <a:gd name="T88" fmla="+- 0 4145 2639"/>
                              <a:gd name="T89" fmla="*/ T88 w 6763"/>
                              <a:gd name="T90" fmla="+- 0 2913 563"/>
                              <a:gd name="T91" fmla="*/ 2913 h 2900"/>
                              <a:gd name="T92" fmla="+- 0 4255 2639"/>
                              <a:gd name="T93" fmla="*/ T92 w 6763"/>
                              <a:gd name="T94" fmla="+- 0 2976 563"/>
                              <a:gd name="T95" fmla="*/ 2976 h 2900"/>
                              <a:gd name="T96" fmla="+- 0 4351 2639"/>
                              <a:gd name="T97" fmla="*/ T96 w 6763"/>
                              <a:gd name="T98" fmla="+- 0 2970 563"/>
                              <a:gd name="T99" fmla="*/ 2970 h 2900"/>
                              <a:gd name="T100" fmla="+- 0 4507 2639"/>
                              <a:gd name="T101" fmla="*/ T100 w 6763"/>
                              <a:gd name="T102" fmla="+- 0 3039 563"/>
                              <a:gd name="T103" fmla="*/ 3039 h 2900"/>
                              <a:gd name="T104" fmla="+- 0 4627 2639"/>
                              <a:gd name="T105" fmla="*/ T104 w 6763"/>
                              <a:gd name="T106" fmla="+- 0 3033 563"/>
                              <a:gd name="T107" fmla="*/ 3033 h 2900"/>
                              <a:gd name="T108" fmla="+- 0 4742 2639"/>
                              <a:gd name="T109" fmla="*/ T108 w 6763"/>
                              <a:gd name="T110" fmla="+- 0 3056 563"/>
                              <a:gd name="T111" fmla="*/ 3056 h 2900"/>
                              <a:gd name="T112" fmla="+- 0 4881 2639"/>
                              <a:gd name="T113" fmla="*/ T112 w 6763"/>
                              <a:gd name="T114" fmla="+- 0 3082 563"/>
                              <a:gd name="T115" fmla="*/ 3082 h 2900"/>
                              <a:gd name="T116" fmla="+- 0 5019 2639"/>
                              <a:gd name="T117" fmla="*/ T116 w 6763"/>
                              <a:gd name="T118" fmla="+- 0 3105 563"/>
                              <a:gd name="T119" fmla="*/ 3105 h 2900"/>
                              <a:gd name="T120" fmla="+- 0 5159 2639"/>
                              <a:gd name="T121" fmla="*/ T120 w 6763"/>
                              <a:gd name="T122" fmla="+- 0 3126 563"/>
                              <a:gd name="T123" fmla="*/ 3126 h 2900"/>
                              <a:gd name="T124" fmla="+- 0 5298 2639"/>
                              <a:gd name="T125" fmla="*/ T124 w 6763"/>
                              <a:gd name="T126" fmla="+- 0 3146 563"/>
                              <a:gd name="T127" fmla="*/ 3146 h 2900"/>
                              <a:gd name="T128" fmla="+- 0 5437 2639"/>
                              <a:gd name="T129" fmla="*/ T128 w 6763"/>
                              <a:gd name="T130" fmla="+- 0 3164 563"/>
                              <a:gd name="T131" fmla="*/ 3164 h 2900"/>
                              <a:gd name="T132" fmla="+- 0 5577 2639"/>
                              <a:gd name="T133" fmla="*/ T132 w 6763"/>
                              <a:gd name="T134" fmla="+- 0 3182 563"/>
                              <a:gd name="T135" fmla="*/ 3182 h 2900"/>
                              <a:gd name="T136" fmla="+- 0 5716 2639"/>
                              <a:gd name="T137" fmla="*/ T136 w 6763"/>
                              <a:gd name="T138" fmla="+- 0 3198 563"/>
                              <a:gd name="T139" fmla="*/ 3198 h 2900"/>
                              <a:gd name="T140" fmla="+- 0 5856 2639"/>
                              <a:gd name="T141" fmla="*/ T140 w 6763"/>
                              <a:gd name="T142" fmla="+- 0 3213 563"/>
                              <a:gd name="T143" fmla="*/ 3213 h 2900"/>
                              <a:gd name="T144" fmla="+- 0 5996 2639"/>
                              <a:gd name="T145" fmla="*/ T144 w 6763"/>
                              <a:gd name="T146" fmla="+- 0 3228 563"/>
                              <a:gd name="T147" fmla="*/ 3228 h 2900"/>
                              <a:gd name="T148" fmla="+- 0 6135 2639"/>
                              <a:gd name="T149" fmla="*/ T148 w 6763"/>
                              <a:gd name="T150" fmla="+- 0 3241 563"/>
                              <a:gd name="T151" fmla="*/ 3241 h 2900"/>
                              <a:gd name="T152" fmla="+- 0 6275 2639"/>
                              <a:gd name="T153" fmla="*/ T152 w 6763"/>
                              <a:gd name="T154" fmla="+- 0 3254 563"/>
                              <a:gd name="T155" fmla="*/ 3254 h 2900"/>
                              <a:gd name="T156" fmla="+- 0 6415 2639"/>
                              <a:gd name="T157" fmla="*/ T156 w 6763"/>
                              <a:gd name="T158" fmla="+- 0 3266 563"/>
                              <a:gd name="T159" fmla="*/ 3266 h 2900"/>
                              <a:gd name="T160" fmla="+- 0 6555 2639"/>
                              <a:gd name="T161" fmla="*/ T160 w 6763"/>
                              <a:gd name="T162" fmla="+- 0 3278 563"/>
                              <a:gd name="T163" fmla="*/ 3278 h 2900"/>
                              <a:gd name="T164" fmla="+- 0 6695 2639"/>
                              <a:gd name="T165" fmla="*/ T164 w 6763"/>
                              <a:gd name="T166" fmla="+- 0 3288 563"/>
                              <a:gd name="T167" fmla="*/ 3288 h 2900"/>
                              <a:gd name="T168" fmla="+- 0 6810 2639"/>
                              <a:gd name="T169" fmla="*/ T168 w 6763"/>
                              <a:gd name="T170" fmla="+- 0 3328 563"/>
                              <a:gd name="T171" fmla="*/ 3328 h 2900"/>
                              <a:gd name="T172" fmla="+- 0 6905 2639"/>
                              <a:gd name="T173" fmla="*/ T172 w 6763"/>
                              <a:gd name="T174" fmla="+- 0 3304 563"/>
                              <a:gd name="T175" fmla="*/ 3304 h 2900"/>
                              <a:gd name="T176" fmla="+- 0 7068 2639"/>
                              <a:gd name="T177" fmla="*/ T176 w 6763"/>
                              <a:gd name="T178" fmla="+- 0 3315 563"/>
                              <a:gd name="T179" fmla="*/ 3315 h 2900"/>
                              <a:gd name="T180" fmla="+- 0 7198 2639"/>
                              <a:gd name="T181" fmla="*/ T180 w 6763"/>
                              <a:gd name="T182" fmla="+- 0 3355 563"/>
                              <a:gd name="T183" fmla="*/ 3355 h 2900"/>
                              <a:gd name="T184" fmla="+- 0 7325 2639"/>
                              <a:gd name="T185" fmla="*/ T184 w 6763"/>
                              <a:gd name="T186" fmla="+- 0 3332 563"/>
                              <a:gd name="T187" fmla="*/ 3332 h 2900"/>
                              <a:gd name="T188" fmla="+- 0 7441 2639"/>
                              <a:gd name="T189" fmla="*/ T188 w 6763"/>
                              <a:gd name="T190" fmla="+- 0 3338 563"/>
                              <a:gd name="T191" fmla="*/ 3338 h 2900"/>
                              <a:gd name="T192" fmla="+- 0 7580 2639"/>
                              <a:gd name="T193" fmla="*/ T192 w 6763"/>
                              <a:gd name="T194" fmla="+- 0 3378 563"/>
                              <a:gd name="T195" fmla="*/ 3378 h 2900"/>
                              <a:gd name="T196" fmla="+- 0 7697 2639"/>
                              <a:gd name="T197" fmla="*/ T196 w 6763"/>
                              <a:gd name="T198" fmla="+- 0 3385 563"/>
                              <a:gd name="T199" fmla="*/ 3385 h 2900"/>
                              <a:gd name="T200" fmla="+- 0 7791 2639"/>
                              <a:gd name="T201" fmla="*/ T200 w 6763"/>
                              <a:gd name="T202" fmla="+- 0 3359 563"/>
                              <a:gd name="T203" fmla="*/ 3359 h 2900"/>
                              <a:gd name="T204" fmla="+- 0 7954 2639"/>
                              <a:gd name="T205" fmla="*/ T204 w 6763"/>
                              <a:gd name="T206" fmla="+- 0 3399 563"/>
                              <a:gd name="T207" fmla="*/ 3399 h 2900"/>
                              <a:gd name="T208" fmla="+- 0 8071 2639"/>
                              <a:gd name="T209" fmla="*/ T208 w 6763"/>
                              <a:gd name="T210" fmla="+- 0 3374 563"/>
                              <a:gd name="T211" fmla="*/ 3374 h 2900"/>
                              <a:gd name="T212" fmla="+- 0 8211 2639"/>
                              <a:gd name="T213" fmla="*/ T212 w 6763"/>
                              <a:gd name="T214" fmla="+- 0 3380 563"/>
                              <a:gd name="T215" fmla="*/ 3380 h 2900"/>
                              <a:gd name="T216" fmla="+- 0 8352 2639"/>
                              <a:gd name="T217" fmla="*/ T216 w 6763"/>
                              <a:gd name="T218" fmla="+- 0 3387 563"/>
                              <a:gd name="T219" fmla="*/ 3387 h 2900"/>
                              <a:gd name="T220" fmla="+- 0 8492 2639"/>
                              <a:gd name="T221" fmla="*/ T220 w 6763"/>
                              <a:gd name="T222" fmla="+- 0 3394 563"/>
                              <a:gd name="T223" fmla="*/ 3394 h 2900"/>
                              <a:gd name="T224" fmla="+- 0 8631 2639"/>
                              <a:gd name="T225" fmla="*/ T224 w 6763"/>
                              <a:gd name="T226" fmla="+- 0 3400 563"/>
                              <a:gd name="T227" fmla="*/ 3400 h 2900"/>
                              <a:gd name="T228" fmla="+- 0 8771 2639"/>
                              <a:gd name="T229" fmla="*/ T228 w 6763"/>
                              <a:gd name="T230" fmla="+- 0 3406 563"/>
                              <a:gd name="T231" fmla="*/ 3406 h 2900"/>
                              <a:gd name="T232" fmla="+- 0 8912 2639"/>
                              <a:gd name="T233" fmla="*/ T232 w 6763"/>
                              <a:gd name="T234" fmla="+- 0 3412 563"/>
                              <a:gd name="T235" fmla="*/ 3412 h 2900"/>
                              <a:gd name="T236" fmla="+- 0 9052 2639"/>
                              <a:gd name="T237" fmla="*/ T236 w 6763"/>
                              <a:gd name="T238" fmla="+- 0 3417 563"/>
                              <a:gd name="T239" fmla="*/ 3417 h 2900"/>
                              <a:gd name="T240" fmla="+- 0 9192 2639"/>
                              <a:gd name="T241" fmla="*/ T240 w 6763"/>
                              <a:gd name="T242" fmla="+- 0 3423 563"/>
                              <a:gd name="T243" fmla="*/ 3423 h 2900"/>
                              <a:gd name="T244" fmla="+- 0 9332 2639"/>
                              <a:gd name="T245" fmla="*/ T244 w 6763"/>
                              <a:gd name="T246" fmla="+- 0 3428 563"/>
                              <a:gd name="T247" fmla="*/ 3428 h 29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</a:cxnLst>
                            <a:rect l="0" t="0" r="r" b="b"/>
                            <a:pathLst>
                              <a:path w="6763" h="2900">
                                <a:moveTo>
                                  <a:pt x="32" y="61"/>
                                </a:moveTo>
                                <a:lnTo>
                                  <a:pt x="9" y="67"/>
                                </a:lnTo>
                                <a:lnTo>
                                  <a:pt x="13" y="98"/>
                                </a:lnTo>
                                <a:lnTo>
                                  <a:pt x="36" y="92"/>
                                </a:lnTo>
                                <a:lnTo>
                                  <a:pt x="32" y="61"/>
                                </a:lnTo>
                                <a:close/>
                                <a:moveTo>
                                  <a:pt x="41" y="122"/>
                                </a:moveTo>
                                <a:lnTo>
                                  <a:pt x="18" y="128"/>
                                </a:lnTo>
                                <a:lnTo>
                                  <a:pt x="22" y="159"/>
                                </a:lnTo>
                                <a:lnTo>
                                  <a:pt x="45" y="154"/>
                                </a:lnTo>
                                <a:lnTo>
                                  <a:pt x="41" y="122"/>
                                </a:lnTo>
                                <a:close/>
                                <a:moveTo>
                                  <a:pt x="49" y="184"/>
                                </a:moveTo>
                                <a:lnTo>
                                  <a:pt x="26" y="190"/>
                                </a:lnTo>
                                <a:lnTo>
                                  <a:pt x="31" y="220"/>
                                </a:lnTo>
                                <a:lnTo>
                                  <a:pt x="53" y="214"/>
                                </a:lnTo>
                                <a:lnTo>
                                  <a:pt x="49" y="184"/>
                                </a:lnTo>
                                <a:close/>
                                <a:moveTo>
                                  <a:pt x="58" y="245"/>
                                </a:moveTo>
                                <a:lnTo>
                                  <a:pt x="35" y="251"/>
                                </a:lnTo>
                                <a:lnTo>
                                  <a:pt x="39" y="282"/>
                                </a:lnTo>
                                <a:lnTo>
                                  <a:pt x="62" y="276"/>
                                </a:lnTo>
                                <a:lnTo>
                                  <a:pt x="58" y="245"/>
                                </a:lnTo>
                                <a:close/>
                                <a:moveTo>
                                  <a:pt x="67" y="306"/>
                                </a:moveTo>
                                <a:lnTo>
                                  <a:pt x="44" y="313"/>
                                </a:lnTo>
                                <a:lnTo>
                                  <a:pt x="48" y="343"/>
                                </a:lnTo>
                                <a:lnTo>
                                  <a:pt x="71" y="337"/>
                                </a:lnTo>
                                <a:lnTo>
                                  <a:pt x="67" y="306"/>
                                </a:lnTo>
                                <a:close/>
                                <a:moveTo>
                                  <a:pt x="75" y="368"/>
                                </a:moveTo>
                                <a:lnTo>
                                  <a:pt x="53" y="374"/>
                                </a:lnTo>
                                <a:lnTo>
                                  <a:pt x="57" y="405"/>
                                </a:lnTo>
                                <a:lnTo>
                                  <a:pt x="80" y="399"/>
                                </a:lnTo>
                                <a:lnTo>
                                  <a:pt x="75" y="368"/>
                                </a:lnTo>
                                <a:close/>
                                <a:moveTo>
                                  <a:pt x="84" y="429"/>
                                </a:moveTo>
                                <a:lnTo>
                                  <a:pt x="61" y="435"/>
                                </a:lnTo>
                                <a:lnTo>
                                  <a:pt x="66" y="466"/>
                                </a:lnTo>
                                <a:lnTo>
                                  <a:pt x="88" y="460"/>
                                </a:lnTo>
                                <a:lnTo>
                                  <a:pt x="84" y="429"/>
                                </a:lnTo>
                                <a:close/>
                                <a:moveTo>
                                  <a:pt x="93" y="491"/>
                                </a:moveTo>
                                <a:lnTo>
                                  <a:pt x="70" y="497"/>
                                </a:lnTo>
                                <a:lnTo>
                                  <a:pt x="74" y="527"/>
                                </a:lnTo>
                                <a:lnTo>
                                  <a:pt x="97" y="521"/>
                                </a:lnTo>
                                <a:lnTo>
                                  <a:pt x="93" y="491"/>
                                </a:lnTo>
                                <a:close/>
                                <a:moveTo>
                                  <a:pt x="102" y="552"/>
                                </a:moveTo>
                                <a:lnTo>
                                  <a:pt x="78" y="558"/>
                                </a:lnTo>
                                <a:lnTo>
                                  <a:pt x="83" y="589"/>
                                </a:lnTo>
                                <a:lnTo>
                                  <a:pt x="106" y="583"/>
                                </a:lnTo>
                                <a:lnTo>
                                  <a:pt x="102" y="552"/>
                                </a:lnTo>
                                <a:close/>
                                <a:moveTo>
                                  <a:pt x="110" y="613"/>
                                </a:moveTo>
                                <a:lnTo>
                                  <a:pt x="87" y="619"/>
                                </a:lnTo>
                                <a:lnTo>
                                  <a:pt x="92" y="650"/>
                                </a:lnTo>
                                <a:lnTo>
                                  <a:pt x="115" y="644"/>
                                </a:lnTo>
                                <a:lnTo>
                                  <a:pt x="110" y="613"/>
                                </a:lnTo>
                                <a:close/>
                                <a:moveTo>
                                  <a:pt x="119" y="675"/>
                                </a:moveTo>
                                <a:lnTo>
                                  <a:pt x="96" y="681"/>
                                </a:lnTo>
                                <a:lnTo>
                                  <a:pt x="100" y="712"/>
                                </a:lnTo>
                                <a:lnTo>
                                  <a:pt x="123" y="706"/>
                                </a:lnTo>
                                <a:lnTo>
                                  <a:pt x="119" y="675"/>
                                </a:lnTo>
                                <a:close/>
                                <a:moveTo>
                                  <a:pt x="128" y="736"/>
                                </a:moveTo>
                                <a:lnTo>
                                  <a:pt x="105" y="742"/>
                                </a:lnTo>
                                <a:lnTo>
                                  <a:pt x="109" y="773"/>
                                </a:lnTo>
                                <a:lnTo>
                                  <a:pt x="132" y="767"/>
                                </a:lnTo>
                                <a:lnTo>
                                  <a:pt x="128" y="736"/>
                                </a:lnTo>
                                <a:close/>
                                <a:moveTo>
                                  <a:pt x="136" y="798"/>
                                </a:moveTo>
                                <a:lnTo>
                                  <a:pt x="113" y="804"/>
                                </a:lnTo>
                                <a:lnTo>
                                  <a:pt x="118" y="834"/>
                                </a:lnTo>
                                <a:lnTo>
                                  <a:pt x="141" y="828"/>
                                </a:lnTo>
                                <a:lnTo>
                                  <a:pt x="136" y="798"/>
                                </a:lnTo>
                                <a:close/>
                                <a:moveTo>
                                  <a:pt x="145" y="859"/>
                                </a:moveTo>
                                <a:lnTo>
                                  <a:pt x="122" y="865"/>
                                </a:lnTo>
                                <a:lnTo>
                                  <a:pt x="127" y="896"/>
                                </a:lnTo>
                                <a:lnTo>
                                  <a:pt x="149" y="890"/>
                                </a:lnTo>
                                <a:lnTo>
                                  <a:pt x="145" y="859"/>
                                </a:lnTo>
                                <a:close/>
                                <a:moveTo>
                                  <a:pt x="154" y="920"/>
                                </a:moveTo>
                                <a:lnTo>
                                  <a:pt x="131" y="926"/>
                                </a:lnTo>
                                <a:lnTo>
                                  <a:pt x="135" y="957"/>
                                </a:lnTo>
                                <a:lnTo>
                                  <a:pt x="158" y="951"/>
                                </a:lnTo>
                                <a:lnTo>
                                  <a:pt x="154" y="920"/>
                                </a:lnTo>
                                <a:close/>
                                <a:moveTo>
                                  <a:pt x="164" y="978"/>
                                </a:moveTo>
                                <a:lnTo>
                                  <a:pt x="142" y="991"/>
                                </a:lnTo>
                                <a:lnTo>
                                  <a:pt x="151" y="1019"/>
                                </a:lnTo>
                                <a:lnTo>
                                  <a:pt x="173" y="1007"/>
                                </a:lnTo>
                                <a:lnTo>
                                  <a:pt x="164" y="978"/>
                                </a:lnTo>
                                <a:close/>
                                <a:moveTo>
                                  <a:pt x="182" y="1035"/>
                                </a:moveTo>
                                <a:lnTo>
                                  <a:pt x="161" y="1047"/>
                                </a:lnTo>
                                <a:lnTo>
                                  <a:pt x="170" y="1076"/>
                                </a:lnTo>
                                <a:lnTo>
                                  <a:pt x="191" y="1064"/>
                                </a:lnTo>
                                <a:lnTo>
                                  <a:pt x="182" y="1035"/>
                                </a:lnTo>
                                <a:close/>
                                <a:moveTo>
                                  <a:pt x="200" y="1093"/>
                                </a:moveTo>
                                <a:lnTo>
                                  <a:pt x="179" y="1105"/>
                                </a:lnTo>
                                <a:lnTo>
                                  <a:pt x="188" y="1134"/>
                                </a:lnTo>
                                <a:lnTo>
                                  <a:pt x="210" y="1122"/>
                                </a:lnTo>
                                <a:lnTo>
                                  <a:pt x="200" y="1093"/>
                                </a:lnTo>
                                <a:close/>
                                <a:moveTo>
                                  <a:pt x="219" y="1150"/>
                                </a:moveTo>
                                <a:lnTo>
                                  <a:pt x="197" y="1162"/>
                                </a:lnTo>
                                <a:lnTo>
                                  <a:pt x="206" y="1191"/>
                                </a:lnTo>
                                <a:lnTo>
                                  <a:pt x="228" y="1179"/>
                                </a:lnTo>
                                <a:lnTo>
                                  <a:pt x="219" y="1150"/>
                                </a:lnTo>
                                <a:close/>
                                <a:moveTo>
                                  <a:pt x="237" y="1208"/>
                                </a:moveTo>
                                <a:lnTo>
                                  <a:pt x="216" y="1220"/>
                                </a:lnTo>
                                <a:lnTo>
                                  <a:pt x="225" y="1249"/>
                                </a:lnTo>
                                <a:lnTo>
                                  <a:pt x="246" y="1237"/>
                                </a:lnTo>
                                <a:lnTo>
                                  <a:pt x="237" y="1208"/>
                                </a:lnTo>
                                <a:close/>
                                <a:moveTo>
                                  <a:pt x="255" y="1265"/>
                                </a:moveTo>
                                <a:lnTo>
                                  <a:pt x="234" y="1277"/>
                                </a:lnTo>
                                <a:lnTo>
                                  <a:pt x="243" y="1306"/>
                                </a:lnTo>
                                <a:lnTo>
                                  <a:pt x="265" y="1294"/>
                                </a:lnTo>
                                <a:lnTo>
                                  <a:pt x="255" y="1265"/>
                                </a:lnTo>
                                <a:close/>
                                <a:moveTo>
                                  <a:pt x="274" y="1323"/>
                                </a:moveTo>
                                <a:lnTo>
                                  <a:pt x="252" y="1335"/>
                                </a:lnTo>
                                <a:lnTo>
                                  <a:pt x="261" y="1364"/>
                                </a:lnTo>
                                <a:lnTo>
                                  <a:pt x="283" y="1352"/>
                                </a:lnTo>
                                <a:lnTo>
                                  <a:pt x="274" y="1323"/>
                                </a:lnTo>
                                <a:close/>
                                <a:moveTo>
                                  <a:pt x="292" y="1380"/>
                                </a:moveTo>
                                <a:lnTo>
                                  <a:pt x="271" y="1392"/>
                                </a:lnTo>
                                <a:lnTo>
                                  <a:pt x="277" y="1411"/>
                                </a:lnTo>
                                <a:lnTo>
                                  <a:pt x="278" y="1414"/>
                                </a:lnTo>
                                <a:lnTo>
                                  <a:pt x="283" y="1423"/>
                                </a:lnTo>
                                <a:lnTo>
                                  <a:pt x="301" y="1406"/>
                                </a:lnTo>
                                <a:lnTo>
                                  <a:pt x="287" y="1406"/>
                                </a:lnTo>
                                <a:lnTo>
                                  <a:pt x="297" y="1396"/>
                                </a:lnTo>
                                <a:lnTo>
                                  <a:pt x="292" y="1380"/>
                                </a:lnTo>
                                <a:close/>
                                <a:moveTo>
                                  <a:pt x="298" y="1398"/>
                                </a:moveTo>
                                <a:lnTo>
                                  <a:pt x="298" y="1399"/>
                                </a:lnTo>
                                <a:lnTo>
                                  <a:pt x="287" y="1406"/>
                                </a:lnTo>
                                <a:lnTo>
                                  <a:pt x="301" y="1406"/>
                                </a:lnTo>
                                <a:lnTo>
                                  <a:pt x="302" y="1405"/>
                                </a:lnTo>
                                <a:lnTo>
                                  <a:pt x="298" y="1398"/>
                                </a:lnTo>
                                <a:close/>
                                <a:moveTo>
                                  <a:pt x="297" y="1396"/>
                                </a:moveTo>
                                <a:lnTo>
                                  <a:pt x="297" y="1396"/>
                                </a:lnTo>
                                <a:lnTo>
                                  <a:pt x="298" y="1398"/>
                                </a:lnTo>
                                <a:lnTo>
                                  <a:pt x="297" y="1396"/>
                                </a:lnTo>
                                <a:close/>
                                <a:moveTo>
                                  <a:pt x="315" y="1430"/>
                                </a:moveTo>
                                <a:lnTo>
                                  <a:pt x="296" y="1448"/>
                                </a:lnTo>
                                <a:lnTo>
                                  <a:pt x="310" y="1474"/>
                                </a:lnTo>
                                <a:lnTo>
                                  <a:pt x="329" y="1456"/>
                                </a:lnTo>
                                <a:lnTo>
                                  <a:pt x="315" y="1430"/>
                                </a:lnTo>
                                <a:close/>
                                <a:moveTo>
                                  <a:pt x="342" y="1481"/>
                                </a:moveTo>
                                <a:lnTo>
                                  <a:pt x="323" y="1499"/>
                                </a:lnTo>
                                <a:lnTo>
                                  <a:pt x="337" y="1525"/>
                                </a:lnTo>
                                <a:lnTo>
                                  <a:pt x="356" y="1506"/>
                                </a:lnTo>
                                <a:lnTo>
                                  <a:pt x="342" y="1481"/>
                                </a:lnTo>
                                <a:close/>
                                <a:moveTo>
                                  <a:pt x="369" y="1532"/>
                                </a:moveTo>
                                <a:lnTo>
                                  <a:pt x="350" y="1550"/>
                                </a:lnTo>
                                <a:lnTo>
                                  <a:pt x="364" y="1575"/>
                                </a:lnTo>
                                <a:lnTo>
                                  <a:pt x="383" y="1557"/>
                                </a:lnTo>
                                <a:lnTo>
                                  <a:pt x="369" y="1532"/>
                                </a:lnTo>
                                <a:close/>
                                <a:moveTo>
                                  <a:pt x="397" y="1583"/>
                                </a:moveTo>
                                <a:lnTo>
                                  <a:pt x="378" y="1601"/>
                                </a:lnTo>
                                <a:lnTo>
                                  <a:pt x="391" y="1626"/>
                                </a:lnTo>
                                <a:lnTo>
                                  <a:pt x="410" y="1608"/>
                                </a:lnTo>
                                <a:lnTo>
                                  <a:pt x="397" y="1583"/>
                                </a:lnTo>
                                <a:close/>
                                <a:moveTo>
                                  <a:pt x="424" y="1633"/>
                                </a:moveTo>
                                <a:lnTo>
                                  <a:pt x="405" y="1652"/>
                                </a:lnTo>
                                <a:lnTo>
                                  <a:pt x="415" y="1672"/>
                                </a:lnTo>
                                <a:lnTo>
                                  <a:pt x="420" y="1679"/>
                                </a:lnTo>
                                <a:lnTo>
                                  <a:pt x="431" y="1663"/>
                                </a:lnTo>
                                <a:lnTo>
                                  <a:pt x="425" y="1663"/>
                                </a:lnTo>
                                <a:lnTo>
                                  <a:pt x="433" y="1652"/>
                                </a:lnTo>
                                <a:lnTo>
                                  <a:pt x="434" y="1652"/>
                                </a:lnTo>
                                <a:lnTo>
                                  <a:pt x="424" y="1633"/>
                                </a:lnTo>
                                <a:close/>
                                <a:moveTo>
                                  <a:pt x="434" y="1653"/>
                                </a:moveTo>
                                <a:lnTo>
                                  <a:pt x="435" y="1654"/>
                                </a:lnTo>
                                <a:lnTo>
                                  <a:pt x="425" y="1663"/>
                                </a:lnTo>
                                <a:lnTo>
                                  <a:pt x="431" y="1663"/>
                                </a:lnTo>
                                <a:lnTo>
                                  <a:pt x="436" y="1656"/>
                                </a:lnTo>
                                <a:lnTo>
                                  <a:pt x="434" y="1653"/>
                                </a:lnTo>
                                <a:close/>
                                <a:moveTo>
                                  <a:pt x="434" y="1652"/>
                                </a:moveTo>
                                <a:lnTo>
                                  <a:pt x="433" y="1652"/>
                                </a:lnTo>
                                <a:lnTo>
                                  <a:pt x="434" y="1653"/>
                                </a:lnTo>
                                <a:lnTo>
                                  <a:pt x="434" y="1652"/>
                                </a:lnTo>
                                <a:close/>
                                <a:moveTo>
                                  <a:pt x="453" y="1677"/>
                                </a:moveTo>
                                <a:lnTo>
                                  <a:pt x="437" y="1700"/>
                                </a:lnTo>
                                <a:lnTo>
                                  <a:pt x="454" y="1722"/>
                                </a:lnTo>
                                <a:lnTo>
                                  <a:pt x="470" y="1699"/>
                                </a:lnTo>
                                <a:lnTo>
                                  <a:pt x="453" y="1677"/>
                                </a:lnTo>
                                <a:close/>
                                <a:moveTo>
                                  <a:pt x="487" y="1721"/>
                                </a:moveTo>
                                <a:lnTo>
                                  <a:pt x="471" y="1743"/>
                                </a:lnTo>
                                <a:lnTo>
                                  <a:pt x="488" y="1765"/>
                                </a:lnTo>
                                <a:lnTo>
                                  <a:pt x="504" y="1742"/>
                                </a:lnTo>
                                <a:lnTo>
                                  <a:pt x="487" y="1721"/>
                                </a:lnTo>
                                <a:close/>
                                <a:moveTo>
                                  <a:pt x="521" y="1764"/>
                                </a:moveTo>
                                <a:lnTo>
                                  <a:pt x="504" y="1786"/>
                                </a:lnTo>
                                <a:lnTo>
                                  <a:pt x="522" y="1808"/>
                                </a:lnTo>
                                <a:lnTo>
                                  <a:pt x="538" y="1786"/>
                                </a:lnTo>
                                <a:lnTo>
                                  <a:pt x="521" y="1764"/>
                                </a:lnTo>
                                <a:close/>
                                <a:moveTo>
                                  <a:pt x="554" y="1807"/>
                                </a:moveTo>
                                <a:lnTo>
                                  <a:pt x="538" y="1829"/>
                                </a:lnTo>
                                <a:lnTo>
                                  <a:pt x="555" y="1851"/>
                                </a:lnTo>
                                <a:lnTo>
                                  <a:pt x="556" y="1852"/>
                                </a:lnTo>
                                <a:lnTo>
                                  <a:pt x="563" y="1840"/>
                                </a:lnTo>
                                <a:lnTo>
                                  <a:pt x="570" y="1826"/>
                                </a:lnTo>
                                <a:lnTo>
                                  <a:pt x="554" y="1807"/>
                                </a:lnTo>
                                <a:close/>
                                <a:moveTo>
                                  <a:pt x="565" y="1837"/>
                                </a:moveTo>
                                <a:lnTo>
                                  <a:pt x="563" y="1840"/>
                                </a:lnTo>
                                <a:lnTo>
                                  <a:pt x="565" y="1837"/>
                                </a:lnTo>
                                <a:close/>
                                <a:moveTo>
                                  <a:pt x="570" y="1827"/>
                                </a:moveTo>
                                <a:lnTo>
                                  <a:pt x="565" y="1837"/>
                                </a:lnTo>
                                <a:lnTo>
                                  <a:pt x="571" y="1828"/>
                                </a:lnTo>
                                <a:lnTo>
                                  <a:pt x="570" y="1827"/>
                                </a:lnTo>
                                <a:close/>
                                <a:moveTo>
                                  <a:pt x="570" y="1826"/>
                                </a:moveTo>
                                <a:lnTo>
                                  <a:pt x="570" y="1826"/>
                                </a:lnTo>
                                <a:lnTo>
                                  <a:pt x="570" y="1827"/>
                                </a:lnTo>
                                <a:lnTo>
                                  <a:pt x="570" y="1826"/>
                                </a:lnTo>
                                <a:close/>
                                <a:moveTo>
                                  <a:pt x="589" y="1845"/>
                                </a:moveTo>
                                <a:lnTo>
                                  <a:pt x="576" y="1871"/>
                                </a:lnTo>
                                <a:lnTo>
                                  <a:pt x="595" y="1888"/>
                                </a:lnTo>
                                <a:lnTo>
                                  <a:pt x="608" y="1863"/>
                                </a:lnTo>
                                <a:lnTo>
                                  <a:pt x="589" y="1845"/>
                                </a:lnTo>
                                <a:close/>
                                <a:moveTo>
                                  <a:pt x="627" y="1881"/>
                                </a:moveTo>
                                <a:lnTo>
                                  <a:pt x="614" y="1907"/>
                                </a:lnTo>
                                <a:lnTo>
                                  <a:pt x="633" y="1925"/>
                                </a:lnTo>
                                <a:lnTo>
                                  <a:pt x="646" y="1899"/>
                                </a:lnTo>
                                <a:lnTo>
                                  <a:pt x="627" y="1881"/>
                                </a:lnTo>
                                <a:close/>
                                <a:moveTo>
                                  <a:pt x="665" y="1917"/>
                                </a:moveTo>
                                <a:lnTo>
                                  <a:pt x="652" y="1943"/>
                                </a:lnTo>
                                <a:lnTo>
                                  <a:pt x="671" y="1961"/>
                                </a:lnTo>
                                <a:lnTo>
                                  <a:pt x="685" y="1935"/>
                                </a:lnTo>
                                <a:lnTo>
                                  <a:pt x="665" y="1917"/>
                                </a:lnTo>
                                <a:close/>
                                <a:moveTo>
                                  <a:pt x="703" y="1953"/>
                                </a:moveTo>
                                <a:lnTo>
                                  <a:pt x="690" y="1979"/>
                                </a:lnTo>
                                <a:lnTo>
                                  <a:pt x="694" y="1983"/>
                                </a:lnTo>
                                <a:lnTo>
                                  <a:pt x="695" y="1983"/>
                                </a:lnTo>
                                <a:lnTo>
                                  <a:pt x="711" y="1995"/>
                                </a:lnTo>
                                <a:lnTo>
                                  <a:pt x="721" y="1970"/>
                                </a:lnTo>
                                <a:lnTo>
                                  <a:pt x="701" y="1970"/>
                                </a:lnTo>
                                <a:lnTo>
                                  <a:pt x="706" y="1956"/>
                                </a:lnTo>
                                <a:lnTo>
                                  <a:pt x="707" y="1956"/>
                                </a:lnTo>
                                <a:lnTo>
                                  <a:pt x="703" y="1953"/>
                                </a:lnTo>
                                <a:close/>
                                <a:moveTo>
                                  <a:pt x="707" y="1957"/>
                                </a:moveTo>
                                <a:lnTo>
                                  <a:pt x="701" y="1970"/>
                                </a:lnTo>
                                <a:lnTo>
                                  <a:pt x="721" y="1970"/>
                                </a:lnTo>
                                <a:lnTo>
                                  <a:pt x="722" y="1968"/>
                                </a:lnTo>
                                <a:lnTo>
                                  <a:pt x="707" y="1957"/>
                                </a:lnTo>
                                <a:close/>
                                <a:moveTo>
                                  <a:pt x="707" y="1956"/>
                                </a:moveTo>
                                <a:lnTo>
                                  <a:pt x="706" y="1956"/>
                                </a:lnTo>
                                <a:lnTo>
                                  <a:pt x="707" y="1957"/>
                                </a:lnTo>
                                <a:lnTo>
                                  <a:pt x="707" y="1956"/>
                                </a:lnTo>
                                <a:close/>
                                <a:moveTo>
                                  <a:pt x="743" y="1983"/>
                                </a:moveTo>
                                <a:lnTo>
                                  <a:pt x="732" y="2010"/>
                                </a:lnTo>
                                <a:lnTo>
                                  <a:pt x="752" y="2025"/>
                                </a:lnTo>
                                <a:lnTo>
                                  <a:pt x="763" y="1998"/>
                                </a:lnTo>
                                <a:lnTo>
                                  <a:pt x="743" y="1983"/>
                                </a:lnTo>
                                <a:close/>
                                <a:moveTo>
                                  <a:pt x="784" y="2013"/>
                                </a:moveTo>
                                <a:lnTo>
                                  <a:pt x="773" y="2041"/>
                                </a:lnTo>
                                <a:lnTo>
                                  <a:pt x="793" y="2056"/>
                                </a:lnTo>
                                <a:lnTo>
                                  <a:pt x="804" y="2028"/>
                                </a:lnTo>
                                <a:lnTo>
                                  <a:pt x="784" y="2013"/>
                                </a:lnTo>
                                <a:close/>
                                <a:moveTo>
                                  <a:pt x="825" y="2044"/>
                                </a:moveTo>
                                <a:lnTo>
                                  <a:pt x="814" y="2071"/>
                                </a:lnTo>
                                <a:lnTo>
                                  <a:pt x="833" y="2085"/>
                                </a:lnTo>
                                <a:lnTo>
                                  <a:pt x="834" y="2086"/>
                                </a:lnTo>
                                <a:lnTo>
                                  <a:pt x="835" y="2086"/>
                                </a:lnTo>
                                <a:lnTo>
                                  <a:pt x="840" y="2071"/>
                                </a:lnTo>
                                <a:lnTo>
                                  <a:pt x="838" y="2071"/>
                                </a:lnTo>
                                <a:lnTo>
                                  <a:pt x="843" y="2057"/>
                                </a:lnTo>
                                <a:lnTo>
                                  <a:pt x="825" y="2044"/>
                                </a:lnTo>
                                <a:close/>
                                <a:moveTo>
                                  <a:pt x="844" y="2058"/>
                                </a:moveTo>
                                <a:lnTo>
                                  <a:pt x="838" y="2071"/>
                                </a:lnTo>
                                <a:lnTo>
                                  <a:pt x="840" y="2071"/>
                                </a:lnTo>
                                <a:lnTo>
                                  <a:pt x="844" y="2058"/>
                                </a:lnTo>
                                <a:close/>
                                <a:moveTo>
                                  <a:pt x="843" y="2057"/>
                                </a:moveTo>
                                <a:lnTo>
                                  <a:pt x="843" y="2057"/>
                                </a:lnTo>
                                <a:lnTo>
                                  <a:pt x="844" y="2058"/>
                                </a:lnTo>
                                <a:lnTo>
                                  <a:pt x="844" y="2057"/>
                                </a:lnTo>
                                <a:lnTo>
                                  <a:pt x="843" y="2057"/>
                                </a:lnTo>
                                <a:close/>
                                <a:moveTo>
                                  <a:pt x="866" y="2071"/>
                                </a:moveTo>
                                <a:lnTo>
                                  <a:pt x="856" y="2099"/>
                                </a:lnTo>
                                <a:lnTo>
                                  <a:pt x="878" y="2112"/>
                                </a:lnTo>
                                <a:lnTo>
                                  <a:pt x="887" y="2083"/>
                                </a:lnTo>
                                <a:lnTo>
                                  <a:pt x="866" y="2071"/>
                                </a:lnTo>
                                <a:close/>
                                <a:moveTo>
                                  <a:pt x="909" y="2096"/>
                                </a:moveTo>
                                <a:lnTo>
                                  <a:pt x="899" y="2125"/>
                                </a:lnTo>
                                <a:lnTo>
                                  <a:pt x="920" y="2137"/>
                                </a:lnTo>
                                <a:lnTo>
                                  <a:pt x="930" y="2109"/>
                                </a:lnTo>
                                <a:lnTo>
                                  <a:pt x="909" y="2096"/>
                                </a:lnTo>
                                <a:close/>
                                <a:moveTo>
                                  <a:pt x="951" y="2121"/>
                                </a:moveTo>
                                <a:lnTo>
                                  <a:pt x="942" y="2150"/>
                                </a:lnTo>
                                <a:lnTo>
                                  <a:pt x="963" y="2163"/>
                                </a:lnTo>
                                <a:lnTo>
                                  <a:pt x="973" y="2134"/>
                                </a:lnTo>
                                <a:lnTo>
                                  <a:pt x="951" y="2121"/>
                                </a:lnTo>
                                <a:close/>
                                <a:moveTo>
                                  <a:pt x="994" y="2145"/>
                                </a:moveTo>
                                <a:lnTo>
                                  <a:pt x="985" y="2175"/>
                                </a:lnTo>
                                <a:lnTo>
                                  <a:pt x="1007" y="2186"/>
                                </a:lnTo>
                                <a:lnTo>
                                  <a:pt x="1016" y="2156"/>
                                </a:lnTo>
                                <a:lnTo>
                                  <a:pt x="994" y="2145"/>
                                </a:lnTo>
                                <a:close/>
                                <a:moveTo>
                                  <a:pt x="1037" y="2167"/>
                                </a:moveTo>
                                <a:lnTo>
                                  <a:pt x="1029" y="2196"/>
                                </a:lnTo>
                                <a:lnTo>
                                  <a:pt x="1051" y="2207"/>
                                </a:lnTo>
                                <a:lnTo>
                                  <a:pt x="1059" y="2178"/>
                                </a:lnTo>
                                <a:lnTo>
                                  <a:pt x="1037" y="2167"/>
                                </a:lnTo>
                                <a:close/>
                                <a:moveTo>
                                  <a:pt x="1081" y="2189"/>
                                </a:moveTo>
                                <a:lnTo>
                                  <a:pt x="1073" y="2218"/>
                                </a:lnTo>
                                <a:lnTo>
                                  <a:pt x="1095" y="2229"/>
                                </a:lnTo>
                                <a:lnTo>
                                  <a:pt x="1103" y="2199"/>
                                </a:lnTo>
                                <a:lnTo>
                                  <a:pt x="1081" y="2189"/>
                                </a:lnTo>
                                <a:close/>
                                <a:moveTo>
                                  <a:pt x="1124" y="2209"/>
                                </a:moveTo>
                                <a:lnTo>
                                  <a:pt x="1117" y="2239"/>
                                </a:lnTo>
                                <a:lnTo>
                                  <a:pt x="1140" y="2249"/>
                                </a:lnTo>
                                <a:lnTo>
                                  <a:pt x="1147" y="2219"/>
                                </a:lnTo>
                                <a:lnTo>
                                  <a:pt x="1124" y="2209"/>
                                </a:lnTo>
                                <a:close/>
                                <a:moveTo>
                                  <a:pt x="1169" y="2228"/>
                                </a:moveTo>
                                <a:lnTo>
                                  <a:pt x="1162" y="2258"/>
                                </a:lnTo>
                                <a:lnTo>
                                  <a:pt x="1184" y="2267"/>
                                </a:lnTo>
                                <a:lnTo>
                                  <a:pt x="1191" y="2237"/>
                                </a:lnTo>
                                <a:lnTo>
                                  <a:pt x="1169" y="2228"/>
                                </a:lnTo>
                                <a:close/>
                                <a:moveTo>
                                  <a:pt x="1214" y="2247"/>
                                </a:moveTo>
                                <a:lnTo>
                                  <a:pt x="1206" y="2277"/>
                                </a:lnTo>
                                <a:lnTo>
                                  <a:pt x="1229" y="2286"/>
                                </a:lnTo>
                                <a:lnTo>
                                  <a:pt x="1236" y="2256"/>
                                </a:lnTo>
                                <a:lnTo>
                                  <a:pt x="1214" y="2247"/>
                                </a:lnTo>
                                <a:close/>
                                <a:moveTo>
                                  <a:pt x="1258" y="2265"/>
                                </a:moveTo>
                                <a:lnTo>
                                  <a:pt x="1252" y="2295"/>
                                </a:lnTo>
                                <a:lnTo>
                                  <a:pt x="1274" y="2304"/>
                                </a:lnTo>
                                <a:lnTo>
                                  <a:pt x="1280" y="2274"/>
                                </a:lnTo>
                                <a:lnTo>
                                  <a:pt x="1258" y="2265"/>
                                </a:lnTo>
                                <a:close/>
                                <a:moveTo>
                                  <a:pt x="1303" y="2282"/>
                                </a:moveTo>
                                <a:lnTo>
                                  <a:pt x="1297" y="2312"/>
                                </a:lnTo>
                                <a:lnTo>
                                  <a:pt x="1319" y="2320"/>
                                </a:lnTo>
                                <a:lnTo>
                                  <a:pt x="1326" y="2290"/>
                                </a:lnTo>
                                <a:lnTo>
                                  <a:pt x="1303" y="2282"/>
                                </a:lnTo>
                                <a:close/>
                                <a:moveTo>
                                  <a:pt x="1348" y="2298"/>
                                </a:moveTo>
                                <a:lnTo>
                                  <a:pt x="1342" y="2328"/>
                                </a:lnTo>
                                <a:lnTo>
                                  <a:pt x="1365" y="2336"/>
                                </a:lnTo>
                                <a:lnTo>
                                  <a:pt x="1371" y="2306"/>
                                </a:lnTo>
                                <a:lnTo>
                                  <a:pt x="1348" y="2298"/>
                                </a:lnTo>
                                <a:close/>
                                <a:moveTo>
                                  <a:pt x="1393" y="2314"/>
                                </a:moveTo>
                                <a:lnTo>
                                  <a:pt x="1387" y="2344"/>
                                </a:lnTo>
                                <a:lnTo>
                                  <a:pt x="1410" y="2352"/>
                                </a:lnTo>
                                <a:lnTo>
                                  <a:pt x="1415" y="2321"/>
                                </a:lnTo>
                                <a:lnTo>
                                  <a:pt x="1393" y="2314"/>
                                </a:lnTo>
                                <a:close/>
                                <a:moveTo>
                                  <a:pt x="1438" y="2328"/>
                                </a:moveTo>
                                <a:lnTo>
                                  <a:pt x="1433" y="2359"/>
                                </a:lnTo>
                                <a:lnTo>
                                  <a:pt x="1456" y="2366"/>
                                </a:lnTo>
                                <a:lnTo>
                                  <a:pt x="1461" y="2336"/>
                                </a:lnTo>
                                <a:lnTo>
                                  <a:pt x="1438" y="2328"/>
                                </a:lnTo>
                                <a:close/>
                                <a:moveTo>
                                  <a:pt x="1484" y="2343"/>
                                </a:moveTo>
                                <a:lnTo>
                                  <a:pt x="1478" y="2373"/>
                                </a:lnTo>
                                <a:lnTo>
                                  <a:pt x="1501" y="2381"/>
                                </a:lnTo>
                                <a:lnTo>
                                  <a:pt x="1506" y="2350"/>
                                </a:lnTo>
                                <a:lnTo>
                                  <a:pt x="1484" y="2343"/>
                                </a:lnTo>
                                <a:close/>
                                <a:moveTo>
                                  <a:pt x="1529" y="2357"/>
                                </a:moveTo>
                                <a:lnTo>
                                  <a:pt x="1524" y="2387"/>
                                </a:lnTo>
                                <a:lnTo>
                                  <a:pt x="1525" y="2388"/>
                                </a:lnTo>
                                <a:lnTo>
                                  <a:pt x="1547" y="2394"/>
                                </a:lnTo>
                                <a:lnTo>
                                  <a:pt x="1552" y="2363"/>
                                </a:lnTo>
                                <a:lnTo>
                                  <a:pt x="1530" y="2358"/>
                                </a:lnTo>
                                <a:lnTo>
                                  <a:pt x="1529" y="2357"/>
                                </a:lnTo>
                                <a:close/>
                                <a:moveTo>
                                  <a:pt x="1574" y="2370"/>
                                </a:moveTo>
                                <a:lnTo>
                                  <a:pt x="1570" y="2400"/>
                                </a:lnTo>
                                <a:lnTo>
                                  <a:pt x="1592" y="2407"/>
                                </a:lnTo>
                                <a:lnTo>
                                  <a:pt x="1598" y="2376"/>
                                </a:lnTo>
                                <a:lnTo>
                                  <a:pt x="1574" y="2370"/>
                                </a:lnTo>
                                <a:close/>
                                <a:moveTo>
                                  <a:pt x="1620" y="2382"/>
                                </a:moveTo>
                                <a:lnTo>
                                  <a:pt x="1616" y="2413"/>
                                </a:lnTo>
                                <a:lnTo>
                                  <a:pt x="1638" y="2420"/>
                                </a:lnTo>
                                <a:lnTo>
                                  <a:pt x="1643" y="2389"/>
                                </a:lnTo>
                                <a:lnTo>
                                  <a:pt x="1620" y="2382"/>
                                </a:lnTo>
                                <a:close/>
                                <a:moveTo>
                                  <a:pt x="1668" y="2396"/>
                                </a:moveTo>
                                <a:lnTo>
                                  <a:pt x="1666" y="2396"/>
                                </a:lnTo>
                                <a:lnTo>
                                  <a:pt x="1661" y="2426"/>
                                </a:lnTo>
                                <a:lnTo>
                                  <a:pt x="1663" y="2427"/>
                                </a:lnTo>
                                <a:lnTo>
                                  <a:pt x="1684" y="2432"/>
                                </a:lnTo>
                                <a:lnTo>
                                  <a:pt x="1689" y="2401"/>
                                </a:lnTo>
                                <a:lnTo>
                                  <a:pt x="1668" y="2396"/>
                                </a:lnTo>
                                <a:close/>
                                <a:moveTo>
                                  <a:pt x="1712" y="2407"/>
                                </a:moveTo>
                                <a:lnTo>
                                  <a:pt x="1707" y="2437"/>
                                </a:lnTo>
                                <a:lnTo>
                                  <a:pt x="1730" y="2443"/>
                                </a:lnTo>
                                <a:lnTo>
                                  <a:pt x="1735" y="2412"/>
                                </a:lnTo>
                                <a:lnTo>
                                  <a:pt x="1712" y="2407"/>
                                </a:lnTo>
                                <a:close/>
                                <a:moveTo>
                                  <a:pt x="1758" y="2418"/>
                                </a:moveTo>
                                <a:lnTo>
                                  <a:pt x="1753" y="2449"/>
                                </a:lnTo>
                                <a:lnTo>
                                  <a:pt x="1776" y="2455"/>
                                </a:lnTo>
                                <a:lnTo>
                                  <a:pt x="1781" y="2424"/>
                                </a:lnTo>
                                <a:lnTo>
                                  <a:pt x="1758" y="2418"/>
                                </a:lnTo>
                                <a:close/>
                                <a:moveTo>
                                  <a:pt x="1804" y="2429"/>
                                </a:moveTo>
                                <a:lnTo>
                                  <a:pt x="1799" y="2460"/>
                                </a:lnTo>
                                <a:lnTo>
                                  <a:pt x="1801" y="2461"/>
                                </a:lnTo>
                                <a:lnTo>
                                  <a:pt x="1822" y="2466"/>
                                </a:lnTo>
                                <a:lnTo>
                                  <a:pt x="1826" y="2435"/>
                                </a:lnTo>
                                <a:lnTo>
                                  <a:pt x="1805" y="2430"/>
                                </a:lnTo>
                                <a:lnTo>
                                  <a:pt x="1804" y="2429"/>
                                </a:lnTo>
                                <a:close/>
                                <a:moveTo>
                                  <a:pt x="1850" y="2440"/>
                                </a:moveTo>
                                <a:lnTo>
                                  <a:pt x="1846" y="2471"/>
                                </a:lnTo>
                                <a:lnTo>
                                  <a:pt x="1868" y="2476"/>
                                </a:lnTo>
                                <a:lnTo>
                                  <a:pt x="1872" y="2445"/>
                                </a:lnTo>
                                <a:lnTo>
                                  <a:pt x="1850" y="2440"/>
                                </a:lnTo>
                                <a:close/>
                                <a:moveTo>
                                  <a:pt x="1896" y="2450"/>
                                </a:moveTo>
                                <a:lnTo>
                                  <a:pt x="1892" y="2481"/>
                                </a:lnTo>
                                <a:lnTo>
                                  <a:pt x="1915" y="2486"/>
                                </a:lnTo>
                                <a:lnTo>
                                  <a:pt x="1919" y="2455"/>
                                </a:lnTo>
                                <a:lnTo>
                                  <a:pt x="1896" y="2450"/>
                                </a:lnTo>
                                <a:close/>
                                <a:moveTo>
                                  <a:pt x="1942" y="2460"/>
                                </a:moveTo>
                                <a:lnTo>
                                  <a:pt x="1938" y="2492"/>
                                </a:lnTo>
                                <a:lnTo>
                                  <a:pt x="1939" y="2492"/>
                                </a:lnTo>
                                <a:lnTo>
                                  <a:pt x="1961" y="2496"/>
                                </a:lnTo>
                                <a:lnTo>
                                  <a:pt x="1964" y="2465"/>
                                </a:lnTo>
                                <a:lnTo>
                                  <a:pt x="1943" y="2461"/>
                                </a:lnTo>
                                <a:lnTo>
                                  <a:pt x="1942" y="2460"/>
                                </a:lnTo>
                                <a:close/>
                                <a:moveTo>
                                  <a:pt x="1988" y="2470"/>
                                </a:moveTo>
                                <a:lnTo>
                                  <a:pt x="1984" y="2501"/>
                                </a:lnTo>
                                <a:lnTo>
                                  <a:pt x="2007" y="2505"/>
                                </a:lnTo>
                                <a:lnTo>
                                  <a:pt x="2011" y="2475"/>
                                </a:lnTo>
                                <a:lnTo>
                                  <a:pt x="1988" y="2470"/>
                                </a:lnTo>
                                <a:close/>
                                <a:moveTo>
                                  <a:pt x="2034" y="2479"/>
                                </a:moveTo>
                                <a:lnTo>
                                  <a:pt x="2030" y="2510"/>
                                </a:lnTo>
                                <a:lnTo>
                                  <a:pt x="2053" y="2515"/>
                                </a:lnTo>
                                <a:lnTo>
                                  <a:pt x="2057" y="2484"/>
                                </a:lnTo>
                                <a:lnTo>
                                  <a:pt x="2034" y="2479"/>
                                </a:lnTo>
                                <a:close/>
                                <a:moveTo>
                                  <a:pt x="2080" y="2489"/>
                                </a:moveTo>
                                <a:lnTo>
                                  <a:pt x="2080" y="2489"/>
                                </a:lnTo>
                                <a:lnTo>
                                  <a:pt x="2077" y="2520"/>
                                </a:lnTo>
                                <a:lnTo>
                                  <a:pt x="2100" y="2524"/>
                                </a:lnTo>
                                <a:lnTo>
                                  <a:pt x="2103" y="2493"/>
                                </a:lnTo>
                                <a:lnTo>
                                  <a:pt x="2080" y="2489"/>
                                </a:lnTo>
                                <a:close/>
                                <a:moveTo>
                                  <a:pt x="2126" y="2497"/>
                                </a:moveTo>
                                <a:lnTo>
                                  <a:pt x="2123" y="2528"/>
                                </a:lnTo>
                                <a:lnTo>
                                  <a:pt x="2146" y="2532"/>
                                </a:lnTo>
                                <a:lnTo>
                                  <a:pt x="2149" y="2502"/>
                                </a:lnTo>
                                <a:lnTo>
                                  <a:pt x="2126" y="2497"/>
                                </a:lnTo>
                                <a:close/>
                                <a:moveTo>
                                  <a:pt x="2172" y="2506"/>
                                </a:moveTo>
                                <a:lnTo>
                                  <a:pt x="2169" y="2537"/>
                                </a:lnTo>
                                <a:lnTo>
                                  <a:pt x="2192" y="2541"/>
                                </a:lnTo>
                                <a:lnTo>
                                  <a:pt x="2196" y="2510"/>
                                </a:lnTo>
                                <a:lnTo>
                                  <a:pt x="2172" y="2506"/>
                                </a:lnTo>
                                <a:close/>
                                <a:moveTo>
                                  <a:pt x="2218" y="2514"/>
                                </a:moveTo>
                                <a:lnTo>
                                  <a:pt x="2215" y="2546"/>
                                </a:lnTo>
                                <a:lnTo>
                                  <a:pt x="2239" y="2550"/>
                                </a:lnTo>
                                <a:lnTo>
                                  <a:pt x="2242" y="2519"/>
                                </a:lnTo>
                                <a:lnTo>
                                  <a:pt x="2218" y="2514"/>
                                </a:lnTo>
                                <a:close/>
                                <a:moveTo>
                                  <a:pt x="2265" y="2523"/>
                                </a:moveTo>
                                <a:lnTo>
                                  <a:pt x="2262" y="2553"/>
                                </a:lnTo>
                                <a:lnTo>
                                  <a:pt x="2285" y="2557"/>
                                </a:lnTo>
                                <a:lnTo>
                                  <a:pt x="2288" y="2526"/>
                                </a:lnTo>
                                <a:lnTo>
                                  <a:pt x="2265" y="2523"/>
                                </a:lnTo>
                                <a:close/>
                                <a:moveTo>
                                  <a:pt x="2311" y="2530"/>
                                </a:moveTo>
                                <a:lnTo>
                                  <a:pt x="2308" y="2561"/>
                                </a:lnTo>
                                <a:lnTo>
                                  <a:pt x="2331" y="2565"/>
                                </a:lnTo>
                                <a:lnTo>
                                  <a:pt x="2334" y="2534"/>
                                </a:lnTo>
                                <a:lnTo>
                                  <a:pt x="2311" y="2530"/>
                                </a:lnTo>
                                <a:close/>
                                <a:moveTo>
                                  <a:pt x="2357" y="2538"/>
                                </a:moveTo>
                                <a:lnTo>
                                  <a:pt x="2355" y="2569"/>
                                </a:lnTo>
                                <a:lnTo>
                                  <a:pt x="2378" y="2573"/>
                                </a:lnTo>
                                <a:lnTo>
                                  <a:pt x="2380" y="2542"/>
                                </a:lnTo>
                                <a:lnTo>
                                  <a:pt x="2357" y="2538"/>
                                </a:lnTo>
                                <a:close/>
                                <a:moveTo>
                                  <a:pt x="2404" y="2546"/>
                                </a:moveTo>
                                <a:lnTo>
                                  <a:pt x="2401" y="2577"/>
                                </a:lnTo>
                                <a:lnTo>
                                  <a:pt x="2424" y="2580"/>
                                </a:lnTo>
                                <a:lnTo>
                                  <a:pt x="2427" y="2549"/>
                                </a:lnTo>
                                <a:lnTo>
                                  <a:pt x="2404" y="2546"/>
                                </a:lnTo>
                                <a:close/>
                                <a:moveTo>
                                  <a:pt x="2450" y="2552"/>
                                </a:moveTo>
                                <a:lnTo>
                                  <a:pt x="2448" y="2583"/>
                                </a:lnTo>
                                <a:lnTo>
                                  <a:pt x="2471" y="2587"/>
                                </a:lnTo>
                                <a:lnTo>
                                  <a:pt x="2473" y="2556"/>
                                </a:lnTo>
                                <a:lnTo>
                                  <a:pt x="2450" y="2552"/>
                                </a:lnTo>
                                <a:close/>
                                <a:moveTo>
                                  <a:pt x="2497" y="2560"/>
                                </a:moveTo>
                                <a:lnTo>
                                  <a:pt x="2494" y="2591"/>
                                </a:lnTo>
                                <a:lnTo>
                                  <a:pt x="2517" y="2594"/>
                                </a:lnTo>
                                <a:lnTo>
                                  <a:pt x="2520" y="2563"/>
                                </a:lnTo>
                                <a:lnTo>
                                  <a:pt x="2497" y="2560"/>
                                </a:lnTo>
                                <a:close/>
                                <a:moveTo>
                                  <a:pt x="2543" y="2566"/>
                                </a:moveTo>
                                <a:lnTo>
                                  <a:pt x="2540" y="2598"/>
                                </a:lnTo>
                                <a:lnTo>
                                  <a:pt x="2564" y="2601"/>
                                </a:lnTo>
                                <a:lnTo>
                                  <a:pt x="2566" y="2570"/>
                                </a:lnTo>
                                <a:lnTo>
                                  <a:pt x="2543" y="2566"/>
                                </a:lnTo>
                                <a:close/>
                                <a:moveTo>
                                  <a:pt x="2589" y="2573"/>
                                </a:moveTo>
                                <a:lnTo>
                                  <a:pt x="2587" y="2604"/>
                                </a:lnTo>
                                <a:lnTo>
                                  <a:pt x="2610" y="2608"/>
                                </a:lnTo>
                                <a:lnTo>
                                  <a:pt x="2613" y="2577"/>
                                </a:lnTo>
                                <a:lnTo>
                                  <a:pt x="2589" y="2573"/>
                                </a:lnTo>
                                <a:close/>
                                <a:moveTo>
                                  <a:pt x="2636" y="2580"/>
                                </a:moveTo>
                                <a:lnTo>
                                  <a:pt x="2634" y="2611"/>
                                </a:lnTo>
                                <a:lnTo>
                                  <a:pt x="2657" y="2614"/>
                                </a:lnTo>
                                <a:lnTo>
                                  <a:pt x="2659" y="2583"/>
                                </a:lnTo>
                                <a:lnTo>
                                  <a:pt x="2636" y="2580"/>
                                </a:lnTo>
                                <a:close/>
                                <a:moveTo>
                                  <a:pt x="2682" y="2586"/>
                                </a:moveTo>
                                <a:lnTo>
                                  <a:pt x="2680" y="2617"/>
                                </a:lnTo>
                                <a:lnTo>
                                  <a:pt x="2703" y="2620"/>
                                </a:lnTo>
                                <a:lnTo>
                                  <a:pt x="2705" y="2589"/>
                                </a:lnTo>
                                <a:lnTo>
                                  <a:pt x="2682" y="2586"/>
                                </a:lnTo>
                                <a:close/>
                                <a:moveTo>
                                  <a:pt x="2729" y="2593"/>
                                </a:moveTo>
                                <a:lnTo>
                                  <a:pt x="2727" y="2624"/>
                                </a:lnTo>
                                <a:lnTo>
                                  <a:pt x="2750" y="2627"/>
                                </a:lnTo>
                                <a:lnTo>
                                  <a:pt x="2752" y="2596"/>
                                </a:lnTo>
                                <a:lnTo>
                                  <a:pt x="2729" y="2593"/>
                                </a:lnTo>
                                <a:close/>
                                <a:moveTo>
                                  <a:pt x="2775" y="2598"/>
                                </a:moveTo>
                                <a:lnTo>
                                  <a:pt x="2773" y="2630"/>
                                </a:lnTo>
                                <a:lnTo>
                                  <a:pt x="2796" y="2633"/>
                                </a:lnTo>
                                <a:lnTo>
                                  <a:pt x="2798" y="2601"/>
                                </a:lnTo>
                                <a:lnTo>
                                  <a:pt x="2775" y="2598"/>
                                </a:lnTo>
                                <a:close/>
                                <a:moveTo>
                                  <a:pt x="2822" y="2605"/>
                                </a:moveTo>
                                <a:lnTo>
                                  <a:pt x="2819" y="2636"/>
                                </a:lnTo>
                                <a:lnTo>
                                  <a:pt x="2843" y="2639"/>
                                </a:lnTo>
                                <a:lnTo>
                                  <a:pt x="2845" y="2608"/>
                                </a:lnTo>
                                <a:lnTo>
                                  <a:pt x="2822" y="2605"/>
                                </a:lnTo>
                                <a:close/>
                                <a:moveTo>
                                  <a:pt x="2868" y="2611"/>
                                </a:moveTo>
                                <a:lnTo>
                                  <a:pt x="2866" y="2642"/>
                                </a:lnTo>
                                <a:lnTo>
                                  <a:pt x="2889" y="2644"/>
                                </a:lnTo>
                                <a:lnTo>
                                  <a:pt x="2892" y="2613"/>
                                </a:lnTo>
                                <a:lnTo>
                                  <a:pt x="2868" y="2611"/>
                                </a:lnTo>
                                <a:close/>
                                <a:moveTo>
                                  <a:pt x="2915" y="2616"/>
                                </a:moveTo>
                                <a:lnTo>
                                  <a:pt x="2913" y="2647"/>
                                </a:lnTo>
                                <a:lnTo>
                                  <a:pt x="2936" y="2650"/>
                                </a:lnTo>
                                <a:lnTo>
                                  <a:pt x="2938" y="2619"/>
                                </a:lnTo>
                                <a:lnTo>
                                  <a:pt x="2915" y="2616"/>
                                </a:lnTo>
                                <a:close/>
                                <a:moveTo>
                                  <a:pt x="2961" y="2621"/>
                                </a:moveTo>
                                <a:lnTo>
                                  <a:pt x="2959" y="2652"/>
                                </a:lnTo>
                                <a:lnTo>
                                  <a:pt x="2982" y="2655"/>
                                </a:lnTo>
                                <a:lnTo>
                                  <a:pt x="2984" y="2624"/>
                                </a:lnTo>
                                <a:lnTo>
                                  <a:pt x="2961" y="2621"/>
                                </a:lnTo>
                                <a:close/>
                                <a:moveTo>
                                  <a:pt x="3008" y="2627"/>
                                </a:moveTo>
                                <a:lnTo>
                                  <a:pt x="3006" y="2658"/>
                                </a:lnTo>
                                <a:lnTo>
                                  <a:pt x="3029" y="2661"/>
                                </a:lnTo>
                                <a:lnTo>
                                  <a:pt x="3031" y="2630"/>
                                </a:lnTo>
                                <a:lnTo>
                                  <a:pt x="3008" y="2627"/>
                                </a:lnTo>
                                <a:close/>
                                <a:moveTo>
                                  <a:pt x="3054" y="2632"/>
                                </a:moveTo>
                                <a:lnTo>
                                  <a:pt x="3052" y="2663"/>
                                </a:lnTo>
                                <a:lnTo>
                                  <a:pt x="3076" y="2666"/>
                                </a:lnTo>
                                <a:lnTo>
                                  <a:pt x="3077" y="2635"/>
                                </a:lnTo>
                                <a:lnTo>
                                  <a:pt x="3054" y="2632"/>
                                </a:lnTo>
                                <a:close/>
                                <a:moveTo>
                                  <a:pt x="3101" y="2638"/>
                                </a:moveTo>
                                <a:lnTo>
                                  <a:pt x="3099" y="2669"/>
                                </a:lnTo>
                                <a:lnTo>
                                  <a:pt x="3122" y="2671"/>
                                </a:lnTo>
                                <a:lnTo>
                                  <a:pt x="3124" y="2640"/>
                                </a:lnTo>
                                <a:lnTo>
                                  <a:pt x="3101" y="2638"/>
                                </a:lnTo>
                                <a:close/>
                                <a:moveTo>
                                  <a:pt x="3147" y="2643"/>
                                </a:moveTo>
                                <a:lnTo>
                                  <a:pt x="3145" y="2674"/>
                                </a:lnTo>
                                <a:lnTo>
                                  <a:pt x="3169" y="2677"/>
                                </a:lnTo>
                                <a:lnTo>
                                  <a:pt x="3171" y="2646"/>
                                </a:lnTo>
                                <a:lnTo>
                                  <a:pt x="3147" y="2643"/>
                                </a:lnTo>
                                <a:close/>
                                <a:moveTo>
                                  <a:pt x="3194" y="2648"/>
                                </a:moveTo>
                                <a:lnTo>
                                  <a:pt x="3192" y="2679"/>
                                </a:lnTo>
                                <a:lnTo>
                                  <a:pt x="3215" y="2681"/>
                                </a:lnTo>
                                <a:lnTo>
                                  <a:pt x="3217" y="2650"/>
                                </a:lnTo>
                                <a:lnTo>
                                  <a:pt x="3194" y="2648"/>
                                </a:lnTo>
                                <a:close/>
                                <a:moveTo>
                                  <a:pt x="3240" y="2652"/>
                                </a:moveTo>
                                <a:lnTo>
                                  <a:pt x="3238" y="2684"/>
                                </a:lnTo>
                                <a:lnTo>
                                  <a:pt x="3262" y="2686"/>
                                </a:lnTo>
                                <a:lnTo>
                                  <a:pt x="3264" y="2655"/>
                                </a:lnTo>
                                <a:lnTo>
                                  <a:pt x="3240" y="2652"/>
                                </a:lnTo>
                                <a:close/>
                                <a:moveTo>
                                  <a:pt x="3287" y="2658"/>
                                </a:moveTo>
                                <a:lnTo>
                                  <a:pt x="3285" y="2689"/>
                                </a:lnTo>
                                <a:lnTo>
                                  <a:pt x="3309" y="2691"/>
                                </a:lnTo>
                                <a:lnTo>
                                  <a:pt x="3310" y="2660"/>
                                </a:lnTo>
                                <a:lnTo>
                                  <a:pt x="3287" y="2658"/>
                                </a:lnTo>
                                <a:close/>
                                <a:moveTo>
                                  <a:pt x="3334" y="2662"/>
                                </a:moveTo>
                                <a:lnTo>
                                  <a:pt x="3332" y="2693"/>
                                </a:lnTo>
                                <a:lnTo>
                                  <a:pt x="3355" y="2696"/>
                                </a:lnTo>
                                <a:lnTo>
                                  <a:pt x="3357" y="2665"/>
                                </a:lnTo>
                                <a:lnTo>
                                  <a:pt x="3334" y="2662"/>
                                </a:lnTo>
                                <a:close/>
                                <a:moveTo>
                                  <a:pt x="3380" y="2667"/>
                                </a:moveTo>
                                <a:lnTo>
                                  <a:pt x="3378" y="2698"/>
                                </a:lnTo>
                                <a:lnTo>
                                  <a:pt x="3402" y="2700"/>
                                </a:lnTo>
                                <a:lnTo>
                                  <a:pt x="3404" y="2669"/>
                                </a:lnTo>
                                <a:lnTo>
                                  <a:pt x="3380" y="2667"/>
                                </a:lnTo>
                                <a:close/>
                                <a:moveTo>
                                  <a:pt x="3427" y="2671"/>
                                </a:moveTo>
                                <a:lnTo>
                                  <a:pt x="3425" y="2702"/>
                                </a:lnTo>
                                <a:lnTo>
                                  <a:pt x="3448" y="2705"/>
                                </a:lnTo>
                                <a:lnTo>
                                  <a:pt x="3450" y="2674"/>
                                </a:lnTo>
                                <a:lnTo>
                                  <a:pt x="3427" y="2671"/>
                                </a:lnTo>
                                <a:close/>
                                <a:moveTo>
                                  <a:pt x="3473" y="2676"/>
                                </a:moveTo>
                                <a:lnTo>
                                  <a:pt x="3471" y="2707"/>
                                </a:lnTo>
                                <a:lnTo>
                                  <a:pt x="3495" y="2709"/>
                                </a:lnTo>
                                <a:lnTo>
                                  <a:pt x="3496" y="2678"/>
                                </a:lnTo>
                                <a:lnTo>
                                  <a:pt x="3473" y="2676"/>
                                </a:lnTo>
                                <a:close/>
                                <a:moveTo>
                                  <a:pt x="3520" y="2680"/>
                                </a:moveTo>
                                <a:lnTo>
                                  <a:pt x="3518" y="2711"/>
                                </a:lnTo>
                                <a:lnTo>
                                  <a:pt x="3542" y="2713"/>
                                </a:lnTo>
                                <a:lnTo>
                                  <a:pt x="3543" y="2682"/>
                                </a:lnTo>
                                <a:lnTo>
                                  <a:pt x="3520" y="2680"/>
                                </a:lnTo>
                                <a:close/>
                                <a:moveTo>
                                  <a:pt x="3567" y="2685"/>
                                </a:moveTo>
                                <a:lnTo>
                                  <a:pt x="3565" y="2716"/>
                                </a:lnTo>
                                <a:lnTo>
                                  <a:pt x="3588" y="2718"/>
                                </a:lnTo>
                                <a:lnTo>
                                  <a:pt x="3590" y="2687"/>
                                </a:lnTo>
                                <a:lnTo>
                                  <a:pt x="3567" y="2685"/>
                                </a:lnTo>
                                <a:close/>
                                <a:moveTo>
                                  <a:pt x="3613" y="2689"/>
                                </a:moveTo>
                                <a:lnTo>
                                  <a:pt x="3612" y="2720"/>
                                </a:lnTo>
                                <a:lnTo>
                                  <a:pt x="3635" y="2722"/>
                                </a:lnTo>
                                <a:lnTo>
                                  <a:pt x="3636" y="2691"/>
                                </a:lnTo>
                                <a:lnTo>
                                  <a:pt x="3613" y="2689"/>
                                </a:lnTo>
                                <a:close/>
                                <a:moveTo>
                                  <a:pt x="3660" y="2693"/>
                                </a:moveTo>
                                <a:lnTo>
                                  <a:pt x="3658" y="2724"/>
                                </a:lnTo>
                                <a:lnTo>
                                  <a:pt x="3681" y="2726"/>
                                </a:lnTo>
                                <a:lnTo>
                                  <a:pt x="3683" y="2695"/>
                                </a:lnTo>
                                <a:lnTo>
                                  <a:pt x="3660" y="2693"/>
                                </a:lnTo>
                                <a:close/>
                                <a:moveTo>
                                  <a:pt x="3706" y="2697"/>
                                </a:moveTo>
                                <a:lnTo>
                                  <a:pt x="3704" y="2728"/>
                                </a:lnTo>
                                <a:lnTo>
                                  <a:pt x="3728" y="2730"/>
                                </a:lnTo>
                                <a:lnTo>
                                  <a:pt x="3729" y="2699"/>
                                </a:lnTo>
                                <a:lnTo>
                                  <a:pt x="3706" y="2697"/>
                                </a:lnTo>
                                <a:close/>
                                <a:moveTo>
                                  <a:pt x="3753" y="2701"/>
                                </a:moveTo>
                                <a:lnTo>
                                  <a:pt x="3751" y="2732"/>
                                </a:lnTo>
                                <a:lnTo>
                                  <a:pt x="3775" y="2734"/>
                                </a:lnTo>
                                <a:lnTo>
                                  <a:pt x="3776" y="2703"/>
                                </a:lnTo>
                                <a:lnTo>
                                  <a:pt x="3753" y="2701"/>
                                </a:lnTo>
                                <a:close/>
                                <a:moveTo>
                                  <a:pt x="3800" y="2705"/>
                                </a:moveTo>
                                <a:lnTo>
                                  <a:pt x="3798" y="2736"/>
                                </a:lnTo>
                                <a:lnTo>
                                  <a:pt x="3821" y="2738"/>
                                </a:lnTo>
                                <a:lnTo>
                                  <a:pt x="3823" y="2707"/>
                                </a:lnTo>
                                <a:lnTo>
                                  <a:pt x="3800" y="2705"/>
                                </a:lnTo>
                                <a:close/>
                                <a:moveTo>
                                  <a:pt x="3846" y="2709"/>
                                </a:moveTo>
                                <a:lnTo>
                                  <a:pt x="3845" y="2740"/>
                                </a:lnTo>
                                <a:lnTo>
                                  <a:pt x="3868" y="2742"/>
                                </a:lnTo>
                                <a:lnTo>
                                  <a:pt x="3870" y="2711"/>
                                </a:lnTo>
                                <a:lnTo>
                                  <a:pt x="3846" y="2709"/>
                                </a:lnTo>
                                <a:close/>
                                <a:moveTo>
                                  <a:pt x="3893" y="2712"/>
                                </a:moveTo>
                                <a:lnTo>
                                  <a:pt x="3891" y="2744"/>
                                </a:lnTo>
                                <a:lnTo>
                                  <a:pt x="3915" y="2746"/>
                                </a:lnTo>
                                <a:lnTo>
                                  <a:pt x="3916" y="2715"/>
                                </a:lnTo>
                                <a:lnTo>
                                  <a:pt x="3893" y="2712"/>
                                </a:lnTo>
                                <a:close/>
                                <a:moveTo>
                                  <a:pt x="3939" y="2716"/>
                                </a:moveTo>
                                <a:lnTo>
                                  <a:pt x="3938" y="2747"/>
                                </a:lnTo>
                                <a:lnTo>
                                  <a:pt x="3961" y="2749"/>
                                </a:lnTo>
                                <a:lnTo>
                                  <a:pt x="3962" y="2718"/>
                                </a:lnTo>
                                <a:lnTo>
                                  <a:pt x="3939" y="2716"/>
                                </a:lnTo>
                                <a:close/>
                                <a:moveTo>
                                  <a:pt x="3986" y="2720"/>
                                </a:moveTo>
                                <a:lnTo>
                                  <a:pt x="3984" y="2751"/>
                                </a:lnTo>
                                <a:lnTo>
                                  <a:pt x="4008" y="2753"/>
                                </a:lnTo>
                                <a:lnTo>
                                  <a:pt x="4009" y="2722"/>
                                </a:lnTo>
                                <a:lnTo>
                                  <a:pt x="3986" y="2720"/>
                                </a:lnTo>
                                <a:close/>
                                <a:moveTo>
                                  <a:pt x="4033" y="2724"/>
                                </a:moveTo>
                                <a:lnTo>
                                  <a:pt x="4031" y="2755"/>
                                </a:lnTo>
                                <a:lnTo>
                                  <a:pt x="4054" y="2757"/>
                                </a:lnTo>
                                <a:lnTo>
                                  <a:pt x="4056" y="2725"/>
                                </a:lnTo>
                                <a:lnTo>
                                  <a:pt x="4033" y="2724"/>
                                </a:lnTo>
                                <a:close/>
                                <a:moveTo>
                                  <a:pt x="4079" y="2727"/>
                                </a:moveTo>
                                <a:lnTo>
                                  <a:pt x="4078" y="2758"/>
                                </a:lnTo>
                                <a:lnTo>
                                  <a:pt x="4101" y="2760"/>
                                </a:lnTo>
                                <a:lnTo>
                                  <a:pt x="4103" y="2729"/>
                                </a:lnTo>
                                <a:lnTo>
                                  <a:pt x="4079" y="2727"/>
                                </a:lnTo>
                                <a:close/>
                                <a:moveTo>
                                  <a:pt x="4126" y="2731"/>
                                </a:moveTo>
                                <a:lnTo>
                                  <a:pt x="4124" y="2762"/>
                                </a:lnTo>
                                <a:lnTo>
                                  <a:pt x="4146" y="2763"/>
                                </a:lnTo>
                                <a:lnTo>
                                  <a:pt x="4148" y="2763"/>
                                </a:lnTo>
                                <a:lnTo>
                                  <a:pt x="4149" y="2732"/>
                                </a:lnTo>
                                <a:lnTo>
                                  <a:pt x="4147" y="2732"/>
                                </a:lnTo>
                                <a:lnTo>
                                  <a:pt x="4126" y="2731"/>
                                </a:lnTo>
                                <a:close/>
                                <a:moveTo>
                                  <a:pt x="4173" y="2734"/>
                                </a:moveTo>
                                <a:lnTo>
                                  <a:pt x="4171" y="2765"/>
                                </a:lnTo>
                                <a:lnTo>
                                  <a:pt x="4195" y="2767"/>
                                </a:lnTo>
                                <a:lnTo>
                                  <a:pt x="4196" y="2736"/>
                                </a:lnTo>
                                <a:lnTo>
                                  <a:pt x="4173" y="2734"/>
                                </a:lnTo>
                                <a:close/>
                                <a:moveTo>
                                  <a:pt x="4219" y="2738"/>
                                </a:moveTo>
                                <a:lnTo>
                                  <a:pt x="4218" y="2769"/>
                                </a:lnTo>
                                <a:lnTo>
                                  <a:pt x="4241" y="2770"/>
                                </a:lnTo>
                                <a:lnTo>
                                  <a:pt x="4242" y="2739"/>
                                </a:lnTo>
                                <a:lnTo>
                                  <a:pt x="4219" y="2738"/>
                                </a:lnTo>
                                <a:close/>
                                <a:moveTo>
                                  <a:pt x="4266" y="2741"/>
                                </a:moveTo>
                                <a:lnTo>
                                  <a:pt x="4265" y="2772"/>
                                </a:lnTo>
                                <a:lnTo>
                                  <a:pt x="4284" y="2773"/>
                                </a:lnTo>
                                <a:lnTo>
                                  <a:pt x="4288" y="2774"/>
                                </a:lnTo>
                                <a:lnTo>
                                  <a:pt x="4289" y="2742"/>
                                </a:lnTo>
                                <a:lnTo>
                                  <a:pt x="4284" y="2742"/>
                                </a:lnTo>
                                <a:lnTo>
                                  <a:pt x="4266" y="2741"/>
                                </a:lnTo>
                                <a:close/>
                                <a:moveTo>
                                  <a:pt x="4312" y="2744"/>
                                </a:moveTo>
                                <a:lnTo>
                                  <a:pt x="4311" y="2775"/>
                                </a:lnTo>
                                <a:lnTo>
                                  <a:pt x="4334" y="2777"/>
                                </a:lnTo>
                                <a:lnTo>
                                  <a:pt x="4336" y="2746"/>
                                </a:lnTo>
                                <a:lnTo>
                                  <a:pt x="4312" y="2744"/>
                                </a:lnTo>
                                <a:close/>
                                <a:moveTo>
                                  <a:pt x="4359" y="2747"/>
                                </a:moveTo>
                                <a:lnTo>
                                  <a:pt x="4358" y="2778"/>
                                </a:lnTo>
                                <a:lnTo>
                                  <a:pt x="4381" y="2780"/>
                                </a:lnTo>
                                <a:lnTo>
                                  <a:pt x="4382" y="2749"/>
                                </a:lnTo>
                                <a:lnTo>
                                  <a:pt x="4359" y="2747"/>
                                </a:lnTo>
                                <a:close/>
                                <a:moveTo>
                                  <a:pt x="4406" y="2750"/>
                                </a:moveTo>
                                <a:lnTo>
                                  <a:pt x="4404" y="2782"/>
                                </a:lnTo>
                                <a:lnTo>
                                  <a:pt x="4421" y="2783"/>
                                </a:lnTo>
                                <a:lnTo>
                                  <a:pt x="4428" y="2783"/>
                                </a:lnTo>
                                <a:lnTo>
                                  <a:pt x="4429" y="2752"/>
                                </a:lnTo>
                                <a:lnTo>
                                  <a:pt x="4422" y="2751"/>
                                </a:lnTo>
                                <a:lnTo>
                                  <a:pt x="4406" y="2750"/>
                                </a:lnTo>
                                <a:close/>
                                <a:moveTo>
                                  <a:pt x="4452" y="2754"/>
                                </a:moveTo>
                                <a:lnTo>
                                  <a:pt x="4451" y="2785"/>
                                </a:lnTo>
                                <a:lnTo>
                                  <a:pt x="4474" y="2786"/>
                                </a:lnTo>
                                <a:lnTo>
                                  <a:pt x="4476" y="2755"/>
                                </a:lnTo>
                                <a:lnTo>
                                  <a:pt x="4452" y="2754"/>
                                </a:lnTo>
                                <a:close/>
                                <a:moveTo>
                                  <a:pt x="4499" y="2757"/>
                                </a:moveTo>
                                <a:lnTo>
                                  <a:pt x="4498" y="2788"/>
                                </a:lnTo>
                                <a:lnTo>
                                  <a:pt x="4521" y="2789"/>
                                </a:lnTo>
                                <a:lnTo>
                                  <a:pt x="4522" y="2758"/>
                                </a:lnTo>
                                <a:lnTo>
                                  <a:pt x="4499" y="2757"/>
                                </a:lnTo>
                                <a:close/>
                                <a:moveTo>
                                  <a:pt x="4546" y="2760"/>
                                </a:moveTo>
                                <a:lnTo>
                                  <a:pt x="4544" y="2791"/>
                                </a:lnTo>
                                <a:lnTo>
                                  <a:pt x="4559" y="2792"/>
                                </a:lnTo>
                                <a:lnTo>
                                  <a:pt x="4568" y="2792"/>
                                </a:lnTo>
                                <a:lnTo>
                                  <a:pt x="4569" y="2761"/>
                                </a:lnTo>
                                <a:lnTo>
                                  <a:pt x="4560" y="2761"/>
                                </a:lnTo>
                                <a:lnTo>
                                  <a:pt x="4546" y="2760"/>
                                </a:lnTo>
                                <a:close/>
                                <a:moveTo>
                                  <a:pt x="4592" y="2763"/>
                                </a:moveTo>
                                <a:lnTo>
                                  <a:pt x="4591" y="2794"/>
                                </a:lnTo>
                                <a:lnTo>
                                  <a:pt x="4615" y="2796"/>
                                </a:lnTo>
                                <a:lnTo>
                                  <a:pt x="4615" y="2764"/>
                                </a:lnTo>
                                <a:lnTo>
                                  <a:pt x="4592" y="2763"/>
                                </a:lnTo>
                                <a:close/>
                                <a:moveTo>
                                  <a:pt x="4639" y="2766"/>
                                </a:moveTo>
                                <a:lnTo>
                                  <a:pt x="4638" y="2797"/>
                                </a:lnTo>
                                <a:lnTo>
                                  <a:pt x="4661" y="2798"/>
                                </a:lnTo>
                                <a:lnTo>
                                  <a:pt x="4662" y="2767"/>
                                </a:lnTo>
                                <a:lnTo>
                                  <a:pt x="4639" y="2766"/>
                                </a:lnTo>
                                <a:close/>
                                <a:moveTo>
                                  <a:pt x="4686" y="2769"/>
                                </a:moveTo>
                                <a:lnTo>
                                  <a:pt x="4685" y="2800"/>
                                </a:lnTo>
                                <a:lnTo>
                                  <a:pt x="4697" y="2801"/>
                                </a:lnTo>
                                <a:lnTo>
                                  <a:pt x="4708" y="2801"/>
                                </a:lnTo>
                                <a:lnTo>
                                  <a:pt x="4709" y="2770"/>
                                </a:lnTo>
                                <a:lnTo>
                                  <a:pt x="4698" y="2769"/>
                                </a:lnTo>
                                <a:lnTo>
                                  <a:pt x="4686" y="2769"/>
                                </a:lnTo>
                                <a:close/>
                                <a:moveTo>
                                  <a:pt x="4732" y="2771"/>
                                </a:moveTo>
                                <a:lnTo>
                                  <a:pt x="4731" y="2803"/>
                                </a:lnTo>
                                <a:lnTo>
                                  <a:pt x="4755" y="2804"/>
                                </a:lnTo>
                                <a:lnTo>
                                  <a:pt x="4756" y="2773"/>
                                </a:lnTo>
                                <a:lnTo>
                                  <a:pt x="4732" y="2771"/>
                                </a:lnTo>
                                <a:close/>
                                <a:moveTo>
                                  <a:pt x="4779" y="2774"/>
                                </a:moveTo>
                                <a:lnTo>
                                  <a:pt x="4778" y="2805"/>
                                </a:lnTo>
                                <a:lnTo>
                                  <a:pt x="4801" y="2807"/>
                                </a:lnTo>
                                <a:lnTo>
                                  <a:pt x="4802" y="2775"/>
                                </a:lnTo>
                                <a:lnTo>
                                  <a:pt x="4779" y="2774"/>
                                </a:lnTo>
                                <a:close/>
                                <a:moveTo>
                                  <a:pt x="4826" y="2777"/>
                                </a:moveTo>
                                <a:lnTo>
                                  <a:pt x="4824" y="2808"/>
                                </a:lnTo>
                                <a:lnTo>
                                  <a:pt x="4835" y="2809"/>
                                </a:lnTo>
                                <a:lnTo>
                                  <a:pt x="4848" y="2810"/>
                                </a:lnTo>
                                <a:lnTo>
                                  <a:pt x="4849" y="2778"/>
                                </a:lnTo>
                                <a:lnTo>
                                  <a:pt x="4826" y="2777"/>
                                </a:lnTo>
                                <a:close/>
                                <a:moveTo>
                                  <a:pt x="4872" y="2780"/>
                                </a:moveTo>
                                <a:lnTo>
                                  <a:pt x="4871" y="2811"/>
                                </a:lnTo>
                                <a:lnTo>
                                  <a:pt x="4894" y="2812"/>
                                </a:lnTo>
                                <a:lnTo>
                                  <a:pt x="4896" y="2781"/>
                                </a:lnTo>
                                <a:lnTo>
                                  <a:pt x="4872" y="2780"/>
                                </a:lnTo>
                                <a:close/>
                                <a:moveTo>
                                  <a:pt x="4919" y="2782"/>
                                </a:moveTo>
                                <a:lnTo>
                                  <a:pt x="4918" y="2814"/>
                                </a:lnTo>
                                <a:lnTo>
                                  <a:pt x="4941" y="2815"/>
                                </a:lnTo>
                                <a:lnTo>
                                  <a:pt x="4942" y="2784"/>
                                </a:lnTo>
                                <a:lnTo>
                                  <a:pt x="4919" y="2782"/>
                                </a:lnTo>
                                <a:close/>
                                <a:moveTo>
                                  <a:pt x="4966" y="2785"/>
                                </a:moveTo>
                                <a:lnTo>
                                  <a:pt x="4965" y="2816"/>
                                </a:lnTo>
                                <a:lnTo>
                                  <a:pt x="4988" y="2818"/>
                                </a:lnTo>
                                <a:lnTo>
                                  <a:pt x="4989" y="2786"/>
                                </a:lnTo>
                                <a:lnTo>
                                  <a:pt x="4974" y="2786"/>
                                </a:lnTo>
                                <a:lnTo>
                                  <a:pt x="4966" y="2785"/>
                                </a:lnTo>
                                <a:close/>
                                <a:moveTo>
                                  <a:pt x="5012" y="2788"/>
                                </a:moveTo>
                                <a:lnTo>
                                  <a:pt x="5011" y="2819"/>
                                </a:lnTo>
                                <a:lnTo>
                                  <a:pt x="5035" y="2820"/>
                                </a:lnTo>
                                <a:lnTo>
                                  <a:pt x="5035" y="2789"/>
                                </a:lnTo>
                                <a:lnTo>
                                  <a:pt x="5012" y="2788"/>
                                </a:lnTo>
                                <a:close/>
                                <a:moveTo>
                                  <a:pt x="5059" y="2790"/>
                                </a:moveTo>
                                <a:lnTo>
                                  <a:pt x="5058" y="2822"/>
                                </a:lnTo>
                                <a:lnTo>
                                  <a:pt x="5081" y="2823"/>
                                </a:lnTo>
                                <a:lnTo>
                                  <a:pt x="5082" y="2792"/>
                                </a:lnTo>
                                <a:lnTo>
                                  <a:pt x="5059" y="2790"/>
                                </a:lnTo>
                                <a:close/>
                                <a:moveTo>
                                  <a:pt x="5112" y="2793"/>
                                </a:moveTo>
                                <a:lnTo>
                                  <a:pt x="5105" y="2793"/>
                                </a:lnTo>
                                <a:lnTo>
                                  <a:pt x="5105" y="2824"/>
                                </a:lnTo>
                                <a:lnTo>
                                  <a:pt x="5110" y="2825"/>
                                </a:lnTo>
                                <a:lnTo>
                                  <a:pt x="5128" y="2826"/>
                                </a:lnTo>
                                <a:lnTo>
                                  <a:pt x="5129" y="2794"/>
                                </a:lnTo>
                                <a:lnTo>
                                  <a:pt x="5112" y="2793"/>
                                </a:lnTo>
                                <a:close/>
                                <a:moveTo>
                                  <a:pt x="5152" y="2796"/>
                                </a:moveTo>
                                <a:lnTo>
                                  <a:pt x="5151" y="2827"/>
                                </a:lnTo>
                                <a:lnTo>
                                  <a:pt x="5175" y="2828"/>
                                </a:lnTo>
                                <a:lnTo>
                                  <a:pt x="5176" y="2797"/>
                                </a:lnTo>
                                <a:lnTo>
                                  <a:pt x="5152" y="2796"/>
                                </a:lnTo>
                                <a:close/>
                                <a:moveTo>
                                  <a:pt x="5199" y="2798"/>
                                </a:moveTo>
                                <a:lnTo>
                                  <a:pt x="5198" y="2830"/>
                                </a:lnTo>
                                <a:lnTo>
                                  <a:pt x="5221" y="2831"/>
                                </a:lnTo>
                                <a:lnTo>
                                  <a:pt x="5222" y="2800"/>
                                </a:lnTo>
                                <a:lnTo>
                                  <a:pt x="5199" y="2798"/>
                                </a:lnTo>
                                <a:close/>
                                <a:moveTo>
                                  <a:pt x="5249" y="2801"/>
                                </a:moveTo>
                                <a:lnTo>
                                  <a:pt x="5246" y="2801"/>
                                </a:lnTo>
                                <a:lnTo>
                                  <a:pt x="5245" y="2832"/>
                                </a:lnTo>
                                <a:lnTo>
                                  <a:pt x="5248" y="2832"/>
                                </a:lnTo>
                                <a:lnTo>
                                  <a:pt x="5268" y="2833"/>
                                </a:lnTo>
                                <a:lnTo>
                                  <a:pt x="5269" y="2802"/>
                                </a:lnTo>
                                <a:lnTo>
                                  <a:pt x="5249" y="2801"/>
                                </a:lnTo>
                                <a:close/>
                                <a:moveTo>
                                  <a:pt x="5292" y="2803"/>
                                </a:moveTo>
                                <a:lnTo>
                                  <a:pt x="5291" y="2835"/>
                                </a:lnTo>
                                <a:lnTo>
                                  <a:pt x="5315" y="2836"/>
                                </a:lnTo>
                                <a:lnTo>
                                  <a:pt x="5316" y="2804"/>
                                </a:lnTo>
                                <a:lnTo>
                                  <a:pt x="5292" y="2803"/>
                                </a:lnTo>
                                <a:close/>
                                <a:moveTo>
                                  <a:pt x="5339" y="2805"/>
                                </a:moveTo>
                                <a:lnTo>
                                  <a:pt x="5338" y="2837"/>
                                </a:lnTo>
                                <a:lnTo>
                                  <a:pt x="5361" y="2838"/>
                                </a:lnTo>
                                <a:lnTo>
                                  <a:pt x="5362" y="2807"/>
                                </a:lnTo>
                                <a:lnTo>
                                  <a:pt x="5339" y="2805"/>
                                </a:lnTo>
                                <a:close/>
                                <a:moveTo>
                                  <a:pt x="5387" y="2808"/>
                                </a:moveTo>
                                <a:lnTo>
                                  <a:pt x="5386" y="2808"/>
                                </a:lnTo>
                                <a:lnTo>
                                  <a:pt x="5385" y="2839"/>
                                </a:lnTo>
                                <a:lnTo>
                                  <a:pt x="5386" y="2839"/>
                                </a:lnTo>
                                <a:lnTo>
                                  <a:pt x="5408" y="2840"/>
                                </a:lnTo>
                                <a:lnTo>
                                  <a:pt x="5409" y="2809"/>
                                </a:lnTo>
                                <a:lnTo>
                                  <a:pt x="5387" y="2808"/>
                                </a:lnTo>
                                <a:close/>
                                <a:moveTo>
                                  <a:pt x="5432" y="2811"/>
                                </a:moveTo>
                                <a:lnTo>
                                  <a:pt x="5431" y="2842"/>
                                </a:lnTo>
                                <a:lnTo>
                                  <a:pt x="5455" y="2843"/>
                                </a:lnTo>
                                <a:lnTo>
                                  <a:pt x="5456" y="2812"/>
                                </a:lnTo>
                                <a:lnTo>
                                  <a:pt x="5432" y="2811"/>
                                </a:lnTo>
                                <a:close/>
                                <a:moveTo>
                                  <a:pt x="5479" y="2813"/>
                                </a:moveTo>
                                <a:lnTo>
                                  <a:pt x="5478" y="2844"/>
                                </a:lnTo>
                                <a:lnTo>
                                  <a:pt x="5501" y="2845"/>
                                </a:lnTo>
                                <a:lnTo>
                                  <a:pt x="5502" y="2814"/>
                                </a:lnTo>
                                <a:lnTo>
                                  <a:pt x="5479" y="2813"/>
                                </a:lnTo>
                                <a:close/>
                                <a:moveTo>
                                  <a:pt x="5526" y="2815"/>
                                </a:moveTo>
                                <a:lnTo>
                                  <a:pt x="5525" y="2846"/>
                                </a:lnTo>
                                <a:lnTo>
                                  <a:pt x="5548" y="2847"/>
                                </a:lnTo>
                                <a:lnTo>
                                  <a:pt x="5549" y="2816"/>
                                </a:lnTo>
                                <a:lnTo>
                                  <a:pt x="5526" y="2815"/>
                                </a:lnTo>
                                <a:close/>
                                <a:moveTo>
                                  <a:pt x="5572" y="2817"/>
                                </a:moveTo>
                                <a:lnTo>
                                  <a:pt x="5572" y="2849"/>
                                </a:lnTo>
                                <a:lnTo>
                                  <a:pt x="5595" y="2850"/>
                                </a:lnTo>
                                <a:lnTo>
                                  <a:pt x="5596" y="2819"/>
                                </a:lnTo>
                                <a:lnTo>
                                  <a:pt x="5572" y="2817"/>
                                </a:lnTo>
                                <a:close/>
                                <a:moveTo>
                                  <a:pt x="5619" y="2820"/>
                                </a:moveTo>
                                <a:lnTo>
                                  <a:pt x="5618" y="2851"/>
                                </a:lnTo>
                                <a:lnTo>
                                  <a:pt x="5642" y="2852"/>
                                </a:lnTo>
                                <a:lnTo>
                                  <a:pt x="5642" y="2821"/>
                                </a:lnTo>
                                <a:lnTo>
                                  <a:pt x="5619" y="2820"/>
                                </a:lnTo>
                                <a:close/>
                                <a:moveTo>
                                  <a:pt x="5666" y="2822"/>
                                </a:moveTo>
                                <a:lnTo>
                                  <a:pt x="5665" y="2853"/>
                                </a:lnTo>
                                <a:lnTo>
                                  <a:pt x="5688" y="2854"/>
                                </a:lnTo>
                                <a:lnTo>
                                  <a:pt x="5689" y="2823"/>
                                </a:lnTo>
                                <a:lnTo>
                                  <a:pt x="5666" y="2822"/>
                                </a:lnTo>
                                <a:close/>
                                <a:moveTo>
                                  <a:pt x="5713" y="2824"/>
                                </a:moveTo>
                                <a:lnTo>
                                  <a:pt x="5712" y="2855"/>
                                </a:lnTo>
                                <a:lnTo>
                                  <a:pt x="5735" y="2857"/>
                                </a:lnTo>
                                <a:lnTo>
                                  <a:pt x="5736" y="2825"/>
                                </a:lnTo>
                                <a:lnTo>
                                  <a:pt x="5713" y="2824"/>
                                </a:lnTo>
                                <a:close/>
                                <a:moveTo>
                                  <a:pt x="5759" y="2826"/>
                                </a:moveTo>
                                <a:lnTo>
                                  <a:pt x="5758" y="2858"/>
                                </a:lnTo>
                                <a:lnTo>
                                  <a:pt x="5782" y="2859"/>
                                </a:lnTo>
                                <a:lnTo>
                                  <a:pt x="5783" y="2827"/>
                                </a:lnTo>
                                <a:lnTo>
                                  <a:pt x="5759" y="2826"/>
                                </a:lnTo>
                                <a:close/>
                                <a:moveTo>
                                  <a:pt x="5806" y="2828"/>
                                </a:moveTo>
                                <a:lnTo>
                                  <a:pt x="5805" y="2859"/>
                                </a:lnTo>
                                <a:lnTo>
                                  <a:pt x="5828" y="2861"/>
                                </a:lnTo>
                                <a:lnTo>
                                  <a:pt x="5829" y="2830"/>
                                </a:lnTo>
                                <a:lnTo>
                                  <a:pt x="5806" y="2828"/>
                                </a:lnTo>
                                <a:close/>
                                <a:moveTo>
                                  <a:pt x="5853" y="2831"/>
                                </a:moveTo>
                                <a:lnTo>
                                  <a:pt x="5852" y="2862"/>
                                </a:lnTo>
                                <a:lnTo>
                                  <a:pt x="5875" y="2863"/>
                                </a:lnTo>
                                <a:lnTo>
                                  <a:pt x="5876" y="2832"/>
                                </a:lnTo>
                                <a:lnTo>
                                  <a:pt x="5853" y="2831"/>
                                </a:lnTo>
                                <a:close/>
                                <a:moveTo>
                                  <a:pt x="5899" y="2832"/>
                                </a:moveTo>
                                <a:lnTo>
                                  <a:pt x="5898" y="2864"/>
                                </a:lnTo>
                                <a:lnTo>
                                  <a:pt x="5922" y="2865"/>
                                </a:lnTo>
                                <a:lnTo>
                                  <a:pt x="5922" y="2834"/>
                                </a:lnTo>
                                <a:lnTo>
                                  <a:pt x="5899" y="2832"/>
                                </a:lnTo>
                                <a:close/>
                                <a:moveTo>
                                  <a:pt x="5946" y="2835"/>
                                </a:moveTo>
                                <a:lnTo>
                                  <a:pt x="5945" y="2866"/>
                                </a:lnTo>
                                <a:lnTo>
                                  <a:pt x="5968" y="2867"/>
                                </a:lnTo>
                                <a:lnTo>
                                  <a:pt x="5969" y="2836"/>
                                </a:lnTo>
                                <a:lnTo>
                                  <a:pt x="5946" y="2835"/>
                                </a:lnTo>
                                <a:close/>
                                <a:moveTo>
                                  <a:pt x="5992" y="2837"/>
                                </a:moveTo>
                                <a:lnTo>
                                  <a:pt x="5992" y="2868"/>
                                </a:lnTo>
                                <a:lnTo>
                                  <a:pt x="6015" y="2869"/>
                                </a:lnTo>
                                <a:lnTo>
                                  <a:pt x="6016" y="2838"/>
                                </a:lnTo>
                                <a:lnTo>
                                  <a:pt x="5992" y="2837"/>
                                </a:lnTo>
                                <a:close/>
                                <a:moveTo>
                                  <a:pt x="6039" y="2839"/>
                                </a:moveTo>
                                <a:lnTo>
                                  <a:pt x="6038" y="2870"/>
                                </a:lnTo>
                                <a:lnTo>
                                  <a:pt x="6062" y="2871"/>
                                </a:lnTo>
                                <a:lnTo>
                                  <a:pt x="6062" y="2840"/>
                                </a:lnTo>
                                <a:lnTo>
                                  <a:pt x="6039" y="2839"/>
                                </a:lnTo>
                                <a:close/>
                                <a:moveTo>
                                  <a:pt x="6086" y="2841"/>
                                </a:moveTo>
                                <a:lnTo>
                                  <a:pt x="6085" y="2872"/>
                                </a:lnTo>
                                <a:lnTo>
                                  <a:pt x="6108" y="2873"/>
                                </a:lnTo>
                                <a:lnTo>
                                  <a:pt x="6109" y="2842"/>
                                </a:lnTo>
                                <a:lnTo>
                                  <a:pt x="6086" y="2841"/>
                                </a:lnTo>
                                <a:close/>
                                <a:moveTo>
                                  <a:pt x="6132" y="2843"/>
                                </a:moveTo>
                                <a:lnTo>
                                  <a:pt x="6132" y="2874"/>
                                </a:lnTo>
                                <a:lnTo>
                                  <a:pt x="6155" y="2875"/>
                                </a:lnTo>
                                <a:lnTo>
                                  <a:pt x="6156" y="2844"/>
                                </a:lnTo>
                                <a:lnTo>
                                  <a:pt x="6132" y="2843"/>
                                </a:lnTo>
                                <a:close/>
                                <a:moveTo>
                                  <a:pt x="6179" y="2845"/>
                                </a:moveTo>
                                <a:lnTo>
                                  <a:pt x="6178" y="2876"/>
                                </a:lnTo>
                                <a:lnTo>
                                  <a:pt x="6202" y="2877"/>
                                </a:lnTo>
                                <a:lnTo>
                                  <a:pt x="6203" y="2846"/>
                                </a:lnTo>
                                <a:lnTo>
                                  <a:pt x="6179" y="2845"/>
                                </a:lnTo>
                                <a:close/>
                                <a:moveTo>
                                  <a:pt x="6226" y="2847"/>
                                </a:moveTo>
                                <a:lnTo>
                                  <a:pt x="6225" y="2878"/>
                                </a:lnTo>
                                <a:lnTo>
                                  <a:pt x="6249" y="2879"/>
                                </a:lnTo>
                                <a:lnTo>
                                  <a:pt x="6249" y="2848"/>
                                </a:lnTo>
                                <a:lnTo>
                                  <a:pt x="6226" y="2847"/>
                                </a:lnTo>
                                <a:close/>
                                <a:moveTo>
                                  <a:pt x="6273" y="2849"/>
                                </a:moveTo>
                                <a:lnTo>
                                  <a:pt x="6272" y="2880"/>
                                </a:lnTo>
                                <a:lnTo>
                                  <a:pt x="6295" y="2881"/>
                                </a:lnTo>
                                <a:lnTo>
                                  <a:pt x="6296" y="2850"/>
                                </a:lnTo>
                                <a:lnTo>
                                  <a:pt x="6273" y="2849"/>
                                </a:lnTo>
                                <a:close/>
                                <a:moveTo>
                                  <a:pt x="6320" y="2851"/>
                                </a:moveTo>
                                <a:lnTo>
                                  <a:pt x="6319" y="2882"/>
                                </a:lnTo>
                                <a:lnTo>
                                  <a:pt x="6342" y="2883"/>
                                </a:lnTo>
                                <a:lnTo>
                                  <a:pt x="6343" y="2851"/>
                                </a:lnTo>
                                <a:lnTo>
                                  <a:pt x="6320" y="2851"/>
                                </a:lnTo>
                                <a:close/>
                                <a:moveTo>
                                  <a:pt x="6366" y="2853"/>
                                </a:moveTo>
                                <a:lnTo>
                                  <a:pt x="6366" y="2884"/>
                                </a:lnTo>
                                <a:lnTo>
                                  <a:pt x="6389" y="2885"/>
                                </a:lnTo>
                                <a:lnTo>
                                  <a:pt x="6390" y="2854"/>
                                </a:lnTo>
                                <a:lnTo>
                                  <a:pt x="6366" y="2853"/>
                                </a:lnTo>
                                <a:close/>
                                <a:moveTo>
                                  <a:pt x="6413" y="2854"/>
                                </a:moveTo>
                                <a:lnTo>
                                  <a:pt x="6412" y="2886"/>
                                </a:lnTo>
                                <a:lnTo>
                                  <a:pt x="6436" y="2886"/>
                                </a:lnTo>
                                <a:lnTo>
                                  <a:pt x="6436" y="2855"/>
                                </a:lnTo>
                                <a:lnTo>
                                  <a:pt x="6413" y="2854"/>
                                </a:lnTo>
                                <a:close/>
                                <a:moveTo>
                                  <a:pt x="6460" y="2857"/>
                                </a:moveTo>
                                <a:lnTo>
                                  <a:pt x="6459" y="2888"/>
                                </a:lnTo>
                                <a:lnTo>
                                  <a:pt x="6482" y="2889"/>
                                </a:lnTo>
                                <a:lnTo>
                                  <a:pt x="6483" y="2857"/>
                                </a:lnTo>
                                <a:lnTo>
                                  <a:pt x="6460" y="2857"/>
                                </a:lnTo>
                                <a:close/>
                                <a:moveTo>
                                  <a:pt x="6506" y="2858"/>
                                </a:moveTo>
                                <a:lnTo>
                                  <a:pt x="6505" y="2889"/>
                                </a:lnTo>
                                <a:lnTo>
                                  <a:pt x="6529" y="2890"/>
                                </a:lnTo>
                                <a:lnTo>
                                  <a:pt x="6529" y="2859"/>
                                </a:lnTo>
                                <a:lnTo>
                                  <a:pt x="6506" y="2858"/>
                                </a:lnTo>
                                <a:close/>
                                <a:moveTo>
                                  <a:pt x="6553" y="2860"/>
                                </a:moveTo>
                                <a:lnTo>
                                  <a:pt x="6552" y="2891"/>
                                </a:lnTo>
                                <a:lnTo>
                                  <a:pt x="6575" y="2892"/>
                                </a:lnTo>
                                <a:lnTo>
                                  <a:pt x="6576" y="2861"/>
                                </a:lnTo>
                                <a:lnTo>
                                  <a:pt x="6553" y="2860"/>
                                </a:lnTo>
                                <a:close/>
                                <a:moveTo>
                                  <a:pt x="6599" y="2862"/>
                                </a:moveTo>
                                <a:lnTo>
                                  <a:pt x="6599" y="2893"/>
                                </a:lnTo>
                                <a:lnTo>
                                  <a:pt x="6622" y="2894"/>
                                </a:lnTo>
                                <a:lnTo>
                                  <a:pt x="6623" y="2863"/>
                                </a:lnTo>
                                <a:lnTo>
                                  <a:pt x="6599" y="2862"/>
                                </a:lnTo>
                                <a:close/>
                                <a:moveTo>
                                  <a:pt x="6646" y="2863"/>
                                </a:moveTo>
                                <a:lnTo>
                                  <a:pt x="6645" y="2895"/>
                                </a:lnTo>
                                <a:lnTo>
                                  <a:pt x="6669" y="2896"/>
                                </a:lnTo>
                                <a:lnTo>
                                  <a:pt x="6669" y="2865"/>
                                </a:lnTo>
                                <a:lnTo>
                                  <a:pt x="6646" y="2863"/>
                                </a:lnTo>
                                <a:close/>
                                <a:moveTo>
                                  <a:pt x="6693" y="2865"/>
                                </a:moveTo>
                                <a:lnTo>
                                  <a:pt x="6692" y="2897"/>
                                </a:lnTo>
                                <a:lnTo>
                                  <a:pt x="6715" y="2897"/>
                                </a:lnTo>
                                <a:lnTo>
                                  <a:pt x="6716" y="2866"/>
                                </a:lnTo>
                                <a:lnTo>
                                  <a:pt x="6693" y="2865"/>
                                </a:lnTo>
                                <a:close/>
                                <a:moveTo>
                                  <a:pt x="6739" y="2867"/>
                                </a:moveTo>
                                <a:lnTo>
                                  <a:pt x="6739" y="2899"/>
                                </a:lnTo>
                                <a:lnTo>
                                  <a:pt x="6762" y="2899"/>
                                </a:lnTo>
                                <a:lnTo>
                                  <a:pt x="6763" y="2868"/>
                                </a:lnTo>
                                <a:lnTo>
                                  <a:pt x="6739" y="2867"/>
                                </a:lnTo>
                                <a:close/>
                                <a:moveTo>
                                  <a:pt x="23" y="0"/>
                                </a:moveTo>
                                <a:lnTo>
                                  <a:pt x="0" y="6"/>
                                </a:lnTo>
                                <a:lnTo>
                                  <a:pt x="4" y="36"/>
                                </a:lnTo>
                                <a:lnTo>
                                  <a:pt x="28" y="30"/>
                                </a:lnTo>
                                <a:lnTo>
                                  <a:pt x="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93" name="AutoShape 1025"/>
                        <wps:cNvSpPr>
                          <a:spLocks/>
                        </wps:cNvSpPr>
                        <wps:spPr bwMode="auto">
                          <a:xfrm>
                            <a:off x="32030" y="-84709"/>
                            <a:ext cx="256057" cy="70857"/>
                          </a:xfrm>
                          <a:custGeom>
                            <a:avLst/>
                            <a:gdLst>
                              <a:gd name="T0" fmla="+- 0 2651 32030"/>
                              <a:gd name="T1" fmla="*/ T0 w 256057"/>
                              <a:gd name="T2" fmla="+- 0 1141 -84709"/>
                              <a:gd name="T3" fmla="*/ 1141 h 70857"/>
                              <a:gd name="T4" fmla="+- 0 2788 32030"/>
                              <a:gd name="T5" fmla="*/ T4 w 256057"/>
                              <a:gd name="T6" fmla="+- 0 1944 -84709"/>
                              <a:gd name="T7" fmla="*/ 1944 h 70857"/>
                              <a:gd name="T8" fmla="+- 0 2926 32030"/>
                              <a:gd name="T9" fmla="*/ T8 w 256057"/>
                              <a:gd name="T10" fmla="+- 0 2303 -84709"/>
                              <a:gd name="T11" fmla="*/ 2303 h 70857"/>
                              <a:gd name="T12" fmla="+- 0 3064 32030"/>
                              <a:gd name="T13" fmla="*/ T12 w 256057"/>
                              <a:gd name="T14" fmla="+- 0 2518 -84709"/>
                              <a:gd name="T15" fmla="*/ 2518 h 70857"/>
                              <a:gd name="T16" fmla="+- 0 3202 32030"/>
                              <a:gd name="T17" fmla="*/ T16 w 256057"/>
                              <a:gd name="T18" fmla="+- 0 2666 -84709"/>
                              <a:gd name="T19" fmla="*/ 2666 h 70857"/>
                              <a:gd name="T20" fmla="+- 0 3340 32030"/>
                              <a:gd name="T21" fmla="*/ T20 w 256057"/>
                              <a:gd name="T22" fmla="+- 0 2776 -84709"/>
                              <a:gd name="T23" fmla="*/ 2776 h 70857"/>
                              <a:gd name="T24" fmla="+- 0 3477 32030"/>
                              <a:gd name="T25" fmla="*/ T24 w 256057"/>
                              <a:gd name="T26" fmla="+- 0 2863 -84709"/>
                              <a:gd name="T27" fmla="*/ 2863 h 70857"/>
                              <a:gd name="T28" fmla="+- 0 3615 32030"/>
                              <a:gd name="T29" fmla="*/ T28 w 256057"/>
                              <a:gd name="T30" fmla="+- 0 2933 -84709"/>
                              <a:gd name="T31" fmla="*/ 2933 h 70857"/>
                              <a:gd name="T32" fmla="+- 0 3753 32030"/>
                              <a:gd name="T33" fmla="*/ T32 w 256057"/>
                              <a:gd name="T34" fmla="+- 0 2991 -84709"/>
                              <a:gd name="T35" fmla="*/ 2991 h 70857"/>
                              <a:gd name="T36" fmla="+- 0 3891 32030"/>
                              <a:gd name="T37" fmla="*/ T36 w 256057"/>
                              <a:gd name="T38" fmla="+- 0 3041 -84709"/>
                              <a:gd name="T39" fmla="*/ 3041 h 70857"/>
                              <a:gd name="T40" fmla="+- 0 4029 32030"/>
                              <a:gd name="T41" fmla="*/ T40 w 256057"/>
                              <a:gd name="T42" fmla="+- 0 3085 -84709"/>
                              <a:gd name="T43" fmla="*/ 3085 h 70857"/>
                              <a:gd name="T44" fmla="+- 0 4167 32030"/>
                              <a:gd name="T45" fmla="*/ T44 w 256057"/>
                              <a:gd name="T46" fmla="+- 0 3123 -84709"/>
                              <a:gd name="T47" fmla="*/ 3123 h 70857"/>
                              <a:gd name="T48" fmla="+- 0 4305 32030"/>
                              <a:gd name="T49" fmla="*/ T48 w 256057"/>
                              <a:gd name="T50" fmla="+- 0 3157 -84709"/>
                              <a:gd name="T51" fmla="*/ 3157 h 70857"/>
                              <a:gd name="T52" fmla="+- 0 4442 32030"/>
                              <a:gd name="T53" fmla="*/ T52 w 256057"/>
                              <a:gd name="T54" fmla="+- 0 3188 -84709"/>
                              <a:gd name="T55" fmla="*/ 3188 h 70857"/>
                              <a:gd name="T56" fmla="+- 0 4580 32030"/>
                              <a:gd name="T57" fmla="*/ T56 w 256057"/>
                              <a:gd name="T58" fmla="+- 0 3215 -84709"/>
                              <a:gd name="T59" fmla="*/ 3215 h 70857"/>
                              <a:gd name="T60" fmla="+- 0 4718 32030"/>
                              <a:gd name="T61" fmla="*/ T60 w 256057"/>
                              <a:gd name="T62" fmla="+- 0 3241 -84709"/>
                              <a:gd name="T63" fmla="*/ 3241 h 70857"/>
                              <a:gd name="T64" fmla="+- 0 4856 32030"/>
                              <a:gd name="T65" fmla="*/ T64 w 256057"/>
                              <a:gd name="T66" fmla="+- 0 3264 -84709"/>
                              <a:gd name="T67" fmla="*/ 3264 h 70857"/>
                              <a:gd name="T68" fmla="+- 0 4994 32030"/>
                              <a:gd name="T69" fmla="*/ T68 w 256057"/>
                              <a:gd name="T70" fmla="+- 0 3286 -84709"/>
                              <a:gd name="T71" fmla="*/ 3286 h 70857"/>
                              <a:gd name="T72" fmla="+- 0 5131 32030"/>
                              <a:gd name="T73" fmla="*/ T72 w 256057"/>
                              <a:gd name="T74" fmla="+- 0 3306 -84709"/>
                              <a:gd name="T75" fmla="*/ 3306 h 70857"/>
                              <a:gd name="T76" fmla="+- 0 5269 32030"/>
                              <a:gd name="T77" fmla="*/ T76 w 256057"/>
                              <a:gd name="T78" fmla="+- 0 3325 -84709"/>
                              <a:gd name="T79" fmla="*/ 3325 h 70857"/>
                              <a:gd name="T80" fmla="+- 0 5407 32030"/>
                              <a:gd name="T81" fmla="*/ T80 w 256057"/>
                              <a:gd name="T82" fmla="+- 0 3343 -84709"/>
                              <a:gd name="T83" fmla="*/ 3343 h 70857"/>
                              <a:gd name="T84" fmla="+- 0 5545 32030"/>
                              <a:gd name="T85" fmla="*/ T84 w 256057"/>
                              <a:gd name="T86" fmla="+- 0 3359 -84709"/>
                              <a:gd name="T87" fmla="*/ 3359 h 70857"/>
                              <a:gd name="T88" fmla="+- 0 5683 32030"/>
                              <a:gd name="T89" fmla="*/ T88 w 256057"/>
                              <a:gd name="T90" fmla="+- 0 3375 -84709"/>
                              <a:gd name="T91" fmla="*/ 3375 h 70857"/>
                              <a:gd name="T92" fmla="+- 0 5820 32030"/>
                              <a:gd name="T93" fmla="*/ T92 w 256057"/>
                              <a:gd name="T94" fmla="+- 0 3389 -84709"/>
                              <a:gd name="T95" fmla="*/ 3389 h 70857"/>
                              <a:gd name="T96" fmla="+- 0 5958 32030"/>
                              <a:gd name="T97" fmla="*/ T96 w 256057"/>
                              <a:gd name="T98" fmla="+- 0 3403 -84709"/>
                              <a:gd name="T99" fmla="*/ 3403 h 70857"/>
                              <a:gd name="T100" fmla="+- 0 6096 32030"/>
                              <a:gd name="T101" fmla="*/ T100 w 256057"/>
                              <a:gd name="T102" fmla="+- 0 3417 -84709"/>
                              <a:gd name="T103" fmla="*/ 3417 h 70857"/>
                              <a:gd name="T104" fmla="+- 0 6234 32030"/>
                              <a:gd name="T105" fmla="*/ T104 w 256057"/>
                              <a:gd name="T106" fmla="+- 0 3429 -84709"/>
                              <a:gd name="T107" fmla="*/ 3429 h 70857"/>
                              <a:gd name="T108" fmla="+- 0 6372 32030"/>
                              <a:gd name="T109" fmla="*/ T108 w 256057"/>
                              <a:gd name="T110" fmla="+- 0 3442 -84709"/>
                              <a:gd name="T111" fmla="*/ 3442 h 70857"/>
                              <a:gd name="T112" fmla="+- 0 6509 32030"/>
                              <a:gd name="T113" fmla="*/ T112 w 256057"/>
                              <a:gd name="T114" fmla="+- 0 3453 -84709"/>
                              <a:gd name="T115" fmla="*/ 3453 h 70857"/>
                              <a:gd name="T116" fmla="+- 0 6647 32030"/>
                              <a:gd name="T117" fmla="*/ T116 w 256057"/>
                              <a:gd name="T118" fmla="+- 0 3465 -84709"/>
                              <a:gd name="T119" fmla="*/ 3465 h 70857"/>
                              <a:gd name="T120" fmla="+- 0 6785 32030"/>
                              <a:gd name="T121" fmla="*/ T120 w 256057"/>
                              <a:gd name="T122" fmla="+- 0 3476 -84709"/>
                              <a:gd name="T123" fmla="*/ 3476 h 70857"/>
                              <a:gd name="T124" fmla="+- 0 6923 32030"/>
                              <a:gd name="T125" fmla="*/ T124 w 256057"/>
                              <a:gd name="T126" fmla="+- 0 3486 -84709"/>
                              <a:gd name="T127" fmla="*/ 3486 h 70857"/>
                              <a:gd name="T128" fmla="+- 0 7061 32030"/>
                              <a:gd name="T129" fmla="*/ T128 w 256057"/>
                              <a:gd name="T130" fmla="+- 0 3497 -84709"/>
                              <a:gd name="T131" fmla="*/ 3497 h 70857"/>
                              <a:gd name="T132" fmla="+- 0 7199 32030"/>
                              <a:gd name="T133" fmla="*/ T132 w 256057"/>
                              <a:gd name="T134" fmla="+- 0 3506 -84709"/>
                              <a:gd name="T135" fmla="*/ 3506 h 70857"/>
                              <a:gd name="T136" fmla="+- 0 7337 32030"/>
                              <a:gd name="T137" fmla="*/ T136 w 256057"/>
                              <a:gd name="T138" fmla="+- 0 3516 -84709"/>
                              <a:gd name="T139" fmla="*/ 3516 h 70857"/>
                              <a:gd name="T140" fmla="+- 0 7474 32030"/>
                              <a:gd name="T141" fmla="*/ T140 w 256057"/>
                              <a:gd name="T142" fmla="+- 0 3525 -84709"/>
                              <a:gd name="T143" fmla="*/ 3525 h 70857"/>
                              <a:gd name="T144" fmla="+- 0 7612 32030"/>
                              <a:gd name="T145" fmla="*/ T144 w 256057"/>
                              <a:gd name="T146" fmla="+- 0 3535 -84709"/>
                              <a:gd name="T147" fmla="*/ 3535 h 70857"/>
                              <a:gd name="T148" fmla="+- 0 7750 32030"/>
                              <a:gd name="T149" fmla="*/ T148 w 256057"/>
                              <a:gd name="T150" fmla="+- 0 3544 -84709"/>
                              <a:gd name="T151" fmla="*/ 3544 h 70857"/>
                              <a:gd name="T152" fmla="+- 0 7888 32030"/>
                              <a:gd name="T153" fmla="*/ T152 w 256057"/>
                              <a:gd name="T154" fmla="+- 0 3552 -84709"/>
                              <a:gd name="T155" fmla="*/ 3552 h 70857"/>
                              <a:gd name="T156" fmla="+- 0 8026 32030"/>
                              <a:gd name="T157" fmla="*/ T156 w 256057"/>
                              <a:gd name="T158" fmla="+- 0 3561 -84709"/>
                              <a:gd name="T159" fmla="*/ 3561 h 70857"/>
                              <a:gd name="T160" fmla="+- 0 8163 32030"/>
                              <a:gd name="T161" fmla="*/ T160 w 256057"/>
                              <a:gd name="T162" fmla="+- 0 3569 -84709"/>
                              <a:gd name="T163" fmla="*/ 3569 h 70857"/>
                              <a:gd name="T164" fmla="+- 0 8301 32030"/>
                              <a:gd name="T165" fmla="*/ T164 w 256057"/>
                              <a:gd name="T166" fmla="+- 0 3578 -84709"/>
                              <a:gd name="T167" fmla="*/ 3578 h 70857"/>
                              <a:gd name="T168" fmla="+- 0 8439 32030"/>
                              <a:gd name="T169" fmla="*/ T168 w 256057"/>
                              <a:gd name="T170" fmla="+- 0 3586 -84709"/>
                              <a:gd name="T171" fmla="*/ 3586 h 70857"/>
                              <a:gd name="T172" fmla="+- 0 8577 32030"/>
                              <a:gd name="T173" fmla="*/ T172 w 256057"/>
                              <a:gd name="T174" fmla="+- 0 3594 -84709"/>
                              <a:gd name="T175" fmla="*/ 3594 h 70857"/>
                              <a:gd name="T176" fmla="+- 0 8715 32030"/>
                              <a:gd name="T177" fmla="*/ T176 w 256057"/>
                              <a:gd name="T178" fmla="+- 0 3602 -84709"/>
                              <a:gd name="T179" fmla="*/ 3602 h 70857"/>
                              <a:gd name="T180" fmla="+- 0 8852 32030"/>
                              <a:gd name="T181" fmla="*/ T180 w 256057"/>
                              <a:gd name="T182" fmla="+- 0 3609 -84709"/>
                              <a:gd name="T183" fmla="*/ 3609 h 70857"/>
                              <a:gd name="T184" fmla="+- 0 8990 32030"/>
                              <a:gd name="T185" fmla="*/ T184 w 256057"/>
                              <a:gd name="T186" fmla="+- 0 3617 -84709"/>
                              <a:gd name="T187" fmla="*/ 3617 h 70857"/>
                              <a:gd name="T188" fmla="+- 0 9128 32030"/>
                              <a:gd name="T189" fmla="*/ T188 w 256057"/>
                              <a:gd name="T190" fmla="+- 0 3625 -84709"/>
                              <a:gd name="T191" fmla="*/ 3625 h 70857"/>
                              <a:gd name="T192" fmla="+- 0 9266 32030"/>
                              <a:gd name="T193" fmla="*/ T192 w 256057"/>
                              <a:gd name="T194" fmla="+- 0 3633 -84709"/>
                              <a:gd name="T195" fmla="*/ 3633 h 70857"/>
                              <a:gd name="T196" fmla="+- 0 9404 32030"/>
                              <a:gd name="T197" fmla="*/ T196 w 256057"/>
                              <a:gd name="T198" fmla="+- 0 3640 -84709"/>
                              <a:gd name="T199" fmla="*/ 3640 h 70857"/>
                              <a:gd name="T200" fmla="+- 0 9266 32030"/>
                              <a:gd name="T201" fmla="*/ T200 w 256057"/>
                              <a:gd name="T202" fmla="+- 0 3633 -84709"/>
                              <a:gd name="T203" fmla="*/ 3633 h 70857"/>
                              <a:gd name="T204" fmla="+- 0 9404 32030"/>
                              <a:gd name="T205" fmla="*/ T204 w 256057"/>
                              <a:gd name="T206" fmla="+- 0 3640 -84709"/>
                              <a:gd name="T207" fmla="*/ 3640 h 7085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</a:cxnLst>
                            <a:rect l="0" t="0" r="r" b="b"/>
                            <a:pathLst>
                              <a:path w="256057" h="70857">
                                <a:moveTo>
                                  <a:pt x="-29379" y="85850"/>
                                </a:moveTo>
                                <a:lnTo>
                                  <a:pt x="-29242" y="86653"/>
                                </a:lnTo>
                                <a:lnTo>
                                  <a:pt x="-29104" y="87012"/>
                                </a:lnTo>
                                <a:lnTo>
                                  <a:pt x="-28966" y="87227"/>
                                </a:lnTo>
                                <a:lnTo>
                                  <a:pt x="-28828" y="87375"/>
                                </a:lnTo>
                                <a:lnTo>
                                  <a:pt x="-28690" y="87485"/>
                                </a:lnTo>
                                <a:lnTo>
                                  <a:pt x="-28553" y="87572"/>
                                </a:lnTo>
                                <a:lnTo>
                                  <a:pt x="-28415" y="87642"/>
                                </a:lnTo>
                                <a:lnTo>
                                  <a:pt x="-28277" y="87700"/>
                                </a:lnTo>
                                <a:lnTo>
                                  <a:pt x="-28139" y="87750"/>
                                </a:lnTo>
                                <a:lnTo>
                                  <a:pt x="-28001" y="87794"/>
                                </a:lnTo>
                                <a:lnTo>
                                  <a:pt x="-27863" y="87832"/>
                                </a:lnTo>
                                <a:lnTo>
                                  <a:pt x="-27725" y="87866"/>
                                </a:lnTo>
                                <a:lnTo>
                                  <a:pt x="-27588" y="87897"/>
                                </a:lnTo>
                                <a:lnTo>
                                  <a:pt x="-27450" y="87924"/>
                                </a:lnTo>
                                <a:lnTo>
                                  <a:pt x="-27312" y="87950"/>
                                </a:lnTo>
                                <a:lnTo>
                                  <a:pt x="-27174" y="87973"/>
                                </a:lnTo>
                                <a:lnTo>
                                  <a:pt x="-27036" y="87995"/>
                                </a:lnTo>
                                <a:lnTo>
                                  <a:pt x="-26899" y="88015"/>
                                </a:lnTo>
                                <a:lnTo>
                                  <a:pt x="-26761" y="88034"/>
                                </a:lnTo>
                                <a:lnTo>
                                  <a:pt x="-26623" y="88052"/>
                                </a:lnTo>
                                <a:lnTo>
                                  <a:pt x="-26485" y="88068"/>
                                </a:lnTo>
                                <a:lnTo>
                                  <a:pt x="-26347" y="88084"/>
                                </a:lnTo>
                                <a:lnTo>
                                  <a:pt x="-26210" y="88098"/>
                                </a:lnTo>
                                <a:lnTo>
                                  <a:pt x="-26072" y="88112"/>
                                </a:lnTo>
                                <a:lnTo>
                                  <a:pt x="-25934" y="88126"/>
                                </a:lnTo>
                                <a:lnTo>
                                  <a:pt x="-25796" y="88138"/>
                                </a:lnTo>
                                <a:lnTo>
                                  <a:pt x="-25658" y="88151"/>
                                </a:lnTo>
                                <a:lnTo>
                                  <a:pt x="-25521" y="88162"/>
                                </a:lnTo>
                                <a:lnTo>
                                  <a:pt x="-25383" y="88174"/>
                                </a:lnTo>
                                <a:lnTo>
                                  <a:pt x="-25245" y="88185"/>
                                </a:lnTo>
                                <a:lnTo>
                                  <a:pt x="-25107" y="88195"/>
                                </a:lnTo>
                                <a:lnTo>
                                  <a:pt x="-24969" y="88206"/>
                                </a:lnTo>
                                <a:lnTo>
                                  <a:pt x="-24831" y="88215"/>
                                </a:lnTo>
                                <a:lnTo>
                                  <a:pt x="-24693" y="88225"/>
                                </a:lnTo>
                                <a:lnTo>
                                  <a:pt x="-24556" y="88234"/>
                                </a:lnTo>
                                <a:lnTo>
                                  <a:pt x="-24418" y="88244"/>
                                </a:lnTo>
                                <a:lnTo>
                                  <a:pt x="-24280" y="88253"/>
                                </a:lnTo>
                                <a:lnTo>
                                  <a:pt x="-24142" y="88261"/>
                                </a:lnTo>
                                <a:lnTo>
                                  <a:pt x="-24004" y="88270"/>
                                </a:lnTo>
                                <a:lnTo>
                                  <a:pt x="-23867" y="88278"/>
                                </a:lnTo>
                                <a:lnTo>
                                  <a:pt x="-23729" y="88287"/>
                                </a:lnTo>
                                <a:lnTo>
                                  <a:pt x="-23591" y="88295"/>
                                </a:lnTo>
                                <a:lnTo>
                                  <a:pt x="-23453" y="88303"/>
                                </a:lnTo>
                                <a:lnTo>
                                  <a:pt x="-23315" y="88311"/>
                                </a:lnTo>
                                <a:lnTo>
                                  <a:pt x="-23178" y="88318"/>
                                </a:lnTo>
                                <a:lnTo>
                                  <a:pt x="-23040" y="88326"/>
                                </a:lnTo>
                                <a:lnTo>
                                  <a:pt x="-22902" y="88334"/>
                                </a:lnTo>
                                <a:lnTo>
                                  <a:pt x="-22764" y="88342"/>
                                </a:lnTo>
                                <a:lnTo>
                                  <a:pt x="-22626" y="88349"/>
                                </a:lnTo>
                                <a:moveTo>
                                  <a:pt x="-22764" y="88342"/>
                                </a:moveTo>
                                <a:lnTo>
                                  <a:pt x="-22626" y="88349"/>
                                </a:lnTo>
                              </a:path>
                            </a:pathLst>
                          </a:custGeom>
                          <a:noFill/>
                          <a:ln w="17334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94" name="AutoShape 1024"/>
                        <wps:cNvSpPr>
                          <a:spLocks/>
                        </wps:cNvSpPr>
                        <wps:spPr bwMode="auto">
                          <a:xfrm>
                            <a:off x="30856" y="-85948"/>
                            <a:ext cx="253173" cy="72943"/>
                          </a:xfrm>
                          <a:custGeom>
                            <a:avLst/>
                            <a:gdLst>
                              <a:gd name="T0" fmla="+- 0 2620 30856"/>
                              <a:gd name="T1" fmla="*/ T0 w 253173"/>
                              <a:gd name="T2" fmla="+- 0 1098 -85948"/>
                              <a:gd name="T3" fmla="*/ 1098 h 72943"/>
                              <a:gd name="T4" fmla="+- 0 2821 30856"/>
                              <a:gd name="T5" fmla="*/ T4 w 253173"/>
                              <a:gd name="T6" fmla="+- 0 1902 -85948"/>
                              <a:gd name="T7" fmla="*/ 1902 h 72943"/>
                              <a:gd name="T8" fmla="+- 0 2955 30856"/>
                              <a:gd name="T9" fmla="*/ T8 w 253173"/>
                              <a:gd name="T10" fmla="+- 0 2342 -85948"/>
                              <a:gd name="T11" fmla="*/ 2342 h 72943"/>
                              <a:gd name="T12" fmla="+- 0 3034 30856"/>
                              <a:gd name="T13" fmla="*/ T12 w 253173"/>
                              <a:gd name="T14" fmla="+- 0 2561 -85948"/>
                              <a:gd name="T15" fmla="*/ 2561 h 72943"/>
                              <a:gd name="T16" fmla="+- 0 3034 30856"/>
                              <a:gd name="T17" fmla="*/ T16 w 253173"/>
                              <a:gd name="T18" fmla="+- 0 2561 -85948"/>
                              <a:gd name="T19" fmla="*/ 2561 h 72943"/>
                              <a:gd name="T20" fmla="+- 0 3169 30856"/>
                              <a:gd name="T21" fmla="*/ T20 w 253173"/>
                              <a:gd name="T22" fmla="+- 0 2629 -85948"/>
                              <a:gd name="T23" fmla="*/ 2629 h 72943"/>
                              <a:gd name="T24" fmla="+- 0 3370 30856"/>
                              <a:gd name="T25" fmla="*/ T24 w 253173"/>
                              <a:gd name="T26" fmla="+- 0 2738 -85948"/>
                              <a:gd name="T27" fmla="*/ 2738 h 72943"/>
                              <a:gd name="T28" fmla="+- 0 3510 30856"/>
                              <a:gd name="T29" fmla="*/ T28 w 253173"/>
                              <a:gd name="T30" fmla="+- 0 2904 -85948"/>
                              <a:gd name="T31" fmla="*/ 2904 h 72943"/>
                              <a:gd name="T32" fmla="+- 0 3583 30856"/>
                              <a:gd name="T33" fmla="*/ T32 w 253173"/>
                              <a:gd name="T34" fmla="+- 0 2975 -85948"/>
                              <a:gd name="T35" fmla="*/ 2975 h 72943"/>
                              <a:gd name="T36" fmla="+- 0 3583 30856"/>
                              <a:gd name="T37" fmla="*/ T36 w 253173"/>
                              <a:gd name="T38" fmla="+- 0 2975 -85948"/>
                              <a:gd name="T39" fmla="*/ 2975 h 72943"/>
                              <a:gd name="T40" fmla="+- 0 3723 30856"/>
                              <a:gd name="T41" fmla="*/ T40 w 253173"/>
                              <a:gd name="T42" fmla="+- 0 2948 -85948"/>
                              <a:gd name="T43" fmla="*/ 2948 h 72943"/>
                              <a:gd name="T44" fmla="+- 0 3919 30856"/>
                              <a:gd name="T45" fmla="*/ T44 w 253173"/>
                              <a:gd name="T46" fmla="+- 0 3003 -85948"/>
                              <a:gd name="T47" fmla="*/ 3003 h 72943"/>
                              <a:gd name="T48" fmla="+- 0 4059 30856"/>
                              <a:gd name="T49" fmla="*/ T48 w 253173"/>
                              <a:gd name="T50" fmla="+- 0 3123 -85948"/>
                              <a:gd name="T51" fmla="*/ 3123 h 72943"/>
                              <a:gd name="T52" fmla="+- 0 4138 30856"/>
                              <a:gd name="T53" fmla="*/ T52 w 253173"/>
                              <a:gd name="T54" fmla="+- 0 3163 -85948"/>
                              <a:gd name="T55" fmla="*/ 3163 h 72943"/>
                              <a:gd name="T56" fmla="+- 0 4138 30856"/>
                              <a:gd name="T57" fmla="*/ T56 w 253173"/>
                              <a:gd name="T58" fmla="+- 0 3163 -85948"/>
                              <a:gd name="T59" fmla="*/ 3163 h 72943"/>
                              <a:gd name="T60" fmla="+- 0 4272 30856"/>
                              <a:gd name="T61" fmla="*/ T60 w 253173"/>
                              <a:gd name="T62" fmla="+- 0 3120 -85948"/>
                              <a:gd name="T63" fmla="*/ 3120 h 72943"/>
                              <a:gd name="T64" fmla="+- 0 4473 30856"/>
                              <a:gd name="T65" fmla="*/ T64 w 253173"/>
                              <a:gd name="T66" fmla="+- 0 3144 -85948"/>
                              <a:gd name="T67" fmla="*/ 3144 h 72943"/>
                              <a:gd name="T68" fmla="+- 0 4613 30856"/>
                              <a:gd name="T69" fmla="*/ T68 w 253173"/>
                              <a:gd name="T70" fmla="+- 0 3256 -85948"/>
                              <a:gd name="T71" fmla="*/ 3256 h 72943"/>
                              <a:gd name="T72" fmla="+- 0 4687 30856"/>
                              <a:gd name="T73" fmla="*/ T72 w 253173"/>
                              <a:gd name="T74" fmla="+- 0 3279 -85948"/>
                              <a:gd name="T75" fmla="*/ 3279 h 72943"/>
                              <a:gd name="T76" fmla="+- 0 4687 30856"/>
                              <a:gd name="T77" fmla="*/ T76 w 253173"/>
                              <a:gd name="T78" fmla="+- 0 3279 -85948"/>
                              <a:gd name="T79" fmla="*/ 3279 h 72943"/>
                              <a:gd name="T80" fmla="+- 0 4827 30856"/>
                              <a:gd name="T81" fmla="*/ T80 w 253173"/>
                              <a:gd name="T82" fmla="+- 0 3222 -85948"/>
                              <a:gd name="T83" fmla="*/ 3222 h 72943"/>
                              <a:gd name="T84" fmla="+- 0 5022 30856"/>
                              <a:gd name="T85" fmla="*/ T84 w 253173"/>
                              <a:gd name="T86" fmla="+- 0 3245 -85948"/>
                              <a:gd name="T87" fmla="*/ 3245 h 72943"/>
                              <a:gd name="T88" fmla="+- 0 5162 30856"/>
                              <a:gd name="T89" fmla="*/ T88 w 253173"/>
                              <a:gd name="T90" fmla="+- 0 3350 -85948"/>
                              <a:gd name="T91" fmla="*/ 3350 h 72943"/>
                              <a:gd name="T92" fmla="+- 0 5242 30856"/>
                              <a:gd name="T93" fmla="*/ T92 w 253173"/>
                              <a:gd name="T94" fmla="+- 0 3366 -85948"/>
                              <a:gd name="T95" fmla="*/ 3366 h 72943"/>
                              <a:gd name="T96" fmla="+- 0 5242 30856"/>
                              <a:gd name="T97" fmla="*/ T96 w 253173"/>
                              <a:gd name="T98" fmla="+- 0 3366 -85948"/>
                              <a:gd name="T99" fmla="*/ 3366 h 72943"/>
                              <a:gd name="T100" fmla="+- 0 5376 30856"/>
                              <a:gd name="T101" fmla="*/ T100 w 253173"/>
                              <a:gd name="T102" fmla="+- 0 3300 -85948"/>
                              <a:gd name="T103" fmla="*/ 3300 h 72943"/>
                              <a:gd name="T104" fmla="+- 0 5577 30856"/>
                              <a:gd name="T105" fmla="*/ T104 w 253173"/>
                              <a:gd name="T106" fmla="+- 0 3316 -85948"/>
                              <a:gd name="T107" fmla="*/ 3316 h 72943"/>
                              <a:gd name="T108" fmla="+- 0 5711 30856"/>
                              <a:gd name="T109" fmla="*/ T108 w 253173"/>
                              <a:gd name="T110" fmla="+- 0 3412 -85948"/>
                              <a:gd name="T111" fmla="*/ 3412 h 72943"/>
                              <a:gd name="T112" fmla="+- 0 5791 30856"/>
                              <a:gd name="T113" fmla="*/ T112 w 253173"/>
                              <a:gd name="T114" fmla="+- 0 3428 -85948"/>
                              <a:gd name="T115" fmla="*/ 3428 h 72943"/>
                              <a:gd name="T116" fmla="+- 0 5791 30856"/>
                              <a:gd name="T117" fmla="*/ T116 w 253173"/>
                              <a:gd name="T118" fmla="+- 0 3428 -85948"/>
                              <a:gd name="T119" fmla="*/ 3428 h 72943"/>
                              <a:gd name="T120" fmla="+- 0 5931 30856"/>
                              <a:gd name="T121" fmla="*/ T120 w 253173"/>
                              <a:gd name="T122" fmla="+- 0 3362 -85948"/>
                              <a:gd name="T123" fmla="*/ 3362 h 72943"/>
                              <a:gd name="T124" fmla="+- 0 6126 30856"/>
                              <a:gd name="T125" fmla="*/ T124 w 253173"/>
                              <a:gd name="T126" fmla="+- 0 3378 -85948"/>
                              <a:gd name="T127" fmla="*/ 3378 h 72943"/>
                              <a:gd name="T128" fmla="+- 0 6266 30856"/>
                              <a:gd name="T129" fmla="*/ T128 w 253173"/>
                              <a:gd name="T130" fmla="+- 0 3467 -85948"/>
                              <a:gd name="T131" fmla="*/ 3467 h 72943"/>
                              <a:gd name="T132" fmla="+- 0 6340 30856"/>
                              <a:gd name="T133" fmla="*/ T132 w 253173"/>
                              <a:gd name="T134" fmla="+- 0 3483 -85948"/>
                              <a:gd name="T135" fmla="*/ 3483 h 72943"/>
                              <a:gd name="T136" fmla="+- 0 6340 30856"/>
                              <a:gd name="T137" fmla="*/ T136 w 253173"/>
                              <a:gd name="T138" fmla="+- 0 3483 -85948"/>
                              <a:gd name="T139" fmla="*/ 3483 h 72943"/>
                              <a:gd name="T140" fmla="+- 0 6480 30856"/>
                              <a:gd name="T141" fmla="*/ T140 w 253173"/>
                              <a:gd name="T142" fmla="+- 0 3409 -85948"/>
                              <a:gd name="T143" fmla="*/ 3409 h 72943"/>
                              <a:gd name="T144" fmla="+- 0 6681 30856"/>
                              <a:gd name="T145" fmla="*/ T144 w 253173"/>
                              <a:gd name="T146" fmla="+- 0 3425 -85948"/>
                              <a:gd name="T147" fmla="*/ 3425 h 72943"/>
                              <a:gd name="T148" fmla="+- 0 6815 30856"/>
                              <a:gd name="T149" fmla="*/ T148 w 253173"/>
                              <a:gd name="T150" fmla="+- 0 3514 -85948"/>
                              <a:gd name="T151" fmla="*/ 3514 h 72943"/>
                              <a:gd name="T152" fmla="+- 0 6894 30856"/>
                              <a:gd name="T153" fmla="*/ T152 w 253173"/>
                              <a:gd name="T154" fmla="+- 0 3529 -85948"/>
                              <a:gd name="T155" fmla="*/ 3529 h 72943"/>
                              <a:gd name="T156" fmla="+- 0 6894 30856"/>
                              <a:gd name="T157" fmla="*/ T156 w 253173"/>
                              <a:gd name="T158" fmla="+- 0 3529 -85948"/>
                              <a:gd name="T159" fmla="*/ 3529 h 72943"/>
                              <a:gd name="T160" fmla="+- 0 7029 30856"/>
                              <a:gd name="T161" fmla="*/ T160 w 253173"/>
                              <a:gd name="T162" fmla="+- 0 3456 -85948"/>
                              <a:gd name="T163" fmla="*/ 3456 h 72943"/>
                              <a:gd name="T164" fmla="+- 0 7229 30856"/>
                              <a:gd name="T165" fmla="*/ T164 w 253173"/>
                              <a:gd name="T166" fmla="+- 0 3464 -85948"/>
                              <a:gd name="T167" fmla="*/ 3464 h 72943"/>
                              <a:gd name="T168" fmla="+- 0 7364 30856"/>
                              <a:gd name="T169" fmla="*/ T168 w 253173"/>
                              <a:gd name="T170" fmla="+- 0 3560 -85948"/>
                              <a:gd name="T171" fmla="*/ 3560 h 72943"/>
                              <a:gd name="T172" fmla="+- 0 7443 30856"/>
                              <a:gd name="T173" fmla="*/ T172 w 253173"/>
                              <a:gd name="T174" fmla="+- 0 3568 -85948"/>
                              <a:gd name="T175" fmla="*/ 3568 h 72943"/>
                              <a:gd name="T176" fmla="+- 0 7443 30856"/>
                              <a:gd name="T177" fmla="*/ T176 w 253173"/>
                              <a:gd name="T178" fmla="+- 0 3568 -85948"/>
                              <a:gd name="T179" fmla="*/ 3568 h 72943"/>
                              <a:gd name="T180" fmla="+- 0 7583 30856"/>
                              <a:gd name="T181" fmla="*/ T180 w 253173"/>
                              <a:gd name="T182" fmla="+- 0 3495 -85948"/>
                              <a:gd name="T183" fmla="*/ 3495 h 72943"/>
                              <a:gd name="T184" fmla="+- 0 7778 30856"/>
                              <a:gd name="T185" fmla="*/ T184 w 253173"/>
                              <a:gd name="T186" fmla="+- 0 3503 -85948"/>
                              <a:gd name="T187" fmla="*/ 3503 h 72943"/>
                              <a:gd name="T188" fmla="+- 0 7919 30856"/>
                              <a:gd name="T189" fmla="*/ T188 w 253173"/>
                              <a:gd name="T190" fmla="+- 0 3592 -85948"/>
                              <a:gd name="T191" fmla="*/ 3592 h 72943"/>
                              <a:gd name="T192" fmla="+- 0 7998 30856"/>
                              <a:gd name="T193" fmla="*/ T192 w 253173"/>
                              <a:gd name="T194" fmla="+- 0 3599 -85948"/>
                              <a:gd name="T195" fmla="*/ 3599 h 72943"/>
                              <a:gd name="T196" fmla="+- 0 7998 30856"/>
                              <a:gd name="T197" fmla="*/ T196 w 253173"/>
                              <a:gd name="T198" fmla="+- 0 3599 -85948"/>
                              <a:gd name="T199" fmla="*/ 3599 h 72943"/>
                              <a:gd name="T200" fmla="+- 0 8132 30856"/>
                              <a:gd name="T201" fmla="*/ T200 w 253173"/>
                              <a:gd name="T202" fmla="+- 0 3526 -85948"/>
                              <a:gd name="T203" fmla="*/ 3526 h 72943"/>
                              <a:gd name="T204" fmla="+- 0 8333 30856"/>
                              <a:gd name="T205" fmla="*/ T204 w 253173"/>
                              <a:gd name="T206" fmla="+- 0 3534 -85948"/>
                              <a:gd name="T207" fmla="*/ 3534 h 72943"/>
                              <a:gd name="T208" fmla="+- 0 8468 30856"/>
                              <a:gd name="T209" fmla="*/ T208 w 253173"/>
                              <a:gd name="T210" fmla="+- 0 3623 -85948"/>
                              <a:gd name="T211" fmla="*/ 3623 h 72943"/>
                              <a:gd name="T212" fmla="+- 0 8547 30856"/>
                              <a:gd name="T213" fmla="*/ T212 w 253173"/>
                              <a:gd name="T214" fmla="+- 0 3631 -85948"/>
                              <a:gd name="T215" fmla="*/ 3631 h 72943"/>
                              <a:gd name="T216" fmla="+- 0 8547 30856"/>
                              <a:gd name="T217" fmla="*/ T216 w 253173"/>
                              <a:gd name="T218" fmla="+- 0 3631 -85948"/>
                              <a:gd name="T219" fmla="*/ 3631 h 72943"/>
                              <a:gd name="T220" fmla="+- 0 8681 30856"/>
                              <a:gd name="T221" fmla="*/ T220 w 253173"/>
                              <a:gd name="T222" fmla="+- 0 3558 -85948"/>
                              <a:gd name="T223" fmla="*/ 3558 h 72943"/>
                              <a:gd name="T224" fmla="+- 0 8882 30856"/>
                              <a:gd name="T225" fmla="*/ T224 w 253173"/>
                              <a:gd name="T226" fmla="+- 0 3566 -85948"/>
                              <a:gd name="T227" fmla="*/ 3566 h 72943"/>
                              <a:gd name="T228" fmla="+- 0 9023 30856"/>
                              <a:gd name="T229" fmla="*/ T228 w 253173"/>
                              <a:gd name="T230" fmla="+- 0 3654 -85948"/>
                              <a:gd name="T231" fmla="*/ 3654 h 72943"/>
                              <a:gd name="T232" fmla="+- 0 9096 30856"/>
                              <a:gd name="T233" fmla="*/ T232 w 253173"/>
                              <a:gd name="T234" fmla="+- 0 3662 -85948"/>
                              <a:gd name="T235" fmla="*/ 3662 h 72943"/>
                              <a:gd name="T236" fmla="+- 0 9096 30856"/>
                              <a:gd name="T237" fmla="*/ T236 w 253173"/>
                              <a:gd name="T238" fmla="+- 0 3662 -85948"/>
                              <a:gd name="T239" fmla="*/ 3662 h 72943"/>
                              <a:gd name="T240" fmla="+- 0 9236 30856"/>
                              <a:gd name="T241" fmla="*/ T240 w 253173"/>
                              <a:gd name="T242" fmla="+- 0 3589 -85948"/>
                              <a:gd name="T243" fmla="*/ 3589 h 7294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</a:cxnLst>
                            <a:rect l="0" t="0" r="r" b="b"/>
                            <a:pathLst>
                              <a:path w="253173" h="72943">
                                <a:moveTo>
                                  <a:pt x="-28236" y="87127"/>
                                </a:moveTo>
                                <a:lnTo>
                                  <a:pt x="-28176" y="87127"/>
                                </a:lnTo>
                                <a:lnTo>
                                  <a:pt x="-28176" y="87046"/>
                                </a:lnTo>
                                <a:lnTo>
                                  <a:pt x="-28236" y="87046"/>
                                </a:lnTo>
                                <a:lnTo>
                                  <a:pt x="-28236" y="87127"/>
                                </a:lnTo>
                                <a:close/>
                                <a:moveTo>
                                  <a:pt x="-28096" y="87931"/>
                                </a:moveTo>
                                <a:lnTo>
                                  <a:pt x="-28035" y="87931"/>
                                </a:lnTo>
                                <a:lnTo>
                                  <a:pt x="-28035" y="87850"/>
                                </a:lnTo>
                                <a:lnTo>
                                  <a:pt x="-28096" y="87850"/>
                                </a:lnTo>
                                <a:lnTo>
                                  <a:pt x="-28096" y="87931"/>
                                </a:lnTo>
                                <a:close/>
                                <a:moveTo>
                                  <a:pt x="-27962" y="88290"/>
                                </a:moveTo>
                                <a:lnTo>
                                  <a:pt x="-27901" y="88290"/>
                                </a:lnTo>
                                <a:lnTo>
                                  <a:pt x="-27901" y="88209"/>
                                </a:lnTo>
                                <a:lnTo>
                                  <a:pt x="-27962" y="88209"/>
                                </a:lnTo>
                                <a:lnTo>
                                  <a:pt x="-27962" y="88290"/>
                                </a:lnTo>
                                <a:close/>
                                <a:moveTo>
                                  <a:pt x="-27822" y="88509"/>
                                </a:moveTo>
                                <a:lnTo>
                                  <a:pt x="-27761" y="88509"/>
                                </a:lnTo>
                                <a:lnTo>
                                  <a:pt x="-27761" y="88428"/>
                                </a:lnTo>
                                <a:lnTo>
                                  <a:pt x="-27822" y="88428"/>
                                </a:lnTo>
                                <a:lnTo>
                                  <a:pt x="-27822" y="88509"/>
                                </a:lnTo>
                                <a:close/>
                                <a:moveTo>
                                  <a:pt x="-27687" y="88658"/>
                                </a:moveTo>
                                <a:lnTo>
                                  <a:pt x="-27627" y="88658"/>
                                </a:lnTo>
                                <a:lnTo>
                                  <a:pt x="-27627" y="88577"/>
                                </a:lnTo>
                                <a:lnTo>
                                  <a:pt x="-27687" y="88577"/>
                                </a:lnTo>
                                <a:lnTo>
                                  <a:pt x="-27687" y="88658"/>
                                </a:lnTo>
                                <a:close/>
                                <a:moveTo>
                                  <a:pt x="-27547" y="88767"/>
                                </a:moveTo>
                                <a:lnTo>
                                  <a:pt x="-27486" y="88767"/>
                                </a:lnTo>
                                <a:lnTo>
                                  <a:pt x="-27486" y="88686"/>
                                </a:lnTo>
                                <a:lnTo>
                                  <a:pt x="-27547" y="88686"/>
                                </a:lnTo>
                                <a:lnTo>
                                  <a:pt x="-27547" y="88767"/>
                                </a:lnTo>
                                <a:close/>
                                <a:moveTo>
                                  <a:pt x="-27407" y="88852"/>
                                </a:moveTo>
                                <a:lnTo>
                                  <a:pt x="-27346" y="88852"/>
                                </a:lnTo>
                                <a:lnTo>
                                  <a:pt x="-27346" y="88771"/>
                                </a:lnTo>
                                <a:lnTo>
                                  <a:pt x="-27407" y="88771"/>
                                </a:lnTo>
                                <a:lnTo>
                                  <a:pt x="-27407" y="88852"/>
                                </a:lnTo>
                                <a:close/>
                                <a:moveTo>
                                  <a:pt x="-27273" y="88923"/>
                                </a:moveTo>
                                <a:lnTo>
                                  <a:pt x="-27212" y="88923"/>
                                </a:lnTo>
                                <a:lnTo>
                                  <a:pt x="-27212" y="88842"/>
                                </a:lnTo>
                                <a:lnTo>
                                  <a:pt x="-27273" y="88842"/>
                                </a:lnTo>
                                <a:lnTo>
                                  <a:pt x="-27273" y="88923"/>
                                </a:lnTo>
                                <a:close/>
                                <a:moveTo>
                                  <a:pt x="-27133" y="88978"/>
                                </a:moveTo>
                                <a:lnTo>
                                  <a:pt x="-27072" y="88978"/>
                                </a:lnTo>
                                <a:lnTo>
                                  <a:pt x="-27072" y="88896"/>
                                </a:lnTo>
                                <a:lnTo>
                                  <a:pt x="-27133" y="88896"/>
                                </a:lnTo>
                                <a:lnTo>
                                  <a:pt x="-27133" y="88978"/>
                                </a:lnTo>
                                <a:close/>
                                <a:moveTo>
                                  <a:pt x="-26998" y="89032"/>
                                </a:moveTo>
                                <a:lnTo>
                                  <a:pt x="-26937" y="89032"/>
                                </a:lnTo>
                                <a:lnTo>
                                  <a:pt x="-26937" y="88951"/>
                                </a:lnTo>
                                <a:lnTo>
                                  <a:pt x="-26998" y="88951"/>
                                </a:lnTo>
                                <a:lnTo>
                                  <a:pt x="-26998" y="89032"/>
                                </a:lnTo>
                                <a:close/>
                                <a:moveTo>
                                  <a:pt x="-26858" y="89071"/>
                                </a:moveTo>
                                <a:lnTo>
                                  <a:pt x="-26797" y="89071"/>
                                </a:lnTo>
                                <a:lnTo>
                                  <a:pt x="-26797" y="88990"/>
                                </a:lnTo>
                                <a:lnTo>
                                  <a:pt x="-26858" y="88990"/>
                                </a:lnTo>
                                <a:lnTo>
                                  <a:pt x="-26858" y="89071"/>
                                </a:lnTo>
                                <a:close/>
                                <a:moveTo>
                                  <a:pt x="-26718" y="89111"/>
                                </a:moveTo>
                                <a:lnTo>
                                  <a:pt x="-26657" y="89111"/>
                                </a:lnTo>
                                <a:lnTo>
                                  <a:pt x="-26657" y="89029"/>
                                </a:lnTo>
                                <a:lnTo>
                                  <a:pt x="-26718" y="89029"/>
                                </a:lnTo>
                                <a:lnTo>
                                  <a:pt x="-26718" y="89111"/>
                                </a:lnTo>
                                <a:close/>
                                <a:moveTo>
                                  <a:pt x="-26584" y="89150"/>
                                </a:moveTo>
                                <a:lnTo>
                                  <a:pt x="-26523" y="89150"/>
                                </a:lnTo>
                                <a:lnTo>
                                  <a:pt x="-26523" y="89068"/>
                                </a:lnTo>
                                <a:lnTo>
                                  <a:pt x="-26584" y="89068"/>
                                </a:lnTo>
                                <a:lnTo>
                                  <a:pt x="-26584" y="89150"/>
                                </a:lnTo>
                                <a:close/>
                                <a:moveTo>
                                  <a:pt x="-26444" y="89173"/>
                                </a:moveTo>
                                <a:lnTo>
                                  <a:pt x="-26383" y="89173"/>
                                </a:lnTo>
                                <a:lnTo>
                                  <a:pt x="-26383" y="89092"/>
                                </a:lnTo>
                                <a:lnTo>
                                  <a:pt x="-26444" y="89092"/>
                                </a:lnTo>
                                <a:lnTo>
                                  <a:pt x="-26444" y="89173"/>
                                </a:lnTo>
                                <a:close/>
                                <a:moveTo>
                                  <a:pt x="-26303" y="89204"/>
                                </a:moveTo>
                                <a:lnTo>
                                  <a:pt x="-26243" y="89204"/>
                                </a:lnTo>
                                <a:lnTo>
                                  <a:pt x="-26243" y="89123"/>
                                </a:lnTo>
                                <a:lnTo>
                                  <a:pt x="-26303" y="89123"/>
                                </a:lnTo>
                                <a:lnTo>
                                  <a:pt x="-26303" y="89204"/>
                                </a:lnTo>
                                <a:close/>
                                <a:moveTo>
                                  <a:pt x="-26169" y="89227"/>
                                </a:moveTo>
                                <a:lnTo>
                                  <a:pt x="-26108" y="89227"/>
                                </a:lnTo>
                                <a:lnTo>
                                  <a:pt x="-26108" y="89146"/>
                                </a:lnTo>
                                <a:lnTo>
                                  <a:pt x="-26169" y="89146"/>
                                </a:lnTo>
                                <a:lnTo>
                                  <a:pt x="-26169" y="89227"/>
                                </a:lnTo>
                                <a:close/>
                                <a:moveTo>
                                  <a:pt x="-26029" y="89251"/>
                                </a:moveTo>
                                <a:lnTo>
                                  <a:pt x="-25968" y="89251"/>
                                </a:lnTo>
                                <a:lnTo>
                                  <a:pt x="-25968" y="89170"/>
                                </a:lnTo>
                                <a:lnTo>
                                  <a:pt x="-26029" y="89170"/>
                                </a:lnTo>
                                <a:lnTo>
                                  <a:pt x="-26029" y="89251"/>
                                </a:lnTo>
                                <a:close/>
                                <a:moveTo>
                                  <a:pt x="-25895" y="89274"/>
                                </a:moveTo>
                                <a:lnTo>
                                  <a:pt x="-25834" y="89274"/>
                                </a:lnTo>
                                <a:lnTo>
                                  <a:pt x="-25834" y="89193"/>
                                </a:lnTo>
                                <a:lnTo>
                                  <a:pt x="-25895" y="89193"/>
                                </a:lnTo>
                                <a:lnTo>
                                  <a:pt x="-25895" y="89274"/>
                                </a:lnTo>
                                <a:close/>
                                <a:moveTo>
                                  <a:pt x="-25754" y="89298"/>
                                </a:moveTo>
                                <a:lnTo>
                                  <a:pt x="-25694" y="89298"/>
                                </a:lnTo>
                                <a:lnTo>
                                  <a:pt x="-25694" y="89216"/>
                                </a:lnTo>
                                <a:lnTo>
                                  <a:pt x="-25754" y="89216"/>
                                </a:lnTo>
                                <a:lnTo>
                                  <a:pt x="-25754" y="89298"/>
                                </a:lnTo>
                                <a:close/>
                                <a:moveTo>
                                  <a:pt x="-25614" y="89314"/>
                                </a:moveTo>
                                <a:lnTo>
                                  <a:pt x="-25554" y="89314"/>
                                </a:lnTo>
                                <a:lnTo>
                                  <a:pt x="-25554" y="89232"/>
                                </a:lnTo>
                                <a:lnTo>
                                  <a:pt x="-25614" y="89232"/>
                                </a:lnTo>
                                <a:lnTo>
                                  <a:pt x="-25614" y="89314"/>
                                </a:lnTo>
                                <a:close/>
                                <a:moveTo>
                                  <a:pt x="-25480" y="89329"/>
                                </a:moveTo>
                                <a:lnTo>
                                  <a:pt x="-25419" y="89329"/>
                                </a:lnTo>
                                <a:lnTo>
                                  <a:pt x="-25419" y="89248"/>
                                </a:lnTo>
                                <a:lnTo>
                                  <a:pt x="-25480" y="89248"/>
                                </a:lnTo>
                                <a:lnTo>
                                  <a:pt x="-25480" y="89329"/>
                                </a:lnTo>
                                <a:close/>
                                <a:moveTo>
                                  <a:pt x="-25340" y="89345"/>
                                </a:moveTo>
                                <a:lnTo>
                                  <a:pt x="-25279" y="89345"/>
                                </a:lnTo>
                                <a:lnTo>
                                  <a:pt x="-25279" y="89264"/>
                                </a:lnTo>
                                <a:lnTo>
                                  <a:pt x="-25340" y="89264"/>
                                </a:lnTo>
                                <a:lnTo>
                                  <a:pt x="-25340" y="89345"/>
                                </a:lnTo>
                                <a:close/>
                                <a:moveTo>
                                  <a:pt x="-25205" y="89360"/>
                                </a:moveTo>
                                <a:lnTo>
                                  <a:pt x="-25145" y="89360"/>
                                </a:lnTo>
                                <a:lnTo>
                                  <a:pt x="-25145" y="89279"/>
                                </a:lnTo>
                                <a:lnTo>
                                  <a:pt x="-25205" y="89279"/>
                                </a:lnTo>
                                <a:lnTo>
                                  <a:pt x="-25205" y="89360"/>
                                </a:lnTo>
                                <a:close/>
                                <a:moveTo>
                                  <a:pt x="-25065" y="89376"/>
                                </a:moveTo>
                                <a:lnTo>
                                  <a:pt x="-25005" y="89376"/>
                                </a:lnTo>
                                <a:lnTo>
                                  <a:pt x="-25005" y="89295"/>
                                </a:lnTo>
                                <a:lnTo>
                                  <a:pt x="-25065" y="89295"/>
                                </a:lnTo>
                                <a:lnTo>
                                  <a:pt x="-25065" y="89376"/>
                                </a:lnTo>
                                <a:close/>
                                <a:moveTo>
                                  <a:pt x="-24925" y="89392"/>
                                </a:moveTo>
                                <a:lnTo>
                                  <a:pt x="-24865" y="89392"/>
                                </a:lnTo>
                                <a:lnTo>
                                  <a:pt x="-24865" y="89310"/>
                                </a:lnTo>
                                <a:lnTo>
                                  <a:pt x="-24925" y="89310"/>
                                </a:lnTo>
                                <a:lnTo>
                                  <a:pt x="-24925" y="89392"/>
                                </a:lnTo>
                                <a:close/>
                                <a:moveTo>
                                  <a:pt x="-24791" y="89407"/>
                                </a:moveTo>
                                <a:lnTo>
                                  <a:pt x="-24730" y="89407"/>
                                </a:lnTo>
                                <a:lnTo>
                                  <a:pt x="-24730" y="89326"/>
                                </a:lnTo>
                                <a:lnTo>
                                  <a:pt x="-24791" y="89326"/>
                                </a:lnTo>
                                <a:lnTo>
                                  <a:pt x="-24791" y="89407"/>
                                </a:lnTo>
                                <a:close/>
                                <a:moveTo>
                                  <a:pt x="-24651" y="89415"/>
                                </a:moveTo>
                                <a:lnTo>
                                  <a:pt x="-24590" y="89415"/>
                                </a:lnTo>
                                <a:lnTo>
                                  <a:pt x="-24590" y="89334"/>
                                </a:lnTo>
                                <a:lnTo>
                                  <a:pt x="-24651" y="89334"/>
                                </a:lnTo>
                                <a:lnTo>
                                  <a:pt x="-24651" y="89415"/>
                                </a:lnTo>
                                <a:close/>
                                <a:moveTo>
                                  <a:pt x="-24516" y="89431"/>
                                </a:moveTo>
                                <a:lnTo>
                                  <a:pt x="-24456" y="89431"/>
                                </a:lnTo>
                                <a:lnTo>
                                  <a:pt x="-24456" y="89349"/>
                                </a:lnTo>
                                <a:lnTo>
                                  <a:pt x="-24516" y="89349"/>
                                </a:lnTo>
                                <a:lnTo>
                                  <a:pt x="-24516" y="89431"/>
                                </a:lnTo>
                                <a:close/>
                                <a:moveTo>
                                  <a:pt x="-24376" y="89438"/>
                                </a:moveTo>
                                <a:lnTo>
                                  <a:pt x="-24316" y="89438"/>
                                </a:lnTo>
                                <a:lnTo>
                                  <a:pt x="-24316" y="89357"/>
                                </a:lnTo>
                                <a:lnTo>
                                  <a:pt x="-24376" y="89357"/>
                                </a:lnTo>
                                <a:lnTo>
                                  <a:pt x="-24376" y="89438"/>
                                </a:lnTo>
                                <a:close/>
                                <a:moveTo>
                                  <a:pt x="-24236" y="89454"/>
                                </a:moveTo>
                                <a:lnTo>
                                  <a:pt x="-24175" y="89454"/>
                                </a:lnTo>
                                <a:lnTo>
                                  <a:pt x="-24175" y="89373"/>
                                </a:lnTo>
                                <a:lnTo>
                                  <a:pt x="-24236" y="89373"/>
                                </a:lnTo>
                                <a:lnTo>
                                  <a:pt x="-24236" y="89454"/>
                                </a:lnTo>
                                <a:close/>
                                <a:moveTo>
                                  <a:pt x="-24102" y="89462"/>
                                </a:moveTo>
                                <a:lnTo>
                                  <a:pt x="-24041" y="89462"/>
                                </a:lnTo>
                                <a:lnTo>
                                  <a:pt x="-24041" y="89381"/>
                                </a:lnTo>
                                <a:lnTo>
                                  <a:pt x="-24102" y="89381"/>
                                </a:lnTo>
                                <a:lnTo>
                                  <a:pt x="-24102" y="89462"/>
                                </a:lnTo>
                                <a:close/>
                                <a:moveTo>
                                  <a:pt x="-23962" y="89477"/>
                                </a:moveTo>
                                <a:lnTo>
                                  <a:pt x="-23901" y="89477"/>
                                </a:lnTo>
                                <a:lnTo>
                                  <a:pt x="-23901" y="89396"/>
                                </a:lnTo>
                                <a:lnTo>
                                  <a:pt x="-23962" y="89396"/>
                                </a:lnTo>
                                <a:lnTo>
                                  <a:pt x="-23962" y="89477"/>
                                </a:lnTo>
                                <a:close/>
                                <a:moveTo>
                                  <a:pt x="-23827" y="89485"/>
                                </a:moveTo>
                                <a:lnTo>
                                  <a:pt x="-23767" y="89485"/>
                                </a:lnTo>
                                <a:lnTo>
                                  <a:pt x="-23767" y="89404"/>
                                </a:lnTo>
                                <a:lnTo>
                                  <a:pt x="-23827" y="89404"/>
                                </a:lnTo>
                                <a:lnTo>
                                  <a:pt x="-23827" y="89485"/>
                                </a:lnTo>
                                <a:close/>
                                <a:moveTo>
                                  <a:pt x="-23687" y="89493"/>
                                </a:moveTo>
                                <a:lnTo>
                                  <a:pt x="-23627" y="89493"/>
                                </a:lnTo>
                                <a:lnTo>
                                  <a:pt x="-23627" y="89412"/>
                                </a:lnTo>
                                <a:lnTo>
                                  <a:pt x="-23687" y="89412"/>
                                </a:lnTo>
                                <a:lnTo>
                                  <a:pt x="-23687" y="89493"/>
                                </a:lnTo>
                                <a:close/>
                                <a:moveTo>
                                  <a:pt x="-23553" y="89508"/>
                                </a:moveTo>
                                <a:lnTo>
                                  <a:pt x="-23492" y="89508"/>
                                </a:lnTo>
                                <a:lnTo>
                                  <a:pt x="-23492" y="89427"/>
                                </a:lnTo>
                                <a:lnTo>
                                  <a:pt x="-23553" y="89427"/>
                                </a:lnTo>
                                <a:lnTo>
                                  <a:pt x="-23553" y="89508"/>
                                </a:lnTo>
                                <a:close/>
                                <a:moveTo>
                                  <a:pt x="-23413" y="89516"/>
                                </a:moveTo>
                                <a:lnTo>
                                  <a:pt x="-23352" y="89516"/>
                                </a:lnTo>
                                <a:lnTo>
                                  <a:pt x="-23352" y="89435"/>
                                </a:lnTo>
                                <a:lnTo>
                                  <a:pt x="-23413" y="89435"/>
                                </a:lnTo>
                                <a:lnTo>
                                  <a:pt x="-23413" y="89516"/>
                                </a:lnTo>
                                <a:close/>
                                <a:moveTo>
                                  <a:pt x="-23273" y="89524"/>
                                </a:moveTo>
                                <a:lnTo>
                                  <a:pt x="-23212" y="89524"/>
                                </a:lnTo>
                                <a:lnTo>
                                  <a:pt x="-23212" y="89443"/>
                                </a:lnTo>
                                <a:lnTo>
                                  <a:pt x="-23273" y="89443"/>
                                </a:lnTo>
                                <a:lnTo>
                                  <a:pt x="-23273" y="89524"/>
                                </a:lnTo>
                                <a:close/>
                                <a:moveTo>
                                  <a:pt x="-23138" y="89532"/>
                                </a:moveTo>
                                <a:lnTo>
                                  <a:pt x="-23078" y="89532"/>
                                </a:lnTo>
                                <a:lnTo>
                                  <a:pt x="-23078" y="89451"/>
                                </a:lnTo>
                                <a:lnTo>
                                  <a:pt x="-23138" y="89451"/>
                                </a:lnTo>
                                <a:lnTo>
                                  <a:pt x="-23138" y="89532"/>
                                </a:lnTo>
                                <a:close/>
                                <a:moveTo>
                                  <a:pt x="-22998" y="89540"/>
                                </a:moveTo>
                                <a:lnTo>
                                  <a:pt x="-22937" y="89540"/>
                                </a:lnTo>
                                <a:lnTo>
                                  <a:pt x="-22937" y="89459"/>
                                </a:lnTo>
                                <a:lnTo>
                                  <a:pt x="-22998" y="89459"/>
                                </a:lnTo>
                                <a:lnTo>
                                  <a:pt x="-22998" y="89540"/>
                                </a:lnTo>
                                <a:close/>
                                <a:moveTo>
                                  <a:pt x="-22858" y="89547"/>
                                </a:moveTo>
                                <a:lnTo>
                                  <a:pt x="-22797" y="89547"/>
                                </a:lnTo>
                                <a:lnTo>
                                  <a:pt x="-22797" y="89466"/>
                                </a:lnTo>
                                <a:lnTo>
                                  <a:pt x="-22858" y="89466"/>
                                </a:lnTo>
                                <a:lnTo>
                                  <a:pt x="-22858" y="89547"/>
                                </a:lnTo>
                                <a:close/>
                                <a:moveTo>
                                  <a:pt x="-22724" y="89556"/>
                                </a:moveTo>
                                <a:lnTo>
                                  <a:pt x="-22663" y="89556"/>
                                </a:lnTo>
                                <a:lnTo>
                                  <a:pt x="-22663" y="89474"/>
                                </a:lnTo>
                                <a:lnTo>
                                  <a:pt x="-22724" y="89474"/>
                                </a:lnTo>
                                <a:lnTo>
                                  <a:pt x="-22724" y="89556"/>
                                </a:lnTo>
                                <a:close/>
                                <a:moveTo>
                                  <a:pt x="-22584" y="89564"/>
                                </a:moveTo>
                                <a:lnTo>
                                  <a:pt x="-22523" y="89564"/>
                                </a:lnTo>
                                <a:lnTo>
                                  <a:pt x="-22523" y="89482"/>
                                </a:lnTo>
                                <a:lnTo>
                                  <a:pt x="-22584" y="89482"/>
                                </a:lnTo>
                                <a:lnTo>
                                  <a:pt x="-22584" y="89564"/>
                                </a:lnTo>
                                <a:close/>
                                <a:moveTo>
                                  <a:pt x="-22449" y="89571"/>
                                </a:moveTo>
                                <a:lnTo>
                                  <a:pt x="-22388" y="89571"/>
                                </a:lnTo>
                                <a:lnTo>
                                  <a:pt x="-22388" y="89490"/>
                                </a:lnTo>
                                <a:lnTo>
                                  <a:pt x="-22449" y="89490"/>
                                </a:lnTo>
                                <a:lnTo>
                                  <a:pt x="-22449" y="89571"/>
                                </a:lnTo>
                                <a:close/>
                                <a:moveTo>
                                  <a:pt x="-22309" y="89579"/>
                                </a:moveTo>
                                <a:lnTo>
                                  <a:pt x="-22248" y="89579"/>
                                </a:lnTo>
                                <a:lnTo>
                                  <a:pt x="-22248" y="89497"/>
                                </a:lnTo>
                                <a:lnTo>
                                  <a:pt x="-22309" y="89497"/>
                                </a:lnTo>
                                <a:lnTo>
                                  <a:pt x="-22309" y="89579"/>
                                </a:lnTo>
                                <a:close/>
                                <a:moveTo>
                                  <a:pt x="-22175" y="89587"/>
                                </a:moveTo>
                                <a:lnTo>
                                  <a:pt x="-22114" y="89587"/>
                                </a:lnTo>
                                <a:lnTo>
                                  <a:pt x="-22114" y="89506"/>
                                </a:lnTo>
                                <a:lnTo>
                                  <a:pt x="-22175" y="89506"/>
                                </a:lnTo>
                                <a:lnTo>
                                  <a:pt x="-22175" y="89587"/>
                                </a:lnTo>
                                <a:close/>
                                <a:moveTo>
                                  <a:pt x="-22035" y="89595"/>
                                </a:moveTo>
                                <a:lnTo>
                                  <a:pt x="-21974" y="89595"/>
                                </a:lnTo>
                                <a:lnTo>
                                  <a:pt x="-21974" y="89514"/>
                                </a:lnTo>
                                <a:lnTo>
                                  <a:pt x="-22035" y="89514"/>
                                </a:lnTo>
                                <a:lnTo>
                                  <a:pt x="-22035" y="89595"/>
                                </a:lnTo>
                                <a:close/>
                                <a:moveTo>
                                  <a:pt x="-21894" y="89602"/>
                                </a:moveTo>
                                <a:lnTo>
                                  <a:pt x="-21833" y="89602"/>
                                </a:lnTo>
                                <a:lnTo>
                                  <a:pt x="-21833" y="89521"/>
                                </a:lnTo>
                                <a:lnTo>
                                  <a:pt x="-21894" y="89521"/>
                                </a:lnTo>
                                <a:lnTo>
                                  <a:pt x="-21894" y="89602"/>
                                </a:lnTo>
                                <a:close/>
                                <a:moveTo>
                                  <a:pt x="-21760" y="89610"/>
                                </a:moveTo>
                                <a:lnTo>
                                  <a:pt x="-21699" y="89610"/>
                                </a:lnTo>
                                <a:lnTo>
                                  <a:pt x="-21699" y="89529"/>
                                </a:lnTo>
                                <a:lnTo>
                                  <a:pt x="-21760" y="89529"/>
                                </a:lnTo>
                                <a:lnTo>
                                  <a:pt x="-21760" y="89610"/>
                                </a:lnTo>
                                <a:close/>
                                <a:moveTo>
                                  <a:pt x="-21620" y="89618"/>
                                </a:moveTo>
                                <a:lnTo>
                                  <a:pt x="-21559" y="89618"/>
                                </a:lnTo>
                                <a:lnTo>
                                  <a:pt x="-21559" y="89537"/>
                                </a:lnTo>
                                <a:lnTo>
                                  <a:pt x="-21620" y="89537"/>
                                </a:lnTo>
                                <a:lnTo>
                                  <a:pt x="-21620" y="8961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7334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95" name="Rectangle 1023"/>
                        <wps:cNvSpPr>
                          <a:spLocks noChangeArrowheads="1"/>
                        </wps:cNvSpPr>
                        <wps:spPr bwMode="auto">
                          <a:xfrm>
                            <a:off x="9376" y="3597"/>
                            <a:ext cx="61" cy="81"/>
                          </a:xfrm>
                          <a:prstGeom prst="rect">
                            <a:avLst/>
                          </a:prstGeom>
                          <a:noFill/>
                          <a:ln w="16627">
                            <a:solidFill>
                              <a:srgbClr val="FF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96" name="AutoShape 1022"/>
                        <wps:cNvSpPr>
                          <a:spLocks/>
                        </wps:cNvSpPr>
                        <wps:spPr bwMode="auto">
                          <a:xfrm>
                            <a:off x="2639" y="1265"/>
                            <a:ext cx="6765" cy="2387"/>
                          </a:xfrm>
                          <a:custGeom>
                            <a:avLst/>
                            <a:gdLst>
                              <a:gd name="T0" fmla="+- 0 2694 2639"/>
                              <a:gd name="T1" fmla="*/ T0 w 6765"/>
                              <a:gd name="T2" fmla="+- 0 1447 1265"/>
                              <a:gd name="T3" fmla="*/ 1447 h 2387"/>
                              <a:gd name="T4" fmla="+- 0 2726 2639"/>
                              <a:gd name="T5" fmla="*/ T4 w 6765"/>
                              <a:gd name="T6" fmla="+- 0 1630 1265"/>
                              <a:gd name="T7" fmla="*/ 1630 h 2387"/>
                              <a:gd name="T8" fmla="+- 0 2757 2639"/>
                              <a:gd name="T9" fmla="*/ T8 w 6765"/>
                              <a:gd name="T10" fmla="+- 0 1812 1265"/>
                              <a:gd name="T11" fmla="*/ 1812 h 2387"/>
                              <a:gd name="T12" fmla="+- 0 2789 2639"/>
                              <a:gd name="T13" fmla="*/ T12 w 6765"/>
                              <a:gd name="T14" fmla="+- 0 1995 1265"/>
                              <a:gd name="T15" fmla="*/ 1995 h 2387"/>
                              <a:gd name="T16" fmla="+- 0 2799 2639"/>
                              <a:gd name="T17" fmla="*/ T16 w 6765"/>
                              <a:gd name="T18" fmla="+- 0 2056 1265"/>
                              <a:gd name="T19" fmla="*/ 2056 h 2387"/>
                              <a:gd name="T20" fmla="+- 0 2831 2639"/>
                              <a:gd name="T21" fmla="*/ T20 w 6765"/>
                              <a:gd name="T22" fmla="+- 0 2205 1265"/>
                              <a:gd name="T23" fmla="*/ 2205 h 2387"/>
                              <a:gd name="T24" fmla="+- 0 2896 2639"/>
                              <a:gd name="T25" fmla="*/ T24 w 6765"/>
                              <a:gd name="T26" fmla="+- 0 2372 1265"/>
                              <a:gd name="T27" fmla="*/ 2372 h 2387"/>
                              <a:gd name="T28" fmla="+- 0 2926 2639"/>
                              <a:gd name="T29" fmla="*/ T28 w 6765"/>
                              <a:gd name="T30" fmla="+- 0 2416 1265"/>
                              <a:gd name="T31" fmla="*/ 2416 h 2387"/>
                              <a:gd name="T32" fmla="+- 0 2981 2639"/>
                              <a:gd name="T33" fmla="*/ T32 w 6765"/>
                              <a:gd name="T34" fmla="+- 0 2524 1265"/>
                              <a:gd name="T35" fmla="*/ 2524 h 2387"/>
                              <a:gd name="T36" fmla="+- 0 3079 2639"/>
                              <a:gd name="T37" fmla="*/ T36 w 6765"/>
                              <a:gd name="T38" fmla="+- 0 2662 1265"/>
                              <a:gd name="T39" fmla="*/ 2662 h 2387"/>
                              <a:gd name="T40" fmla="+- 0 3189 2639"/>
                              <a:gd name="T41" fmla="*/ T40 w 6765"/>
                              <a:gd name="T42" fmla="+- 0 2777 1265"/>
                              <a:gd name="T43" fmla="*/ 2777 h 2387"/>
                              <a:gd name="T44" fmla="+- 0 3311 2639"/>
                              <a:gd name="T45" fmla="*/ T44 w 6765"/>
                              <a:gd name="T46" fmla="+- 0 2874 1265"/>
                              <a:gd name="T47" fmla="*/ 2874 h 2387"/>
                              <a:gd name="T48" fmla="+- 0 3340 2639"/>
                              <a:gd name="T49" fmla="*/ T48 w 6765"/>
                              <a:gd name="T50" fmla="+- 0 2879 1265"/>
                              <a:gd name="T51" fmla="*/ 2879 h 2387"/>
                              <a:gd name="T52" fmla="+- 0 3438 2639"/>
                              <a:gd name="T53" fmla="*/ T52 w 6765"/>
                              <a:gd name="T54" fmla="+- 0 2956 1265"/>
                              <a:gd name="T55" fmla="*/ 2956 h 2387"/>
                              <a:gd name="T56" fmla="+- 0 3477 2639"/>
                              <a:gd name="T57" fmla="*/ T56 w 6765"/>
                              <a:gd name="T58" fmla="+- 0 2963 1265"/>
                              <a:gd name="T59" fmla="*/ 2963 h 2387"/>
                              <a:gd name="T60" fmla="+- 0 3591 2639"/>
                              <a:gd name="T61" fmla="*/ T60 w 6765"/>
                              <a:gd name="T62" fmla="+- 0 3035 1265"/>
                              <a:gd name="T63" fmla="*/ 3035 h 2387"/>
                              <a:gd name="T64" fmla="+- 0 3688 2639"/>
                              <a:gd name="T65" fmla="*/ T64 w 6765"/>
                              <a:gd name="T66" fmla="+- 0 3043 1265"/>
                              <a:gd name="T67" fmla="*/ 3043 h 2387"/>
                              <a:gd name="T68" fmla="+- 0 3822 2639"/>
                              <a:gd name="T69" fmla="*/ T68 w 6765"/>
                              <a:gd name="T70" fmla="+- 0 3094 1265"/>
                              <a:gd name="T71" fmla="*/ 3094 h 2387"/>
                              <a:gd name="T72" fmla="+- 0 3958 2639"/>
                              <a:gd name="T73" fmla="*/ T72 w 6765"/>
                              <a:gd name="T74" fmla="+- 0 3137 1265"/>
                              <a:gd name="T75" fmla="*/ 3137 h 2387"/>
                              <a:gd name="T76" fmla="+- 0 4095 2639"/>
                              <a:gd name="T77" fmla="*/ T76 w 6765"/>
                              <a:gd name="T78" fmla="+- 0 3176 1265"/>
                              <a:gd name="T79" fmla="*/ 3176 h 2387"/>
                              <a:gd name="T80" fmla="+- 0 4232 2639"/>
                              <a:gd name="T81" fmla="*/ T80 w 6765"/>
                              <a:gd name="T82" fmla="+- 0 3210 1265"/>
                              <a:gd name="T83" fmla="*/ 3210 h 2387"/>
                              <a:gd name="T84" fmla="+- 0 4370 2639"/>
                              <a:gd name="T85" fmla="*/ T84 w 6765"/>
                              <a:gd name="T86" fmla="+- 0 3240 1265"/>
                              <a:gd name="T87" fmla="*/ 3240 h 2387"/>
                              <a:gd name="T88" fmla="+- 0 4509 2639"/>
                              <a:gd name="T89" fmla="*/ T88 w 6765"/>
                              <a:gd name="T90" fmla="+- 0 3267 1265"/>
                              <a:gd name="T91" fmla="*/ 3267 h 2387"/>
                              <a:gd name="T92" fmla="+- 0 4648 2639"/>
                              <a:gd name="T93" fmla="*/ T92 w 6765"/>
                              <a:gd name="T94" fmla="+- 0 3292 1265"/>
                              <a:gd name="T95" fmla="*/ 3292 h 2387"/>
                              <a:gd name="T96" fmla="+- 0 4786 2639"/>
                              <a:gd name="T97" fmla="*/ T96 w 6765"/>
                              <a:gd name="T98" fmla="+- 0 3314 1265"/>
                              <a:gd name="T99" fmla="*/ 3314 h 2387"/>
                              <a:gd name="T100" fmla="+- 0 4926 2639"/>
                              <a:gd name="T101" fmla="*/ T100 w 6765"/>
                              <a:gd name="T102" fmla="+- 0 3335 1265"/>
                              <a:gd name="T103" fmla="*/ 3335 h 2387"/>
                              <a:gd name="T104" fmla="+- 0 5086 2639"/>
                              <a:gd name="T105" fmla="*/ T104 w 6765"/>
                              <a:gd name="T106" fmla="+- 0 3388 1265"/>
                              <a:gd name="T107" fmla="*/ 3388 h 2387"/>
                              <a:gd name="T108" fmla="+- 0 5205 2639"/>
                              <a:gd name="T109" fmla="*/ T108 w 6765"/>
                              <a:gd name="T110" fmla="+- 0 3371 1265"/>
                              <a:gd name="T111" fmla="*/ 3371 h 2387"/>
                              <a:gd name="T112" fmla="+- 0 5298 2639"/>
                              <a:gd name="T113" fmla="*/ T112 w 6765"/>
                              <a:gd name="T114" fmla="+- 0 3382 1265"/>
                              <a:gd name="T115" fmla="*/ 3382 h 2387"/>
                              <a:gd name="T116" fmla="+- 0 5459 2639"/>
                              <a:gd name="T117" fmla="*/ T116 w 6765"/>
                              <a:gd name="T118" fmla="+- 0 3431 1265"/>
                              <a:gd name="T119" fmla="*/ 3431 h 2387"/>
                              <a:gd name="T120" fmla="+- 0 5577 2639"/>
                              <a:gd name="T121" fmla="*/ T120 w 6765"/>
                              <a:gd name="T122" fmla="+- 0 3412 1265"/>
                              <a:gd name="T123" fmla="*/ 3412 h 2387"/>
                              <a:gd name="T124" fmla="+- 0 5684 2639"/>
                              <a:gd name="T125" fmla="*/ T124 w 6765"/>
                              <a:gd name="T126" fmla="+- 0 3422 1265"/>
                              <a:gd name="T127" fmla="*/ 3422 h 2387"/>
                              <a:gd name="T128" fmla="+- 0 5832 2639"/>
                              <a:gd name="T129" fmla="*/ T128 w 6765"/>
                              <a:gd name="T130" fmla="+- 0 3467 1265"/>
                              <a:gd name="T131" fmla="*/ 3467 h 2387"/>
                              <a:gd name="T132" fmla="+- 0 5957 2639"/>
                              <a:gd name="T133" fmla="*/ T132 w 6765"/>
                              <a:gd name="T134" fmla="+- 0 3478 1265"/>
                              <a:gd name="T135" fmla="*/ 3478 h 2387"/>
                              <a:gd name="T136" fmla="+- 0 6089 2639"/>
                              <a:gd name="T137" fmla="*/ T136 w 6765"/>
                              <a:gd name="T138" fmla="+- 0 3458 1265"/>
                              <a:gd name="T139" fmla="*/ 3458 h 2387"/>
                              <a:gd name="T140" fmla="+- 0 6229 2639"/>
                              <a:gd name="T141" fmla="*/ T140 w 6765"/>
                              <a:gd name="T142" fmla="+- 0 3468 1265"/>
                              <a:gd name="T143" fmla="*/ 3468 h 2387"/>
                              <a:gd name="T144" fmla="+- 0 6346 2639"/>
                              <a:gd name="T145" fmla="*/ T144 w 6765"/>
                              <a:gd name="T146" fmla="+- 0 3477 1265"/>
                              <a:gd name="T147" fmla="*/ 3477 h 2387"/>
                              <a:gd name="T148" fmla="+- 0 6461 2639"/>
                              <a:gd name="T149" fmla="*/ T148 w 6765"/>
                              <a:gd name="T150" fmla="+- 0 3517 1265"/>
                              <a:gd name="T151" fmla="*/ 3517 h 2387"/>
                              <a:gd name="T152" fmla="+- 0 6556 2639"/>
                              <a:gd name="T153" fmla="*/ T152 w 6765"/>
                              <a:gd name="T154" fmla="+- 0 3492 1265"/>
                              <a:gd name="T155" fmla="*/ 3492 h 2387"/>
                              <a:gd name="T156" fmla="+- 0 6696 2639"/>
                              <a:gd name="T157" fmla="*/ T156 w 6765"/>
                              <a:gd name="T158" fmla="+- 0 3501 1265"/>
                              <a:gd name="T159" fmla="*/ 3501 h 2387"/>
                              <a:gd name="T160" fmla="+- 0 6836 2639"/>
                              <a:gd name="T161" fmla="*/ T160 w 6765"/>
                              <a:gd name="T162" fmla="+- 0 3510 1265"/>
                              <a:gd name="T163" fmla="*/ 3510 h 2387"/>
                              <a:gd name="T164" fmla="+- 0 6976 2639"/>
                              <a:gd name="T165" fmla="*/ T164 w 6765"/>
                              <a:gd name="T166" fmla="+- 0 3518 1265"/>
                              <a:gd name="T167" fmla="*/ 3518 h 2387"/>
                              <a:gd name="T168" fmla="+- 0 7116 2639"/>
                              <a:gd name="T169" fmla="*/ T168 w 6765"/>
                              <a:gd name="T170" fmla="+- 0 3526 1265"/>
                              <a:gd name="T171" fmla="*/ 3526 h 2387"/>
                              <a:gd name="T172" fmla="+- 0 7256 2639"/>
                              <a:gd name="T173" fmla="*/ T172 w 6765"/>
                              <a:gd name="T174" fmla="+- 0 3533 1265"/>
                              <a:gd name="T175" fmla="*/ 3533 h 2387"/>
                              <a:gd name="T176" fmla="+- 0 7396 2639"/>
                              <a:gd name="T177" fmla="*/ T176 w 6765"/>
                              <a:gd name="T178" fmla="+- 0 3541 1265"/>
                              <a:gd name="T179" fmla="*/ 3541 h 2387"/>
                              <a:gd name="T180" fmla="+- 0 7536 2639"/>
                              <a:gd name="T181" fmla="*/ T180 w 6765"/>
                              <a:gd name="T182" fmla="+- 0 3548 1265"/>
                              <a:gd name="T183" fmla="*/ 3548 h 2387"/>
                              <a:gd name="T184" fmla="+- 0 7676 2639"/>
                              <a:gd name="T185" fmla="*/ T184 w 6765"/>
                              <a:gd name="T186" fmla="+- 0 3555 1265"/>
                              <a:gd name="T187" fmla="*/ 3555 h 2387"/>
                              <a:gd name="T188" fmla="+- 0 7816 2639"/>
                              <a:gd name="T189" fmla="*/ T188 w 6765"/>
                              <a:gd name="T190" fmla="+- 0 3561 1265"/>
                              <a:gd name="T191" fmla="*/ 3561 h 2387"/>
                              <a:gd name="T192" fmla="+- 0 7956 2639"/>
                              <a:gd name="T193" fmla="*/ T192 w 6765"/>
                              <a:gd name="T194" fmla="+- 0 3567 1265"/>
                              <a:gd name="T195" fmla="*/ 3567 h 2387"/>
                              <a:gd name="T196" fmla="+- 0 8096 2639"/>
                              <a:gd name="T197" fmla="*/ T196 w 6765"/>
                              <a:gd name="T198" fmla="+- 0 3574 1265"/>
                              <a:gd name="T199" fmla="*/ 3574 h 2387"/>
                              <a:gd name="T200" fmla="+- 0 8259 2639"/>
                              <a:gd name="T201" fmla="*/ T200 w 6765"/>
                              <a:gd name="T202" fmla="+- 0 3612 1265"/>
                              <a:gd name="T203" fmla="*/ 3612 h 2387"/>
                              <a:gd name="T204" fmla="+- 0 8376 2639"/>
                              <a:gd name="T205" fmla="*/ T204 w 6765"/>
                              <a:gd name="T206" fmla="+- 0 3585 1265"/>
                              <a:gd name="T207" fmla="*/ 3585 h 2387"/>
                              <a:gd name="T208" fmla="+- 0 8493 2639"/>
                              <a:gd name="T209" fmla="*/ T208 w 6765"/>
                              <a:gd name="T210" fmla="+- 0 3589 1265"/>
                              <a:gd name="T211" fmla="*/ 3589 h 2387"/>
                              <a:gd name="T212" fmla="+- 0 8609 2639"/>
                              <a:gd name="T213" fmla="*/ T212 w 6765"/>
                              <a:gd name="T214" fmla="+- 0 3625 1265"/>
                              <a:gd name="T215" fmla="*/ 3625 h 2387"/>
                              <a:gd name="T216" fmla="+- 0 8750 2639"/>
                              <a:gd name="T217" fmla="*/ T216 w 6765"/>
                              <a:gd name="T218" fmla="+- 0 3599 1265"/>
                              <a:gd name="T219" fmla="*/ 3599 h 2387"/>
                              <a:gd name="T220" fmla="+- 0 8867 2639"/>
                              <a:gd name="T221" fmla="*/ T220 w 6765"/>
                              <a:gd name="T222" fmla="+- 0 3603 1265"/>
                              <a:gd name="T223" fmla="*/ 3603 h 2387"/>
                              <a:gd name="T224" fmla="+- 0 9006 2639"/>
                              <a:gd name="T225" fmla="*/ T224 w 6765"/>
                              <a:gd name="T226" fmla="+- 0 3639 1265"/>
                              <a:gd name="T227" fmla="*/ 3639 h 2387"/>
                              <a:gd name="T228" fmla="+- 0 9123 2639"/>
                              <a:gd name="T229" fmla="*/ T228 w 6765"/>
                              <a:gd name="T230" fmla="+- 0 3643 1265"/>
                              <a:gd name="T231" fmla="*/ 3643 h 2387"/>
                              <a:gd name="T232" fmla="+- 0 9217 2639"/>
                              <a:gd name="T233" fmla="*/ T232 w 6765"/>
                              <a:gd name="T234" fmla="+- 0 3615 1265"/>
                              <a:gd name="T235" fmla="*/ 3615 h 2387"/>
                              <a:gd name="T236" fmla="+- 0 9380 2639"/>
                              <a:gd name="T237" fmla="*/ T236 w 6765"/>
                              <a:gd name="T238" fmla="+- 0 3651 1265"/>
                              <a:gd name="T239" fmla="*/ 3651 h 23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6765" h="2387">
                                <a:moveTo>
                                  <a:pt x="34" y="61"/>
                                </a:moveTo>
                                <a:lnTo>
                                  <a:pt x="11" y="68"/>
                                </a:lnTo>
                                <a:lnTo>
                                  <a:pt x="16" y="98"/>
                                </a:lnTo>
                                <a:lnTo>
                                  <a:pt x="39" y="91"/>
                                </a:lnTo>
                                <a:lnTo>
                                  <a:pt x="34" y="61"/>
                                </a:lnTo>
                                <a:close/>
                                <a:moveTo>
                                  <a:pt x="44" y="122"/>
                                </a:moveTo>
                                <a:lnTo>
                                  <a:pt x="21" y="129"/>
                                </a:lnTo>
                                <a:lnTo>
                                  <a:pt x="27" y="159"/>
                                </a:lnTo>
                                <a:lnTo>
                                  <a:pt x="50" y="152"/>
                                </a:lnTo>
                                <a:lnTo>
                                  <a:pt x="44" y="122"/>
                                </a:lnTo>
                                <a:close/>
                                <a:moveTo>
                                  <a:pt x="55" y="182"/>
                                </a:moveTo>
                                <a:lnTo>
                                  <a:pt x="32" y="190"/>
                                </a:lnTo>
                                <a:lnTo>
                                  <a:pt x="37" y="220"/>
                                </a:lnTo>
                                <a:lnTo>
                                  <a:pt x="60" y="213"/>
                                </a:lnTo>
                                <a:lnTo>
                                  <a:pt x="55" y="182"/>
                                </a:lnTo>
                                <a:close/>
                                <a:moveTo>
                                  <a:pt x="65" y="243"/>
                                </a:moveTo>
                                <a:lnTo>
                                  <a:pt x="43" y="251"/>
                                </a:lnTo>
                                <a:lnTo>
                                  <a:pt x="48" y="280"/>
                                </a:lnTo>
                                <a:lnTo>
                                  <a:pt x="71" y="274"/>
                                </a:lnTo>
                                <a:lnTo>
                                  <a:pt x="65" y="243"/>
                                </a:lnTo>
                                <a:close/>
                                <a:moveTo>
                                  <a:pt x="76" y="304"/>
                                </a:moveTo>
                                <a:lnTo>
                                  <a:pt x="53" y="311"/>
                                </a:lnTo>
                                <a:lnTo>
                                  <a:pt x="58" y="341"/>
                                </a:lnTo>
                                <a:lnTo>
                                  <a:pt x="81" y="335"/>
                                </a:lnTo>
                                <a:lnTo>
                                  <a:pt x="76" y="304"/>
                                </a:lnTo>
                                <a:close/>
                                <a:moveTo>
                                  <a:pt x="87" y="365"/>
                                </a:moveTo>
                                <a:lnTo>
                                  <a:pt x="64" y="372"/>
                                </a:lnTo>
                                <a:lnTo>
                                  <a:pt x="69" y="402"/>
                                </a:lnTo>
                                <a:lnTo>
                                  <a:pt x="92" y="395"/>
                                </a:lnTo>
                                <a:lnTo>
                                  <a:pt x="87" y="365"/>
                                </a:lnTo>
                                <a:close/>
                                <a:moveTo>
                                  <a:pt x="97" y="426"/>
                                </a:moveTo>
                                <a:lnTo>
                                  <a:pt x="74" y="433"/>
                                </a:lnTo>
                                <a:lnTo>
                                  <a:pt x="79" y="463"/>
                                </a:lnTo>
                                <a:lnTo>
                                  <a:pt x="102" y="456"/>
                                </a:lnTo>
                                <a:lnTo>
                                  <a:pt x="97" y="426"/>
                                </a:lnTo>
                                <a:close/>
                                <a:moveTo>
                                  <a:pt x="108" y="487"/>
                                </a:moveTo>
                                <a:lnTo>
                                  <a:pt x="85" y="494"/>
                                </a:lnTo>
                                <a:lnTo>
                                  <a:pt x="90" y="524"/>
                                </a:lnTo>
                                <a:lnTo>
                                  <a:pt x="113" y="517"/>
                                </a:lnTo>
                                <a:lnTo>
                                  <a:pt x="108" y="487"/>
                                </a:lnTo>
                                <a:close/>
                                <a:moveTo>
                                  <a:pt x="118" y="547"/>
                                </a:moveTo>
                                <a:lnTo>
                                  <a:pt x="95" y="555"/>
                                </a:lnTo>
                                <a:lnTo>
                                  <a:pt x="101" y="585"/>
                                </a:lnTo>
                                <a:lnTo>
                                  <a:pt x="124" y="578"/>
                                </a:lnTo>
                                <a:lnTo>
                                  <a:pt x="118" y="547"/>
                                </a:lnTo>
                                <a:close/>
                                <a:moveTo>
                                  <a:pt x="129" y="608"/>
                                </a:moveTo>
                                <a:lnTo>
                                  <a:pt x="106" y="616"/>
                                </a:lnTo>
                                <a:lnTo>
                                  <a:pt x="111" y="646"/>
                                </a:lnTo>
                                <a:lnTo>
                                  <a:pt x="134" y="639"/>
                                </a:lnTo>
                                <a:lnTo>
                                  <a:pt x="129" y="608"/>
                                </a:lnTo>
                                <a:close/>
                                <a:moveTo>
                                  <a:pt x="139" y="669"/>
                                </a:moveTo>
                                <a:lnTo>
                                  <a:pt x="116" y="676"/>
                                </a:lnTo>
                                <a:lnTo>
                                  <a:pt x="122" y="706"/>
                                </a:lnTo>
                                <a:lnTo>
                                  <a:pt x="145" y="700"/>
                                </a:lnTo>
                                <a:lnTo>
                                  <a:pt x="139" y="669"/>
                                </a:lnTo>
                                <a:close/>
                                <a:moveTo>
                                  <a:pt x="150" y="730"/>
                                </a:moveTo>
                                <a:lnTo>
                                  <a:pt x="127" y="737"/>
                                </a:lnTo>
                                <a:lnTo>
                                  <a:pt x="132" y="767"/>
                                </a:lnTo>
                                <a:lnTo>
                                  <a:pt x="155" y="760"/>
                                </a:lnTo>
                                <a:lnTo>
                                  <a:pt x="150" y="730"/>
                                </a:lnTo>
                                <a:close/>
                                <a:moveTo>
                                  <a:pt x="158" y="792"/>
                                </a:moveTo>
                                <a:lnTo>
                                  <a:pt x="138" y="798"/>
                                </a:lnTo>
                                <a:lnTo>
                                  <a:pt x="138" y="801"/>
                                </a:lnTo>
                                <a:lnTo>
                                  <a:pt x="139" y="805"/>
                                </a:lnTo>
                                <a:lnTo>
                                  <a:pt x="149" y="829"/>
                                </a:lnTo>
                                <a:lnTo>
                                  <a:pt x="170" y="815"/>
                                </a:lnTo>
                                <a:lnTo>
                                  <a:pt x="163" y="798"/>
                                </a:lnTo>
                                <a:lnTo>
                                  <a:pt x="149" y="798"/>
                                </a:lnTo>
                                <a:lnTo>
                                  <a:pt x="158" y="792"/>
                                </a:lnTo>
                                <a:close/>
                                <a:moveTo>
                                  <a:pt x="160" y="792"/>
                                </a:moveTo>
                                <a:lnTo>
                                  <a:pt x="161" y="794"/>
                                </a:lnTo>
                                <a:lnTo>
                                  <a:pt x="149" y="798"/>
                                </a:lnTo>
                                <a:lnTo>
                                  <a:pt x="163" y="798"/>
                                </a:lnTo>
                                <a:lnTo>
                                  <a:pt x="160" y="792"/>
                                </a:lnTo>
                                <a:close/>
                                <a:moveTo>
                                  <a:pt x="160" y="791"/>
                                </a:moveTo>
                                <a:lnTo>
                                  <a:pt x="160" y="791"/>
                                </a:lnTo>
                                <a:lnTo>
                                  <a:pt x="160" y="792"/>
                                </a:lnTo>
                                <a:lnTo>
                                  <a:pt x="160" y="791"/>
                                </a:lnTo>
                                <a:close/>
                                <a:moveTo>
                                  <a:pt x="160" y="790"/>
                                </a:moveTo>
                                <a:lnTo>
                                  <a:pt x="158" y="792"/>
                                </a:lnTo>
                                <a:lnTo>
                                  <a:pt x="160" y="791"/>
                                </a:lnTo>
                                <a:lnTo>
                                  <a:pt x="160" y="790"/>
                                </a:lnTo>
                                <a:close/>
                                <a:moveTo>
                                  <a:pt x="180" y="843"/>
                                </a:moveTo>
                                <a:lnTo>
                                  <a:pt x="160" y="857"/>
                                </a:lnTo>
                                <a:lnTo>
                                  <a:pt x="170" y="885"/>
                                </a:lnTo>
                                <a:lnTo>
                                  <a:pt x="191" y="871"/>
                                </a:lnTo>
                                <a:lnTo>
                                  <a:pt x="180" y="843"/>
                                </a:lnTo>
                                <a:close/>
                                <a:moveTo>
                                  <a:pt x="202" y="898"/>
                                </a:moveTo>
                                <a:lnTo>
                                  <a:pt x="181" y="913"/>
                                </a:lnTo>
                                <a:lnTo>
                                  <a:pt x="192" y="940"/>
                                </a:lnTo>
                                <a:lnTo>
                                  <a:pt x="213" y="926"/>
                                </a:lnTo>
                                <a:lnTo>
                                  <a:pt x="202" y="898"/>
                                </a:lnTo>
                                <a:close/>
                                <a:moveTo>
                                  <a:pt x="224" y="954"/>
                                </a:moveTo>
                                <a:lnTo>
                                  <a:pt x="203" y="968"/>
                                </a:lnTo>
                                <a:lnTo>
                                  <a:pt x="214" y="996"/>
                                </a:lnTo>
                                <a:lnTo>
                                  <a:pt x="234" y="981"/>
                                </a:lnTo>
                                <a:lnTo>
                                  <a:pt x="224" y="954"/>
                                </a:lnTo>
                                <a:close/>
                                <a:moveTo>
                                  <a:pt x="245" y="1009"/>
                                </a:moveTo>
                                <a:lnTo>
                                  <a:pt x="225" y="1024"/>
                                </a:lnTo>
                                <a:lnTo>
                                  <a:pt x="235" y="1051"/>
                                </a:lnTo>
                                <a:lnTo>
                                  <a:pt x="256" y="1037"/>
                                </a:lnTo>
                                <a:lnTo>
                                  <a:pt x="245" y="1009"/>
                                </a:lnTo>
                                <a:close/>
                                <a:moveTo>
                                  <a:pt x="267" y="1065"/>
                                </a:moveTo>
                                <a:lnTo>
                                  <a:pt x="246" y="1079"/>
                                </a:lnTo>
                                <a:lnTo>
                                  <a:pt x="257" y="1107"/>
                                </a:lnTo>
                                <a:lnTo>
                                  <a:pt x="277" y="1092"/>
                                </a:lnTo>
                                <a:lnTo>
                                  <a:pt x="267" y="1065"/>
                                </a:lnTo>
                                <a:close/>
                                <a:moveTo>
                                  <a:pt x="288" y="1120"/>
                                </a:moveTo>
                                <a:lnTo>
                                  <a:pt x="268" y="1134"/>
                                </a:lnTo>
                                <a:lnTo>
                                  <a:pt x="277" y="1158"/>
                                </a:lnTo>
                                <a:lnTo>
                                  <a:pt x="278" y="1161"/>
                                </a:lnTo>
                                <a:lnTo>
                                  <a:pt x="281" y="1165"/>
                                </a:lnTo>
                                <a:lnTo>
                                  <a:pt x="293" y="1151"/>
                                </a:lnTo>
                                <a:lnTo>
                                  <a:pt x="287" y="1151"/>
                                </a:lnTo>
                                <a:lnTo>
                                  <a:pt x="296" y="1140"/>
                                </a:lnTo>
                                <a:lnTo>
                                  <a:pt x="288" y="1120"/>
                                </a:lnTo>
                                <a:close/>
                                <a:moveTo>
                                  <a:pt x="297" y="1142"/>
                                </a:moveTo>
                                <a:lnTo>
                                  <a:pt x="298" y="1144"/>
                                </a:lnTo>
                                <a:lnTo>
                                  <a:pt x="287" y="1151"/>
                                </a:lnTo>
                                <a:lnTo>
                                  <a:pt x="293" y="1151"/>
                                </a:lnTo>
                                <a:lnTo>
                                  <a:pt x="299" y="1144"/>
                                </a:lnTo>
                                <a:lnTo>
                                  <a:pt x="297" y="1142"/>
                                </a:lnTo>
                                <a:close/>
                                <a:moveTo>
                                  <a:pt x="296" y="1140"/>
                                </a:moveTo>
                                <a:lnTo>
                                  <a:pt x="296" y="1140"/>
                                </a:lnTo>
                                <a:lnTo>
                                  <a:pt x="297" y="1142"/>
                                </a:lnTo>
                                <a:lnTo>
                                  <a:pt x="296" y="1140"/>
                                </a:lnTo>
                                <a:close/>
                                <a:moveTo>
                                  <a:pt x="314" y="1167"/>
                                </a:moveTo>
                                <a:lnTo>
                                  <a:pt x="296" y="1188"/>
                                </a:lnTo>
                                <a:lnTo>
                                  <a:pt x="311" y="1212"/>
                                </a:lnTo>
                                <a:lnTo>
                                  <a:pt x="329" y="1191"/>
                                </a:lnTo>
                                <a:lnTo>
                                  <a:pt x="314" y="1167"/>
                                </a:lnTo>
                                <a:close/>
                                <a:moveTo>
                                  <a:pt x="345" y="1215"/>
                                </a:moveTo>
                                <a:lnTo>
                                  <a:pt x="327" y="1235"/>
                                </a:lnTo>
                                <a:lnTo>
                                  <a:pt x="342" y="1259"/>
                                </a:lnTo>
                                <a:lnTo>
                                  <a:pt x="360" y="1238"/>
                                </a:lnTo>
                                <a:lnTo>
                                  <a:pt x="345" y="1215"/>
                                </a:lnTo>
                                <a:close/>
                                <a:moveTo>
                                  <a:pt x="375" y="1262"/>
                                </a:moveTo>
                                <a:lnTo>
                                  <a:pt x="357" y="1282"/>
                                </a:lnTo>
                                <a:lnTo>
                                  <a:pt x="373" y="1305"/>
                                </a:lnTo>
                                <a:lnTo>
                                  <a:pt x="390" y="1285"/>
                                </a:lnTo>
                                <a:lnTo>
                                  <a:pt x="375" y="1262"/>
                                </a:lnTo>
                                <a:close/>
                                <a:moveTo>
                                  <a:pt x="406" y="1309"/>
                                </a:moveTo>
                                <a:lnTo>
                                  <a:pt x="388" y="1329"/>
                                </a:lnTo>
                                <a:lnTo>
                                  <a:pt x="403" y="1353"/>
                                </a:lnTo>
                                <a:lnTo>
                                  <a:pt x="421" y="1332"/>
                                </a:lnTo>
                                <a:lnTo>
                                  <a:pt x="406" y="1309"/>
                                </a:lnTo>
                                <a:close/>
                                <a:moveTo>
                                  <a:pt x="435" y="1353"/>
                                </a:moveTo>
                                <a:lnTo>
                                  <a:pt x="421" y="1377"/>
                                </a:lnTo>
                                <a:lnTo>
                                  <a:pt x="440" y="1397"/>
                                </a:lnTo>
                                <a:lnTo>
                                  <a:pt x="454" y="1372"/>
                                </a:lnTo>
                                <a:lnTo>
                                  <a:pt x="435" y="1353"/>
                                </a:lnTo>
                                <a:close/>
                                <a:moveTo>
                                  <a:pt x="472" y="1392"/>
                                </a:moveTo>
                                <a:lnTo>
                                  <a:pt x="458" y="1416"/>
                                </a:lnTo>
                                <a:lnTo>
                                  <a:pt x="476" y="1435"/>
                                </a:lnTo>
                                <a:lnTo>
                                  <a:pt x="491" y="1411"/>
                                </a:lnTo>
                                <a:lnTo>
                                  <a:pt x="472" y="1392"/>
                                </a:lnTo>
                                <a:close/>
                                <a:moveTo>
                                  <a:pt x="509" y="1430"/>
                                </a:moveTo>
                                <a:lnTo>
                                  <a:pt x="495" y="1455"/>
                                </a:lnTo>
                                <a:lnTo>
                                  <a:pt x="513" y="1474"/>
                                </a:lnTo>
                                <a:lnTo>
                                  <a:pt x="527" y="1449"/>
                                </a:lnTo>
                                <a:lnTo>
                                  <a:pt x="509" y="1430"/>
                                </a:lnTo>
                                <a:close/>
                                <a:moveTo>
                                  <a:pt x="546" y="1469"/>
                                </a:moveTo>
                                <a:lnTo>
                                  <a:pt x="531" y="1493"/>
                                </a:lnTo>
                                <a:lnTo>
                                  <a:pt x="550" y="1512"/>
                                </a:lnTo>
                                <a:lnTo>
                                  <a:pt x="564" y="1488"/>
                                </a:lnTo>
                                <a:lnTo>
                                  <a:pt x="546" y="1469"/>
                                </a:lnTo>
                                <a:close/>
                                <a:moveTo>
                                  <a:pt x="582" y="1504"/>
                                </a:moveTo>
                                <a:lnTo>
                                  <a:pt x="571" y="1531"/>
                                </a:lnTo>
                                <a:lnTo>
                                  <a:pt x="591" y="1546"/>
                                </a:lnTo>
                                <a:lnTo>
                                  <a:pt x="602" y="1519"/>
                                </a:lnTo>
                                <a:lnTo>
                                  <a:pt x="582" y="1504"/>
                                </a:lnTo>
                                <a:close/>
                                <a:moveTo>
                                  <a:pt x="623" y="1535"/>
                                </a:moveTo>
                                <a:lnTo>
                                  <a:pt x="611" y="1562"/>
                                </a:lnTo>
                                <a:lnTo>
                                  <a:pt x="631" y="1578"/>
                                </a:lnTo>
                                <a:lnTo>
                                  <a:pt x="643" y="1551"/>
                                </a:lnTo>
                                <a:lnTo>
                                  <a:pt x="623" y="1535"/>
                                </a:lnTo>
                                <a:close/>
                                <a:moveTo>
                                  <a:pt x="663" y="1566"/>
                                </a:moveTo>
                                <a:lnTo>
                                  <a:pt x="651" y="1593"/>
                                </a:lnTo>
                                <a:lnTo>
                                  <a:pt x="672" y="1609"/>
                                </a:lnTo>
                                <a:lnTo>
                                  <a:pt x="683" y="1582"/>
                                </a:lnTo>
                                <a:lnTo>
                                  <a:pt x="663" y="1566"/>
                                </a:lnTo>
                                <a:close/>
                                <a:moveTo>
                                  <a:pt x="703" y="1598"/>
                                </a:moveTo>
                                <a:lnTo>
                                  <a:pt x="692" y="1625"/>
                                </a:lnTo>
                                <a:lnTo>
                                  <a:pt x="695" y="1627"/>
                                </a:lnTo>
                                <a:lnTo>
                                  <a:pt x="696" y="1628"/>
                                </a:lnTo>
                                <a:lnTo>
                                  <a:pt x="714" y="1639"/>
                                </a:lnTo>
                                <a:lnTo>
                                  <a:pt x="722" y="1614"/>
                                </a:lnTo>
                                <a:lnTo>
                                  <a:pt x="701" y="1614"/>
                                </a:lnTo>
                                <a:lnTo>
                                  <a:pt x="706" y="1600"/>
                                </a:lnTo>
                                <a:lnTo>
                                  <a:pt x="703" y="1598"/>
                                </a:lnTo>
                                <a:close/>
                                <a:moveTo>
                                  <a:pt x="706" y="1600"/>
                                </a:moveTo>
                                <a:lnTo>
                                  <a:pt x="706" y="1600"/>
                                </a:lnTo>
                                <a:lnTo>
                                  <a:pt x="701" y="1614"/>
                                </a:lnTo>
                                <a:lnTo>
                                  <a:pt x="722" y="1614"/>
                                </a:lnTo>
                                <a:lnTo>
                                  <a:pt x="723" y="1611"/>
                                </a:lnTo>
                                <a:lnTo>
                                  <a:pt x="706" y="1600"/>
                                </a:lnTo>
                                <a:close/>
                                <a:moveTo>
                                  <a:pt x="706" y="1600"/>
                                </a:moveTo>
                                <a:lnTo>
                                  <a:pt x="706" y="1600"/>
                                </a:lnTo>
                                <a:close/>
                                <a:moveTo>
                                  <a:pt x="745" y="1623"/>
                                </a:moveTo>
                                <a:lnTo>
                                  <a:pt x="735" y="1652"/>
                                </a:lnTo>
                                <a:lnTo>
                                  <a:pt x="756" y="1665"/>
                                </a:lnTo>
                                <a:lnTo>
                                  <a:pt x="766" y="1636"/>
                                </a:lnTo>
                                <a:lnTo>
                                  <a:pt x="745" y="1623"/>
                                </a:lnTo>
                                <a:close/>
                                <a:moveTo>
                                  <a:pt x="787" y="1649"/>
                                </a:moveTo>
                                <a:lnTo>
                                  <a:pt x="778" y="1677"/>
                                </a:lnTo>
                                <a:lnTo>
                                  <a:pt x="799" y="1691"/>
                                </a:lnTo>
                                <a:lnTo>
                                  <a:pt x="808" y="1662"/>
                                </a:lnTo>
                                <a:lnTo>
                                  <a:pt x="787" y="1649"/>
                                </a:lnTo>
                                <a:close/>
                                <a:moveTo>
                                  <a:pt x="830" y="1675"/>
                                </a:moveTo>
                                <a:lnTo>
                                  <a:pt x="820" y="1703"/>
                                </a:lnTo>
                                <a:lnTo>
                                  <a:pt x="834" y="1712"/>
                                </a:lnTo>
                                <a:lnTo>
                                  <a:pt x="835" y="1712"/>
                                </a:lnTo>
                                <a:lnTo>
                                  <a:pt x="843" y="1716"/>
                                </a:lnTo>
                                <a:lnTo>
                                  <a:pt x="848" y="1698"/>
                                </a:lnTo>
                                <a:lnTo>
                                  <a:pt x="838" y="1698"/>
                                </a:lnTo>
                                <a:lnTo>
                                  <a:pt x="843" y="1683"/>
                                </a:lnTo>
                                <a:lnTo>
                                  <a:pt x="830" y="1675"/>
                                </a:lnTo>
                                <a:close/>
                                <a:moveTo>
                                  <a:pt x="843" y="1683"/>
                                </a:moveTo>
                                <a:lnTo>
                                  <a:pt x="843" y="1683"/>
                                </a:lnTo>
                                <a:lnTo>
                                  <a:pt x="838" y="1698"/>
                                </a:lnTo>
                                <a:lnTo>
                                  <a:pt x="848" y="1698"/>
                                </a:lnTo>
                                <a:lnTo>
                                  <a:pt x="850" y="1687"/>
                                </a:lnTo>
                                <a:lnTo>
                                  <a:pt x="843" y="1683"/>
                                </a:lnTo>
                                <a:close/>
                                <a:moveTo>
                                  <a:pt x="872" y="1698"/>
                                </a:moveTo>
                                <a:lnTo>
                                  <a:pt x="865" y="1727"/>
                                </a:lnTo>
                                <a:lnTo>
                                  <a:pt x="887" y="1737"/>
                                </a:lnTo>
                                <a:lnTo>
                                  <a:pt x="894" y="1708"/>
                                </a:lnTo>
                                <a:lnTo>
                                  <a:pt x="872" y="1698"/>
                                </a:lnTo>
                                <a:close/>
                                <a:moveTo>
                                  <a:pt x="916" y="1719"/>
                                </a:moveTo>
                                <a:lnTo>
                                  <a:pt x="909" y="1748"/>
                                </a:lnTo>
                                <a:lnTo>
                                  <a:pt x="930" y="1759"/>
                                </a:lnTo>
                                <a:lnTo>
                                  <a:pt x="938" y="1730"/>
                                </a:lnTo>
                                <a:lnTo>
                                  <a:pt x="916" y="1719"/>
                                </a:lnTo>
                                <a:close/>
                                <a:moveTo>
                                  <a:pt x="960" y="1741"/>
                                </a:moveTo>
                                <a:lnTo>
                                  <a:pt x="952" y="1770"/>
                                </a:lnTo>
                                <a:lnTo>
                                  <a:pt x="973" y="1780"/>
                                </a:lnTo>
                                <a:lnTo>
                                  <a:pt x="975" y="1780"/>
                                </a:lnTo>
                                <a:lnTo>
                                  <a:pt x="982" y="1751"/>
                                </a:lnTo>
                                <a:lnTo>
                                  <a:pt x="980" y="1750"/>
                                </a:lnTo>
                                <a:lnTo>
                                  <a:pt x="960" y="1741"/>
                                </a:lnTo>
                                <a:close/>
                                <a:moveTo>
                                  <a:pt x="1004" y="1760"/>
                                </a:moveTo>
                                <a:lnTo>
                                  <a:pt x="997" y="1790"/>
                                </a:lnTo>
                                <a:lnTo>
                                  <a:pt x="1019" y="1799"/>
                                </a:lnTo>
                                <a:lnTo>
                                  <a:pt x="1026" y="1769"/>
                                </a:lnTo>
                                <a:lnTo>
                                  <a:pt x="1004" y="1760"/>
                                </a:lnTo>
                                <a:close/>
                                <a:moveTo>
                                  <a:pt x="1049" y="1778"/>
                                </a:moveTo>
                                <a:lnTo>
                                  <a:pt x="1042" y="1808"/>
                                </a:lnTo>
                                <a:lnTo>
                                  <a:pt x="1064" y="1817"/>
                                </a:lnTo>
                                <a:lnTo>
                                  <a:pt x="1071" y="1787"/>
                                </a:lnTo>
                                <a:lnTo>
                                  <a:pt x="1049" y="1778"/>
                                </a:lnTo>
                                <a:close/>
                                <a:moveTo>
                                  <a:pt x="1093" y="1796"/>
                                </a:moveTo>
                                <a:lnTo>
                                  <a:pt x="1086" y="1826"/>
                                </a:lnTo>
                                <a:lnTo>
                                  <a:pt x="1109" y="1835"/>
                                </a:lnTo>
                                <a:lnTo>
                                  <a:pt x="1116" y="1805"/>
                                </a:lnTo>
                                <a:lnTo>
                                  <a:pt x="1093" y="1796"/>
                                </a:lnTo>
                                <a:close/>
                                <a:moveTo>
                                  <a:pt x="1138" y="1813"/>
                                </a:moveTo>
                                <a:lnTo>
                                  <a:pt x="1132" y="1844"/>
                                </a:lnTo>
                                <a:lnTo>
                                  <a:pt x="1154" y="1851"/>
                                </a:lnTo>
                                <a:lnTo>
                                  <a:pt x="1160" y="1821"/>
                                </a:lnTo>
                                <a:lnTo>
                                  <a:pt x="1138" y="1813"/>
                                </a:lnTo>
                                <a:close/>
                                <a:moveTo>
                                  <a:pt x="1183" y="1829"/>
                                </a:moveTo>
                                <a:lnTo>
                                  <a:pt x="1177" y="1859"/>
                                </a:lnTo>
                                <a:lnTo>
                                  <a:pt x="1200" y="1867"/>
                                </a:lnTo>
                                <a:lnTo>
                                  <a:pt x="1206" y="1837"/>
                                </a:lnTo>
                                <a:lnTo>
                                  <a:pt x="1183" y="1829"/>
                                </a:lnTo>
                                <a:close/>
                                <a:moveTo>
                                  <a:pt x="1228" y="1844"/>
                                </a:moveTo>
                                <a:lnTo>
                                  <a:pt x="1222" y="1875"/>
                                </a:lnTo>
                                <a:lnTo>
                                  <a:pt x="1245" y="1882"/>
                                </a:lnTo>
                                <a:lnTo>
                                  <a:pt x="1251" y="1852"/>
                                </a:lnTo>
                                <a:lnTo>
                                  <a:pt x="1228" y="1844"/>
                                </a:lnTo>
                                <a:close/>
                                <a:moveTo>
                                  <a:pt x="1273" y="1859"/>
                                </a:moveTo>
                                <a:lnTo>
                                  <a:pt x="1268" y="1890"/>
                                </a:lnTo>
                                <a:lnTo>
                                  <a:pt x="1291" y="1896"/>
                                </a:lnTo>
                                <a:lnTo>
                                  <a:pt x="1296" y="1866"/>
                                </a:lnTo>
                                <a:lnTo>
                                  <a:pt x="1273" y="1859"/>
                                </a:lnTo>
                                <a:close/>
                                <a:moveTo>
                                  <a:pt x="1319" y="1872"/>
                                </a:moveTo>
                                <a:lnTo>
                                  <a:pt x="1314" y="1903"/>
                                </a:lnTo>
                                <a:lnTo>
                                  <a:pt x="1337" y="1910"/>
                                </a:lnTo>
                                <a:lnTo>
                                  <a:pt x="1342" y="1879"/>
                                </a:lnTo>
                                <a:lnTo>
                                  <a:pt x="1319" y="1872"/>
                                </a:lnTo>
                                <a:close/>
                                <a:moveTo>
                                  <a:pt x="1365" y="1886"/>
                                </a:moveTo>
                                <a:lnTo>
                                  <a:pt x="1359" y="1917"/>
                                </a:lnTo>
                                <a:lnTo>
                                  <a:pt x="1382" y="1923"/>
                                </a:lnTo>
                                <a:lnTo>
                                  <a:pt x="1387" y="1893"/>
                                </a:lnTo>
                                <a:lnTo>
                                  <a:pt x="1365" y="1886"/>
                                </a:lnTo>
                                <a:close/>
                                <a:moveTo>
                                  <a:pt x="1410" y="1899"/>
                                </a:moveTo>
                                <a:lnTo>
                                  <a:pt x="1405" y="1930"/>
                                </a:lnTo>
                                <a:lnTo>
                                  <a:pt x="1428" y="1936"/>
                                </a:lnTo>
                                <a:lnTo>
                                  <a:pt x="1433" y="1905"/>
                                </a:lnTo>
                                <a:lnTo>
                                  <a:pt x="1410" y="1899"/>
                                </a:lnTo>
                                <a:close/>
                                <a:moveTo>
                                  <a:pt x="1456" y="1911"/>
                                </a:moveTo>
                                <a:lnTo>
                                  <a:pt x="1451" y="1942"/>
                                </a:lnTo>
                                <a:lnTo>
                                  <a:pt x="1474" y="1948"/>
                                </a:lnTo>
                                <a:lnTo>
                                  <a:pt x="1479" y="1917"/>
                                </a:lnTo>
                                <a:lnTo>
                                  <a:pt x="1456" y="1911"/>
                                </a:lnTo>
                                <a:close/>
                                <a:moveTo>
                                  <a:pt x="1502" y="1923"/>
                                </a:moveTo>
                                <a:lnTo>
                                  <a:pt x="1497" y="1953"/>
                                </a:lnTo>
                                <a:lnTo>
                                  <a:pt x="1520" y="1960"/>
                                </a:lnTo>
                                <a:lnTo>
                                  <a:pt x="1525" y="1929"/>
                                </a:lnTo>
                                <a:lnTo>
                                  <a:pt x="1502" y="1923"/>
                                </a:lnTo>
                                <a:close/>
                                <a:moveTo>
                                  <a:pt x="1547" y="1934"/>
                                </a:moveTo>
                                <a:lnTo>
                                  <a:pt x="1543" y="1965"/>
                                </a:lnTo>
                                <a:lnTo>
                                  <a:pt x="1566" y="1971"/>
                                </a:lnTo>
                                <a:lnTo>
                                  <a:pt x="1570" y="1940"/>
                                </a:lnTo>
                                <a:lnTo>
                                  <a:pt x="1547" y="1934"/>
                                </a:lnTo>
                                <a:close/>
                                <a:moveTo>
                                  <a:pt x="1593" y="1945"/>
                                </a:moveTo>
                                <a:lnTo>
                                  <a:pt x="1589" y="1976"/>
                                </a:lnTo>
                                <a:lnTo>
                                  <a:pt x="1612" y="1981"/>
                                </a:lnTo>
                                <a:lnTo>
                                  <a:pt x="1616" y="1950"/>
                                </a:lnTo>
                                <a:lnTo>
                                  <a:pt x="1593" y="1945"/>
                                </a:lnTo>
                                <a:close/>
                                <a:moveTo>
                                  <a:pt x="1639" y="1956"/>
                                </a:moveTo>
                                <a:lnTo>
                                  <a:pt x="1635" y="1986"/>
                                </a:lnTo>
                                <a:lnTo>
                                  <a:pt x="1658" y="1992"/>
                                </a:lnTo>
                                <a:lnTo>
                                  <a:pt x="1662" y="1961"/>
                                </a:lnTo>
                                <a:lnTo>
                                  <a:pt x="1639" y="1956"/>
                                </a:lnTo>
                                <a:close/>
                                <a:moveTo>
                                  <a:pt x="1685" y="1965"/>
                                </a:moveTo>
                                <a:lnTo>
                                  <a:pt x="1681" y="1996"/>
                                </a:lnTo>
                                <a:lnTo>
                                  <a:pt x="1705" y="2001"/>
                                </a:lnTo>
                                <a:lnTo>
                                  <a:pt x="1708" y="1971"/>
                                </a:lnTo>
                                <a:lnTo>
                                  <a:pt x="1685" y="1965"/>
                                </a:lnTo>
                                <a:close/>
                                <a:moveTo>
                                  <a:pt x="1731" y="1975"/>
                                </a:moveTo>
                                <a:lnTo>
                                  <a:pt x="1728" y="2006"/>
                                </a:lnTo>
                                <a:lnTo>
                                  <a:pt x="1751" y="2011"/>
                                </a:lnTo>
                                <a:lnTo>
                                  <a:pt x="1755" y="1980"/>
                                </a:lnTo>
                                <a:lnTo>
                                  <a:pt x="1731" y="1975"/>
                                </a:lnTo>
                                <a:close/>
                                <a:moveTo>
                                  <a:pt x="1777" y="1984"/>
                                </a:moveTo>
                                <a:lnTo>
                                  <a:pt x="1774" y="2015"/>
                                </a:lnTo>
                                <a:lnTo>
                                  <a:pt x="1797" y="2020"/>
                                </a:lnTo>
                                <a:lnTo>
                                  <a:pt x="1801" y="1990"/>
                                </a:lnTo>
                                <a:lnTo>
                                  <a:pt x="1777" y="1984"/>
                                </a:lnTo>
                                <a:close/>
                                <a:moveTo>
                                  <a:pt x="1823" y="1994"/>
                                </a:moveTo>
                                <a:lnTo>
                                  <a:pt x="1820" y="2025"/>
                                </a:lnTo>
                                <a:lnTo>
                                  <a:pt x="1844" y="2029"/>
                                </a:lnTo>
                                <a:lnTo>
                                  <a:pt x="1847" y="1998"/>
                                </a:lnTo>
                                <a:lnTo>
                                  <a:pt x="1823" y="1994"/>
                                </a:lnTo>
                                <a:close/>
                                <a:moveTo>
                                  <a:pt x="1870" y="2002"/>
                                </a:moveTo>
                                <a:lnTo>
                                  <a:pt x="1867" y="2033"/>
                                </a:lnTo>
                                <a:lnTo>
                                  <a:pt x="1890" y="2038"/>
                                </a:lnTo>
                                <a:lnTo>
                                  <a:pt x="1893" y="2007"/>
                                </a:lnTo>
                                <a:lnTo>
                                  <a:pt x="1870" y="2002"/>
                                </a:lnTo>
                                <a:close/>
                                <a:moveTo>
                                  <a:pt x="1916" y="2011"/>
                                </a:moveTo>
                                <a:lnTo>
                                  <a:pt x="1913" y="2042"/>
                                </a:lnTo>
                                <a:lnTo>
                                  <a:pt x="1936" y="2046"/>
                                </a:lnTo>
                                <a:lnTo>
                                  <a:pt x="1939" y="2015"/>
                                </a:lnTo>
                                <a:lnTo>
                                  <a:pt x="1916" y="2011"/>
                                </a:lnTo>
                                <a:close/>
                                <a:moveTo>
                                  <a:pt x="1962" y="2019"/>
                                </a:moveTo>
                                <a:lnTo>
                                  <a:pt x="1959" y="2050"/>
                                </a:lnTo>
                                <a:lnTo>
                                  <a:pt x="1982" y="2054"/>
                                </a:lnTo>
                                <a:lnTo>
                                  <a:pt x="1985" y="2023"/>
                                </a:lnTo>
                                <a:lnTo>
                                  <a:pt x="1962" y="2019"/>
                                </a:lnTo>
                                <a:close/>
                                <a:moveTo>
                                  <a:pt x="2009" y="2027"/>
                                </a:moveTo>
                                <a:lnTo>
                                  <a:pt x="2006" y="2058"/>
                                </a:lnTo>
                                <a:lnTo>
                                  <a:pt x="2029" y="2062"/>
                                </a:lnTo>
                                <a:lnTo>
                                  <a:pt x="2032" y="2031"/>
                                </a:lnTo>
                                <a:lnTo>
                                  <a:pt x="2009" y="2027"/>
                                </a:lnTo>
                                <a:close/>
                                <a:moveTo>
                                  <a:pt x="2055" y="2035"/>
                                </a:moveTo>
                                <a:lnTo>
                                  <a:pt x="2052" y="2066"/>
                                </a:lnTo>
                                <a:lnTo>
                                  <a:pt x="2075" y="2069"/>
                                </a:lnTo>
                                <a:lnTo>
                                  <a:pt x="2078" y="2038"/>
                                </a:lnTo>
                                <a:lnTo>
                                  <a:pt x="2055" y="2035"/>
                                </a:lnTo>
                                <a:close/>
                                <a:moveTo>
                                  <a:pt x="2101" y="2042"/>
                                </a:moveTo>
                                <a:lnTo>
                                  <a:pt x="2098" y="2073"/>
                                </a:lnTo>
                                <a:lnTo>
                                  <a:pt x="2122" y="2077"/>
                                </a:lnTo>
                                <a:lnTo>
                                  <a:pt x="2124" y="2046"/>
                                </a:lnTo>
                                <a:lnTo>
                                  <a:pt x="2101" y="2042"/>
                                </a:lnTo>
                                <a:close/>
                                <a:moveTo>
                                  <a:pt x="2147" y="2049"/>
                                </a:moveTo>
                                <a:lnTo>
                                  <a:pt x="2145" y="2080"/>
                                </a:lnTo>
                                <a:lnTo>
                                  <a:pt x="2168" y="2084"/>
                                </a:lnTo>
                                <a:lnTo>
                                  <a:pt x="2171" y="2053"/>
                                </a:lnTo>
                                <a:lnTo>
                                  <a:pt x="2147" y="2049"/>
                                </a:lnTo>
                                <a:close/>
                                <a:moveTo>
                                  <a:pt x="2194" y="2056"/>
                                </a:moveTo>
                                <a:lnTo>
                                  <a:pt x="2191" y="2087"/>
                                </a:lnTo>
                                <a:lnTo>
                                  <a:pt x="2215" y="2091"/>
                                </a:lnTo>
                                <a:lnTo>
                                  <a:pt x="2217" y="2060"/>
                                </a:lnTo>
                                <a:lnTo>
                                  <a:pt x="2194" y="2056"/>
                                </a:lnTo>
                                <a:close/>
                                <a:moveTo>
                                  <a:pt x="2240" y="2063"/>
                                </a:moveTo>
                                <a:lnTo>
                                  <a:pt x="2238" y="2094"/>
                                </a:lnTo>
                                <a:lnTo>
                                  <a:pt x="2261" y="2098"/>
                                </a:lnTo>
                                <a:lnTo>
                                  <a:pt x="2264" y="2067"/>
                                </a:lnTo>
                                <a:lnTo>
                                  <a:pt x="2240" y="2063"/>
                                </a:lnTo>
                                <a:close/>
                                <a:moveTo>
                                  <a:pt x="2287" y="2070"/>
                                </a:moveTo>
                                <a:lnTo>
                                  <a:pt x="2284" y="2101"/>
                                </a:lnTo>
                                <a:lnTo>
                                  <a:pt x="2307" y="2105"/>
                                </a:lnTo>
                                <a:lnTo>
                                  <a:pt x="2310" y="2073"/>
                                </a:lnTo>
                                <a:lnTo>
                                  <a:pt x="2287" y="2070"/>
                                </a:lnTo>
                                <a:close/>
                                <a:moveTo>
                                  <a:pt x="2333" y="2076"/>
                                </a:moveTo>
                                <a:lnTo>
                                  <a:pt x="2331" y="2107"/>
                                </a:lnTo>
                                <a:lnTo>
                                  <a:pt x="2353" y="2111"/>
                                </a:lnTo>
                                <a:lnTo>
                                  <a:pt x="2354" y="2111"/>
                                </a:lnTo>
                                <a:lnTo>
                                  <a:pt x="2356" y="2080"/>
                                </a:lnTo>
                                <a:lnTo>
                                  <a:pt x="2333" y="2076"/>
                                </a:lnTo>
                                <a:close/>
                                <a:moveTo>
                                  <a:pt x="2380" y="2083"/>
                                </a:moveTo>
                                <a:lnTo>
                                  <a:pt x="2377" y="2114"/>
                                </a:lnTo>
                                <a:lnTo>
                                  <a:pt x="2401" y="2117"/>
                                </a:lnTo>
                                <a:lnTo>
                                  <a:pt x="2403" y="2086"/>
                                </a:lnTo>
                                <a:lnTo>
                                  <a:pt x="2380" y="2083"/>
                                </a:lnTo>
                                <a:close/>
                                <a:moveTo>
                                  <a:pt x="2426" y="2089"/>
                                </a:moveTo>
                                <a:lnTo>
                                  <a:pt x="2424" y="2120"/>
                                </a:lnTo>
                                <a:lnTo>
                                  <a:pt x="2447" y="2123"/>
                                </a:lnTo>
                                <a:lnTo>
                                  <a:pt x="2449" y="2092"/>
                                </a:lnTo>
                                <a:lnTo>
                                  <a:pt x="2426" y="2089"/>
                                </a:lnTo>
                                <a:close/>
                                <a:moveTo>
                                  <a:pt x="2472" y="2095"/>
                                </a:moveTo>
                                <a:lnTo>
                                  <a:pt x="2470" y="2126"/>
                                </a:lnTo>
                                <a:lnTo>
                                  <a:pt x="2491" y="2129"/>
                                </a:lnTo>
                                <a:lnTo>
                                  <a:pt x="2494" y="2129"/>
                                </a:lnTo>
                                <a:lnTo>
                                  <a:pt x="2496" y="2098"/>
                                </a:lnTo>
                                <a:lnTo>
                                  <a:pt x="2494" y="2098"/>
                                </a:lnTo>
                                <a:lnTo>
                                  <a:pt x="2472" y="2095"/>
                                </a:lnTo>
                                <a:close/>
                                <a:moveTo>
                                  <a:pt x="2519" y="2101"/>
                                </a:moveTo>
                                <a:lnTo>
                                  <a:pt x="2517" y="2132"/>
                                </a:lnTo>
                                <a:lnTo>
                                  <a:pt x="2540" y="2134"/>
                                </a:lnTo>
                                <a:lnTo>
                                  <a:pt x="2542" y="2103"/>
                                </a:lnTo>
                                <a:lnTo>
                                  <a:pt x="2519" y="2101"/>
                                </a:lnTo>
                                <a:close/>
                                <a:moveTo>
                                  <a:pt x="2566" y="2106"/>
                                </a:moveTo>
                                <a:lnTo>
                                  <a:pt x="2564" y="2137"/>
                                </a:lnTo>
                                <a:lnTo>
                                  <a:pt x="2587" y="2140"/>
                                </a:lnTo>
                                <a:lnTo>
                                  <a:pt x="2589" y="2109"/>
                                </a:lnTo>
                                <a:lnTo>
                                  <a:pt x="2566" y="2106"/>
                                </a:lnTo>
                                <a:close/>
                                <a:moveTo>
                                  <a:pt x="2612" y="2112"/>
                                </a:moveTo>
                                <a:lnTo>
                                  <a:pt x="2610" y="2143"/>
                                </a:lnTo>
                                <a:lnTo>
                                  <a:pt x="2629" y="2145"/>
                                </a:lnTo>
                                <a:lnTo>
                                  <a:pt x="2633" y="2146"/>
                                </a:lnTo>
                                <a:lnTo>
                                  <a:pt x="2635" y="2115"/>
                                </a:lnTo>
                                <a:lnTo>
                                  <a:pt x="2612" y="2112"/>
                                </a:lnTo>
                                <a:close/>
                                <a:moveTo>
                                  <a:pt x="2659" y="2117"/>
                                </a:moveTo>
                                <a:lnTo>
                                  <a:pt x="2656" y="2148"/>
                                </a:lnTo>
                                <a:lnTo>
                                  <a:pt x="2680" y="2151"/>
                                </a:lnTo>
                                <a:lnTo>
                                  <a:pt x="2682" y="2120"/>
                                </a:lnTo>
                                <a:lnTo>
                                  <a:pt x="2659" y="2117"/>
                                </a:lnTo>
                                <a:close/>
                                <a:moveTo>
                                  <a:pt x="2705" y="2122"/>
                                </a:moveTo>
                                <a:lnTo>
                                  <a:pt x="2703" y="2153"/>
                                </a:lnTo>
                                <a:lnTo>
                                  <a:pt x="2727" y="2156"/>
                                </a:lnTo>
                                <a:lnTo>
                                  <a:pt x="2728" y="2125"/>
                                </a:lnTo>
                                <a:lnTo>
                                  <a:pt x="2705" y="2122"/>
                                </a:lnTo>
                                <a:close/>
                                <a:moveTo>
                                  <a:pt x="2752" y="2128"/>
                                </a:moveTo>
                                <a:lnTo>
                                  <a:pt x="2750" y="2159"/>
                                </a:lnTo>
                                <a:lnTo>
                                  <a:pt x="2767" y="2161"/>
                                </a:lnTo>
                                <a:lnTo>
                                  <a:pt x="2773" y="2161"/>
                                </a:lnTo>
                                <a:lnTo>
                                  <a:pt x="2775" y="2130"/>
                                </a:lnTo>
                                <a:lnTo>
                                  <a:pt x="2769" y="2130"/>
                                </a:lnTo>
                                <a:lnTo>
                                  <a:pt x="2752" y="2128"/>
                                </a:lnTo>
                                <a:close/>
                                <a:moveTo>
                                  <a:pt x="2798" y="2133"/>
                                </a:moveTo>
                                <a:lnTo>
                                  <a:pt x="2796" y="2164"/>
                                </a:lnTo>
                                <a:lnTo>
                                  <a:pt x="2820" y="2166"/>
                                </a:lnTo>
                                <a:lnTo>
                                  <a:pt x="2822" y="2135"/>
                                </a:lnTo>
                                <a:lnTo>
                                  <a:pt x="2798" y="2133"/>
                                </a:lnTo>
                                <a:close/>
                                <a:moveTo>
                                  <a:pt x="2845" y="2137"/>
                                </a:moveTo>
                                <a:lnTo>
                                  <a:pt x="2843" y="2169"/>
                                </a:lnTo>
                                <a:lnTo>
                                  <a:pt x="2866" y="2171"/>
                                </a:lnTo>
                                <a:lnTo>
                                  <a:pt x="2868" y="2140"/>
                                </a:lnTo>
                                <a:lnTo>
                                  <a:pt x="2845" y="2137"/>
                                </a:lnTo>
                                <a:close/>
                                <a:moveTo>
                                  <a:pt x="2891" y="2142"/>
                                </a:moveTo>
                                <a:lnTo>
                                  <a:pt x="2889" y="2174"/>
                                </a:lnTo>
                                <a:lnTo>
                                  <a:pt x="2905" y="2175"/>
                                </a:lnTo>
                                <a:lnTo>
                                  <a:pt x="2913" y="2176"/>
                                </a:lnTo>
                                <a:lnTo>
                                  <a:pt x="2914" y="2145"/>
                                </a:lnTo>
                                <a:lnTo>
                                  <a:pt x="2907" y="2144"/>
                                </a:lnTo>
                                <a:lnTo>
                                  <a:pt x="2891" y="2142"/>
                                </a:lnTo>
                                <a:close/>
                                <a:moveTo>
                                  <a:pt x="2938" y="2147"/>
                                </a:moveTo>
                                <a:lnTo>
                                  <a:pt x="2936" y="2178"/>
                                </a:lnTo>
                                <a:lnTo>
                                  <a:pt x="2960" y="2180"/>
                                </a:lnTo>
                                <a:lnTo>
                                  <a:pt x="2961" y="2149"/>
                                </a:lnTo>
                                <a:lnTo>
                                  <a:pt x="2938" y="2147"/>
                                </a:lnTo>
                                <a:close/>
                                <a:moveTo>
                                  <a:pt x="2984" y="2152"/>
                                </a:moveTo>
                                <a:lnTo>
                                  <a:pt x="2983" y="2183"/>
                                </a:lnTo>
                                <a:lnTo>
                                  <a:pt x="3006" y="2185"/>
                                </a:lnTo>
                                <a:lnTo>
                                  <a:pt x="3008" y="2154"/>
                                </a:lnTo>
                                <a:lnTo>
                                  <a:pt x="2984" y="2152"/>
                                </a:lnTo>
                                <a:close/>
                                <a:moveTo>
                                  <a:pt x="3031" y="2156"/>
                                </a:moveTo>
                                <a:lnTo>
                                  <a:pt x="3029" y="2187"/>
                                </a:lnTo>
                                <a:lnTo>
                                  <a:pt x="3043" y="2188"/>
                                </a:lnTo>
                                <a:lnTo>
                                  <a:pt x="3053" y="2190"/>
                                </a:lnTo>
                                <a:lnTo>
                                  <a:pt x="3054" y="2159"/>
                                </a:lnTo>
                                <a:lnTo>
                                  <a:pt x="3045" y="2157"/>
                                </a:lnTo>
                                <a:lnTo>
                                  <a:pt x="3031" y="2156"/>
                                </a:lnTo>
                                <a:close/>
                                <a:moveTo>
                                  <a:pt x="3078" y="2160"/>
                                </a:moveTo>
                                <a:lnTo>
                                  <a:pt x="3076" y="2192"/>
                                </a:lnTo>
                                <a:lnTo>
                                  <a:pt x="3099" y="2194"/>
                                </a:lnTo>
                                <a:lnTo>
                                  <a:pt x="3101" y="2163"/>
                                </a:lnTo>
                                <a:lnTo>
                                  <a:pt x="3078" y="2160"/>
                                </a:lnTo>
                                <a:close/>
                                <a:moveTo>
                                  <a:pt x="3124" y="2165"/>
                                </a:moveTo>
                                <a:lnTo>
                                  <a:pt x="3122" y="2196"/>
                                </a:lnTo>
                                <a:lnTo>
                                  <a:pt x="3146" y="2198"/>
                                </a:lnTo>
                                <a:lnTo>
                                  <a:pt x="3147" y="2167"/>
                                </a:lnTo>
                                <a:lnTo>
                                  <a:pt x="3124" y="2165"/>
                                </a:lnTo>
                                <a:close/>
                                <a:moveTo>
                                  <a:pt x="3171" y="2169"/>
                                </a:moveTo>
                                <a:lnTo>
                                  <a:pt x="3169" y="2201"/>
                                </a:lnTo>
                                <a:lnTo>
                                  <a:pt x="3180" y="2201"/>
                                </a:lnTo>
                                <a:lnTo>
                                  <a:pt x="3193" y="2202"/>
                                </a:lnTo>
                                <a:lnTo>
                                  <a:pt x="3194" y="2171"/>
                                </a:lnTo>
                                <a:lnTo>
                                  <a:pt x="3171" y="2169"/>
                                </a:lnTo>
                                <a:close/>
                                <a:moveTo>
                                  <a:pt x="3217" y="2174"/>
                                </a:moveTo>
                                <a:lnTo>
                                  <a:pt x="3216" y="2205"/>
                                </a:lnTo>
                                <a:lnTo>
                                  <a:pt x="3239" y="2206"/>
                                </a:lnTo>
                                <a:lnTo>
                                  <a:pt x="3241" y="2175"/>
                                </a:lnTo>
                                <a:lnTo>
                                  <a:pt x="3217" y="2174"/>
                                </a:lnTo>
                                <a:close/>
                                <a:moveTo>
                                  <a:pt x="3264" y="2178"/>
                                </a:moveTo>
                                <a:lnTo>
                                  <a:pt x="3263" y="2209"/>
                                </a:lnTo>
                                <a:lnTo>
                                  <a:pt x="3286" y="2210"/>
                                </a:lnTo>
                                <a:lnTo>
                                  <a:pt x="3288" y="2179"/>
                                </a:lnTo>
                                <a:lnTo>
                                  <a:pt x="3264" y="2178"/>
                                </a:lnTo>
                                <a:close/>
                                <a:moveTo>
                                  <a:pt x="3311" y="2182"/>
                                </a:moveTo>
                                <a:lnTo>
                                  <a:pt x="3309" y="2213"/>
                                </a:lnTo>
                                <a:lnTo>
                                  <a:pt x="3318" y="2213"/>
                                </a:lnTo>
                                <a:lnTo>
                                  <a:pt x="3333" y="2214"/>
                                </a:lnTo>
                                <a:lnTo>
                                  <a:pt x="3334" y="2183"/>
                                </a:lnTo>
                                <a:lnTo>
                                  <a:pt x="3320" y="2182"/>
                                </a:lnTo>
                                <a:lnTo>
                                  <a:pt x="3311" y="2182"/>
                                </a:lnTo>
                                <a:close/>
                                <a:moveTo>
                                  <a:pt x="3357" y="2185"/>
                                </a:moveTo>
                                <a:lnTo>
                                  <a:pt x="3356" y="2217"/>
                                </a:lnTo>
                                <a:lnTo>
                                  <a:pt x="3379" y="2218"/>
                                </a:lnTo>
                                <a:lnTo>
                                  <a:pt x="3380" y="2187"/>
                                </a:lnTo>
                                <a:lnTo>
                                  <a:pt x="3357" y="2185"/>
                                </a:lnTo>
                                <a:close/>
                                <a:moveTo>
                                  <a:pt x="3404" y="2189"/>
                                </a:moveTo>
                                <a:lnTo>
                                  <a:pt x="3402" y="2220"/>
                                </a:lnTo>
                                <a:lnTo>
                                  <a:pt x="3426" y="2222"/>
                                </a:lnTo>
                                <a:lnTo>
                                  <a:pt x="3427" y="2191"/>
                                </a:lnTo>
                                <a:lnTo>
                                  <a:pt x="3404" y="2189"/>
                                </a:lnTo>
                                <a:close/>
                                <a:moveTo>
                                  <a:pt x="3450" y="2193"/>
                                </a:moveTo>
                                <a:lnTo>
                                  <a:pt x="3449" y="2224"/>
                                </a:lnTo>
                                <a:lnTo>
                                  <a:pt x="3472" y="2226"/>
                                </a:lnTo>
                                <a:lnTo>
                                  <a:pt x="3474" y="2195"/>
                                </a:lnTo>
                                <a:lnTo>
                                  <a:pt x="3450" y="2193"/>
                                </a:lnTo>
                                <a:close/>
                                <a:moveTo>
                                  <a:pt x="3497" y="2197"/>
                                </a:moveTo>
                                <a:lnTo>
                                  <a:pt x="3496" y="2228"/>
                                </a:lnTo>
                                <a:lnTo>
                                  <a:pt x="3519" y="2229"/>
                                </a:lnTo>
                                <a:lnTo>
                                  <a:pt x="3521" y="2198"/>
                                </a:lnTo>
                                <a:lnTo>
                                  <a:pt x="3497" y="2197"/>
                                </a:lnTo>
                                <a:close/>
                                <a:moveTo>
                                  <a:pt x="3544" y="2200"/>
                                </a:moveTo>
                                <a:lnTo>
                                  <a:pt x="3542" y="2231"/>
                                </a:lnTo>
                                <a:lnTo>
                                  <a:pt x="3566" y="2233"/>
                                </a:lnTo>
                                <a:lnTo>
                                  <a:pt x="3567" y="2202"/>
                                </a:lnTo>
                                <a:lnTo>
                                  <a:pt x="3544" y="2200"/>
                                </a:lnTo>
                                <a:close/>
                                <a:moveTo>
                                  <a:pt x="3590" y="2203"/>
                                </a:moveTo>
                                <a:lnTo>
                                  <a:pt x="3589" y="2235"/>
                                </a:lnTo>
                                <a:lnTo>
                                  <a:pt x="3594" y="2235"/>
                                </a:lnTo>
                                <a:lnTo>
                                  <a:pt x="3613" y="2237"/>
                                </a:lnTo>
                                <a:lnTo>
                                  <a:pt x="3614" y="2205"/>
                                </a:lnTo>
                                <a:lnTo>
                                  <a:pt x="3596" y="2204"/>
                                </a:lnTo>
                                <a:lnTo>
                                  <a:pt x="3590" y="2203"/>
                                </a:lnTo>
                                <a:close/>
                                <a:moveTo>
                                  <a:pt x="3637" y="2207"/>
                                </a:moveTo>
                                <a:lnTo>
                                  <a:pt x="3636" y="2238"/>
                                </a:lnTo>
                                <a:lnTo>
                                  <a:pt x="3659" y="2240"/>
                                </a:lnTo>
                                <a:lnTo>
                                  <a:pt x="3660" y="2209"/>
                                </a:lnTo>
                                <a:lnTo>
                                  <a:pt x="3637" y="2207"/>
                                </a:lnTo>
                                <a:close/>
                                <a:moveTo>
                                  <a:pt x="3683" y="2210"/>
                                </a:moveTo>
                                <a:lnTo>
                                  <a:pt x="3682" y="2242"/>
                                </a:lnTo>
                                <a:lnTo>
                                  <a:pt x="3706" y="2244"/>
                                </a:lnTo>
                                <a:lnTo>
                                  <a:pt x="3707" y="2212"/>
                                </a:lnTo>
                                <a:lnTo>
                                  <a:pt x="3683" y="2210"/>
                                </a:lnTo>
                                <a:close/>
                                <a:moveTo>
                                  <a:pt x="3730" y="2214"/>
                                </a:moveTo>
                                <a:lnTo>
                                  <a:pt x="3729" y="2245"/>
                                </a:lnTo>
                                <a:lnTo>
                                  <a:pt x="3732" y="2245"/>
                                </a:lnTo>
                                <a:lnTo>
                                  <a:pt x="3752" y="2247"/>
                                </a:lnTo>
                                <a:lnTo>
                                  <a:pt x="3754" y="2215"/>
                                </a:lnTo>
                                <a:lnTo>
                                  <a:pt x="3733" y="2214"/>
                                </a:lnTo>
                                <a:lnTo>
                                  <a:pt x="3730" y="2214"/>
                                </a:lnTo>
                                <a:close/>
                                <a:moveTo>
                                  <a:pt x="3777" y="2217"/>
                                </a:moveTo>
                                <a:lnTo>
                                  <a:pt x="3776" y="2248"/>
                                </a:lnTo>
                                <a:lnTo>
                                  <a:pt x="3799" y="2250"/>
                                </a:lnTo>
                                <a:lnTo>
                                  <a:pt x="3800" y="2219"/>
                                </a:lnTo>
                                <a:lnTo>
                                  <a:pt x="3777" y="2217"/>
                                </a:lnTo>
                                <a:close/>
                                <a:moveTo>
                                  <a:pt x="3824" y="2221"/>
                                </a:moveTo>
                                <a:lnTo>
                                  <a:pt x="3822" y="2252"/>
                                </a:lnTo>
                                <a:lnTo>
                                  <a:pt x="3846" y="2253"/>
                                </a:lnTo>
                                <a:lnTo>
                                  <a:pt x="3847" y="2222"/>
                                </a:lnTo>
                                <a:lnTo>
                                  <a:pt x="3824" y="2221"/>
                                </a:lnTo>
                                <a:close/>
                                <a:moveTo>
                                  <a:pt x="3871" y="2224"/>
                                </a:moveTo>
                                <a:lnTo>
                                  <a:pt x="3870" y="2224"/>
                                </a:lnTo>
                                <a:lnTo>
                                  <a:pt x="3869" y="2255"/>
                                </a:lnTo>
                                <a:lnTo>
                                  <a:pt x="3870" y="2255"/>
                                </a:lnTo>
                                <a:lnTo>
                                  <a:pt x="3892" y="2256"/>
                                </a:lnTo>
                                <a:lnTo>
                                  <a:pt x="3894" y="2225"/>
                                </a:lnTo>
                                <a:lnTo>
                                  <a:pt x="3871" y="2224"/>
                                </a:lnTo>
                                <a:close/>
                                <a:moveTo>
                                  <a:pt x="3917" y="2227"/>
                                </a:moveTo>
                                <a:lnTo>
                                  <a:pt x="3916" y="2258"/>
                                </a:lnTo>
                                <a:lnTo>
                                  <a:pt x="3939" y="2260"/>
                                </a:lnTo>
                                <a:lnTo>
                                  <a:pt x="3940" y="2228"/>
                                </a:lnTo>
                                <a:lnTo>
                                  <a:pt x="3917" y="2227"/>
                                </a:lnTo>
                                <a:close/>
                                <a:moveTo>
                                  <a:pt x="3963" y="2230"/>
                                </a:moveTo>
                                <a:lnTo>
                                  <a:pt x="3962" y="2261"/>
                                </a:lnTo>
                                <a:lnTo>
                                  <a:pt x="3986" y="2263"/>
                                </a:lnTo>
                                <a:lnTo>
                                  <a:pt x="3987" y="2232"/>
                                </a:lnTo>
                                <a:lnTo>
                                  <a:pt x="3963" y="2230"/>
                                </a:lnTo>
                                <a:close/>
                                <a:moveTo>
                                  <a:pt x="4010" y="2233"/>
                                </a:moveTo>
                                <a:lnTo>
                                  <a:pt x="4009" y="2264"/>
                                </a:lnTo>
                                <a:lnTo>
                                  <a:pt x="4033" y="2265"/>
                                </a:lnTo>
                                <a:lnTo>
                                  <a:pt x="4033" y="2234"/>
                                </a:lnTo>
                                <a:lnTo>
                                  <a:pt x="4010" y="2233"/>
                                </a:lnTo>
                                <a:close/>
                                <a:moveTo>
                                  <a:pt x="4057" y="2236"/>
                                </a:moveTo>
                                <a:lnTo>
                                  <a:pt x="4056" y="2267"/>
                                </a:lnTo>
                                <a:lnTo>
                                  <a:pt x="4079" y="2268"/>
                                </a:lnTo>
                                <a:lnTo>
                                  <a:pt x="4080" y="2237"/>
                                </a:lnTo>
                                <a:lnTo>
                                  <a:pt x="4057" y="2236"/>
                                </a:lnTo>
                                <a:close/>
                                <a:moveTo>
                                  <a:pt x="4103" y="2239"/>
                                </a:moveTo>
                                <a:lnTo>
                                  <a:pt x="4102" y="2270"/>
                                </a:lnTo>
                                <a:lnTo>
                                  <a:pt x="4126" y="2272"/>
                                </a:lnTo>
                                <a:lnTo>
                                  <a:pt x="4127" y="2240"/>
                                </a:lnTo>
                                <a:lnTo>
                                  <a:pt x="4103" y="2239"/>
                                </a:lnTo>
                                <a:close/>
                                <a:moveTo>
                                  <a:pt x="4150" y="2242"/>
                                </a:moveTo>
                                <a:lnTo>
                                  <a:pt x="4149" y="2273"/>
                                </a:lnTo>
                                <a:lnTo>
                                  <a:pt x="4172" y="2275"/>
                                </a:lnTo>
                                <a:lnTo>
                                  <a:pt x="4174" y="2243"/>
                                </a:lnTo>
                                <a:lnTo>
                                  <a:pt x="4150" y="2242"/>
                                </a:lnTo>
                                <a:close/>
                                <a:moveTo>
                                  <a:pt x="4197" y="2245"/>
                                </a:moveTo>
                                <a:lnTo>
                                  <a:pt x="4196" y="2276"/>
                                </a:lnTo>
                                <a:lnTo>
                                  <a:pt x="4219" y="2277"/>
                                </a:lnTo>
                                <a:lnTo>
                                  <a:pt x="4220" y="2246"/>
                                </a:lnTo>
                                <a:lnTo>
                                  <a:pt x="4197" y="2245"/>
                                </a:lnTo>
                                <a:close/>
                                <a:moveTo>
                                  <a:pt x="4244" y="2248"/>
                                </a:moveTo>
                                <a:lnTo>
                                  <a:pt x="4242" y="2279"/>
                                </a:lnTo>
                                <a:lnTo>
                                  <a:pt x="4266" y="2280"/>
                                </a:lnTo>
                                <a:lnTo>
                                  <a:pt x="4267" y="2249"/>
                                </a:lnTo>
                                <a:lnTo>
                                  <a:pt x="4244" y="2248"/>
                                </a:lnTo>
                                <a:close/>
                                <a:moveTo>
                                  <a:pt x="4290" y="2251"/>
                                </a:moveTo>
                                <a:lnTo>
                                  <a:pt x="4289" y="2282"/>
                                </a:lnTo>
                                <a:lnTo>
                                  <a:pt x="4312" y="2283"/>
                                </a:lnTo>
                                <a:lnTo>
                                  <a:pt x="4313" y="2252"/>
                                </a:lnTo>
                                <a:lnTo>
                                  <a:pt x="4290" y="2251"/>
                                </a:lnTo>
                                <a:close/>
                                <a:moveTo>
                                  <a:pt x="4337" y="2253"/>
                                </a:moveTo>
                                <a:lnTo>
                                  <a:pt x="4336" y="2284"/>
                                </a:lnTo>
                                <a:lnTo>
                                  <a:pt x="4359" y="2286"/>
                                </a:lnTo>
                                <a:lnTo>
                                  <a:pt x="4360" y="2255"/>
                                </a:lnTo>
                                <a:lnTo>
                                  <a:pt x="4337" y="2253"/>
                                </a:lnTo>
                                <a:close/>
                                <a:moveTo>
                                  <a:pt x="4383" y="2256"/>
                                </a:moveTo>
                                <a:lnTo>
                                  <a:pt x="4382" y="2287"/>
                                </a:lnTo>
                                <a:lnTo>
                                  <a:pt x="4406" y="2288"/>
                                </a:lnTo>
                                <a:lnTo>
                                  <a:pt x="4407" y="2257"/>
                                </a:lnTo>
                                <a:lnTo>
                                  <a:pt x="4383" y="2256"/>
                                </a:lnTo>
                                <a:close/>
                                <a:moveTo>
                                  <a:pt x="4430" y="2259"/>
                                </a:moveTo>
                                <a:lnTo>
                                  <a:pt x="4429" y="2290"/>
                                </a:lnTo>
                                <a:lnTo>
                                  <a:pt x="4452" y="2291"/>
                                </a:lnTo>
                                <a:lnTo>
                                  <a:pt x="4453" y="2260"/>
                                </a:lnTo>
                                <a:lnTo>
                                  <a:pt x="4430" y="2259"/>
                                </a:lnTo>
                                <a:close/>
                                <a:moveTo>
                                  <a:pt x="4477" y="2261"/>
                                </a:moveTo>
                                <a:lnTo>
                                  <a:pt x="4476" y="2292"/>
                                </a:lnTo>
                                <a:lnTo>
                                  <a:pt x="4499" y="2294"/>
                                </a:lnTo>
                                <a:lnTo>
                                  <a:pt x="4500" y="2262"/>
                                </a:lnTo>
                                <a:lnTo>
                                  <a:pt x="4477" y="2261"/>
                                </a:lnTo>
                                <a:close/>
                                <a:moveTo>
                                  <a:pt x="4523" y="2264"/>
                                </a:moveTo>
                                <a:lnTo>
                                  <a:pt x="4523" y="2295"/>
                                </a:lnTo>
                                <a:lnTo>
                                  <a:pt x="4546" y="2296"/>
                                </a:lnTo>
                                <a:lnTo>
                                  <a:pt x="4547" y="2265"/>
                                </a:lnTo>
                                <a:lnTo>
                                  <a:pt x="4523" y="2264"/>
                                </a:lnTo>
                                <a:close/>
                                <a:moveTo>
                                  <a:pt x="4570" y="2266"/>
                                </a:moveTo>
                                <a:lnTo>
                                  <a:pt x="4569" y="2297"/>
                                </a:lnTo>
                                <a:lnTo>
                                  <a:pt x="4593" y="2298"/>
                                </a:lnTo>
                                <a:lnTo>
                                  <a:pt x="4593" y="2267"/>
                                </a:lnTo>
                                <a:lnTo>
                                  <a:pt x="4570" y="2266"/>
                                </a:lnTo>
                                <a:close/>
                                <a:moveTo>
                                  <a:pt x="4617" y="2268"/>
                                </a:moveTo>
                                <a:lnTo>
                                  <a:pt x="4616" y="2300"/>
                                </a:lnTo>
                                <a:lnTo>
                                  <a:pt x="4639" y="2301"/>
                                </a:lnTo>
                                <a:lnTo>
                                  <a:pt x="4640" y="2270"/>
                                </a:lnTo>
                                <a:lnTo>
                                  <a:pt x="4617" y="2268"/>
                                </a:lnTo>
                                <a:close/>
                                <a:moveTo>
                                  <a:pt x="4664" y="2271"/>
                                </a:moveTo>
                                <a:lnTo>
                                  <a:pt x="4663" y="2302"/>
                                </a:lnTo>
                                <a:lnTo>
                                  <a:pt x="4686" y="2303"/>
                                </a:lnTo>
                                <a:lnTo>
                                  <a:pt x="4687" y="2272"/>
                                </a:lnTo>
                                <a:lnTo>
                                  <a:pt x="4664" y="2271"/>
                                </a:lnTo>
                                <a:close/>
                                <a:moveTo>
                                  <a:pt x="4710" y="2274"/>
                                </a:moveTo>
                                <a:lnTo>
                                  <a:pt x="4709" y="2305"/>
                                </a:lnTo>
                                <a:lnTo>
                                  <a:pt x="4732" y="2306"/>
                                </a:lnTo>
                                <a:lnTo>
                                  <a:pt x="4734" y="2275"/>
                                </a:lnTo>
                                <a:lnTo>
                                  <a:pt x="4710" y="2274"/>
                                </a:lnTo>
                                <a:close/>
                                <a:moveTo>
                                  <a:pt x="4757" y="2276"/>
                                </a:moveTo>
                                <a:lnTo>
                                  <a:pt x="4756" y="2307"/>
                                </a:lnTo>
                                <a:lnTo>
                                  <a:pt x="4779" y="2308"/>
                                </a:lnTo>
                                <a:lnTo>
                                  <a:pt x="4780" y="2277"/>
                                </a:lnTo>
                                <a:lnTo>
                                  <a:pt x="4757" y="2276"/>
                                </a:lnTo>
                                <a:close/>
                                <a:moveTo>
                                  <a:pt x="4803" y="2278"/>
                                </a:moveTo>
                                <a:lnTo>
                                  <a:pt x="4802" y="2309"/>
                                </a:lnTo>
                                <a:lnTo>
                                  <a:pt x="4826" y="2310"/>
                                </a:lnTo>
                                <a:lnTo>
                                  <a:pt x="4827" y="2279"/>
                                </a:lnTo>
                                <a:lnTo>
                                  <a:pt x="4803" y="2278"/>
                                </a:lnTo>
                                <a:close/>
                                <a:moveTo>
                                  <a:pt x="4850" y="2280"/>
                                </a:moveTo>
                                <a:lnTo>
                                  <a:pt x="4849" y="2312"/>
                                </a:lnTo>
                                <a:lnTo>
                                  <a:pt x="4873" y="2313"/>
                                </a:lnTo>
                                <a:lnTo>
                                  <a:pt x="4873" y="2282"/>
                                </a:lnTo>
                                <a:lnTo>
                                  <a:pt x="4850" y="2280"/>
                                </a:lnTo>
                                <a:close/>
                                <a:moveTo>
                                  <a:pt x="4897" y="2283"/>
                                </a:moveTo>
                                <a:lnTo>
                                  <a:pt x="4896" y="2314"/>
                                </a:lnTo>
                                <a:lnTo>
                                  <a:pt x="4919" y="2315"/>
                                </a:lnTo>
                                <a:lnTo>
                                  <a:pt x="4920" y="2284"/>
                                </a:lnTo>
                                <a:lnTo>
                                  <a:pt x="4897" y="2283"/>
                                </a:lnTo>
                                <a:close/>
                                <a:moveTo>
                                  <a:pt x="4943" y="2285"/>
                                </a:moveTo>
                                <a:lnTo>
                                  <a:pt x="4943" y="2316"/>
                                </a:lnTo>
                                <a:lnTo>
                                  <a:pt x="4966" y="2317"/>
                                </a:lnTo>
                                <a:lnTo>
                                  <a:pt x="4967" y="2286"/>
                                </a:lnTo>
                                <a:lnTo>
                                  <a:pt x="4943" y="2285"/>
                                </a:lnTo>
                                <a:close/>
                                <a:moveTo>
                                  <a:pt x="4990" y="2287"/>
                                </a:moveTo>
                                <a:lnTo>
                                  <a:pt x="4989" y="2318"/>
                                </a:lnTo>
                                <a:lnTo>
                                  <a:pt x="5013" y="2320"/>
                                </a:lnTo>
                                <a:lnTo>
                                  <a:pt x="5014" y="2288"/>
                                </a:lnTo>
                                <a:lnTo>
                                  <a:pt x="4990" y="2287"/>
                                </a:lnTo>
                                <a:close/>
                                <a:moveTo>
                                  <a:pt x="5037" y="2290"/>
                                </a:moveTo>
                                <a:lnTo>
                                  <a:pt x="5036" y="2321"/>
                                </a:lnTo>
                                <a:lnTo>
                                  <a:pt x="5060" y="2322"/>
                                </a:lnTo>
                                <a:lnTo>
                                  <a:pt x="5060" y="2291"/>
                                </a:lnTo>
                                <a:lnTo>
                                  <a:pt x="5037" y="2290"/>
                                </a:lnTo>
                                <a:close/>
                                <a:moveTo>
                                  <a:pt x="5084" y="2292"/>
                                </a:moveTo>
                                <a:lnTo>
                                  <a:pt x="5083" y="2323"/>
                                </a:lnTo>
                                <a:lnTo>
                                  <a:pt x="5106" y="2324"/>
                                </a:lnTo>
                                <a:lnTo>
                                  <a:pt x="5107" y="2293"/>
                                </a:lnTo>
                                <a:lnTo>
                                  <a:pt x="5084" y="2292"/>
                                </a:lnTo>
                                <a:close/>
                                <a:moveTo>
                                  <a:pt x="5130" y="2294"/>
                                </a:moveTo>
                                <a:lnTo>
                                  <a:pt x="5130" y="2325"/>
                                </a:lnTo>
                                <a:lnTo>
                                  <a:pt x="5153" y="2326"/>
                                </a:lnTo>
                                <a:lnTo>
                                  <a:pt x="5154" y="2295"/>
                                </a:lnTo>
                                <a:lnTo>
                                  <a:pt x="5130" y="2294"/>
                                </a:lnTo>
                                <a:close/>
                                <a:moveTo>
                                  <a:pt x="5177" y="2296"/>
                                </a:moveTo>
                                <a:lnTo>
                                  <a:pt x="5176" y="2327"/>
                                </a:lnTo>
                                <a:lnTo>
                                  <a:pt x="5200" y="2328"/>
                                </a:lnTo>
                                <a:lnTo>
                                  <a:pt x="5200" y="2297"/>
                                </a:lnTo>
                                <a:lnTo>
                                  <a:pt x="5177" y="2296"/>
                                </a:lnTo>
                                <a:close/>
                                <a:moveTo>
                                  <a:pt x="5224" y="2298"/>
                                </a:moveTo>
                                <a:lnTo>
                                  <a:pt x="5223" y="2329"/>
                                </a:lnTo>
                                <a:lnTo>
                                  <a:pt x="5246" y="2330"/>
                                </a:lnTo>
                                <a:lnTo>
                                  <a:pt x="5247" y="2299"/>
                                </a:lnTo>
                                <a:lnTo>
                                  <a:pt x="5224" y="2298"/>
                                </a:lnTo>
                                <a:close/>
                                <a:moveTo>
                                  <a:pt x="5270" y="2300"/>
                                </a:moveTo>
                                <a:lnTo>
                                  <a:pt x="5270" y="2332"/>
                                </a:lnTo>
                                <a:lnTo>
                                  <a:pt x="5293" y="2333"/>
                                </a:lnTo>
                                <a:lnTo>
                                  <a:pt x="5294" y="2301"/>
                                </a:lnTo>
                                <a:lnTo>
                                  <a:pt x="5270" y="2300"/>
                                </a:lnTo>
                                <a:close/>
                                <a:moveTo>
                                  <a:pt x="5317" y="2302"/>
                                </a:moveTo>
                                <a:lnTo>
                                  <a:pt x="5316" y="2333"/>
                                </a:lnTo>
                                <a:lnTo>
                                  <a:pt x="5339" y="2334"/>
                                </a:lnTo>
                                <a:lnTo>
                                  <a:pt x="5340" y="2303"/>
                                </a:lnTo>
                                <a:lnTo>
                                  <a:pt x="5317" y="2302"/>
                                </a:lnTo>
                                <a:close/>
                                <a:moveTo>
                                  <a:pt x="5364" y="2305"/>
                                </a:moveTo>
                                <a:lnTo>
                                  <a:pt x="5363" y="2336"/>
                                </a:lnTo>
                                <a:lnTo>
                                  <a:pt x="5386" y="2337"/>
                                </a:lnTo>
                                <a:lnTo>
                                  <a:pt x="5387" y="2305"/>
                                </a:lnTo>
                                <a:lnTo>
                                  <a:pt x="5364" y="2305"/>
                                </a:lnTo>
                                <a:close/>
                                <a:moveTo>
                                  <a:pt x="5410" y="2306"/>
                                </a:moveTo>
                                <a:lnTo>
                                  <a:pt x="5409" y="2337"/>
                                </a:lnTo>
                                <a:lnTo>
                                  <a:pt x="5433" y="2339"/>
                                </a:lnTo>
                                <a:lnTo>
                                  <a:pt x="5434" y="2307"/>
                                </a:lnTo>
                                <a:lnTo>
                                  <a:pt x="5410" y="2306"/>
                                </a:lnTo>
                                <a:close/>
                                <a:moveTo>
                                  <a:pt x="5457" y="2309"/>
                                </a:moveTo>
                                <a:lnTo>
                                  <a:pt x="5456" y="2340"/>
                                </a:lnTo>
                                <a:lnTo>
                                  <a:pt x="5480" y="2341"/>
                                </a:lnTo>
                                <a:lnTo>
                                  <a:pt x="5480" y="2309"/>
                                </a:lnTo>
                                <a:lnTo>
                                  <a:pt x="5457" y="2309"/>
                                </a:lnTo>
                                <a:close/>
                                <a:moveTo>
                                  <a:pt x="5504" y="2310"/>
                                </a:moveTo>
                                <a:lnTo>
                                  <a:pt x="5503" y="2341"/>
                                </a:lnTo>
                                <a:lnTo>
                                  <a:pt x="5524" y="2343"/>
                                </a:lnTo>
                                <a:lnTo>
                                  <a:pt x="5526" y="2343"/>
                                </a:lnTo>
                                <a:lnTo>
                                  <a:pt x="5527" y="2311"/>
                                </a:lnTo>
                                <a:lnTo>
                                  <a:pt x="5525" y="2311"/>
                                </a:lnTo>
                                <a:lnTo>
                                  <a:pt x="5504" y="2310"/>
                                </a:lnTo>
                                <a:close/>
                                <a:moveTo>
                                  <a:pt x="5550" y="2312"/>
                                </a:moveTo>
                                <a:lnTo>
                                  <a:pt x="5550" y="2344"/>
                                </a:lnTo>
                                <a:lnTo>
                                  <a:pt x="5573" y="2344"/>
                                </a:lnTo>
                                <a:lnTo>
                                  <a:pt x="5574" y="2313"/>
                                </a:lnTo>
                                <a:lnTo>
                                  <a:pt x="5550" y="2312"/>
                                </a:lnTo>
                                <a:close/>
                                <a:moveTo>
                                  <a:pt x="5597" y="2314"/>
                                </a:moveTo>
                                <a:lnTo>
                                  <a:pt x="5596" y="2345"/>
                                </a:lnTo>
                                <a:lnTo>
                                  <a:pt x="5620" y="2347"/>
                                </a:lnTo>
                                <a:lnTo>
                                  <a:pt x="5621" y="2315"/>
                                </a:lnTo>
                                <a:lnTo>
                                  <a:pt x="5597" y="2314"/>
                                </a:lnTo>
                                <a:close/>
                                <a:moveTo>
                                  <a:pt x="5644" y="2316"/>
                                </a:moveTo>
                                <a:lnTo>
                                  <a:pt x="5643" y="2347"/>
                                </a:lnTo>
                                <a:lnTo>
                                  <a:pt x="5662" y="2348"/>
                                </a:lnTo>
                                <a:lnTo>
                                  <a:pt x="5667" y="2348"/>
                                </a:lnTo>
                                <a:lnTo>
                                  <a:pt x="5667" y="2317"/>
                                </a:lnTo>
                                <a:lnTo>
                                  <a:pt x="5663" y="2317"/>
                                </a:lnTo>
                                <a:lnTo>
                                  <a:pt x="5644" y="2316"/>
                                </a:lnTo>
                                <a:close/>
                                <a:moveTo>
                                  <a:pt x="5691" y="2318"/>
                                </a:moveTo>
                                <a:lnTo>
                                  <a:pt x="5690" y="2349"/>
                                </a:lnTo>
                                <a:lnTo>
                                  <a:pt x="5713" y="2350"/>
                                </a:lnTo>
                                <a:lnTo>
                                  <a:pt x="5714" y="2319"/>
                                </a:lnTo>
                                <a:lnTo>
                                  <a:pt x="5691" y="2318"/>
                                </a:lnTo>
                                <a:close/>
                                <a:moveTo>
                                  <a:pt x="5737" y="2320"/>
                                </a:moveTo>
                                <a:lnTo>
                                  <a:pt x="5737" y="2351"/>
                                </a:lnTo>
                                <a:lnTo>
                                  <a:pt x="5760" y="2352"/>
                                </a:lnTo>
                                <a:lnTo>
                                  <a:pt x="5761" y="2321"/>
                                </a:lnTo>
                                <a:lnTo>
                                  <a:pt x="5737" y="2320"/>
                                </a:lnTo>
                                <a:close/>
                                <a:moveTo>
                                  <a:pt x="5784" y="2322"/>
                                </a:moveTo>
                                <a:lnTo>
                                  <a:pt x="5783" y="2353"/>
                                </a:lnTo>
                                <a:lnTo>
                                  <a:pt x="5800" y="2353"/>
                                </a:lnTo>
                                <a:lnTo>
                                  <a:pt x="5807" y="2353"/>
                                </a:lnTo>
                                <a:lnTo>
                                  <a:pt x="5807" y="2322"/>
                                </a:lnTo>
                                <a:lnTo>
                                  <a:pt x="5800" y="2322"/>
                                </a:lnTo>
                                <a:lnTo>
                                  <a:pt x="5784" y="2322"/>
                                </a:lnTo>
                                <a:close/>
                                <a:moveTo>
                                  <a:pt x="5831" y="2324"/>
                                </a:moveTo>
                                <a:lnTo>
                                  <a:pt x="5830" y="2355"/>
                                </a:lnTo>
                                <a:lnTo>
                                  <a:pt x="5853" y="2356"/>
                                </a:lnTo>
                                <a:lnTo>
                                  <a:pt x="5854" y="2324"/>
                                </a:lnTo>
                                <a:lnTo>
                                  <a:pt x="5831" y="2324"/>
                                </a:lnTo>
                                <a:close/>
                                <a:moveTo>
                                  <a:pt x="5877" y="2325"/>
                                </a:moveTo>
                                <a:lnTo>
                                  <a:pt x="5877" y="2356"/>
                                </a:lnTo>
                                <a:lnTo>
                                  <a:pt x="5900" y="2357"/>
                                </a:lnTo>
                                <a:lnTo>
                                  <a:pt x="5901" y="2326"/>
                                </a:lnTo>
                                <a:lnTo>
                                  <a:pt x="5877" y="2325"/>
                                </a:lnTo>
                                <a:close/>
                                <a:moveTo>
                                  <a:pt x="5924" y="2327"/>
                                </a:moveTo>
                                <a:lnTo>
                                  <a:pt x="5923" y="2358"/>
                                </a:lnTo>
                                <a:lnTo>
                                  <a:pt x="5937" y="2359"/>
                                </a:lnTo>
                                <a:lnTo>
                                  <a:pt x="5947" y="2359"/>
                                </a:lnTo>
                                <a:lnTo>
                                  <a:pt x="5947" y="2328"/>
                                </a:lnTo>
                                <a:lnTo>
                                  <a:pt x="5938" y="2328"/>
                                </a:lnTo>
                                <a:lnTo>
                                  <a:pt x="5924" y="2327"/>
                                </a:lnTo>
                                <a:close/>
                                <a:moveTo>
                                  <a:pt x="5971" y="2329"/>
                                </a:moveTo>
                                <a:lnTo>
                                  <a:pt x="5970" y="2360"/>
                                </a:lnTo>
                                <a:lnTo>
                                  <a:pt x="5993" y="2361"/>
                                </a:lnTo>
                                <a:lnTo>
                                  <a:pt x="5994" y="2329"/>
                                </a:lnTo>
                                <a:lnTo>
                                  <a:pt x="5971" y="2329"/>
                                </a:lnTo>
                                <a:close/>
                                <a:moveTo>
                                  <a:pt x="6017" y="2330"/>
                                </a:moveTo>
                                <a:lnTo>
                                  <a:pt x="6017" y="2362"/>
                                </a:lnTo>
                                <a:lnTo>
                                  <a:pt x="6040" y="2363"/>
                                </a:lnTo>
                                <a:lnTo>
                                  <a:pt x="6041" y="2331"/>
                                </a:lnTo>
                                <a:lnTo>
                                  <a:pt x="6017" y="2330"/>
                                </a:lnTo>
                                <a:close/>
                                <a:moveTo>
                                  <a:pt x="6064" y="2332"/>
                                </a:moveTo>
                                <a:lnTo>
                                  <a:pt x="6063" y="2363"/>
                                </a:lnTo>
                                <a:lnTo>
                                  <a:pt x="6087" y="2364"/>
                                </a:lnTo>
                                <a:lnTo>
                                  <a:pt x="6087" y="2333"/>
                                </a:lnTo>
                                <a:lnTo>
                                  <a:pt x="6076" y="2333"/>
                                </a:lnTo>
                                <a:lnTo>
                                  <a:pt x="6064" y="2332"/>
                                </a:lnTo>
                                <a:close/>
                                <a:moveTo>
                                  <a:pt x="6111" y="2334"/>
                                </a:moveTo>
                                <a:lnTo>
                                  <a:pt x="6110" y="2365"/>
                                </a:lnTo>
                                <a:lnTo>
                                  <a:pt x="6133" y="2366"/>
                                </a:lnTo>
                                <a:lnTo>
                                  <a:pt x="6134" y="2334"/>
                                </a:lnTo>
                                <a:lnTo>
                                  <a:pt x="6111" y="2334"/>
                                </a:lnTo>
                                <a:close/>
                                <a:moveTo>
                                  <a:pt x="6157" y="2336"/>
                                </a:moveTo>
                                <a:lnTo>
                                  <a:pt x="6157" y="2367"/>
                                </a:lnTo>
                                <a:lnTo>
                                  <a:pt x="6180" y="2368"/>
                                </a:lnTo>
                                <a:lnTo>
                                  <a:pt x="6181" y="2336"/>
                                </a:lnTo>
                                <a:lnTo>
                                  <a:pt x="6157" y="2336"/>
                                </a:lnTo>
                                <a:close/>
                                <a:moveTo>
                                  <a:pt x="6214" y="2337"/>
                                </a:moveTo>
                                <a:lnTo>
                                  <a:pt x="6204" y="2337"/>
                                </a:lnTo>
                                <a:lnTo>
                                  <a:pt x="6203" y="2368"/>
                                </a:lnTo>
                                <a:lnTo>
                                  <a:pt x="6213" y="2369"/>
                                </a:lnTo>
                                <a:lnTo>
                                  <a:pt x="6227" y="2369"/>
                                </a:lnTo>
                                <a:lnTo>
                                  <a:pt x="6228" y="2338"/>
                                </a:lnTo>
                                <a:lnTo>
                                  <a:pt x="6214" y="2337"/>
                                </a:lnTo>
                                <a:close/>
                                <a:moveTo>
                                  <a:pt x="6251" y="2339"/>
                                </a:moveTo>
                                <a:lnTo>
                                  <a:pt x="6250" y="2370"/>
                                </a:lnTo>
                                <a:lnTo>
                                  <a:pt x="6274" y="2371"/>
                                </a:lnTo>
                                <a:lnTo>
                                  <a:pt x="6274" y="2340"/>
                                </a:lnTo>
                                <a:lnTo>
                                  <a:pt x="6251" y="2339"/>
                                </a:lnTo>
                                <a:close/>
                                <a:moveTo>
                                  <a:pt x="6298" y="2340"/>
                                </a:moveTo>
                                <a:lnTo>
                                  <a:pt x="6297" y="2372"/>
                                </a:lnTo>
                                <a:lnTo>
                                  <a:pt x="6320" y="2372"/>
                                </a:lnTo>
                                <a:lnTo>
                                  <a:pt x="6321" y="2341"/>
                                </a:lnTo>
                                <a:lnTo>
                                  <a:pt x="6298" y="2340"/>
                                </a:lnTo>
                                <a:close/>
                                <a:moveTo>
                                  <a:pt x="6344" y="2342"/>
                                </a:moveTo>
                                <a:lnTo>
                                  <a:pt x="6344" y="2374"/>
                                </a:lnTo>
                                <a:lnTo>
                                  <a:pt x="6351" y="2374"/>
                                </a:lnTo>
                                <a:lnTo>
                                  <a:pt x="6367" y="2374"/>
                                </a:lnTo>
                                <a:lnTo>
                                  <a:pt x="6368" y="2343"/>
                                </a:lnTo>
                                <a:lnTo>
                                  <a:pt x="6352" y="2343"/>
                                </a:lnTo>
                                <a:lnTo>
                                  <a:pt x="6344" y="2342"/>
                                </a:lnTo>
                                <a:close/>
                                <a:moveTo>
                                  <a:pt x="6391" y="2344"/>
                                </a:moveTo>
                                <a:lnTo>
                                  <a:pt x="6390" y="2375"/>
                                </a:lnTo>
                                <a:lnTo>
                                  <a:pt x="6414" y="2376"/>
                                </a:lnTo>
                                <a:lnTo>
                                  <a:pt x="6415" y="2344"/>
                                </a:lnTo>
                                <a:lnTo>
                                  <a:pt x="6391" y="2344"/>
                                </a:lnTo>
                                <a:close/>
                                <a:moveTo>
                                  <a:pt x="6438" y="2345"/>
                                </a:moveTo>
                                <a:lnTo>
                                  <a:pt x="6437" y="2376"/>
                                </a:lnTo>
                                <a:lnTo>
                                  <a:pt x="6461" y="2377"/>
                                </a:lnTo>
                                <a:lnTo>
                                  <a:pt x="6461" y="2346"/>
                                </a:lnTo>
                                <a:lnTo>
                                  <a:pt x="6438" y="2345"/>
                                </a:lnTo>
                                <a:close/>
                                <a:moveTo>
                                  <a:pt x="6485" y="2347"/>
                                </a:moveTo>
                                <a:lnTo>
                                  <a:pt x="6484" y="2378"/>
                                </a:lnTo>
                                <a:lnTo>
                                  <a:pt x="6489" y="2378"/>
                                </a:lnTo>
                                <a:lnTo>
                                  <a:pt x="6507" y="2379"/>
                                </a:lnTo>
                                <a:lnTo>
                                  <a:pt x="6508" y="2348"/>
                                </a:lnTo>
                                <a:lnTo>
                                  <a:pt x="6489" y="2347"/>
                                </a:lnTo>
                                <a:lnTo>
                                  <a:pt x="6485" y="2347"/>
                                </a:lnTo>
                                <a:close/>
                                <a:moveTo>
                                  <a:pt x="6531" y="2348"/>
                                </a:moveTo>
                                <a:lnTo>
                                  <a:pt x="6531" y="2379"/>
                                </a:lnTo>
                                <a:lnTo>
                                  <a:pt x="6554" y="2380"/>
                                </a:lnTo>
                                <a:lnTo>
                                  <a:pt x="6554" y="2349"/>
                                </a:lnTo>
                                <a:lnTo>
                                  <a:pt x="6531" y="2348"/>
                                </a:lnTo>
                                <a:close/>
                                <a:moveTo>
                                  <a:pt x="6578" y="2350"/>
                                </a:moveTo>
                                <a:lnTo>
                                  <a:pt x="6577" y="2381"/>
                                </a:lnTo>
                                <a:lnTo>
                                  <a:pt x="6601" y="2382"/>
                                </a:lnTo>
                                <a:lnTo>
                                  <a:pt x="6601" y="2351"/>
                                </a:lnTo>
                                <a:lnTo>
                                  <a:pt x="6578" y="2350"/>
                                </a:lnTo>
                                <a:close/>
                                <a:moveTo>
                                  <a:pt x="6624" y="2351"/>
                                </a:moveTo>
                                <a:lnTo>
                                  <a:pt x="6624" y="2383"/>
                                </a:lnTo>
                                <a:lnTo>
                                  <a:pt x="6626" y="2383"/>
                                </a:lnTo>
                                <a:lnTo>
                                  <a:pt x="6647" y="2383"/>
                                </a:lnTo>
                                <a:lnTo>
                                  <a:pt x="6648" y="2352"/>
                                </a:lnTo>
                                <a:lnTo>
                                  <a:pt x="6627" y="2352"/>
                                </a:lnTo>
                                <a:lnTo>
                                  <a:pt x="6624" y="2351"/>
                                </a:lnTo>
                                <a:close/>
                                <a:moveTo>
                                  <a:pt x="6671" y="2353"/>
                                </a:moveTo>
                                <a:lnTo>
                                  <a:pt x="6671" y="2384"/>
                                </a:lnTo>
                                <a:lnTo>
                                  <a:pt x="6694" y="2385"/>
                                </a:lnTo>
                                <a:lnTo>
                                  <a:pt x="6694" y="2353"/>
                                </a:lnTo>
                                <a:lnTo>
                                  <a:pt x="6671" y="2353"/>
                                </a:lnTo>
                                <a:close/>
                                <a:moveTo>
                                  <a:pt x="6718" y="2355"/>
                                </a:moveTo>
                                <a:lnTo>
                                  <a:pt x="6717" y="2386"/>
                                </a:lnTo>
                                <a:lnTo>
                                  <a:pt x="6741" y="2386"/>
                                </a:lnTo>
                                <a:lnTo>
                                  <a:pt x="6741" y="2355"/>
                                </a:lnTo>
                                <a:lnTo>
                                  <a:pt x="6718" y="2355"/>
                                </a:lnTo>
                                <a:close/>
                                <a:moveTo>
                                  <a:pt x="6765" y="2356"/>
                                </a:moveTo>
                                <a:lnTo>
                                  <a:pt x="6764" y="2356"/>
                                </a:lnTo>
                                <a:lnTo>
                                  <a:pt x="6764" y="2387"/>
                                </a:lnTo>
                                <a:lnTo>
                                  <a:pt x="6765" y="2356"/>
                                </a:lnTo>
                                <a:close/>
                                <a:moveTo>
                                  <a:pt x="23" y="0"/>
                                </a:moveTo>
                                <a:lnTo>
                                  <a:pt x="0" y="7"/>
                                </a:lnTo>
                                <a:lnTo>
                                  <a:pt x="6" y="37"/>
                                </a:lnTo>
                                <a:lnTo>
                                  <a:pt x="28" y="30"/>
                                </a:lnTo>
                                <a:lnTo>
                                  <a:pt x="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97" name="AutoShape 1021"/>
                        <wps:cNvSpPr>
                          <a:spLocks/>
                        </wps:cNvSpPr>
                        <wps:spPr bwMode="auto">
                          <a:xfrm>
                            <a:off x="32030" y="-59575"/>
                            <a:ext cx="256057" cy="51150"/>
                          </a:xfrm>
                          <a:custGeom>
                            <a:avLst/>
                            <a:gdLst>
                              <a:gd name="T0" fmla="+- 0 2651 32030"/>
                              <a:gd name="T1" fmla="*/ T0 w 256057"/>
                              <a:gd name="T2" fmla="+- 0 2028 -59575"/>
                              <a:gd name="T3" fmla="*/ 2028 h 51150"/>
                              <a:gd name="T4" fmla="+- 0 2788 32030"/>
                              <a:gd name="T5" fmla="*/ T4 w 256057"/>
                              <a:gd name="T6" fmla="+- 0 2596 -59575"/>
                              <a:gd name="T7" fmla="*/ 2596 h 51150"/>
                              <a:gd name="T8" fmla="+- 0 2926 32030"/>
                              <a:gd name="T9" fmla="*/ T8 w 256057"/>
                              <a:gd name="T10" fmla="+- 0 2850 -59575"/>
                              <a:gd name="T11" fmla="*/ 2850 h 51150"/>
                              <a:gd name="T12" fmla="+- 0 3064 32030"/>
                              <a:gd name="T13" fmla="*/ T12 w 256057"/>
                              <a:gd name="T14" fmla="+- 0 3003 -59575"/>
                              <a:gd name="T15" fmla="*/ 3003 h 51150"/>
                              <a:gd name="T16" fmla="+- 0 3202 32030"/>
                              <a:gd name="T17" fmla="*/ T16 w 256057"/>
                              <a:gd name="T18" fmla="+- 0 3109 -59575"/>
                              <a:gd name="T19" fmla="*/ 3109 h 51150"/>
                              <a:gd name="T20" fmla="+- 0 3340 32030"/>
                              <a:gd name="T21" fmla="*/ T20 w 256057"/>
                              <a:gd name="T22" fmla="+- 0 3187 -59575"/>
                              <a:gd name="T23" fmla="*/ 3187 h 51150"/>
                              <a:gd name="T24" fmla="+- 0 3477 32030"/>
                              <a:gd name="T25" fmla="*/ T24 w 256057"/>
                              <a:gd name="T26" fmla="+- 0 3249 -59575"/>
                              <a:gd name="T27" fmla="*/ 3249 h 51150"/>
                              <a:gd name="T28" fmla="+- 0 3615 32030"/>
                              <a:gd name="T29" fmla="*/ T28 w 256057"/>
                              <a:gd name="T30" fmla="+- 0 3299 -59575"/>
                              <a:gd name="T31" fmla="*/ 3299 h 51150"/>
                              <a:gd name="T32" fmla="+- 0 3753 32030"/>
                              <a:gd name="T33" fmla="*/ T32 w 256057"/>
                              <a:gd name="T34" fmla="+- 0 3341 -59575"/>
                              <a:gd name="T35" fmla="*/ 3341 h 51150"/>
                              <a:gd name="T36" fmla="+- 0 3891 32030"/>
                              <a:gd name="T37" fmla="*/ T36 w 256057"/>
                              <a:gd name="T38" fmla="+- 0 3377 -59575"/>
                              <a:gd name="T39" fmla="*/ 3377 h 51150"/>
                              <a:gd name="T40" fmla="+- 0 4029 32030"/>
                              <a:gd name="T41" fmla="*/ T40 w 256057"/>
                              <a:gd name="T42" fmla="+- 0 3409 -59575"/>
                              <a:gd name="T43" fmla="*/ 3409 h 51150"/>
                              <a:gd name="T44" fmla="+- 0 4167 32030"/>
                              <a:gd name="T45" fmla="*/ T44 w 256057"/>
                              <a:gd name="T46" fmla="+- 0 3436 -59575"/>
                              <a:gd name="T47" fmla="*/ 3436 h 51150"/>
                              <a:gd name="T48" fmla="+- 0 4305 32030"/>
                              <a:gd name="T49" fmla="*/ T48 w 256057"/>
                              <a:gd name="T50" fmla="+- 0 3460 -59575"/>
                              <a:gd name="T51" fmla="*/ 3460 h 51150"/>
                              <a:gd name="T52" fmla="+- 0 4442 32030"/>
                              <a:gd name="T53" fmla="*/ T52 w 256057"/>
                              <a:gd name="T54" fmla="+- 0 3483 -59575"/>
                              <a:gd name="T55" fmla="*/ 3483 h 51150"/>
                              <a:gd name="T56" fmla="+- 0 4580 32030"/>
                              <a:gd name="T57" fmla="*/ T56 w 256057"/>
                              <a:gd name="T58" fmla="+- 0 3503 -59575"/>
                              <a:gd name="T59" fmla="*/ 3503 h 51150"/>
                              <a:gd name="T60" fmla="+- 0 4718 32030"/>
                              <a:gd name="T61" fmla="*/ T60 w 256057"/>
                              <a:gd name="T62" fmla="+- 0 3521 -59575"/>
                              <a:gd name="T63" fmla="*/ 3521 h 51150"/>
                              <a:gd name="T64" fmla="+- 0 4856 32030"/>
                              <a:gd name="T65" fmla="*/ T64 w 256057"/>
                              <a:gd name="T66" fmla="+- 0 3538 -59575"/>
                              <a:gd name="T67" fmla="*/ 3538 h 51150"/>
                              <a:gd name="T68" fmla="+- 0 4994 32030"/>
                              <a:gd name="T69" fmla="*/ T68 w 256057"/>
                              <a:gd name="T70" fmla="+- 0 3554 -59575"/>
                              <a:gd name="T71" fmla="*/ 3554 h 51150"/>
                              <a:gd name="T72" fmla="+- 0 5131 32030"/>
                              <a:gd name="T73" fmla="*/ T72 w 256057"/>
                              <a:gd name="T74" fmla="+- 0 3568 -59575"/>
                              <a:gd name="T75" fmla="*/ 3568 h 51150"/>
                              <a:gd name="T76" fmla="+- 0 5269 32030"/>
                              <a:gd name="T77" fmla="*/ T76 w 256057"/>
                              <a:gd name="T78" fmla="+- 0 3582 -59575"/>
                              <a:gd name="T79" fmla="*/ 3582 h 51150"/>
                              <a:gd name="T80" fmla="+- 0 5407 32030"/>
                              <a:gd name="T81" fmla="*/ T80 w 256057"/>
                              <a:gd name="T82" fmla="+- 0 3595 -59575"/>
                              <a:gd name="T83" fmla="*/ 3595 h 51150"/>
                              <a:gd name="T84" fmla="+- 0 5545 32030"/>
                              <a:gd name="T85" fmla="*/ T84 w 256057"/>
                              <a:gd name="T86" fmla="+- 0 3608 -59575"/>
                              <a:gd name="T87" fmla="*/ 3608 h 51150"/>
                              <a:gd name="T88" fmla="+- 0 5683 32030"/>
                              <a:gd name="T89" fmla="*/ T88 w 256057"/>
                              <a:gd name="T90" fmla="+- 0 3619 -59575"/>
                              <a:gd name="T91" fmla="*/ 3619 h 51150"/>
                              <a:gd name="T92" fmla="+- 0 5820 32030"/>
                              <a:gd name="T93" fmla="*/ T92 w 256057"/>
                              <a:gd name="T94" fmla="+- 0 3630 -59575"/>
                              <a:gd name="T95" fmla="*/ 3630 h 51150"/>
                              <a:gd name="T96" fmla="+- 0 5958 32030"/>
                              <a:gd name="T97" fmla="*/ T96 w 256057"/>
                              <a:gd name="T98" fmla="+- 0 3640 -59575"/>
                              <a:gd name="T99" fmla="*/ 3640 h 51150"/>
                              <a:gd name="T100" fmla="+- 0 6096 32030"/>
                              <a:gd name="T101" fmla="*/ T100 w 256057"/>
                              <a:gd name="T102" fmla="+- 0 3650 -59575"/>
                              <a:gd name="T103" fmla="*/ 3650 h 51150"/>
                              <a:gd name="T104" fmla="+- 0 6234 32030"/>
                              <a:gd name="T105" fmla="*/ T104 w 256057"/>
                              <a:gd name="T106" fmla="+- 0 3660 -59575"/>
                              <a:gd name="T107" fmla="*/ 3660 h 51150"/>
                              <a:gd name="T108" fmla="+- 0 6372 32030"/>
                              <a:gd name="T109" fmla="*/ T108 w 256057"/>
                              <a:gd name="T110" fmla="+- 0 3669 -59575"/>
                              <a:gd name="T111" fmla="*/ 3669 h 51150"/>
                              <a:gd name="T112" fmla="+- 0 6509 32030"/>
                              <a:gd name="T113" fmla="*/ T112 w 256057"/>
                              <a:gd name="T114" fmla="+- 0 3678 -59575"/>
                              <a:gd name="T115" fmla="*/ 3678 h 51150"/>
                              <a:gd name="T116" fmla="+- 0 6647 32030"/>
                              <a:gd name="T117" fmla="*/ T116 w 256057"/>
                              <a:gd name="T118" fmla="+- 0 3687 -59575"/>
                              <a:gd name="T119" fmla="*/ 3687 h 51150"/>
                              <a:gd name="T120" fmla="+- 0 6785 32030"/>
                              <a:gd name="T121" fmla="*/ T120 w 256057"/>
                              <a:gd name="T122" fmla="+- 0 3695 -59575"/>
                              <a:gd name="T123" fmla="*/ 3695 h 51150"/>
                              <a:gd name="T124" fmla="+- 0 6923 32030"/>
                              <a:gd name="T125" fmla="*/ T124 w 256057"/>
                              <a:gd name="T126" fmla="+- 0 3703 -59575"/>
                              <a:gd name="T127" fmla="*/ 3703 h 51150"/>
                              <a:gd name="T128" fmla="+- 0 7061 32030"/>
                              <a:gd name="T129" fmla="*/ T128 w 256057"/>
                              <a:gd name="T130" fmla="+- 0 3711 -59575"/>
                              <a:gd name="T131" fmla="*/ 3711 h 51150"/>
                              <a:gd name="T132" fmla="+- 0 7199 32030"/>
                              <a:gd name="T133" fmla="*/ T132 w 256057"/>
                              <a:gd name="T134" fmla="+- 0 3718 -59575"/>
                              <a:gd name="T135" fmla="*/ 3718 h 51150"/>
                              <a:gd name="T136" fmla="+- 0 7337 32030"/>
                              <a:gd name="T137" fmla="*/ T136 w 256057"/>
                              <a:gd name="T138" fmla="+- 0 3726 -59575"/>
                              <a:gd name="T139" fmla="*/ 3726 h 51150"/>
                              <a:gd name="T140" fmla="+- 0 7474 32030"/>
                              <a:gd name="T141" fmla="*/ T140 w 256057"/>
                              <a:gd name="T142" fmla="+- 0 3733 -59575"/>
                              <a:gd name="T143" fmla="*/ 3733 h 51150"/>
                              <a:gd name="T144" fmla="+- 0 7612 32030"/>
                              <a:gd name="T145" fmla="*/ T144 w 256057"/>
                              <a:gd name="T146" fmla="+- 0 3741 -59575"/>
                              <a:gd name="T147" fmla="*/ 3741 h 51150"/>
                              <a:gd name="T148" fmla="+- 0 7750 32030"/>
                              <a:gd name="T149" fmla="*/ T148 w 256057"/>
                              <a:gd name="T150" fmla="+- 0 3748 -59575"/>
                              <a:gd name="T151" fmla="*/ 3748 h 51150"/>
                              <a:gd name="T152" fmla="+- 0 7888 32030"/>
                              <a:gd name="T153" fmla="*/ T152 w 256057"/>
                              <a:gd name="T154" fmla="+- 0 3755 -59575"/>
                              <a:gd name="T155" fmla="*/ 3755 h 51150"/>
                              <a:gd name="T156" fmla="+- 0 8026 32030"/>
                              <a:gd name="T157" fmla="*/ T156 w 256057"/>
                              <a:gd name="T158" fmla="+- 0 3762 -59575"/>
                              <a:gd name="T159" fmla="*/ 3762 h 51150"/>
                              <a:gd name="T160" fmla="+- 0 8163 32030"/>
                              <a:gd name="T161" fmla="*/ T160 w 256057"/>
                              <a:gd name="T162" fmla="+- 0 3768 -59575"/>
                              <a:gd name="T163" fmla="*/ 3768 h 51150"/>
                              <a:gd name="T164" fmla="+- 0 8301 32030"/>
                              <a:gd name="T165" fmla="*/ T164 w 256057"/>
                              <a:gd name="T166" fmla="+- 0 3775 -59575"/>
                              <a:gd name="T167" fmla="*/ 3775 h 51150"/>
                              <a:gd name="T168" fmla="+- 0 8439 32030"/>
                              <a:gd name="T169" fmla="*/ T168 w 256057"/>
                              <a:gd name="T170" fmla="+- 0 3782 -59575"/>
                              <a:gd name="T171" fmla="*/ 3782 h 51150"/>
                              <a:gd name="T172" fmla="+- 0 8577 32030"/>
                              <a:gd name="T173" fmla="*/ T172 w 256057"/>
                              <a:gd name="T174" fmla="+- 0 3789 -59575"/>
                              <a:gd name="T175" fmla="*/ 3789 h 51150"/>
                              <a:gd name="T176" fmla="+- 0 8715 32030"/>
                              <a:gd name="T177" fmla="*/ T176 w 256057"/>
                              <a:gd name="T178" fmla="+- 0 3796 -59575"/>
                              <a:gd name="T179" fmla="*/ 3796 h 51150"/>
                              <a:gd name="T180" fmla="+- 0 8852 32030"/>
                              <a:gd name="T181" fmla="*/ T180 w 256057"/>
                              <a:gd name="T182" fmla="+- 0 3803 -59575"/>
                              <a:gd name="T183" fmla="*/ 3803 h 51150"/>
                              <a:gd name="T184" fmla="+- 0 8990 32030"/>
                              <a:gd name="T185" fmla="*/ T184 w 256057"/>
                              <a:gd name="T186" fmla="+- 0 3810 -59575"/>
                              <a:gd name="T187" fmla="*/ 3810 h 51150"/>
                              <a:gd name="T188" fmla="+- 0 9128 32030"/>
                              <a:gd name="T189" fmla="*/ T188 w 256057"/>
                              <a:gd name="T190" fmla="+- 0 3817 -59575"/>
                              <a:gd name="T191" fmla="*/ 3817 h 51150"/>
                              <a:gd name="T192" fmla="+- 0 9266 32030"/>
                              <a:gd name="T193" fmla="*/ T192 w 256057"/>
                              <a:gd name="T194" fmla="+- 0 3824 -59575"/>
                              <a:gd name="T195" fmla="*/ 3824 h 51150"/>
                              <a:gd name="T196" fmla="+- 0 9404 32030"/>
                              <a:gd name="T197" fmla="*/ T196 w 256057"/>
                              <a:gd name="T198" fmla="+- 0 3832 -59575"/>
                              <a:gd name="T199" fmla="*/ 3832 h 51150"/>
                              <a:gd name="T200" fmla="+- 0 9266 32030"/>
                              <a:gd name="T201" fmla="*/ T200 w 256057"/>
                              <a:gd name="T202" fmla="+- 0 3824 -59575"/>
                              <a:gd name="T203" fmla="*/ 3824 h 51150"/>
                              <a:gd name="T204" fmla="+- 0 9404 32030"/>
                              <a:gd name="T205" fmla="*/ T204 w 256057"/>
                              <a:gd name="T206" fmla="+- 0 3832 -59575"/>
                              <a:gd name="T207" fmla="*/ 3832 h 5115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</a:cxnLst>
                            <a:rect l="0" t="0" r="r" b="b"/>
                            <a:pathLst>
                              <a:path w="256057" h="51150">
                                <a:moveTo>
                                  <a:pt x="-29379" y="61603"/>
                                </a:moveTo>
                                <a:lnTo>
                                  <a:pt x="-29242" y="62171"/>
                                </a:lnTo>
                                <a:lnTo>
                                  <a:pt x="-29104" y="62425"/>
                                </a:lnTo>
                                <a:lnTo>
                                  <a:pt x="-28966" y="62578"/>
                                </a:lnTo>
                                <a:lnTo>
                                  <a:pt x="-28828" y="62684"/>
                                </a:lnTo>
                                <a:lnTo>
                                  <a:pt x="-28690" y="62762"/>
                                </a:lnTo>
                                <a:lnTo>
                                  <a:pt x="-28553" y="62824"/>
                                </a:lnTo>
                                <a:lnTo>
                                  <a:pt x="-28415" y="62874"/>
                                </a:lnTo>
                                <a:lnTo>
                                  <a:pt x="-28277" y="62916"/>
                                </a:lnTo>
                                <a:lnTo>
                                  <a:pt x="-28139" y="62952"/>
                                </a:lnTo>
                                <a:lnTo>
                                  <a:pt x="-28001" y="62984"/>
                                </a:lnTo>
                                <a:lnTo>
                                  <a:pt x="-27863" y="63011"/>
                                </a:lnTo>
                                <a:lnTo>
                                  <a:pt x="-27725" y="63035"/>
                                </a:lnTo>
                                <a:lnTo>
                                  <a:pt x="-27588" y="63058"/>
                                </a:lnTo>
                                <a:lnTo>
                                  <a:pt x="-27450" y="63078"/>
                                </a:lnTo>
                                <a:lnTo>
                                  <a:pt x="-27312" y="63096"/>
                                </a:lnTo>
                                <a:lnTo>
                                  <a:pt x="-27174" y="63113"/>
                                </a:lnTo>
                                <a:lnTo>
                                  <a:pt x="-27036" y="63129"/>
                                </a:lnTo>
                                <a:lnTo>
                                  <a:pt x="-26899" y="63143"/>
                                </a:lnTo>
                                <a:lnTo>
                                  <a:pt x="-26761" y="63157"/>
                                </a:lnTo>
                                <a:lnTo>
                                  <a:pt x="-26623" y="63170"/>
                                </a:lnTo>
                                <a:lnTo>
                                  <a:pt x="-26485" y="63183"/>
                                </a:lnTo>
                                <a:lnTo>
                                  <a:pt x="-26347" y="63194"/>
                                </a:lnTo>
                                <a:lnTo>
                                  <a:pt x="-26210" y="63205"/>
                                </a:lnTo>
                                <a:lnTo>
                                  <a:pt x="-26072" y="63215"/>
                                </a:lnTo>
                                <a:lnTo>
                                  <a:pt x="-25934" y="63225"/>
                                </a:lnTo>
                                <a:lnTo>
                                  <a:pt x="-25796" y="63235"/>
                                </a:lnTo>
                                <a:lnTo>
                                  <a:pt x="-25658" y="63244"/>
                                </a:lnTo>
                                <a:lnTo>
                                  <a:pt x="-25521" y="63253"/>
                                </a:lnTo>
                                <a:lnTo>
                                  <a:pt x="-25383" y="63262"/>
                                </a:lnTo>
                                <a:lnTo>
                                  <a:pt x="-25245" y="63270"/>
                                </a:lnTo>
                                <a:lnTo>
                                  <a:pt x="-25107" y="63278"/>
                                </a:lnTo>
                                <a:lnTo>
                                  <a:pt x="-24969" y="63286"/>
                                </a:lnTo>
                                <a:lnTo>
                                  <a:pt x="-24831" y="63293"/>
                                </a:lnTo>
                                <a:lnTo>
                                  <a:pt x="-24693" y="63301"/>
                                </a:lnTo>
                                <a:lnTo>
                                  <a:pt x="-24556" y="63308"/>
                                </a:lnTo>
                                <a:lnTo>
                                  <a:pt x="-24418" y="63316"/>
                                </a:lnTo>
                                <a:lnTo>
                                  <a:pt x="-24280" y="63323"/>
                                </a:lnTo>
                                <a:lnTo>
                                  <a:pt x="-24142" y="63330"/>
                                </a:lnTo>
                                <a:lnTo>
                                  <a:pt x="-24004" y="63337"/>
                                </a:lnTo>
                                <a:lnTo>
                                  <a:pt x="-23867" y="63343"/>
                                </a:lnTo>
                                <a:lnTo>
                                  <a:pt x="-23729" y="63350"/>
                                </a:lnTo>
                                <a:lnTo>
                                  <a:pt x="-23591" y="63357"/>
                                </a:lnTo>
                                <a:lnTo>
                                  <a:pt x="-23453" y="63364"/>
                                </a:lnTo>
                                <a:lnTo>
                                  <a:pt x="-23315" y="63371"/>
                                </a:lnTo>
                                <a:lnTo>
                                  <a:pt x="-23178" y="63378"/>
                                </a:lnTo>
                                <a:lnTo>
                                  <a:pt x="-23040" y="63385"/>
                                </a:lnTo>
                                <a:lnTo>
                                  <a:pt x="-22902" y="63392"/>
                                </a:lnTo>
                                <a:lnTo>
                                  <a:pt x="-22764" y="63399"/>
                                </a:lnTo>
                                <a:lnTo>
                                  <a:pt x="-22626" y="63407"/>
                                </a:lnTo>
                                <a:moveTo>
                                  <a:pt x="-22764" y="63399"/>
                                </a:moveTo>
                                <a:lnTo>
                                  <a:pt x="-22626" y="63407"/>
                                </a:lnTo>
                              </a:path>
                            </a:pathLst>
                          </a:custGeom>
                          <a:noFill/>
                          <a:ln w="1733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98" name="AutoShape 1020"/>
                        <wps:cNvSpPr>
                          <a:spLocks/>
                        </wps:cNvSpPr>
                        <wps:spPr bwMode="auto">
                          <a:xfrm>
                            <a:off x="30302" y="-60537"/>
                            <a:ext cx="259595" cy="54100"/>
                          </a:xfrm>
                          <a:custGeom>
                            <a:avLst/>
                            <a:gdLst>
                              <a:gd name="T0" fmla="+- 0 2650 30302"/>
                              <a:gd name="T1" fmla="*/ T0 w 259595"/>
                              <a:gd name="T2" fmla="+- 0 2098 -60537"/>
                              <a:gd name="T3" fmla="*/ 2098 h 54100"/>
                              <a:gd name="T4" fmla="+- 0 2790 30302"/>
                              <a:gd name="T5" fmla="*/ T4 w 259595"/>
                              <a:gd name="T6" fmla="+- 0 2668 -60537"/>
                              <a:gd name="T7" fmla="*/ 2668 h 54100"/>
                              <a:gd name="T8" fmla="+- 0 2925 30302"/>
                              <a:gd name="T9" fmla="*/ T8 w 259595"/>
                              <a:gd name="T10" fmla="+- 0 2918 -60537"/>
                              <a:gd name="T11" fmla="*/ 2918 h 54100"/>
                              <a:gd name="T12" fmla="+- 0 3065 30302"/>
                              <a:gd name="T13" fmla="*/ T12 w 259595"/>
                              <a:gd name="T14" fmla="+- 0 3074 -60537"/>
                              <a:gd name="T15" fmla="*/ 3074 h 54100"/>
                              <a:gd name="T16" fmla="+- 0 3199 30302"/>
                              <a:gd name="T17" fmla="*/ T16 w 259595"/>
                              <a:gd name="T18" fmla="+- 0 3176 -60537"/>
                              <a:gd name="T19" fmla="*/ 3176 h 54100"/>
                              <a:gd name="T20" fmla="+- 0 3339 30302"/>
                              <a:gd name="T21" fmla="*/ T20 w 259595"/>
                              <a:gd name="T22" fmla="+- 0 3253 -60537"/>
                              <a:gd name="T23" fmla="*/ 3253 h 54100"/>
                              <a:gd name="T24" fmla="+- 0 3479 30302"/>
                              <a:gd name="T25" fmla="*/ T24 w 259595"/>
                              <a:gd name="T26" fmla="+- 0 3316 -60537"/>
                              <a:gd name="T27" fmla="*/ 3316 h 54100"/>
                              <a:gd name="T28" fmla="+- 0 3614 30302"/>
                              <a:gd name="T29" fmla="*/ T28 w 259595"/>
                              <a:gd name="T30" fmla="+- 0 3371 -60537"/>
                              <a:gd name="T31" fmla="*/ 3371 h 54100"/>
                              <a:gd name="T32" fmla="+- 0 3754 30302"/>
                              <a:gd name="T33" fmla="*/ T32 w 259595"/>
                              <a:gd name="T34" fmla="+- 0 3410 -60537"/>
                              <a:gd name="T35" fmla="*/ 3410 h 54100"/>
                              <a:gd name="T36" fmla="+- 0 3888 30302"/>
                              <a:gd name="T37" fmla="*/ T36 w 259595"/>
                              <a:gd name="T38" fmla="+- 0 3449 -60537"/>
                              <a:gd name="T39" fmla="*/ 3449 h 54100"/>
                              <a:gd name="T40" fmla="+- 0 4028 30302"/>
                              <a:gd name="T41" fmla="*/ T40 w 259595"/>
                              <a:gd name="T42" fmla="+- 0 3480 -60537"/>
                              <a:gd name="T43" fmla="*/ 3480 h 54100"/>
                              <a:gd name="T44" fmla="+- 0 4168 30302"/>
                              <a:gd name="T45" fmla="*/ T44 w 259595"/>
                              <a:gd name="T46" fmla="+- 0 3503 -60537"/>
                              <a:gd name="T47" fmla="*/ 3503 h 54100"/>
                              <a:gd name="T48" fmla="+- 0 4303 30302"/>
                              <a:gd name="T49" fmla="*/ T48 w 259595"/>
                              <a:gd name="T50" fmla="+- 0 3527 -60537"/>
                              <a:gd name="T51" fmla="*/ 3527 h 54100"/>
                              <a:gd name="T52" fmla="+- 0 4443 30302"/>
                              <a:gd name="T53" fmla="*/ T52 w 259595"/>
                              <a:gd name="T54" fmla="+- 0 3551 -60537"/>
                              <a:gd name="T55" fmla="*/ 3551 h 54100"/>
                              <a:gd name="T56" fmla="+- 0 4583 30302"/>
                              <a:gd name="T57" fmla="*/ T56 w 259595"/>
                              <a:gd name="T58" fmla="+- 0 3574 -60537"/>
                              <a:gd name="T59" fmla="*/ 3574 h 54100"/>
                              <a:gd name="T60" fmla="+- 0 4717 30302"/>
                              <a:gd name="T61" fmla="*/ T60 w 259595"/>
                              <a:gd name="T62" fmla="+- 0 3590 -60537"/>
                              <a:gd name="T63" fmla="*/ 3590 h 54100"/>
                              <a:gd name="T64" fmla="+- 0 4857 30302"/>
                              <a:gd name="T65" fmla="*/ T64 w 259595"/>
                              <a:gd name="T66" fmla="+- 0 3605 -60537"/>
                              <a:gd name="T67" fmla="*/ 3605 h 54100"/>
                              <a:gd name="T68" fmla="+- 0 4992 30302"/>
                              <a:gd name="T69" fmla="*/ T68 w 259595"/>
                              <a:gd name="T70" fmla="+- 0 3621 -60537"/>
                              <a:gd name="T71" fmla="*/ 3621 h 54100"/>
                              <a:gd name="T72" fmla="+- 0 5132 30302"/>
                              <a:gd name="T73" fmla="*/ T72 w 259595"/>
                              <a:gd name="T74" fmla="+- 0 3636 -60537"/>
                              <a:gd name="T75" fmla="*/ 3636 h 54100"/>
                              <a:gd name="T76" fmla="+- 0 5272 30302"/>
                              <a:gd name="T77" fmla="*/ T76 w 259595"/>
                              <a:gd name="T78" fmla="+- 0 3652 -60537"/>
                              <a:gd name="T79" fmla="*/ 3652 h 54100"/>
                              <a:gd name="T80" fmla="+- 0 5406 30302"/>
                              <a:gd name="T81" fmla="*/ T80 w 259595"/>
                              <a:gd name="T82" fmla="+- 0 3667 -60537"/>
                              <a:gd name="T83" fmla="*/ 3667 h 54100"/>
                              <a:gd name="T84" fmla="+- 0 5546 30302"/>
                              <a:gd name="T85" fmla="*/ T84 w 259595"/>
                              <a:gd name="T86" fmla="+- 0 3675 -60537"/>
                              <a:gd name="T87" fmla="*/ 3675 h 54100"/>
                              <a:gd name="T88" fmla="+- 0 5681 30302"/>
                              <a:gd name="T89" fmla="*/ T88 w 259595"/>
                              <a:gd name="T90" fmla="+- 0 3691 -60537"/>
                              <a:gd name="T91" fmla="*/ 3691 h 54100"/>
                              <a:gd name="T92" fmla="+- 0 5821 30302"/>
                              <a:gd name="T93" fmla="*/ T92 w 259595"/>
                              <a:gd name="T94" fmla="+- 0 3699 -60537"/>
                              <a:gd name="T95" fmla="*/ 3699 h 54100"/>
                              <a:gd name="T96" fmla="+- 0 5961 30302"/>
                              <a:gd name="T97" fmla="*/ T96 w 259595"/>
                              <a:gd name="T98" fmla="+- 0 3706 -60537"/>
                              <a:gd name="T99" fmla="*/ 3706 h 54100"/>
                              <a:gd name="T100" fmla="+- 0 6095 30302"/>
                              <a:gd name="T101" fmla="*/ T100 w 259595"/>
                              <a:gd name="T102" fmla="+- 0 3722 -60537"/>
                              <a:gd name="T103" fmla="*/ 3722 h 54100"/>
                              <a:gd name="T104" fmla="+- 0 6236 30302"/>
                              <a:gd name="T105" fmla="*/ T104 w 259595"/>
                              <a:gd name="T106" fmla="+- 0 3730 -60537"/>
                              <a:gd name="T107" fmla="*/ 3730 h 54100"/>
                              <a:gd name="T108" fmla="+- 0 6370 30302"/>
                              <a:gd name="T109" fmla="*/ T108 w 259595"/>
                              <a:gd name="T110" fmla="+- 0 3738 -60537"/>
                              <a:gd name="T111" fmla="*/ 3738 h 54100"/>
                              <a:gd name="T112" fmla="+- 0 6510 30302"/>
                              <a:gd name="T113" fmla="*/ T112 w 259595"/>
                              <a:gd name="T114" fmla="+- 0 3745 -60537"/>
                              <a:gd name="T115" fmla="*/ 3745 h 54100"/>
                              <a:gd name="T116" fmla="+- 0 6650 30302"/>
                              <a:gd name="T117" fmla="*/ T116 w 259595"/>
                              <a:gd name="T118" fmla="+- 0 3754 -60537"/>
                              <a:gd name="T119" fmla="*/ 3754 h 54100"/>
                              <a:gd name="T120" fmla="+- 0 6785 30302"/>
                              <a:gd name="T121" fmla="*/ T120 w 259595"/>
                              <a:gd name="T122" fmla="+- 0 3761 -60537"/>
                              <a:gd name="T123" fmla="*/ 3761 h 54100"/>
                              <a:gd name="T124" fmla="+- 0 6925 30302"/>
                              <a:gd name="T125" fmla="*/ T124 w 259595"/>
                              <a:gd name="T126" fmla="+- 0 3769 -60537"/>
                              <a:gd name="T127" fmla="*/ 3769 h 54100"/>
                              <a:gd name="T128" fmla="+- 0 7059 30302"/>
                              <a:gd name="T129" fmla="*/ T128 w 259595"/>
                              <a:gd name="T130" fmla="+- 0 3777 -60537"/>
                              <a:gd name="T131" fmla="*/ 3777 h 54100"/>
                              <a:gd name="T132" fmla="+- 0 7199 30302"/>
                              <a:gd name="T133" fmla="*/ T132 w 259595"/>
                              <a:gd name="T134" fmla="+- 0 3785 -60537"/>
                              <a:gd name="T135" fmla="*/ 3785 h 54100"/>
                              <a:gd name="T136" fmla="+- 0 7334 30302"/>
                              <a:gd name="T137" fmla="*/ T136 w 259595"/>
                              <a:gd name="T138" fmla="+- 0 3793 -60537"/>
                              <a:gd name="T139" fmla="*/ 3793 h 54100"/>
                              <a:gd name="T140" fmla="+- 0 7474 30302"/>
                              <a:gd name="T141" fmla="*/ T140 w 259595"/>
                              <a:gd name="T142" fmla="+- 0 3800 -60537"/>
                              <a:gd name="T143" fmla="*/ 3800 h 54100"/>
                              <a:gd name="T144" fmla="+- 0 7614 30302"/>
                              <a:gd name="T145" fmla="*/ T144 w 259595"/>
                              <a:gd name="T146" fmla="+- 0 3808 -60537"/>
                              <a:gd name="T147" fmla="*/ 3808 h 54100"/>
                              <a:gd name="T148" fmla="+- 0 7748 30302"/>
                              <a:gd name="T149" fmla="*/ T148 w 259595"/>
                              <a:gd name="T150" fmla="+- 0 3816 -60537"/>
                              <a:gd name="T151" fmla="*/ 3816 h 54100"/>
                              <a:gd name="T152" fmla="+- 0 7888 30302"/>
                              <a:gd name="T153" fmla="*/ T152 w 259595"/>
                              <a:gd name="T154" fmla="+- 0 3824 -60537"/>
                              <a:gd name="T155" fmla="*/ 3824 h 54100"/>
                              <a:gd name="T156" fmla="+- 0 8028 30302"/>
                              <a:gd name="T157" fmla="*/ T156 w 259595"/>
                              <a:gd name="T158" fmla="+- 0 3832 -60537"/>
                              <a:gd name="T159" fmla="*/ 3832 h 54100"/>
                              <a:gd name="T160" fmla="+- 0 8163 30302"/>
                              <a:gd name="T161" fmla="*/ T160 w 259595"/>
                              <a:gd name="T162" fmla="+- 0 3839 -60537"/>
                              <a:gd name="T163" fmla="*/ 3839 h 54100"/>
                              <a:gd name="T164" fmla="+- 0 8303 30302"/>
                              <a:gd name="T165" fmla="*/ T164 w 259595"/>
                              <a:gd name="T166" fmla="+- 0 3847 -60537"/>
                              <a:gd name="T167" fmla="*/ 3847 h 54100"/>
                              <a:gd name="T168" fmla="+- 0 8437 30302"/>
                              <a:gd name="T169" fmla="*/ T168 w 259595"/>
                              <a:gd name="T170" fmla="+- 0 3855 -60537"/>
                              <a:gd name="T171" fmla="*/ 3855 h 54100"/>
                              <a:gd name="T172" fmla="+- 0 8577 30302"/>
                              <a:gd name="T173" fmla="*/ T172 w 259595"/>
                              <a:gd name="T174" fmla="+- 0 3855 -60537"/>
                              <a:gd name="T175" fmla="*/ 3855 h 54100"/>
                              <a:gd name="T176" fmla="+- 0 8712 30302"/>
                              <a:gd name="T177" fmla="*/ T176 w 259595"/>
                              <a:gd name="T178" fmla="+- 0 3863 -60537"/>
                              <a:gd name="T179" fmla="*/ 3863 h 54100"/>
                              <a:gd name="T180" fmla="+- 0 8852 30302"/>
                              <a:gd name="T181" fmla="*/ T180 w 259595"/>
                              <a:gd name="T182" fmla="+- 0 3871 -60537"/>
                              <a:gd name="T183" fmla="*/ 3871 h 54100"/>
                              <a:gd name="T184" fmla="+- 0 8992 30302"/>
                              <a:gd name="T185" fmla="*/ T184 w 259595"/>
                              <a:gd name="T186" fmla="+- 0 3878 -60537"/>
                              <a:gd name="T187" fmla="*/ 3878 h 54100"/>
                              <a:gd name="T188" fmla="+- 0 9126 30302"/>
                              <a:gd name="T189" fmla="*/ T188 w 259595"/>
                              <a:gd name="T190" fmla="+- 0 3886 -60537"/>
                              <a:gd name="T191" fmla="*/ 3886 h 54100"/>
                              <a:gd name="T192" fmla="+- 0 9266 30302"/>
                              <a:gd name="T193" fmla="*/ T192 w 259595"/>
                              <a:gd name="T194" fmla="+- 0 3894 -60537"/>
                              <a:gd name="T195" fmla="*/ 3894 h 54100"/>
                              <a:gd name="T196" fmla="+- 0 9406 30302"/>
                              <a:gd name="T197" fmla="*/ T196 w 259595"/>
                              <a:gd name="T198" fmla="+- 0 3902 -60537"/>
                              <a:gd name="T199" fmla="*/ 3902 h 541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259595" h="54100">
                                <a:moveTo>
                                  <a:pt x="-27652" y="62635"/>
                                </a:moveTo>
                                <a:lnTo>
                                  <a:pt x="-27607" y="62531"/>
                                </a:lnTo>
                                <a:lnTo>
                                  <a:pt x="-27697" y="62531"/>
                                </a:lnTo>
                                <a:lnTo>
                                  <a:pt x="-27652" y="62635"/>
                                </a:lnTo>
                                <a:close/>
                                <a:moveTo>
                                  <a:pt x="-27512" y="63205"/>
                                </a:moveTo>
                                <a:lnTo>
                                  <a:pt x="-27467" y="63101"/>
                                </a:lnTo>
                                <a:lnTo>
                                  <a:pt x="-27557" y="63101"/>
                                </a:lnTo>
                                <a:lnTo>
                                  <a:pt x="-27512" y="63205"/>
                                </a:lnTo>
                                <a:close/>
                                <a:moveTo>
                                  <a:pt x="-27377" y="63455"/>
                                </a:moveTo>
                                <a:lnTo>
                                  <a:pt x="-27333" y="63351"/>
                                </a:lnTo>
                                <a:lnTo>
                                  <a:pt x="-27423" y="63351"/>
                                </a:lnTo>
                                <a:lnTo>
                                  <a:pt x="-27377" y="63455"/>
                                </a:lnTo>
                                <a:close/>
                                <a:moveTo>
                                  <a:pt x="-27237" y="63611"/>
                                </a:moveTo>
                                <a:lnTo>
                                  <a:pt x="-27193" y="63507"/>
                                </a:lnTo>
                                <a:lnTo>
                                  <a:pt x="-27282" y="63507"/>
                                </a:lnTo>
                                <a:lnTo>
                                  <a:pt x="-27237" y="63611"/>
                                </a:lnTo>
                                <a:close/>
                                <a:moveTo>
                                  <a:pt x="-27103" y="63713"/>
                                </a:moveTo>
                                <a:lnTo>
                                  <a:pt x="-27058" y="63608"/>
                                </a:lnTo>
                                <a:lnTo>
                                  <a:pt x="-27148" y="63608"/>
                                </a:lnTo>
                                <a:lnTo>
                                  <a:pt x="-27103" y="63713"/>
                                </a:lnTo>
                                <a:close/>
                                <a:moveTo>
                                  <a:pt x="-26963" y="63790"/>
                                </a:moveTo>
                                <a:lnTo>
                                  <a:pt x="-26918" y="63686"/>
                                </a:lnTo>
                                <a:lnTo>
                                  <a:pt x="-27008" y="63686"/>
                                </a:lnTo>
                                <a:lnTo>
                                  <a:pt x="-26963" y="63790"/>
                                </a:lnTo>
                                <a:close/>
                                <a:moveTo>
                                  <a:pt x="-26823" y="63853"/>
                                </a:moveTo>
                                <a:lnTo>
                                  <a:pt x="-26778" y="63749"/>
                                </a:lnTo>
                                <a:lnTo>
                                  <a:pt x="-26868" y="63749"/>
                                </a:lnTo>
                                <a:lnTo>
                                  <a:pt x="-26823" y="63853"/>
                                </a:lnTo>
                                <a:close/>
                                <a:moveTo>
                                  <a:pt x="-26688" y="63908"/>
                                </a:moveTo>
                                <a:lnTo>
                                  <a:pt x="-26644" y="63804"/>
                                </a:lnTo>
                                <a:lnTo>
                                  <a:pt x="-26733" y="63804"/>
                                </a:lnTo>
                                <a:lnTo>
                                  <a:pt x="-26688" y="63908"/>
                                </a:lnTo>
                                <a:close/>
                                <a:moveTo>
                                  <a:pt x="-26548" y="63947"/>
                                </a:moveTo>
                                <a:lnTo>
                                  <a:pt x="-26503" y="63843"/>
                                </a:lnTo>
                                <a:lnTo>
                                  <a:pt x="-26593" y="63843"/>
                                </a:lnTo>
                                <a:lnTo>
                                  <a:pt x="-26548" y="63947"/>
                                </a:lnTo>
                                <a:close/>
                                <a:moveTo>
                                  <a:pt x="-26414" y="63986"/>
                                </a:moveTo>
                                <a:lnTo>
                                  <a:pt x="-26369" y="63882"/>
                                </a:lnTo>
                                <a:lnTo>
                                  <a:pt x="-26459" y="63882"/>
                                </a:lnTo>
                                <a:lnTo>
                                  <a:pt x="-26414" y="63986"/>
                                </a:lnTo>
                                <a:close/>
                                <a:moveTo>
                                  <a:pt x="-26274" y="64017"/>
                                </a:moveTo>
                                <a:lnTo>
                                  <a:pt x="-26229" y="63913"/>
                                </a:lnTo>
                                <a:lnTo>
                                  <a:pt x="-26319" y="63913"/>
                                </a:lnTo>
                                <a:lnTo>
                                  <a:pt x="-26274" y="64017"/>
                                </a:lnTo>
                                <a:close/>
                                <a:moveTo>
                                  <a:pt x="-26134" y="64040"/>
                                </a:moveTo>
                                <a:lnTo>
                                  <a:pt x="-26089" y="63936"/>
                                </a:lnTo>
                                <a:lnTo>
                                  <a:pt x="-26178" y="63936"/>
                                </a:lnTo>
                                <a:lnTo>
                                  <a:pt x="-26134" y="64040"/>
                                </a:lnTo>
                                <a:close/>
                                <a:moveTo>
                                  <a:pt x="-25999" y="64064"/>
                                </a:moveTo>
                                <a:lnTo>
                                  <a:pt x="-25954" y="63960"/>
                                </a:lnTo>
                                <a:lnTo>
                                  <a:pt x="-26044" y="63960"/>
                                </a:lnTo>
                                <a:lnTo>
                                  <a:pt x="-25999" y="64064"/>
                                </a:lnTo>
                                <a:close/>
                                <a:moveTo>
                                  <a:pt x="-25859" y="64088"/>
                                </a:moveTo>
                                <a:lnTo>
                                  <a:pt x="-25814" y="63984"/>
                                </a:lnTo>
                                <a:lnTo>
                                  <a:pt x="-25904" y="63984"/>
                                </a:lnTo>
                                <a:lnTo>
                                  <a:pt x="-25859" y="64088"/>
                                </a:lnTo>
                                <a:close/>
                                <a:moveTo>
                                  <a:pt x="-25719" y="64111"/>
                                </a:moveTo>
                                <a:lnTo>
                                  <a:pt x="-25674" y="64007"/>
                                </a:lnTo>
                                <a:lnTo>
                                  <a:pt x="-25764" y="64007"/>
                                </a:lnTo>
                                <a:lnTo>
                                  <a:pt x="-25719" y="64111"/>
                                </a:lnTo>
                                <a:close/>
                                <a:moveTo>
                                  <a:pt x="-25585" y="64127"/>
                                </a:moveTo>
                                <a:lnTo>
                                  <a:pt x="-25540" y="64022"/>
                                </a:lnTo>
                                <a:lnTo>
                                  <a:pt x="-25629" y="64022"/>
                                </a:lnTo>
                                <a:lnTo>
                                  <a:pt x="-25585" y="64127"/>
                                </a:lnTo>
                                <a:close/>
                                <a:moveTo>
                                  <a:pt x="-25445" y="64142"/>
                                </a:moveTo>
                                <a:lnTo>
                                  <a:pt x="-25399" y="64038"/>
                                </a:lnTo>
                                <a:lnTo>
                                  <a:pt x="-25489" y="64038"/>
                                </a:lnTo>
                                <a:lnTo>
                                  <a:pt x="-25445" y="64142"/>
                                </a:lnTo>
                                <a:close/>
                                <a:moveTo>
                                  <a:pt x="-25310" y="64158"/>
                                </a:moveTo>
                                <a:lnTo>
                                  <a:pt x="-25265" y="64054"/>
                                </a:lnTo>
                                <a:lnTo>
                                  <a:pt x="-25355" y="64054"/>
                                </a:lnTo>
                                <a:lnTo>
                                  <a:pt x="-25310" y="64158"/>
                                </a:lnTo>
                                <a:close/>
                                <a:moveTo>
                                  <a:pt x="-25170" y="64173"/>
                                </a:moveTo>
                                <a:lnTo>
                                  <a:pt x="-25125" y="64069"/>
                                </a:lnTo>
                                <a:lnTo>
                                  <a:pt x="-25215" y="64069"/>
                                </a:lnTo>
                                <a:lnTo>
                                  <a:pt x="-25170" y="64173"/>
                                </a:lnTo>
                                <a:close/>
                                <a:moveTo>
                                  <a:pt x="-25030" y="64189"/>
                                </a:moveTo>
                                <a:lnTo>
                                  <a:pt x="-24985" y="64085"/>
                                </a:lnTo>
                                <a:lnTo>
                                  <a:pt x="-25075" y="64085"/>
                                </a:lnTo>
                                <a:lnTo>
                                  <a:pt x="-25030" y="64189"/>
                                </a:lnTo>
                                <a:close/>
                                <a:moveTo>
                                  <a:pt x="-24896" y="64204"/>
                                </a:moveTo>
                                <a:lnTo>
                                  <a:pt x="-24851" y="64100"/>
                                </a:lnTo>
                                <a:lnTo>
                                  <a:pt x="-24940" y="64100"/>
                                </a:lnTo>
                                <a:lnTo>
                                  <a:pt x="-24896" y="64204"/>
                                </a:lnTo>
                                <a:close/>
                                <a:moveTo>
                                  <a:pt x="-24756" y="64212"/>
                                </a:moveTo>
                                <a:lnTo>
                                  <a:pt x="-24710" y="64108"/>
                                </a:lnTo>
                                <a:lnTo>
                                  <a:pt x="-24800" y="64108"/>
                                </a:lnTo>
                                <a:lnTo>
                                  <a:pt x="-24756" y="64212"/>
                                </a:lnTo>
                                <a:close/>
                                <a:moveTo>
                                  <a:pt x="-24621" y="64228"/>
                                </a:moveTo>
                                <a:lnTo>
                                  <a:pt x="-24576" y="64124"/>
                                </a:lnTo>
                                <a:lnTo>
                                  <a:pt x="-24666" y="64124"/>
                                </a:lnTo>
                                <a:lnTo>
                                  <a:pt x="-24621" y="64228"/>
                                </a:lnTo>
                                <a:close/>
                                <a:moveTo>
                                  <a:pt x="-24481" y="64236"/>
                                </a:moveTo>
                                <a:lnTo>
                                  <a:pt x="-24436" y="64132"/>
                                </a:lnTo>
                                <a:lnTo>
                                  <a:pt x="-24526" y="64132"/>
                                </a:lnTo>
                                <a:lnTo>
                                  <a:pt x="-24481" y="64236"/>
                                </a:lnTo>
                                <a:close/>
                                <a:moveTo>
                                  <a:pt x="-24341" y="64243"/>
                                </a:moveTo>
                                <a:lnTo>
                                  <a:pt x="-24296" y="64139"/>
                                </a:lnTo>
                                <a:lnTo>
                                  <a:pt x="-24386" y="64139"/>
                                </a:lnTo>
                                <a:lnTo>
                                  <a:pt x="-24341" y="64243"/>
                                </a:lnTo>
                                <a:close/>
                                <a:moveTo>
                                  <a:pt x="-24207" y="64259"/>
                                </a:moveTo>
                                <a:lnTo>
                                  <a:pt x="-24161" y="64155"/>
                                </a:lnTo>
                                <a:lnTo>
                                  <a:pt x="-24251" y="64155"/>
                                </a:lnTo>
                                <a:lnTo>
                                  <a:pt x="-24207" y="64259"/>
                                </a:lnTo>
                                <a:close/>
                                <a:moveTo>
                                  <a:pt x="-24066" y="64267"/>
                                </a:moveTo>
                                <a:lnTo>
                                  <a:pt x="-24021" y="64163"/>
                                </a:lnTo>
                                <a:lnTo>
                                  <a:pt x="-24111" y="64163"/>
                                </a:lnTo>
                                <a:lnTo>
                                  <a:pt x="-24066" y="64267"/>
                                </a:lnTo>
                                <a:close/>
                                <a:moveTo>
                                  <a:pt x="-23932" y="64275"/>
                                </a:moveTo>
                                <a:lnTo>
                                  <a:pt x="-23887" y="64171"/>
                                </a:lnTo>
                                <a:lnTo>
                                  <a:pt x="-23977" y="64171"/>
                                </a:lnTo>
                                <a:lnTo>
                                  <a:pt x="-23932" y="64275"/>
                                </a:lnTo>
                                <a:close/>
                                <a:moveTo>
                                  <a:pt x="-23792" y="64282"/>
                                </a:moveTo>
                                <a:lnTo>
                                  <a:pt x="-23747" y="64178"/>
                                </a:lnTo>
                                <a:lnTo>
                                  <a:pt x="-23837" y="64178"/>
                                </a:lnTo>
                                <a:lnTo>
                                  <a:pt x="-23792" y="64282"/>
                                </a:lnTo>
                                <a:close/>
                                <a:moveTo>
                                  <a:pt x="-23652" y="64291"/>
                                </a:moveTo>
                                <a:lnTo>
                                  <a:pt x="-23607" y="64186"/>
                                </a:lnTo>
                                <a:lnTo>
                                  <a:pt x="-23697" y="64186"/>
                                </a:lnTo>
                                <a:lnTo>
                                  <a:pt x="-23652" y="64291"/>
                                </a:lnTo>
                                <a:close/>
                                <a:moveTo>
                                  <a:pt x="-23517" y="64298"/>
                                </a:moveTo>
                                <a:lnTo>
                                  <a:pt x="-23472" y="64194"/>
                                </a:lnTo>
                                <a:lnTo>
                                  <a:pt x="-23563" y="64194"/>
                                </a:lnTo>
                                <a:lnTo>
                                  <a:pt x="-23517" y="64298"/>
                                </a:lnTo>
                                <a:close/>
                                <a:moveTo>
                                  <a:pt x="-23377" y="64306"/>
                                </a:moveTo>
                                <a:lnTo>
                                  <a:pt x="-23332" y="64202"/>
                                </a:lnTo>
                                <a:lnTo>
                                  <a:pt x="-23422" y="64202"/>
                                </a:lnTo>
                                <a:lnTo>
                                  <a:pt x="-23377" y="64306"/>
                                </a:lnTo>
                                <a:close/>
                                <a:moveTo>
                                  <a:pt x="-23243" y="64314"/>
                                </a:moveTo>
                                <a:lnTo>
                                  <a:pt x="-23198" y="64209"/>
                                </a:lnTo>
                                <a:lnTo>
                                  <a:pt x="-23288" y="64209"/>
                                </a:lnTo>
                                <a:lnTo>
                                  <a:pt x="-23243" y="64314"/>
                                </a:lnTo>
                                <a:close/>
                                <a:moveTo>
                                  <a:pt x="-23103" y="64322"/>
                                </a:moveTo>
                                <a:lnTo>
                                  <a:pt x="-23058" y="64218"/>
                                </a:lnTo>
                                <a:lnTo>
                                  <a:pt x="-23148" y="64218"/>
                                </a:lnTo>
                                <a:lnTo>
                                  <a:pt x="-23103" y="64322"/>
                                </a:lnTo>
                                <a:close/>
                                <a:moveTo>
                                  <a:pt x="-22968" y="64330"/>
                                </a:moveTo>
                                <a:lnTo>
                                  <a:pt x="-22924" y="64226"/>
                                </a:lnTo>
                                <a:lnTo>
                                  <a:pt x="-23014" y="64226"/>
                                </a:lnTo>
                                <a:lnTo>
                                  <a:pt x="-22968" y="64330"/>
                                </a:lnTo>
                                <a:close/>
                                <a:moveTo>
                                  <a:pt x="-22828" y="64337"/>
                                </a:moveTo>
                                <a:lnTo>
                                  <a:pt x="-22783" y="64233"/>
                                </a:lnTo>
                                <a:lnTo>
                                  <a:pt x="-22873" y="64233"/>
                                </a:lnTo>
                                <a:lnTo>
                                  <a:pt x="-22828" y="64337"/>
                                </a:lnTo>
                                <a:close/>
                                <a:moveTo>
                                  <a:pt x="-22688" y="64345"/>
                                </a:moveTo>
                                <a:lnTo>
                                  <a:pt x="-22643" y="64241"/>
                                </a:lnTo>
                                <a:lnTo>
                                  <a:pt x="-22733" y="64241"/>
                                </a:lnTo>
                                <a:lnTo>
                                  <a:pt x="-22688" y="64345"/>
                                </a:lnTo>
                                <a:close/>
                                <a:moveTo>
                                  <a:pt x="-22554" y="64353"/>
                                </a:moveTo>
                                <a:lnTo>
                                  <a:pt x="-22509" y="64249"/>
                                </a:lnTo>
                                <a:lnTo>
                                  <a:pt x="-22599" y="64249"/>
                                </a:lnTo>
                                <a:lnTo>
                                  <a:pt x="-22554" y="64353"/>
                                </a:lnTo>
                                <a:close/>
                                <a:moveTo>
                                  <a:pt x="-22414" y="64361"/>
                                </a:moveTo>
                                <a:lnTo>
                                  <a:pt x="-22369" y="64257"/>
                                </a:lnTo>
                                <a:lnTo>
                                  <a:pt x="-22459" y="64257"/>
                                </a:lnTo>
                                <a:lnTo>
                                  <a:pt x="-22414" y="64361"/>
                                </a:lnTo>
                                <a:close/>
                                <a:moveTo>
                                  <a:pt x="-22274" y="64369"/>
                                </a:moveTo>
                                <a:lnTo>
                                  <a:pt x="-22229" y="64265"/>
                                </a:lnTo>
                                <a:lnTo>
                                  <a:pt x="-22318" y="64265"/>
                                </a:lnTo>
                                <a:lnTo>
                                  <a:pt x="-22274" y="64369"/>
                                </a:lnTo>
                                <a:close/>
                                <a:moveTo>
                                  <a:pt x="-22139" y="64376"/>
                                </a:moveTo>
                                <a:lnTo>
                                  <a:pt x="-22094" y="64272"/>
                                </a:lnTo>
                                <a:lnTo>
                                  <a:pt x="-22184" y="64272"/>
                                </a:lnTo>
                                <a:lnTo>
                                  <a:pt x="-22139" y="64376"/>
                                </a:lnTo>
                                <a:close/>
                                <a:moveTo>
                                  <a:pt x="-21999" y="64384"/>
                                </a:moveTo>
                                <a:lnTo>
                                  <a:pt x="-21954" y="64280"/>
                                </a:lnTo>
                                <a:lnTo>
                                  <a:pt x="-22044" y="64280"/>
                                </a:lnTo>
                                <a:lnTo>
                                  <a:pt x="-21999" y="64384"/>
                                </a:lnTo>
                                <a:close/>
                                <a:moveTo>
                                  <a:pt x="-21865" y="64392"/>
                                </a:moveTo>
                                <a:lnTo>
                                  <a:pt x="-21820" y="64288"/>
                                </a:lnTo>
                                <a:lnTo>
                                  <a:pt x="-21910" y="64288"/>
                                </a:lnTo>
                                <a:lnTo>
                                  <a:pt x="-21865" y="64392"/>
                                </a:lnTo>
                                <a:close/>
                                <a:moveTo>
                                  <a:pt x="-21725" y="64392"/>
                                </a:moveTo>
                                <a:lnTo>
                                  <a:pt x="-21680" y="64288"/>
                                </a:lnTo>
                                <a:lnTo>
                                  <a:pt x="-21770" y="64288"/>
                                </a:lnTo>
                                <a:lnTo>
                                  <a:pt x="-21725" y="64392"/>
                                </a:lnTo>
                                <a:close/>
                                <a:moveTo>
                                  <a:pt x="-21590" y="64400"/>
                                </a:moveTo>
                                <a:lnTo>
                                  <a:pt x="-21546" y="64296"/>
                                </a:lnTo>
                                <a:lnTo>
                                  <a:pt x="-21635" y="64296"/>
                                </a:lnTo>
                                <a:lnTo>
                                  <a:pt x="-21590" y="64400"/>
                                </a:lnTo>
                                <a:close/>
                                <a:moveTo>
                                  <a:pt x="-21450" y="64408"/>
                                </a:moveTo>
                                <a:lnTo>
                                  <a:pt x="-21405" y="64303"/>
                                </a:lnTo>
                                <a:lnTo>
                                  <a:pt x="-21495" y="64303"/>
                                </a:lnTo>
                                <a:lnTo>
                                  <a:pt x="-21450" y="64408"/>
                                </a:lnTo>
                                <a:close/>
                                <a:moveTo>
                                  <a:pt x="-21310" y="64415"/>
                                </a:moveTo>
                                <a:lnTo>
                                  <a:pt x="-21265" y="64311"/>
                                </a:lnTo>
                                <a:lnTo>
                                  <a:pt x="-21355" y="64311"/>
                                </a:lnTo>
                                <a:lnTo>
                                  <a:pt x="-21310" y="64415"/>
                                </a:lnTo>
                                <a:close/>
                                <a:moveTo>
                                  <a:pt x="-21176" y="64423"/>
                                </a:moveTo>
                                <a:lnTo>
                                  <a:pt x="-21131" y="64319"/>
                                </a:lnTo>
                                <a:lnTo>
                                  <a:pt x="-21221" y="64319"/>
                                </a:lnTo>
                                <a:lnTo>
                                  <a:pt x="-21176" y="64423"/>
                                </a:lnTo>
                                <a:close/>
                                <a:moveTo>
                                  <a:pt x="-21036" y="64431"/>
                                </a:moveTo>
                                <a:lnTo>
                                  <a:pt x="-20991" y="64327"/>
                                </a:lnTo>
                                <a:lnTo>
                                  <a:pt x="-21080" y="64327"/>
                                </a:lnTo>
                                <a:lnTo>
                                  <a:pt x="-21036" y="64431"/>
                                </a:lnTo>
                                <a:close/>
                                <a:moveTo>
                                  <a:pt x="-20896" y="64439"/>
                                </a:moveTo>
                                <a:lnTo>
                                  <a:pt x="-20850" y="64335"/>
                                </a:lnTo>
                                <a:lnTo>
                                  <a:pt x="-20940" y="64335"/>
                                </a:lnTo>
                                <a:lnTo>
                                  <a:pt x="-20896" y="64439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733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99" name="AutoShape 1019"/>
                        <wps:cNvSpPr>
                          <a:spLocks/>
                        </wps:cNvSpPr>
                        <wps:spPr bwMode="auto">
                          <a:xfrm>
                            <a:off x="2640" y="362"/>
                            <a:ext cx="6765" cy="3481"/>
                          </a:xfrm>
                          <a:custGeom>
                            <a:avLst/>
                            <a:gdLst>
                              <a:gd name="T0" fmla="+- 0 2698 2640"/>
                              <a:gd name="T1" fmla="*/ T0 w 6765"/>
                              <a:gd name="T2" fmla="+- 0 2296 362"/>
                              <a:gd name="T3" fmla="*/ 2296 h 3481"/>
                              <a:gd name="T4" fmla="+- 0 2742 2640"/>
                              <a:gd name="T5" fmla="*/ T4 w 6765"/>
                              <a:gd name="T6" fmla="+- 0 2474 362"/>
                              <a:gd name="T7" fmla="*/ 2474 h 3481"/>
                              <a:gd name="T8" fmla="+- 0 2785 2640"/>
                              <a:gd name="T9" fmla="*/ T8 w 6765"/>
                              <a:gd name="T10" fmla="+- 0 2652 362"/>
                              <a:gd name="T11" fmla="*/ 2652 h 3481"/>
                              <a:gd name="T12" fmla="+- 0 2826 2640"/>
                              <a:gd name="T13" fmla="*/ T12 w 6765"/>
                              <a:gd name="T14" fmla="+- 0 2757 362"/>
                              <a:gd name="T15" fmla="*/ 2757 h 3481"/>
                              <a:gd name="T16" fmla="+- 0 2909 2640"/>
                              <a:gd name="T17" fmla="*/ T16 w 6765"/>
                              <a:gd name="T18" fmla="+- 0 2908 362"/>
                              <a:gd name="T19" fmla="*/ 2908 h 3481"/>
                              <a:gd name="T20" fmla="+- 0 2935 2640"/>
                              <a:gd name="T21" fmla="*/ T20 w 6765"/>
                              <a:gd name="T22" fmla="+- 0 2955 362"/>
                              <a:gd name="T23" fmla="*/ 2955 h 3481"/>
                              <a:gd name="T24" fmla="+- 0 3011 2640"/>
                              <a:gd name="T25" fmla="*/ T24 w 6765"/>
                              <a:gd name="T26" fmla="+- 0 3078 362"/>
                              <a:gd name="T27" fmla="*/ 3078 h 3481"/>
                              <a:gd name="T28" fmla="+- 0 3077 2640"/>
                              <a:gd name="T29" fmla="*/ T28 w 6765"/>
                              <a:gd name="T30" fmla="+- 0 3115 362"/>
                              <a:gd name="T31" fmla="*/ 3115 h 3481"/>
                              <a:gd name="T32" fmla="+- 0 3191 2640"/>
                              <a:gd name="T33" fmla="*/ T32 w 6765"/>
                              <a:gd name="T34" fmla="+- 0 3227 362"/>
                              <a:gd name="T35" fmla="*/ 3227 h 3481"/>
                              <a:gd name="T36" fmla="+- 0 3321 2640"/>
                              <a:gd name="T37" fmla="*/ T36 w 6765"/>
                              <a:gd name="T38" fmla="+- 0 3300 362"/>
                              <a:gd name="T39" fmla="*/ 3300 h 3481"/>
                              <a:gd name="T40" fmla="+- 0 3456 2640"/>
                              <a:gd name="T41" fmla="*/ T40 w 6765"/>
                              <a:gd name="T42" fmla="+- 0 3360 362"/>
                              <a:gd name="T43" fmla="*/ 3360 h 3481"/>
                              <a:gd name="T44" fmla="+- 0 3591 2640"/>
                              <a:gd name="T45" fmla="*/ T44 w 6765"/>
                              <a:gd name="T46" fmla="+- 0 3408 362"/>
                              <a:gd name="T47" fmla="*/ 3408 h 3481"/>
                              <a:gd name="T48" fmla="+- 0 3728 2640"/>
                              <a:gd name="T49" fmla="*/ T48 w 6765"/>
                              <a:gd name="T50" fmla="+- 0 3449 362"/>
                              <a:gd name="T51" fmla="*/ 3449 h 3481"/>
                              <a:gd name="T52" fmla="+- 0 3866 2640"/>
                              <a:gd name="T53" fmla="*/ T52 w 6765"/>
                              <a:gd name="T54" fmla="+- 0 3484 362"/>
                              <a:gd name="T55" fmla="*/ 3484 h 3481"/>
                              <a:gd name="T56" fmla="+- 0 4005 2640"/>
                              <a:gd name="T57" fmla="*/ T56 w 6765"/>
                              <a:gd name="T58" fmla="+- 0 3514 362"/>
                              <a:gd name="T59" fmla="*/ 3514 h 3481"/>
                              <a:gd name="T60" fmla="+- 0 4144 2640"/>
                              <a:gd name="T61" fmla="*/ T60 w 6765"/>
                              <a:gd name="T62" fmla="+- 0 3540 362"/>
                              <a:gd name="T63" fmla="*/ 3540 h 3481"/>
                              <a:gd name="T64" fmla="+- 0 4283 2640"/>
                              <a:gd name="T65" fmla="*/ T64 w 6765"/>
                              <a:gd name="T66" fmla="+- 0 3564 362"/>
                              <a:gd name="T67" fmla="*/ 3564 h 3481"/>
                              <a:gd name="T68" fmla="+- 0 4423 2640"/>
                              <a:gd name="T69" fmla="*/ T68 w 6765"/>
                              <a:gd name="T70" fmla="+- 0 3585 362"/>
                              <a:gd name="T71" fmla="*/ 3585 h 3481"/>
                              <a:gd name="T72" fmla="+- 0 4562 2640"/>
                              <a:gd name="T73" fmla="*/ T72 w 6765"/>
                              <a:gd name="T74" fmla="+- 0 3603 362"/>
                              <a:gd name="T75" fmla="*/ 3603 h 3481"/>
                              <a:gd name="T76" fmla="+- 0 4702 2640"/>
                              <a:gd name="T77" fmla="*/ T76 w 6765"/>
                              <a:gd name="T78" fmla="+- 0 3620 362"/>
                              <a:gd name="T79" fmla="*/ 3620 h 3481"/>
                              <a:gd name="T80" fmla="+- 0 4842 2640"/>
                              <a:gd name="T81" fmla="*/ T80 w 6765"/>
                              <a:gd name="T82" fmla="+- 0 3635 362"/>
                              <a:gd name="T83" fmla="*/ 3635 h 3481"/>
                              <a:gd name="T84" fmla="+- 0 4982 2640"/>
                              <a:gd name="T85" fmla="*/ T84 w 6765"/>
                              <a:gd name="T86" fmla="+- 0 3650 362"/>
                              <a:gd name="T87" fmla="*/ 3650 h 3481"/>
                              <a:gd name="T88" fmla="+- 0 5122 2640"/>
                              <a:gd name="T89" fmla="*/ T88 w 6765"/>
                              <a:gd name="T90" fmla="+- 0 3662 362"/>
                              <a:gd name="T91" fmla="*/ 3662 h 3481"/>
                              <a:gd name="T92" fmla="+- 0 5261 2640"/>
                              <a:gd name="T93" fmla="*/ T92 w 6765"/>
                              <a:gd name="T94" fmla="+- 0 3674 362"/>
                              <a:gd name="T95" fmla="*/ 3674 h 3481"/>
                              <a:gd name="T96" fmla="+- 0 5402 2640"/>
                              <a:gd name="T97" fmla="*/ T96 w 6765"/>
                              <a:gd name="T98" fmla="+- 0 3685 362"/>
                              <a:gd name="T99" fmla="*/ 3685 h 3481"/>
                              <a:gd name="T100" fmla="+- 0 5542 2640"/>
                              <a:gd name="T101" fmla="*/ T100 w 6765"/>
                              <a:gd name="T102" fmla="+- 0 3696 362"/>
                              <a:gd name="T103" fmla="*/ 3696 h 3481"/>
                              <a:gd name="T104" fmla="+- 0 5681 2640"/>
                              <a:gd name="T105" fmla="*/ T104 w 6765"/>
                              <a:gd name="T106" fmla="+- 0 3705 362"/>
                              <a:gd name="T107" fmla="*/ 3705 h 3481"/>
                              <a:gd name="T108" fmla="+- 0 5798 2640"/>
                              <a:gd name="T109" fmla="*/ T108 w 6765"/>
                              <a:gd name="T110" fmla="+- 0 3713 362"/>
                              <a:gd name="T111" fmla="*/ 3713 h 3481"/>
                              <a:gd name="T112" fmla="+- 0 5959 2640"/>
                              <a:gd name="T113" fmla="*/ T112 w 6765"/>
                              <a:gd name="T114" fmla="+- 0 3691 362"/>
                              <a:gd name="T115" fmla="*/ 3691 h 3481"/>
                              <a:gd name="T116" fmla="+- 0 6056 2640"/>
                              <a:gd name="T117" fmla="*/ T116 w 6765"/>
                              <a:gd name="T118" fmla="+- 0 3697 362"/>
                              <a:gd name="T119" fmla="*/ 3697 h 3481"/>
                              <a:gd name="T120" fmla="+- 0 6172 2640"/>
                              <a:gd name="T121" fmla="*/ T120 w 6765"/>
                              <a:gd name="T122" fmla="+- 0 3735 362"/>
                              <a:gd name="T123" fmla="*/ 3735 h 3481"/>
                              <a:gd name="T124" fmla="+- 0 6336 2640"/>
                              <a:gd name="T125" fmla="*/ T124 w 6765"/>
                              <a:gd name="T126" fmla="+- 0 3712 362"/>
                              <a:gd name="T127" fmla="*/ 3712 h 3481"/>
                              <a:gd name="T128" fmla="+- 0 6476 2640"/>
                              <a:gd name="T129" fmla="*/ T128 w 6765"/>
                              <a:gd name="T130" fmla="+- 0 3719 362"/>
                              <a:gd name="T131" fmla="*/ 3719 h 3481"/>
                              <a:gd name="T132" fmla="+- 0 6616 2640"/>
                              <a:gd name="T133" fmla="*/ T132 w 6765"/>
                              <a:gd name="T134" fmla="+- 0 3725 362"/>
                              <a:gd name="T135" fmla="*/ 3725 h 3481"/>
                              <a:gd name="T136" fmla="+- 0 6709 2640"/>
                              <a:gd name="T137" fmla="*/ T136 w 6765"/>
                              <a:gd name="T138" fmla="+- 0 3760 362"/>
                              <a:gd name="T139" fmla="*/ 3760 h 3481"/>
                              <a:gd name="T140" fmla="+- 0 6826 2640"/>
                              <a:gd name="T141" fmla="*/ T140 w 6765"/>
                              <a:gd name="T142" fmla="+- 0 3735 362"/>
                              <a:gd name="T143" fmla="*/ 3735 h 3481"/>
                              <a:gd name="T144" fmla="+- 0 6943 2640"/>
                              <a:gd name="T145" fmla="*/ T144 w 6765"/>
                              <a:gd name="T146" fmla="+- 0 3739 362"/>
                              <a:gd name="T147" fmla="*/ 3739 h 3481"/>
                              <a:gd name="T148" fmla="+- 0 7061 2640"/>
                              <a:gd name="T149" fmla="*/ T148 w 6765"/>
                              <a:gd name="T150" fmla="+- 0 3775 362"/>
                              <a:gd name="T151" fmla="*/ 3775 h 3481"/>
                              <a:gd name="T152" fmla="+- 0 7199 2640"/>
                              <a:gd name="T153" fmla="*/ T152 w 6765"/>
                              <a:gd name="T154" fmla="+- 0 3781 362"/>
                              <a:gd name="T155" fmla="*/ 3781 h 3481"/>
                              <a:gd name="T156" fmla="+- 0 7339 2640"/>
                              <a:gd name="T157" fmla="*/ T156 w 6765"/>
                              <a:gd name="T158" fmla="+- 0 3786 362"/>
                              <a:gd name="T159" fmla="*/ 3786 h 3481"/>
                              <a:gd name="T160" fmla="+- 0 7479 2640"/>
                              <a:gd name="T161" fmla="*/ T160 w 6765"/>
                              <a:gd name="T162" fmla="+- 0 3791 362"/>
                              <a:gd name="T163" fmla="*/ 3791 h 3481"/>
                              <a:gd name="T164" fmla="+- 0 7619 2640"/>
                              <a:gd name="T165" fmla="*/ T164 w 6765"/>
                              <a:gd name="T166" fmla="+- 0 3796 362"/>
                              <a:gd name="T167" fmla="*/ 3796 h 3481"/>
                              <a:gd name="T168" fmla="+- 0 7760 2640"/>
                              <a:gd name="T169" fmla="*/ T168 w 6765"/>
                              <a:gd name="T170" fmla="+- 0 3800 362"/>
                              <a:gd name="T171" fmla="*/ 3800 h 3481"/>
                              <a:gd name="T172" fmla="+- 0 7900 2640"/>
                              <a:gd name="T173" fmla="*/ T172 w 6765"/>
                              <a:gd name="T174" fmla="+- 0 3804 362"/>
                              <a:gd name="T175" fmla="*/ 3804 h 3481"/>
                              <a:gd name="T176" fmla="+- 0 8040 2640"/>
                              <a:gd name="T177" fmla="*/ T176 w 6765"/>
                              <a:gd name="T178" fmla="+- 0 3808 362"/>
                              <a:gd name="T179" fmla="*/ 3808 h 3481"/>
                              <a:gd name="T180" fmla="+- 0 8180 2640"/>
                              <a:gd name="T181" fmla="*/ T180 w 6765"/>
                              <a:gd name="T182" fmla="+- 0 3812 362"/>
                              <a:gd name="T183" fmla="*/ 3812 h 3481"/>
                              <a:gd name="T184" fmla="+- 0 8320 2640"/>
                              <a:gd name="T185" fmla="*/ T184 w 6765"/>
                              <a:gd name="T186" fmla="+- 0 3816 362"/>
                              <a:gd name="T187" fmla="*/ 3816 h 3481"/>
                              <a:gd name="T188" fmla="+- 0 8460 2640"/>
                              <a:gd name="T189" fmla="*/ T188 w 6765"/>
                              <a:gd name="T190" fmla="+- 0 3820 362"/>
                              <a:gd name="T191" fmla="*/ 3820 h 3481"/>
                              <a:gd name="T192" fmla="+- 0 8624 2640"/>
                              <a:gd name="T193" fmla="*/ T192 w 6765"/>
                              <a:gd name="T194" fmla="+- 0 3793 362"/>
                              <a:gd name="T195" fmla="*/ 3793 h 3481"/>
                              <a:gd name="T196" fmla="+- 0 8717 2640"/>
                              <a:gd name="T197" fmla="*/ T196 w 6765"/>
                              <a:gd name="T198" fmla="+- 0 3827 362"/>
                              <a:gd name="T199" fmla="*/ 3827 h 3481"/>
                              <a:gd name="T200" fmla="+- 0 8834 2640"/>
                              <a:gd name="T201" fmla="*/ T200 w 6765"/>
                              <a:gd name="T202" fmla="+- 0 3829 362"/>
                              <a:gd name="T203" fmla="*/ 3829 h 3481"/>
                              <a:gd name="T204" fmla="+- 0 8854 2640"/>
                              <a:gd name="T205" fmla="*/ T204 w 6765"/>
                              <a:gd name="T206" fmla="+- 0 402 362"/>
                              <a:gd name="T207" fmla="*/ 402 h 3481"/>
                              <a:gd name="T208" fmla="+- 0 8797 2640"/>
                              <a:gd name="T209" fmla="*/ T208 w 6765"/>
                              <a:gd name="T210" fmla="+- 0 422 362"/>
                              <a:gd name="T211" fmla="*/ 422 h 3481"/>
                              <a:gd name="T212" fmla="+- 0 8843 2640"/>
                              <a:gd name="T213" fmla="*/ T212 w 6765"/>
                              <a:gd name="T214" fmla="+- 0 369 362"/>
                              <a:gd name="T215" fmla="*/ 369 h 3481"/>
                              <a:gd name="T216" fmla="+- 0 8788 2640"/>
                              <a:gd name="T217" fmla="*/ T216 w 6765"/>
                              <a:gd name="T218" fmla="+- 0 440 362"/>
                              <a:gd name="T219" fmla="*/ 440 h 3481"/>
                              <a:gd name="T220" fmla="+- 0 8849 2640"/>
                              <a:gd name="T221" fmla="*/ T220 w 6765"/>
                              <a:gd name="T222" fmla="+- 0 453 362"/>
                              <a:gd name="T223" fmla="*/ 453 h 3481"/>
                              <a:gd name="T224" fmla="+- 0 8866 2640"/>
                              <a:gd name="T225" fmla="*/ T224 w 6765"/>
                              <a:gd name="T226" fmla="+- 0 446 362"/>
                              <a:gd name="T227" fmla="*/ 446 h 3481"/>
                              <a:gd name="T228" fmla="+- 0 8873 2640"/>
                              <a:gd name="T229" fmla="*/ T228 w 6765"/>
                              <a:gd name="T230" fmla="+- 0 381 362"/>
                              <a:gd name="T231" fmla="*/ 381 h 3481"/>
                              <a:gd name="T232" fmla="+- 0 8974 2640"/>
                              <a:gd name="T233" fmla="*/ T232 w 6765"/>
                              <a:gd name="T234" fmla="+- 0 3801 362"/>
                              <a:gd name="T235" fmla="*/ 3801 h 3481"/>
                              <a:gd name="T236" fmla="+- 0 9138 2640"/>
                              <a:gd name="T237" fmla="*/ T236 w 6765"/>
                              <a:gd name="T238" fmla="+- 0 3805 362"/>
                              <a:gd name="T239" fmla="*/ 3805 h 3481"/>
                              <a:gd name="T240" fmla="+- 0 9231 2640"/>
                              <a:gd name="T241" fmla="*/ T240 w 6765"/>
                              <a:gd name="T242" fmla="+- 0 3838 362"/>
                              <a:gd name="T243" fmla="*/ 3838 h 3481"/>
                              <a:gd name="T244" fmla="+- 0 9348 2640"/>
                              <a:gd name="T245" fmla="*/ T244 w 6765"/>
                              <a:gd name="T246" fmla="+- 0 3809 362"/>
                              <a:gd name="T247" fmla="*/ 3809 h 34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</a:cxnLst>
                            <a:rect l="0" t="0" r="r" b="b"/>
                            <a:pathLst>
                              <a:path w="6765" h="3481">
                                <a:moveTo>
                                  <a:pt x="29" y="1815"/>
                                </a:moveTo>
                                <a:lnTo>
                                  <a:pt x="22" y="1785"/>
                                </a:lnTo>
                                <a:lnTo>
                                  <a:pt x="0" y="1795"/>
                                </a:lnTo>
                                <a:lnTo>
                                  <a:pt x="7" y="1825"/>
                                </a:lnTo>
                                <a:lnTo>
                                  <a:pt x="29" y="1815"/>
                                </a:lnTo>
                                <a:moveTo>
                                  <a:pt x="43" y="1874"/>
                                </a:moveTo>
                                <a:lnTo>
                                  <a:pt x="36" y="1845"/>
                                </a:lnTo>
                                <a:lnTo>
                                  <a:pt x="14" y="1854"/>
                                </a:lnTo>
                                <a:lnTo>
                                  <a:pt x="22" y="1884"/>
                                </a:lnTo>
                                <a:lnTo>
                                  <a:pt x="43" y="1874"/>
                                </a:lnTo>
                                <a:moveTo>
                                  <a:pt x="58" y="1934"/>
                                </a:moveTo>
                                <a:lnTo>
                                  <a:pt x="51" y="1904"/>
                                </a:lnTo>
                                <a:lnTo>
                                  <a:pt x="29" y="1914"/>
                                </a:lnTo>
                                <a:lnTo>
                                  <a:pt x="36" y="1943"/>
                                </a:lnTo>
                                <a:lnTo>
                                  <a:pt x="58" y="1934"/>
                                </a:lnTo>
                                <a:moveTo>
                                  <a:pt x="73" y="1993"/>
                                </a:moveTo>
                                <a:lnTo>
                                  <a:pt x="65" y="1964"/>
                                </a:lnTo>
                                <a:lnTo>
                                  <a:pt x="43" y="1973"/>
                                </a:lnTo>
                                <a:lnTo>
                                  <a:pt x="50" y="2003"/>
                                </a:lnTo>
                                <a:lnTo>
                                  <a:pt x="73" y="1993"/>
                                </a:lnTo>
                                <a:moveTo>
                                  <a:pt x="87" y="2053"/>
                                </a:moveTo>
                                <a:lnTo>
                                  <a:pt x="80" y="2023"/>
                                </a:lnTo>
                                <a:lnTo>
                                  <a:pt x="58" y="2033"/>
                                </a:lnTo>
                                <a:lnTo>
                                  <a:pt x="65" y="2062"/>
                                </a:lnTo>
                                <a:lnTo>
                                  <a:pt x="87" y="2053"/>
                                </a:lnTo>
                                <a:moveTo>
                                  <a:pt x="102" y="2112"/>
                                </a:moveTo>
                                <a:lnTo>
                                  <a:pt x="95" y="2082"/>
                                </a:lnTo>
                                <a:lnTo>
                                  <a:pt x="72" y="2092"/>
                                </a:lnTo>
                                <a:lnTo>
                                  <a:pt x="80" y="2122"/>
                                </a:lnTo>
                                <a:lnTo>
                                  <a:pt x="102" y="2112"/>
                                </a:lnTo>
                                <a:moveTo>
                                  <a:pt x="116" y="2171"/>
                                </a:moveTo>
                                <a:lnTo>
                                  <a:pt x="109" y="2142"/>
                                </a:lnTo>
                                <a:lnTo>
                                  <a:pt x="87" y="2152"/>
                                </a:lnTo>
                                <a:lnTo>
                                  <a:pt x="94" y="2181"/>
                                </a:lnTo>
                                <a:lnTo>
                                  <a:pt x="116" y="2171"/>
                                </a:lnTo>
                                <a:moveTo>
                                  <a:pt x="131" y="2231"/>
                                </a:moveTo>
                                <a:lnTo>
                                  <a:pt x="123" y="2201"/>
                                </a:lnTo>
                                <a:lnTo>
                                  <a:pt x="101" y="2211"/>
                                </a:lnTo>
                                <a:lnTo>
                                  <a:pt x="109" y="2241"/>
                                </a:lnTo>
                                <a:lnTo>
                                  <a:pt x="131" y="2231"/>
                                </a:lnTo>
                                <a:moveTo>
                                  <a:pt x="145" y="2290"/>
                                </a:moveTo>
                                <a:lnTo>
                                  <a:pt x="138" y="2260"/>
                                </a:lnTo>
                                <a:lnTo>
                                  <a:pt x="116" y="2270"/>
                                </a:lnTo>
                                <a:lnTo>
                                  <a:pt x="123" y="2300"/>
                                </a:lnTo>
                                <a:lnTo>
                                  <a:pt x="145" y="2290"/>
                                </a:lnTo>
                                <a:moveTo>
                                  <a:pt x="160" y="2348"/>
                                </a:moveTo>
                                <a:lnTo>
                                  <a:pt x="158" y="2344"/>
                                </a:lnTo>
                                <a:lnTo>
                                  <a:pt x="153" y="2319"/>
                                </a:lnTo>
                                <a:lnTo>
                                  <a:pt x="130" y="2329"/>
                                </a:lnTo>
                                <a:lnTo>
                                  <a:pt x="138" y="2358"/>
                                </a:lnTo>
                                <a:lnTo>
                                  <a:pt x="139" y="2362"/>
                                </a:lnTo>
                                <a:lnTo>
                                  <a:pt x="140" y="2363"/>
                                </a:lnTo>
                                <a:lnTo>
                                  <a:pt x="150" y="2353"/>
                                </a:lnTo>
                                <a:lnTo>
                                  <a:pt x="152" y="2351"/>
                                </a:lnTo>
                                <a:lnTo>
                                  <a:pt x="148" y="2353"/>
                                </a:lnTo>
                                <a:lnTo>
                                  <a:pt x="158" y="2344"/>
                                </a:lnTo>
                                <a:lnTo>
                                  <a:pt x="159" y="2345"/>
                                </a:lnTo>
                                <a:lnTo>
                                  <a:pt x="152" y="2351"/>
                                </a:lnTo>
                                <a:lnTo>
                                  <a:pt x="160" y="2348"/>
                                </a:lnTo>
                                <a:moveTo>
                                  <a:pt x="186" y="2395"/>
                                </a:moveTo>
                                <a:lnTo>
                                  <a:pt x="172" y="2370"/>
                                </a:lnTo>
                                <a:lnTo>
                                  <a:pt x="153" y="2388"/>
                                </a:lnTo>
                                <a:lnTo>
                                  <a:pt x="167" y="2414"/>
                                </a:lnTo>
                                <a:lnTo>
                                  <a:pt x="186" y="2395"/>
                                </a:lnTo>
                                <a:moveTo>
                                  <a:pt x="214" y="2445"/>
                                </a:moveTo>
                                <a:lnTo>
                                  <a:pt x="200" y="2420"/>
                                </a:lnTo>
                                <a:lnTo>
                                  <a:pt x="181" y="2438"/>
                                </a:lnTo>
                                <a:lnTo>
                                  <a:pt x="195" y="2464"/>
                                </a:lnTo>
                                <a:lnTo>
                                  <a:pt x="214" y="2445"/>
                                </a:lnTo>
                                <a:moveTo>
                                  <a:pt x="242" y="2495"/>
                                </a:moveTo>
                                <a:lnTo>
                                  <a:pt x="228" y="2471"/>
                                </a:lnTo>
                                <a:lnTo>
                                  <a:pt x="209" y="2489"/>
                                </a:lnTo>
                                <a:lnTo>
                                  <a:pt x="223" y="2514"/>
                                </a:lnTo>
                                <a:lnTo>
                                  <a:pt x="242" y="2495"/>
                                </a:lnTo>
                                <a:moveTo>
                                  <a:pt x="269" y="2546"/>
                                </a:moveTo>
                                <a:lnTo>
                                  <a:pt x="255" y="2521"/>
                                </a:lnTo>
                                <a:lnTo>
                                  <a:pt x="237" y="2539"/>
                                </a:lnTo>
                                <a:lnTo>
                                  <a:pt x="251" y="2564"/>
                                </a:lnTo>
                                <a:lnTo>
                                  <a:pt x="269" y="2546"/>
                                </a:lnTo>
                                <a:moveTo>
                                  <a:pt x="296" y="2594"/>
                                </a:moveTo>
                                <a:lnTo>
                                  <a:pt x="294" y="2591"/>
                                </a:lnTo>
                                <a:lnTo>
                                  <a:pt x="283" y="2571"/>
                                </a:lnTo>
                                <a:lnTo>
                                  <a:pt x="264" y="2590"/>
                                </a:lnTo>
                                <a:lnTo>
                                  <a:pt x="277" y="2612"/>
                                </a:lnTo>
                                <a:lnTo>
                                  <a:pt x="281" y="2617"/>
                                </a:lnTo>
                                <a:lnTo>
                                  <a:pt x="289" y="2603"/>
                                </a:lnTo>
                                <a:lnTo>
                                  <a:pt x="294" y="2595"/>
                                </a:lnTo>
                                <a:lnTo>
                                  <a:pt x="286" y="2603"/>
                                </a:lnTo>
                                <a:lnTo>
                                  <a:pt x="294" y="2591"/>
                                </a:lnTo>
                                <a:lnTo>
                                  <a:pt x="295" y="2593"/>
                                </a:lnTo>
                                <a:lnTo>
                                  <a:pt x="294" y="2595"/>
                                </a:lnTo>
                                <a:lnTo>
                                  <a:pt x="296" y="2594"/>
                                </a:lnTo>
                                <a:moveTo>
                                  <a:pt x="331" y="2632"/>
                                </a:moveTo>
                                <a:lnTo>
                                  <a:pt x="313" y="2613"/>
                                </a:lnTo>
                                <a:lnTo>
                                  <a:pt x="299" y="2637"/>
                                </a:lnTo>
                                <a:lnTo>
                                  <a:pt x="317" y="2656"/>
                                </a:lnTo>
                                <a:lnTo>
                                  <a:pt x="331" y="2632"/>
                                </a:lnTo>
                                <a:moveTo>
                                  <a:pt x="368" y="2672"/>
                                </a:moveTo>
                                <a:lnTo>
                                  <a:pt x="350" y="2652"/>
                                </a:lnTo>
                                <a:lnTo>
                                  <a:pt x="335" y="2676"/>
                                </a:lnTo>
                                <a:lnTo>
                                  <a:pt x="353" y="2696"/>
                                </a:lnTo>
                                <a:lnTo>
                                  <a:pt x="368" y="2672"/>
                                </a:lnTo>
                                <a:moveTo>
                                  <a:pt x="404" y="2711"/>
                                </a:moveTo>
                                <a:lnTo>
                                  <a:pt x="386" y="2691"/>
                                </a:lnTo>
                                <a:lnTo>
                                  <a:pt x="371" y="2716"/>
                                </a:lnTo>
                                <a:lnTo>
                                  <a:pt x="389" y="2735"/>
                                </a:lnTo>
                                <a:lnTo>
                                  <a:pt x="404" y="2711"/>
                                </a:lnTo>
                                <a:moveTo>
                                  <a:pt x="440" y="2747"/>
                                </a:moveTo>
                                <a:lnTo>
                                  <a:pt x="430" y="2739"/>
                                </a:lnTo>
                                <a:lnTo>
                                  <a:pt x="432" y="2741"/>
                                </a:lnTo>
                                <a:lnTo>
                                  <a:pt x="424" y="2753"/>
                                </a:lnTo>
                                <a:lnTo>
                                  <a:pt x="430" y="2739"/>
                                </a:lnTo>
                                <a:lnTo>
                                  <a:pt x="422" y="2730"/>
                                </a:lnTo>
                                <a:lnTo>
                                  <a:pt x="408" y="2755"/>
                                </a:lnTo>
                                <a:lnTo>
                                  <a:pt x="417" y="2765"/>
                                </a:lnTo>
                                <a:lnTo>
                                  <a:pt x="418" y="2767"/>
                                </a:lnTo>
                                <a:lnTo>
                                  <a:pt x="429" y="2774"/>
                                </a:lnTo>
                                <a:lnTo>
                                  <a:pt x="437" y="2753"/>
                                </a:lnTo>
                                <a:lnTo>
                                  <a:pt x="440" y="2747"/>
                                </a:lnTo>
                                <a:moveTo>
                                  <a:pt x="481" y="2777"/>
                                </a:moveTo>
                                <a:lnTo>
                                  <a:pt x="460" y="2762"/>
                                </a:lnTo>
                                <a:lnTo>
                                  <a:pt x="449" y="2789"/>
                                </a:lnTo>
                                <a:lnTo>
                                  <a:pt x="469" y="2804"/>
                                </a:lnTo>
                                <a:lnTo>
                                  <a:pt x="481" y="2777"/>
                                </a:lnTo>
                                <a:moveTo>
                                  <a:pt x="521" y="2807"/>
                                </a:moveTo>
                                <a:lnTo>
                                  <a:pt x="501" y="2792"/>
                                </a:lnTo>
                                <a:lnTo>
                                  <a:pt x="490" y="2820"/>
                                </a:lnTo>
                                <a:lnTo>
                                  <a:pt x="510" y="2835"/>
                                </a:lnTo>
                                <a:lnTo>
                                  <a:pt x="521" y="2807"/>
                                </a:lnTo>
                                <a:moveTo>
                                  <a:pt x="562" y="2838"/>
                                </a:moveTo>
                                <a:lnTo>
                                  <a:pt x="542" y="2822"/>
                                </a:lnTo>
                                <a:lnTo>
                                  <a:pt x="531" y="2850"/>
                                </a:lnTo>
                                <a:lnTo>
                                  <a:pt x="551" y="2865"/>
                                </a:lnTo>
                                <a:lnTo>
                                  <a:pt x="562" y="2838"/>
                                </a:lnTo>
                                <a:moveTo>
                                  <a:pt x="604" y="2862"/>
                                </a:moveTo>
                                <a:lnTo>
                                  <a:pt x="583" y="2850"/>
                                </a:lnTo>
                                <a:lnTo>
                                  <a:pt x="573" y="2879"/>
                                </a:lnTo>
                                <a:lnTo>
                                  <a:pt x="595" y="2890"/>
                                </a:lnTo>
                                <a:lnTo>
                                  <a:pt x="604" y="2862"/>
                                </a:lnTo>
                                <a:moveTo>
                                  <a:pt x="647" y="2886"/>
                                </a:moveTo>
                                <a:lnTo>
                                  <a:pt x="626" y="2874"/>
                                </a:lnTo>
                                <a:lnTo>
                                  <a:pt x="616" y="2902"/>
                                </a:lnTo>
                                <a:lnTo>
                                  <a:pt x="638" y="2914"/>
                                </a:lnTo>
                                <a:lnTo>
                                  <a:pt x="647" y="2886"/>
                                </a:lnTo>
                                <a:moveTo>
                                  <a:pt x="690" y="2909"/>
                                </a:moveTo>
                                <a:lnTo>
                                  <a:pt x="669" y="2897"/>
                                </a:lnTo>
                                <a:lnTo>
                                  <a:pt x="660" y="2926"/>
                                </a:lnTo>
                                <a:lnTo>
                                  <a:pt x="681" y="2938"/>
                                </a:lnTo>
                                <a:lnTo>
                                  <a:pt x="690" y="2909"/>
                                </a:lnTo>
                                <a:moveTo>
                                  <a:pt x="733" y="2929"/>
                                </a:moveTo>
                                <a:lnTo>
                                  <a:pt x="711" y="2920"/>
                                </a:lnTo>
                                <a:lnTo>
                                  <a:pt x="704" y="2949"/>
                                </a:lnTo>
                                <a:lnTo>
                                  <a:pt x="727" y="2959"/>
                                </a:lnTo>
                                <a:lnTo>
                                  <a:pt x="733" y="2929"/>
                                </a:lnTo>
                                <a:moveTo>
                                  <a:pt x="778" y="2949"/>
                                </a:moveTo>
                                <a:lnTo>
                                  <a:pt x="756" y="2939"/>
                                </a:lnTo>
                                <a:lnTo>
                                  <a:pt x="748" y="2969"/>
                                </a:lnTo>
                                <a:lnTo>
                                  <a:pt x="771" y="2978"/>
                                </a:lnTo>
                                <a:lnTo>
                                  <a:pt x="778" y="2949"/>
                                </a:lnTo>
                                <a:moveTo>
                                  <a:pt x="822" y="2968"/>
                                </a:moveTo>
                                <a:lnTo>
                                  <a:pt x="800" y="2958"/>
                                </a:lnTo>
                                <a:lnTo>
                                  <a:pt x="793" y="2988"/>
                                </a:lnTo>
                                <a:lnTo>
                                  <a:pt x="816" y="2998"/>
                                </a:lnTo>
                                <a:lnTo>
                                  <a:pt x="822" y="2968"/>
                                </a:lnTo>
                                <a:moveTo>
                                  <a:pt x="867" y="2985"/>
                                </a:moveTo>
                                <a:lnTo>
                                  <a:pt x="844" y="2977"/>
                                </a:lnTo>
                                <a:lnTo>
                                  <a:pt x="838" y="3007"/>
                                </a:lnTo>
                                <a:lnTo>
                                  <a:pt x="861" y="3015"/>
                                </a:lnTo>
                                <a:lnTo>
                                  <a:pt x="867" y="2985"/>
                                </a:lnTo>
                                <a:moveTo>
                                  <a:pt x="912" y="3001"/>
                                </a:moveTo>
                                <a:lnTo>
                                  <a:pt x="889" y="2993"/>
                                </a:lnTo>
                                <a:lnTo>
                                  <a:pt x="883" y="3022"/>
                                </a:lnTo>
                                <a:lnTo>
                                  <a:pt x="906" y="3031"/>
                                </a:lnTo>
                                <a:lnTo>
                                  <a:pt x="912" y="3001"/>
                                </a:lnTo>
                                <a:moveTo>
                                  <a:pt x="957" y="3016"/>
                                </a:moveTo>
                                <a:lnTo>
                                  <a:pt x="935" y="3008"/>
                                </a:lnTo>
                                <a:lnTo>
                                  <a:pt x="929" y="3039"/>
                                </a:lnTo>
                                <a:lnTo>
                                  <a:pt x="951" y="3046"/>
                                </a:lnTo>
                                <a:lnTo>
                                  <a:pt x="957" y="3016"/>
                                </a:lnTo>
                                <a:moveTo>
                                  <a:pt x="1002" y="3031"/>
                                </a:moveTo>
                                <a:lnTo>
                                  <a:pt x="979" y="3024"/>
                                </a:lnTo>
                                <a:lnTo>
                                  <a:pt x="975" y="3054"/>
                                </a:lnTo>
                                <a:lnTo>
                                  <a:pt x="997" y="3061"/>
                                </a:lnTo>
                                <a:lnTo>
                                  <a:pt x="1002" y="3031"/>
                                </a:lnTo>
                                <a:moveTo>
                                  <a:pt x="1048" y="3044"/>
                                </a:moveTo>
                                <a:lnTo>
                                  <a:pt x="1025" y="3037"/>
                                </a:lnTo>
                                <a:lnTo>
                                  <a:pt x="1020" y="3067"/>
                                </a:lnTo>
                                <a:lnTo>
                                  <a:pt x="1043" y="3074"/>
                                </a:lnTo>
                                <a:lnTo>
                                  <a:pt x="1048" y="3044"/>
                                </a:lnTo>
                                <a:moveTo>
                                  <a:pt x="1094" y="3057"/>
                                </a:moveTo>
                                <a:lnTo>
                                  <a:pt x="1070" y="3050"/>
                                </a:lnTo>
                                <a:lnTo>
                                  <a:pt x="1066" y="3081"/>
                                </a:lnTo>
                                <a:lnTo>
                                  <a:pt x="1088" y="3087"/>
                                </a:lnTo>
                                <a:lnTo>
                                  <a:pt x="1094" y="3057"/>
                                </a:lnTo>
                                <a:moveTo>
                                  <a:pt x="1139" y="3069"/>
                                </a:moveTo>
                                <a:lnTo>
                                  <a:pt x="1116" y="3063"/>
                                </a:lnTo>
                                <a:lnTo>
                                  <a:pt x="1112" y="3094"/>
                                </a:lnTo>
                                <a:lnTo>
                                  <a:pt x="1134" y="3100"/>
                                </a:lnTo>
                                <a:lnTo>
                                  <a:pt x="1139" y="3069"/>
                                </a:lnTo>
                                <a:moveTo>
                                  <a:pt x="1185" y="3080"/>
                                </a:moveTo>
                                <a:lnTo>
                                  <a:pt x="1162" y="3074"/>
                                </a:lnTo>
                                <a:lnTo>
                                  <a:pt x="1158" y="3105"/>
                                </a:lnTo>
                                <a:lnTo>
                                  <a:pt x="1180" y="3111"/>
                                </a:lnTo>
                                <a:lnTo>
                                  <a:pt x="1185" y="3080"/>
                                </a:lnTo>
                                <a:moveTo>
                                  <a:pt x="1231" y="3091"/>
                                </a:moveTo>
                                <a:lnTo>
                                  <a:pt x="1208" y="3086"/>
                                </a:lnTo>
                                <a:lnTo>
                                  <a:pt x="1204" y="3116"/>
                                </a:lnTo>
                                <a:lnTo>
                                  <a:pt x="1226" y="3122"/>
                                </a:lnTo>
                                <a:lnTo>
                                  <a:pt x="1231" y="3091"/>
                                </a:lnTo>
                                <a:moveTo>
                                  <a:pt x="1277" y="3102"/>
                                </a:moveTo>
                                <a:lnTo>
                                  <a:pt x="1254" y="3097"/>
                                </a:lnTo>
                                <a:lnTo>
                                  <a:pt x="1250" y="3128"/>
                                </a:lnTo>
                                <a:lnTo>
                                  <a:pt x="1273" y="3133"/>
                                </a:lnTo>
                                <a:lnTo>
                                  <a:pt x="1277" y="3102"/>
                                </a:lnTo>
                                <a:moveTo>
                                  <a:pt x="1323" y="3112"/>
                                </a:moveTo>
                                <a:lnTo>
                                  <a:pt x="1300" y="3106"/>
                                </a:lnTo>
                                <a:lnTo>
                                  <a:pt x="1296" y="3137"/>
                                </a:lnTo>
                                <a:lnTo>
                                  <a:pt x="1319" y="3143"/>
                                </a:lnTo>
                                <a:lnTo>
                                  <a:pt x="1323" y="3112"/>
                                </a:lnTo>
                                <a:moveTo>
                                  <a:pt x="1369" y="3121"/>
                                </a:moveTo>
                                <a:lnTo>
                                  <a:pt x="1346" y="3116"/>
                                </a:lnTo>
                                <a:lnTo>
                                  <a:pt x="1342" y="3147"/>
                                </a:lnTo>
                                <a:lnTo>
                                  <a:pt x="1365" y="3152"/>
                                </a:lnTo>
                                <a:lnTo>
                                  <a:pt x="1369" y="3121"/>
                                </a:lnTo>
                                <a:moveTo>
                                  <a:pt x="1415" y="3131"/>
                                </a:moveTo>
                                <a:lnTo>
                                  <a:pt x="1392" y="3126"/>
                                </a:lnTo>
                                <a:lnTo>
                                  <a:pt x="1389" y="3157"/>
                                </a:lnTo>
                                <a:lnTo>
                                  <a:pt x="1412" y="3161"/>
                                </a:lnTo>
                                <a:lnTo>
                                  <a:pt x="1415" y="3131"/>
                                </a:lnTo>
                                <a:moveTo>
                                  <a:pt x="1461" y="3139"/>
                                </a:moveTo>
                                <a:lnTo>
                                  <a:pt x="1438" y="3135"/>
                                </a:lnTo>
                                <a:lnTo>
                                  <a:pt x="1435" y="3166"/>
                                </a:lnTo>
                                <a:lnTo>
                                  <a:pt x="1458" y="3170"/>
                                </a:lnTo>
                                <a:lnTo>
                                  <a:pt x="1461" y="3139"/>
                                </a:lnTo>
                                <a:moveTo>
                                  <a:pt x="1508" y="3147"/>
                                </a:moveTo>
                                <a:lnTo>
                                  <a:pt x="1484" y="3143"/>
                                </a:lnTo>
                                <a:lnTo>
                                  <a:pt x="1481" y="3174"/>
                                </a:lnTo>
                                <a:lnTo>
                                  <a:pt x="1504" y="3178"/>
                                </a:lnTo>
                                <a:lnTo>
                                  <a:pt x="1508" y="3147"/>
                                </a:lnTo>
                                <a:moveTo>
                                  <a:pt x="1554" y="3155"/>
                                </a:moveTo>
                                <a:lnTo>
                                  <a:pt x="1530" y="3152"/>
                                </a:lnTo>
                                <a:lnTo>
                                  <a:pt x="1527" y="3183"/>
                                </a:lnTo>
                                <a:lnTo>
                                  <a:pt x="1551" y="3186"/>
                                </a:lnTo>
                                <a:lnTo>
                                  <a:pt x="1554" y="3155"/>
                                </a:lnTo>
                                <a:moveTo>
                                  <a:pt x="1600" y="3163"/>
                                </a:moveTo>
                                <a:lnTo>
                                  <a:pt x="1577" y="3159"/>
                                </a:lnTo>
                                <a:lnTo>
                                  <a:pt x="1574" y="3190"/>
                                </a:lnTo>
                                <a:lnTo>
                                  <a:pt x="1597" y="3194"/>
                                </a:lnTo>
                                <a:lnTo>
                                  <a:pt x="1600" y="3163"/>
                                </a:lnTo>
                                <a:moveTo>
                                  <a:pt x="1646" y="3171"/>
                                </a:moveTo>
                                <a:lnTo>
                                  <a:pt x="1623" y="3167"/>
                                </a:lnTo>
                                <a:lnTo>
                                  <a:pt x="1620" y="3198"/>
                                </a:lnTo>
                                <a:lnTo>
                                  <a:pt x="1643" y="3202"/>
                                </a:lnTo>
                                <a:lnTo>
                                  <a:pt x="1646" y="3171"/>
                                </a:lnTo>
                                <a:moveTo>
                                  <a:pt x="1692" y="3178"/>
                                </a:moveTo>
                                <a:lnTo>
                                  <a:pt x="1669" y="3174"/>
                                </a:lnTo>
                                <a:lnTo>
                                  <a:pt x="1667" y="3205"/>
                                </a:lnTo>
                                <a:lnTo>
                                  <a:pt x="1690" y="3209"/>
                                </a:lnTo>
                                <a:lnTo>
                                  <a:pt x="1692" y="3178"/>
                                </a:lnTo>
                                <a:moveTo>
                                  <a:pt x="1739" y="3185"/>
                                </a:moveTo>
                                <a:lnTo>
                                  <a:pt x="1716" y="3181"/>
                                </a:lnTo>
                                <a:lnTo>
                                  <a:pt x="1713" y="3212"/>
                                </a:lnTo>
                                <a:lnTo>
                                  <a:pt x="1736" y="3216"/>
                                </a:lnTo>
                                <a:lnTo>
                                  <a:pt x="1739" y="3185"/>
                                </a:lnTo>
                                <a:moveTo>
                                  <a:pt x="1785" y="3192"/>
                                </a:moveTo>
                                <a:lnTo>
                                  <a:pt x="1762" y="3188"/>
                                </a:lnTo>
                                <a:lnTo>
                                  <a:pt x="1760" y="3219"/>
                                </a:lnTo>
                                <a:lnTo>
                                  <a:pt x="1783" y="3223"/>
                                </a:lnTo>
                                <a:lnTo>
                                  <a:pt x="1785" y="3192"/>
                                </a:lnTo>
                                <a:moveTo>
                                  <a:pt x="1832" y="3198"/>
                                </a:moveTo>
                                <a:lnTo>
                                  <a:pt x="1809" y="3194"/>
                                </a:lnTo>
                                <a:lnTo>
                                  <a:pt x="1806" y="3225"/>
                                </a:lnTo>
                                <a:lnTo>
                                  <a:pt x="1830" y="3229"/>
                                </a:lnTo>
                                <a:lnTo>
                                  <a:pt x="1832" y="3198"/>
                                </a:lnTo>
                                <a:moveTo>
                                  <a:pt x="1878" y="3204"/>
                                </a:moveTo>
                                <a:lnTo>
                                  <a:pt x="1855" y="3201"/>
                                </a:lnTo>
                                <a:lnTo>
                                  <a:pt x="1853" y="3232"/>
                                </a:lnTo>
                                <a:lnTo>
                                  <a:pt x="1876" y="3235"/>
                                </a:lnTo>
                                <a:lnTo>
                                  <a:pt x="1878" y="3204"/>
                                </a:lnTo>
                                <a:moveTo>
                                  <a:pt x="1925" y="3210"/>
                                </a:moveTo>
                                <a:lnTo>
                                  <a:pt x="1901" y="3207"/>
                                </a:lnTo>
                                <a:lnTo>
                                  <a:pt x="1899" y="3238"/>
                                </a:lnTo>
                                <a:lnTo>
                                  <a:pt x="1922" y="3241"/>
                                </a:lnTo>
                                <a:lnTo>
                                  <a:pt x="1925" y="3210"/>
                                </a:lnTo>
                                <a:moveTo>
                                  <a:pt x="1971" y="3216"/>
                                </a:moveTo>
                                <a:lnTo>
                                  <a:pt x="1948" y="3213"/>
                                </a:lnTo>
                                <a:lnTo>
                                  <a:pt x="1946" y="3244"/>
                                </a:lnTo>
                                <a:lnTo>
                                  <a:pt x="1969" y="3247"/>
                                </a:lnTo>
                                <a:lnTo>
                                  <a:pt x="1971" y="3216"/>
                                </a:lnTo>
                                <a:moveTo>
                                  <a:pt x="2018" y="3221"/>
                                </a:moveTo>
                                <a:lnTo>
                                  <a:pt x="1994" y="3219"/>
                                </a:lnTo>
                                <a:lnTo>
                                  <a:pt x="1993" y="3250"/>
                                </a:lnTo>
                                <a:lnTo>
                                  <a:pt x="2016" y="3252"/>
                                </a:lnTo>
                                <a:lnTo>
                                  <a:pt x="2018" y="3221"/>
                                </a:lnTo>
                                <a:moveTo>
                                  <a:pt x="2064" y="3227"/>
                                </a:moveTo>
                                <a:lnTo>
                                  <a:pt x="2041" y="3224"/>
                                </a:lnTo>
                                <a:lnTo>
                                  <a:pt x="2039" y="3255"/>
                                </a:lnTo>
                                <a:lnTo>
                                  <a:pt x="2062" y="3258"/>
                                </a:lnTo>
                                <a:lnTo>
                                  <a:pt x="2064" y="3227"/>
                                </a:lnTo>
                                <a:moveTo>
                                  <a:pt x="2111" y="3232"/>
                                </a:moveTo>
                                <a:lnTo>
                                  <a:pt x="2088" y="3229"/>
                                </a:lnTo>
                                <a:lnTo>
                                  <a:pt x="2085" y="3260"/>
                                </a:lnTo>
                                <a:lnTo>
                                  <a:pt x="2109" y="3263"/>
                                </a:lnTo>
                                <a:lnTo>
                                  <a:pt x="2111" y="3232"/>
                                </a:lnTo>
                                <a:moveTo>
                                  <a:pt x="2157" y="3237"/>
                                </a:moveTo>
                                <a:lnTo>
                                  <a:pt x="2134" y="3235"/>
                                </a:lnTo>
                                <a:lnTo>
                                  <a:pt x="2132" y="3266"/>
                                </a:lnTo>
                                <a:lnTo>
                                  <a:pt x="2155" y="3268"/>
                                </a:lnTo>
                                <a:lnTo>
                                  <a:pt x="2157" y="3237"/>
                                </a:lnTo>
                                <a:moveTo>
                                  <a:pt x="2204" y="3242"/>
                                </a:moveTo>
                                <a:lnTo>
                                  <a:pt x="2180" y="3239"/>
                                </a:lnTo>
                                <a:lnTo>
                                  <a:pt x="2179" y="3271"/>
                                </a:lnTo>
                                <a:lnTo>
                                  <a:pt x="2202" y="3273"/>
                                </a:lnTo>
                                <a:lnTo>
                                  <a:pt x="2204" y="3242"/>
                                </a:lnTo>
                                <a:moveTo>
                                  <a:pt x="2250" y="3247"/>
                                </a:moveTo>
                                <a:lnTo>
                                  <a:pt x="2227" y="3244"/>
                                </a:lnTo>
                                <a:lnTo>
                                  <a:pt x="2226" y="3275"/>
                                </a:lnTo>
                                <a:lnTo>
                                  <a:pt x="2249" y="3278"/>
                                </a:lnTo>
                                <a:lnTo>
                                  <a:pt x="2250" y="3247"/>
                                </a:lnTo>
                                <a:moveTo>
                                  <a:pt x="2297" y="3251"/>
                                </a:moveTo>
                                <a:lnTo>
                                  <a:pt x="2274" y="3249"/>
                                </a:lnTo>
                                <a:lnTo>
                                  <a:pt x="2272" y="3280"/>
                                </a:lnTo>
                                <a:lnTo>
                                  <a:pt x="2295" y="3282"/>
                                </a:lnTo>
                                <a:lnTo>
                                  <a:pt x="2297" y="3251"/>
                                </a:lnTo>
                                <a:moveTo>
                                  <a:pt x="2343" y="3256"/>
                                </a:moveTo>
                                <a:lnTo>
                                  <a:pt x="2320" y="3254"/>
                                </a:lnTo>
                                <a:lnTo>
                                  <a:pt x="2318" y="3285"/>
                                </a:lnTo>
                                <a:lnTo>
                                  <a:pt x="2342" y="3288"/>
                                </a:lnTo>
                                <a:lnTo>
                                  <a:pt x="2343" y="3256"/>
                                </a:lnTo>
                                <a:moveTo>
                                  <a:pt x="2390" y="3260"/>
                                </a:moveTo>
                                <a:lnTo>
                                  <a:pt x="2367" y="3258"/>
                                </a:lnTo>
                                <a:lnTo>
                                  <a:pt x="2365" y="3289"/>
                                </a:lnTo>
                                <a:lnTo>
                                  <a:pt x="2388" y="3292"/>
                                </a:lnTo>
                                <a:lnTo>
                                  <a:pt x="2390" y="3260"/>
                                </a:lnTo>
                                <a:moveTo>
                                  <a:pt x="2437" y="3265"/>
                                </a:moveTo>
                                <a:lnTo>
                                  <a:pt x="2413" y="3263"/>
                                </a:lnTo>
                                <a:lnTo>
                                  <a:pt x="2412" y="3294"/>
                                </a:lnTo>
                                <a:lnTo>
                                  <a:pt x="2435" y="3296"/>
                                </a:lnTo>
                                <a:lnTo>
                                  <a:pt x="2437" y="3265"/>
                                </a:lnTo>
                                <a:moveTo>
                                  <a:pt x="2483" y="3269"/>
                                </a:moveTo>
                                <a:lnTo>
                                  <a:pt x="2460" y="3267"/>
                                </a:lnTo>
                                <a:lnTo>
                                  <a:pt x="2459" y="3298"/>
                                </a:lnTo>
                                <a:lnTo>
                                  <a:pt x="2482" y="3300"/>
                                </a:lnTo>
                                <a:lnTo>
                                  <a:pt x="2483" y="3269"/>
                                </a:lnTo>
                                <a:moveTo>
                                  <a:pt x="2530" y="3273"/>
                                </a:moveTo>
                                <a:lnTo>
                                  <a:pt x="2507" y="3271"/>
                                </a:lnTo>
                                <a:lnTo>
                                  <a:pt x="2505" y="3302"/>
                                </a:lnTo>
                                <a:lnTo>
                                  <a:pt x="2528" y="3304"/>
                                </a:lnTo>
                                <a:lnTo>
                                  <a:pt x="2530" y="3273"/>
                                </a:lnTo>
                                <a:moveTo>
                                  <a:pt x="2576" y="3277"/>
                                </a:moveTo>
                                <a:lnTo>
                                  <a:pt x="2553" y="3275"/>
                                </a:lnTo>
                                <a:lnTo>
                                  <a:pt x="2552" y="3306"/>
                                </a:lnTo>
                                <a:lnTo>
                                  <a:pt x="2575" y="3308"/>
                                </a:lnTo>
                                <a:lnTo>
                                  <a:pt x="2576" y="3277"/>
                                </a:lnTo>
                                <a:moveTo>
                                  <a:pt x="2623" y="3281"/>
                                </a:moveTo>
                                <a:lnTo>
                                  <a:pt x="2600" y="3279"/>
                                </a:lnTo>
                                <a:lnTo>
                                  <a:pt x="2598" y="3310"/>
                                </a:lnTo>
                                <a:lnTo>
                                  <a:pt x="2621" y="3312"/>
                                </a:lnTo>
                                <a:lnTo>
                                  <a:pt x="2623" y="3281"/>
                                </a:lnTo>
                                <a:moveTo>
                                  <a:pt x="2670" y="3285"/>
                                </a:moveTo>
                                <a:lnTo>
                                  <a:pt x="2646" y="3283"/>
                                </a:lnTo>
                                <a:lnTo>
                                  <a:pt x="2645" y="3314"/>
                                </a:lnTo>
                                <a:lnTo>
                                  <a:pt x="2668" y="3316"/>
                                </a:lnTo>
                                <a:lnTo>
                                  <a:pt x="2670" y="3285"/>
                                </a:lnTo>
                                <a:moveTo>
                                  <a:pt x="2716" y="3288"/>
                                </a:moveTo>
                                <a:lnTo>
                                  <a:pt x="2693" y="3286"/>
                                </a:lnTo>
                                <a:lnTo>
                                  <a:pt x="2692" y="3318"/>
                                </a:lnTo>
                                <a:lnTo>
                                  <a:pt x="2715" y="3320"/>
                                </a:lnTo>
                                <a:lnTo>
                                  <a:pt x="2716" y="3288"/>
                                </a:lnTo>
                                <a:moveTo>
                                  <a:pt x="2763" y="3292"/>
                                </a:moveTo>
                                <a:lnTo>
                                  <a:pt x="2740" y="3290"/>
                                </a:lnTo>
                                <a:lnTo>
                                  <a:pt x="2738" y="3321"/>
                                </a:lnTo>
                                <a:lnTo>
                                  <a:pt x="2762" y="3323"/>
                                </a:lnTo>
                                <a:lnTo>
                                  <a:pt x="2763" y="3292"/>
                                </a:lnTo>
                                <a:moveTo>
                                  <a:pt x="2810" y="3296"/>
                                </a:moveTo>
                                <a:lnTo>
                                  <a:pt x="2786" y="3294"/>
                                </a:lnTo>
                                <a:lnTo>
                                  <a:pt x="2785" y="3325"/>
                                </a:lnTo>
                                <a:lnTo>
                                  <a:pt x="2808" y="3327"/>
                                </a:lnTo>
                                <a:lnTo>
                                  <a:pt x="2810" y="3296"/>
                                </a:lnTo>
                                <a:moveTo>
                                  <a:pt x="2856" y="3299"/>
                                </a:moveTo>
                                <a:lnTo>
                                  <a:pt x="2833" y="3297"/>
                                </a:lnTo>
                                <a:lnTo>
                                  <a:pt x="2832" y="3328"/>
                                </a:lnTo>
                                <a:lnTo>
                                  <a:pt x="2855" y="3330"/>
                                </a:lnTo>
                                <a:lnTo>
                                  <a:pt x="2856" y="3299"/>
                                </a:lnTo>
                                <a:moveTo>
                                  <a:pt x="2903" y="3302"/>
                                </a:moveTo>
                                <a:lnTo>
                                  <a:pt x="2879" y="3301"/>
                                </a:lnTo>
                                <a:lnTo>
                                  <a:pt x="2878" y="3332"/>
                                </a:lnTo>
                                <a:lnTo>
                                  <a:pt x="2902" y="3334"/>
                                </a:lnTo>
                                <a:lnTo>
                                  <a:pt x="2903" y="3302"/>
                                </a:lnTo>
                                <a:moveTo>
                                  <a:pt x="2949" y="3305"/>
                                </a:moveTo>
                                <a:lnTo>
                                  <a:pt x="2926" y="3304"/>
                                </a:lnTo>
                                <a:lnTo>
                                  <a:pt x="2925" y="3335"/>
                                </a:lnTo>
                                <a:lnTo>
                                  <a:pt x="2948" y="3337"/>
                                </a:lnTo>
                                <a:lnTo>
                                  <a:pt x="2949" y="3305"/>
                                </a:lnTo>
                                <a:moveTo>
                                  <a:pt x="2996" y="3309"/>
                                </a:moveTo>
                                <a:lnTo>
                                  <a:pt x="2973" y="3307"/>
                                </a:lnTo>
                                <a:lnTo>
                                  <a:pt x="2971" y="3339"/>
                                </a:lnTo>
                                <a:lnTo>
                                  <a:pt x="2995" y="3340"/>
                                </a:lnTo>
                                <a:lnTo>
                                  <a:pt x="2996" y="3309"/>
                                </a:lnTo>
                                <a:moveTo>
                                  <a:pt x="3043" y="3312"/>
                                </a:moveTo>
                                <a:lnTo>
                                  <a:pt x="3020" y="3311"/>
                                </a:lnTo>
                                <a:lnTo>
                                  <a:pt x="3018" y="3342"/>
                                </a:lnTo>
                                <a:lnTo>
                                  <a:pt x="3041" y="3343"/>
                                </a:lnTo>
                                <a:lnTo>
                                  <a:pt x="3043" y="3312"/>
                                </a:lnTo>
                                <a:moveTo>
                                  <a:pt x="3089" y="3315"/>
                                </a:moveTo>
                                <a:lnTo>
                                  <a:pt x="3066" y="3313"/>
                                </a:lnTo>
                                <a:lnTo>
                                  <a:pt x="3065" y="3345"/>
                                </a:lnTo>
                                <a:lnTo>
                                  <a:pt x="3088" y="3346"/>
                                </a:lnTo>
                                <a:lnTo>
                                  <a:pt x="3089" y="3315"/>
                                </a:lnTo>
                                <a:moveTo>
                                  <a:pt x="3136" y="3318"/>
                                </a:moveTo>
                                <a:lnTo>
                                  <a:pt x="3113" y="3317"/>
                                </a:lnTo>
                                <a:lnTo>
                                  <a:pt x="3112" y="3348"/>
                                </a:lnTo>
                                <a:lnTo>
                                  <a:pt x="3135" y="3349"/>
                                </a:lnTo>
                                <a:lnTo>
                                  <a:pt x="3136" y="3318"/>
                                </a:lnTo>
                                <a:moveTo>
                                  <a:pt x="3183" y="3321"/>
                                </a:moveTo>
                                <a:lnTo>
                                  <a:pt x="3181" y="3321"/>
                                </a:lnTo>
                                <a:lnTo>
                                  <a:pt x="3159" y="3320"/>
                                </a:lnTo>
                                <a:lnTo>
                                  <a:pt x="3158" y="3351"/>
                                </a:lnTo>
                                <a:lnTo>
                                  <a:pt x="3180" y="3352"/>
                                </a:lnTo>
                                <a:lnTo>
                                  <a:pt x="3182" y="3352"/>
                                </a:lnTo>
                                <a:lnTo>
                                  <a:pt x="3183" y="3321"/>
                                </a:lnTo>
                                <a:moveTo>
                                  <a:pt x="3229" y="3324"/>
                                </a:moveTo>
                                <a:lnTo>
                                  <a:pt x="3206" y="3323"/>
                                </a:lnTo>
                                <a:lnTo>
                                  <a:pt x="3205" y="3354"/>
                                </a:lnTo>
                                <a:lnTo>
                                  <a:pt x="3228" y="3355"/>
                                </a:lnTo>
                                <a:lnTo>
                                  <a:pt x="3229" y="3324"/>
                                </a:lnTo>
                                <a:moveTo>
                                  <a:pt x="3276" y="3327"/>
                                </a:moveTo>
                                <a:lnTo>
                                  <a:pt x="3253" y="3325"/>
                                </a:lnTo>
                                <a:lnTo>
                                  <a:pt x="3252" y="3357"/>
                                </a:lnTo>
                                <a:lnTo>
                                  <a:pt x="3275" y="3358"/>
                                </a:lnTo>
                                <a:lnTo>
                                  <a:pt x="3276" y="3327"/>
                                </a:lnTo>
                                <a:moveTo>
                                  <a:pt x="3323" y="3329"/>
                                </a:moveTo>
                                <a:lnTo>
                                  <a:pt x="3319" y="3329"/>
                                </a:lnTo>
                                <a:lnTo>
                                  <a:pt x="3299" y="3328"/>
                                </a:lnTo>
                                <a:lnTo>
                                  <a:pt x="3298" y="3359"/>
                                </a:lnTo>
                                <a:lnTo>
                                  <a:pt x="3318" y="3361"/>
                                </a:lnTo>
                                <a:lnTo>
                                  <a:pt x="3322" y="3361"/>
                                </a:lnTo>
                                <a:lnTo>
                                  <a:pt x="3323" y="3329"/>
                                </a:lnTo>
                                <a:moveTo>
                                  <a:pt x="3369" y="3332"/>
                                </a:moveTo>
                                <a:lnTo>
                                  <a:pt x="3346" y="3331"/>
                                </a:lnTo>
                                <a:lnTo>
                                  <a:pt x="3345" y="3362"/>
                                </a:lnTo>
                                <a:lnTo>
                                  <a:pt x="3368" y="3363"/>
                                </a:lnTo>
                                <a:lnTo>
                                  <a:pt x="3369" y="3332"/>
                                </a:lnTo>
                                <a:moveTo>
                                  <a:pt x="3416" y="3335"/>
                                </a:moveTo>
                                <a:lnTo>
                                  <a:pt x="3393" y="3334"/>
                                </a:lnTo>
                                <a:lnTo>
                                  <a:pt x="3392" y="3365"/>
                                </a:lnTo>
                                <a:lnTo>
                                  <a:pt x="3415" y="3366"/>
                                </a:lnTo>
                                <a:lnTo>
                                  <a:pt x="3416" y="3335"/>
                                </a:lnTo>
                                <a:moveTo>
                                  <a:pt x="3463" y="3338"/>
                                </a:moveTo>
                                <a:lnTo>
                                  <a:pt x="3457" y="3337"/>
                                </a:lnTo>
                                <a:lnTo>
                                  <a:pt x="3440" y="3336"/>
                                </a:lnTo>
                                <a:lnTo>
                                  <a:pt x="3438" y="3367"/>
                                </a:lnTo>
                                <a:lnTo>
                                  <a:pt x="3455" y="3369"/>
                                </a:lnTo>
                                <a:lnTo>
                                  <a:pt x="3462" y="3369"/>
                                </a:lnTo>
                                <a:lnTo>
                                  <a:pt x="3463" y="3338"/>
                                </a:lnTo>
                                <a:moveTo>
                                  <a:pt x="3509" y="3340"/>
                                </a:moveTo>
                                <a:lnTo>
                                  <a:pt x="3486" y="3339"/>
                                </a:lnTo>
                                <a:lnTo>
                                  <a:pt x="3485" y="3370"/>
                                </a:lnTo>
                                <a:lnTo>
                                  <a:pt x="3508" y="3371"/>
                                </a:lnTo>
                                <a:lnTo>
                                  <a:pt x="3509" y="3340"/>
                                </a:lnTo>
                                <a:moveTo>
                                  <a:pt x="3556" y="3343"/>
                                </a:moveTo>
                                <a:lnTo>
                                  <a:pt x="3533" y="3342"/>
                                </a:lnTo>
                                <a:lnTo>
                                  <a:pt x="3532" y="3373"/>
                                </a:lnTo>
                                <a:lnTo>
                                  <a:pt x="3555" y="3374"/>
                                </a:lnTo>
                                <a:lnTo>
                                  <a:pt x="3556" y="3343"/>
                                </a:lnTo>
                                <a:moveTo>
                                  <a:pt x="3602" y="3345"/>
                                </a:moveTo>
                                <a:lnTo>
                                  <a:pt x="3594" y="3344"/>
                                </a:lnTo>
                                <a:lnTo>
                                  <a:pt x="3579" y="3344"/>
                                </a:lnTo>
                                <a:lnTo>
                                  <a:pt x="3578" y="3375"/>
                                </a:lnTo>
                                <a:lnTo>
                                  <a:pt x="3593" y="3376"/>
                                </a:lnTo>
                                <a:lnTo>
                                  <a:pt x="3602" y="3376"/>
                                </a:lnTo>
                                <a:lnTo>
                                  <a:pt x="3602" y="3345"/>
                                </a:lnTo>
                                <a:moveTo>
                                  <a:pt x="3649" y="3347"/>
                                </a:moveTo>
                                <a:lnTo>
                                  <a:pt x="3626" y="3346"/>
                                </a:lnTo>
                                <a:lnTo>
                                  <a:pt x="3625" y="3378"/>
                                </a:lnTo>
                                <a:lnTo>
                                  <a:pt x="3648" y="3379"/>
                                </a:lnTo>
                                <a:lnTo>
                                  <a:pt x="3649" y="3347"/>
                                </a:lnTo>
                                <a:moveTo>
                                  <a:pt x="3696" y="3350"/>
                                </a:moveTo>
                                <a:lnTo>
                                  <a:pt x="3673" y="3348"/>
                                </a:lnTo>
                                <a:lnTo>
                                  <a:pt x="3672" y="3380"/>
                                </a:lnTo>
                                <a:lnTo>
                                  <a:pt x="3695" y="3381"/>
                                </a:lnTo>
                                <a:lnTo>
                                  <a:pt x="3696" y="3350"/>
                                </a:lnTo>
                                <a:moveTo>
                                  <a:pt x="3743" y="3352"/>
                                </a:moveTo>
                                <a:lnTo>
                                  <a:pt x="3719" y="3351"/>
                                </a:lnTo>
                                <a:lnTo>
                                  <a:pt x="3719" y="3382"/>
                                </a:lnTo>
                                <a:lnTo>
                                  <a:pt x="3742" y="3384"/>
                                </a:lnTo>
                                <a:lnTo>
                                  <a:pt x="3743" y="3352"/>
                                </a:lnTo>
                                <a:moveTo>
                                  <a:pt x="3789" y="3355"/>
                                </a:moveTo>
                                <a:lnTo>
                                  <a:pt x="3766" y="3354"/>
                                </a:lnTo>
                                <a:lnTo>
                                  <a:pt x="3765" y="3385"/>
                                </a:lnTo>
                                <a:lnTo>
                                  <a:pt x="3789" y="3386"/>
                                </a:lnTo>
                                <a:lnTo>
                                  <a:pt x="3789" y="3355"/>
                                </a:lnTo>
                                <a:moveTo>
                                  <a:pt x="3836" y="3357"/>
                                </a:moveTo>
                                <a:lnTo>
                                  <a:pt x="3813" y="3356"/>
                                </a:lnTo>
                                <a:lnTo>
                                  <a:pt x="3812" y="3387"/>
                                </a:lnTo>
                                <a:lnTo>
                                  <a:pt x="3835" y="3388"/>
                                </a:lnTo>
                                <a:lnTo>
                                  <a:pt x="3836" y="3357"/>
                                </a:lnTo>
                                <a:moveTo>
                                  <a:pt x="3883" y="3359"/>
                                </a:moveTo>
                                <a:lnTo>
                                  <a:pt x="3860" y="3358"/>
                                </a:lnTo>
                                <a:lnTo>
                                  <a:pt x="3859" y="3389"/>
                                </a:lnTo>
                                <a:lnTo>
                                  <a:pt x="3882" y="3390"/>
                                </a:lnTo>
                                <a:lnTo>
                                  <a:pt x="3883" y="3359"/>
                                </a:lnTo>
                                <a:moveTo>
                                  <a:pt x="3930" y="3361"/>
                                </a:moveTo>
                                <a:lnTo>
                                  <a:pt x="3906" y="3360"/>
                                </a:lnTo>
                                <a:lnTo>
                                  <a:pt x="3905" y="3392"/>
                                </a:lnTo>
                                <a:lnTo>
                                  <a:pt x="3929" y="3392"/>
                                </a:lnTo>
                                <a:lnTo>
                                  <a:pt x="3930" y="3361"/>
                                </a:lnTo>
                                <a:moveTo>
                                  <a:pt x="3976" y="3363"/>
                                </a:moveTo>
                                <a:lnTo>
                                  <a:pt x="3953" y="3362"/>
                                </a:lnTo>
                                <a:lnTo>
                                  <a:pt x="3952" y="3393"/>
                                </a:lnTo>
                                <a:lnTo>
                                  <a:pt x="3975" y="3394"/>
                                </a:lnTo>
                                <a:lnTo>
                                  <a:pt x="3976" y="3363"/>
                                </a:lnTo>
                                <a:moveTo>
                                  <a:pt x="4023" y="3366"/>
                                </a:moveTo>
                                <a:lnTo>
                                  <a:pt x="4008" y="3365"/>
                                </a:lnTo>
                                <a:lnTo>
                                  <a:pt x="3999" y="3365"/>
                                </a:lnTo>
                                <a:lnTo>
                                  <a:pt x="3999" y="3396"/>
                                </a:lnTo>
                                <a:lnTo>
                                  <a:pt x="4007" y="3396"/>
                                </a:lnTo>
                                <a:lnTo>
                                  <a:pt x="4022" y="3397"/>
                                </a:lnTo>
                                <a:lnTo>
                                  <a:pt x="4023" y="3366"/>
                                </a:lnTo>
                                <a:moveTo>
                                  <a:pt x="4069" y="3367"/>
                                </a:moveTo>
                                <a:lnTo>
                                  <a:pt x="4046" y="3366"/>
                                </a:lnTo>
                                <a:lnTo>
                                  <a:pt x="4045" y="3398"/>
                                </a:lnTo>
                                <a:lnTo>
                                  <a:pt x="4069" y="3398"/>
                                </a:lnTo>
                                <a:lnTo>
                                  <a:pt x="4069" y="3367"/>
                                </a:lnTo>
                                <a:moveTo>
                                  <a:pt x="4116" y="3370"/>
                                </a:moveTo>
                                <a:lnTo>
                                  <a:pt x="4093" y="3369"/>
                                </a:lnTo>
                                <a:lnTo>
                                  <a:pt x="4092" y="3400"/>
                                </a:lnTo>
                                <a:lnTo>
                                  <a:pt x="4115" y="3401"/>
                                </a:lnTo>
                                <a:lnTo>
                                  <a:pt x="4116" y="3370"/>
                                </a:lnTo>
                                <a:moveTo>
                                  <a:pt x="4163" y="3371"/>
                                </a:moveTo>
                                <a:lnTo>
                                  <a:pt x="4145" y="3371"/>
                                </a:lnTo>
                                <a:lnTo>
                                  <a:pt x="4139" y="3371"/>
                                </a:lnTo>
                                <a:lnTo>
                                  <a:pt x="4139" y="3402"/>
                                </a:lnTo>
                                <a:lnTo>
                                  <a:pt x="4145" y="3402"/>
                                </a:lnTo>
                                <a:lnTo>
                                  <a:pt x="4162" y="3403"/>
                                </a:lnTo>
                                <a:lnTo>
                                  <a:pt x="4163" y="3371"/>
                                </a:lnTo>
                                <a:moveTo>
                                  <a:pt x="4209" y="3374"/>
                                </a:moveTo>
                                <a:lnTo>
                                  <a:pt x="4186" y="3373"/>
                                </a:lnTo>
                                <a:lnTo>
                                  <a:pt x="4185" y="3404"/>
                                </a:lnTo>
                                <a:lnTo>
                                  <a:pt x="4209" y="3405"/>
                                </a:lnTo>
                                <a:lnTo>
                                  <a:pt x="4209" y="3374"/>
                                </a:lnTo>
                                <a:moveTo>
                                  <a:pt x="4256" y="3375"/>
                                </a:moveTo>
                                <a:lnTo>
                                  <a:pt x="4233" y="3374"/>
                                </a:lnTo>
                                <a:lnTo>
                                  <a:pt x="4232" y="3406"/>
                                </a:lnTo>
                                <a:lnTo>
                                  <a:pt x="4255" y="3407"/>
                                </a:lnTo>
                                <a:lnTo>
                                  <a:pt x="4256" y="3375"/>
                                </a:lnTo>
                                <a:moveTo>
                                  <a:pt x="4303" y="3377"/>
                                </a:moveTo>
                                <a:lnTo>
                                  <a:pt x="4283" y="3377"/>
                                </a:lnTo>
                                <a:lnTo>
                                  <a:pt x="4280" y="3377"/>
                                </a:lnTo>
                                <a:lnTo>
                                  <a:pt x="4279" y="3408"/>
                                </a:lnTo>
                                <a:lnTo>
                                  <a:pt x="4283" y="3408"/>
                                </a:lnTo>
                                <a:lnTo>
                                  <a:pt x="4302" y="3409"/>
                                </a:lnTo>
                                <a:lnTo>
                                  <a:pt x="4303" y="3377"/>
                                </a:lnTo>
                                <a:moveTo>
                                  <a:pt x="4350" y="3379"/>
                                </a:moveTo>
                                <a:lnTo>
                                  <a:pt x="4326" y="3378"/>
                                </a:lnTo>
                                <a:lnTo>
                                  <a:pt x="4326" y="3409"/>
                                </a:lnTo>
                                <a:lnTo>
                                  <a:pt x="4349" y="3411"/>
                                </a:lnTo>
                                <a:lnTo>
                                  <a:pt x="4350" y="3379"/>
                                </a:lnTo>
                                <a:moveTo>
                                  <a:pt x="4396" y="3381"/>
                                </a:moveTo>
                                <a:lnTo>
                                  <a:pt x="4373" y="3380"/>
                                </a:lnTo>
                                <a:lnTo>
                                  <a:pt x="4372" y="3412"/>
                                </a:lnTo>
                                <a:lnTo>
                                  <a:pt x="4396" y="3412"/>
                                </a:lnTo>
                                <a:lnTo>
                                  <a:pt x="4396" y="3381"/>
                                </a:lnTo>
                                <a:moveTo>
                                  <a:pt x="4443" y="3383"/>
                                </a:moveTo>
                                <a:lnTo>
                                  <a:pt x="4421" y="3382"/>
                                </a:lnTo>
                                <a:lnTo>
                                  <a:pt x="4420" y="3382"/>
                                </a:lnTo>
                                <a:lnTo>
                                  <a:pt x="4419" y="3413"/>
                                </a:lnTo>
                                <a:lnTo>
                                  <a:pt x="4421" y="3413"/>
                                </a:lnTo>
                                <a:lnTo>
                                  <a:pt x="4442" y="3414"/>
                                </a:lnTo>
                                <a:lnTo>
                                  <a:pt x="4443" y="3383"/>
                                </a:lnTo>
                                <a:moveTo>
                                  <a:pt x="4490" y="3385"/>
                                </a:moveTo>
                                <a:lnTo>
                                  <a:pt x="4467" y="3384"/>
                                </a:lnTo>
                                <a:lnTo>
                                  <a:pt x="4466" y="3415"/>
                                </a:lnTo>
                                <a:lnTo>
                                  <a:pt x="4489" y="3416"/>
                                </a:lnTo>
                                <a:lnTo>
                                  <a:pt x="4490" y="3385"/>
                                </a:lnTo>
                                <a:moveTo>
                                  <a:pt x="4536" y="3386"/>
                                </a:moveTo>
                                <a:lnTo>
                                  <a:pt x="4513" y="3386"/>
                                </a:lnTo>
                                <a:lnTo>
                                  <a:pt x="4513" y="3417"/>
                                </a:lnTo>
                                <a:lnTo>
                                  <a:pt x="4536" y="3418"/>
                                </a:lnTo>
                                <a:lnTo>
                                  <a:pt x="4536" y="3386"/>
                                </a:lnTo>
                                <a:moveTo>
                                  <a:pt x="4583" y="3388"/>
                                </a:moveTo>
                                <a:lnTo>
                                  <a:pt x="4560" y="3388"/>
                                </a:lnTo>
                                <a:lnTo>
                                  <a:pt x="4559" y="3419"/>
                                </a:lnTo>
                                <a:lnTo>
                                  <a:pt x="4583" y="3420"/>
                                </a:lnTo>
                                <a:lnTo>
                                  <a:pt x="4583" y="3388"/>
                                </a:lnTo>
                                <a:moveTo>
                                  <a:pt x="4630" y="3390"/>
                                </a:moveTo>
                                <a:lnTo>
                                  <a:pt x="4606" y="3389"/>
                                </a:lnTo>
                                <a:lnTo>
                                  <a:pt x="4606" y="3420"/>
                                </a:lnTo>
                                <a:lnTo>
                                  <a:pt x="4629" y="3421"/>
                                </a:lnTo>
                                <a:lnTo>
                                  <a:pt x="4630" y="3390"/>
                                </a:lnTo>
                                <a:moveTo>
                                  <a:pt x="4676" y="3392"/>
                                </a:moveTo>
                                <a:lnTo>
                                  <a:pt x="4653" y="3391"/>
                                </a:lnTo>
                                <a:lnTo>
                                  <a:pt x="4653" y="3422"/>
                                </a:lnTo>
                                <a:lnTo>
                                  <a:pt x="4676" y="3423"/>
                                </a:lnTo>
                                <a:lnTo>
                                  <a:pt x="4676" y="3392"/>
                                </a:lnTo>
                                <a:moveTo>
                                  <a:pt x="4723" y="3393"/>
                                </a:moveTo>
                                <a:lnTo>
                                  <a:pt x="4700" y="3393"/>
                                </a:lnTo>
                                <a:lnTo>
                                  <a:pt x="4699" y="3424"/>
                                </a:lnTo>
                                <a:lnTo>
                                  <a:pt x="4723" y="3424"/>
                                </a:lnTo>
                                <a:lnTo>
                                  <a:pt x="4723" y="3393"/>
                                </a:lnTo>
                                <a:moveTo>
                                  <a:pt x="4770" y="3395"/>
                                </a:moveTo>
                                <a:lnTo>
                                  <a:pt x="4746" y="3394"/>
                                </a:lnTo>
                                <a:lnTo>
                                  <a:pt x="4746" y="3425"/>
                                </a:lnTo>
                                <a:lnTo>
                                  <a:pt x="4769" y="3426"/>
                                </a:lnTo>
                                <a:lnTo>
                                  <a:pt x="4770" y="3395"/>
                                </a:lnTo>
                                <a:moveTo>
                                  <a:pt x="4816" y="3397"/>
                                </a:moveTo>
                                <a:lnTo>
                                  <a:pt x="4793" y="3396"/>
                                </a:lnTo>
                                <a:lnTo>
                                  <a:pt x="4792" y="3427"/>
                                </a:lnTo>
                                <a:lnTo>
                                  <a:pt x="4816" y="3428"/>
                                </a:lnTo>
                                <a:lnTo>
                                  <a:pt x="4816" y="3397"/>
                                </a:lnTo>
                                <a:moveTo>
                                  <a:pt x="4863" y="3398"/>
                                </a:moveTo>
                                <a:lnTo>
                                  <a:pt x="4840" y="3397"/>
                                </a:lnTo>
                                <a:lnTo>
                                  <a:pt x="4839" y="3429"/>
                                </a:lnTo>
                                <a:lnTo>
                                  <a:pt x="4862" y="3430"/>
                                </a:lnTo>
                                <a:lnTo>
                                  <a:pt x="4863" y="3398"/>
                                </a:lnTo>
                                <a:moveTo>
                                  <a:pt x="4910" y="3400"/>
                                </a:moveTo>
                                <a:lnTo>
                                  <a:pt x="4887" y="3399"/>
                                </a:lnTo>
                                <a:lnTo>
                                  <a:pt x="4886" y="3430"/>
                                </a:lnTo>
                                <a:lnTo>
                                  <a:pt x="4909" y="3431"/>
                                </a:lnTo>
                                <a:lnTo>
                                  <a:pt x="4910" y="3400"/>
                                </a:lnTo>
                                <a:moveTo>
                                  <a:pt x="4957" y="3401"/>
                                </a:moveTo>
                                <a:lnTo>
                                  <a:pt x="4933" y="3401"/>
                                </a:lnTo>
                                <a:lnTo>
                                  <a:pt x="4933" y="3432"/>
                                </a:lnTo>
                                <a:lnTo>
                                  <a:pt x="4956" y="3432"/>
                                </a:lnTo>
                                <a:lnTo>
                                  <a:pt x="4957" y="3401"/>
                                </a:lnTo>
                                <a:moveTo>
                                  <a:pt x="5003" y="3403"/>
                                </a:moveTo>
                                <a:lnTo>
                                  <a:pt x="4980" y="3402"/>
                                </a:lnTo>
                                <a:lnTo>
                                  <a:pt x="4979" y="3434"/>
                                </a:lnTo>
                                <a:lnTo>
                                  <a:pt x="5003" y="3434"/>
                                </a:lnTo>
                                <a:lnTo>
                                  <a:pt x="5003" y="3403"/>
                                </a:lnTo>
                                <a:moveTo>
                                  <a:pt x="5050" y="3404"/>
                                </a:moveTo>
                                <a:lnTo>
                                  <a:pt x="5027" y="3404"/>
                                </a:lnTo>
                                <a:lnTo>
                                  <a:pt x="5026" y="3435"/>
                                </a:lnTo>
                                <a:lnTo>
                                  <a:pt x="5049" y="3436"/>
                                </a:lnTo>
                                <a:lnTo>
                                  <a:pt x="5050" y="3404"/>
                                </a:lnTo>
                                <a:moveTo>
                                  <a:pt x="5097" y="3406"/>
                                </a:moveTo>
                                <a:lnTo>
                                  <a:pt x="5074" y="3405"/>
                                </a:lnTo>
                                <a:lnTo>
                                  <a:pt x="5073" y="3436"/>
                                </a:lnTo>
                                <a:lnTo>
                                  <a:pt x="5096" y="3437"/>
                                </a:lnTo>
                                <a:lnTo>
                                  <a:pt x="5097" y="3406"/>
                                </a:lnTo>
                                <a:moveTo>
                                  <a:pt x="5144" y="3407"/>
                                </a:moveTo>
                                <a:lnTo>
                                  <a:pt x="5120" y="3407"/>
                                </a:lnTo>
                                <a:lnTo>
                                  <a:pt x="5120" y="3438"/>
                                </a:lnTo>
                                <a:lnTo>
                                  <a:pt x="5143" y="3439"/>
                                </a:lnTo>
                                <a:lnTo>
                                  <a:pt x="5144" y="3407"/>
                                </a:lnTo>
                                <a:moveTo>
                                  <a:pt x="5190" y="3409"/>
                                </a:moveTo>
                                <a:lnTo>
                                  <a:pt x="5167" y="3408"/>
                                </a:lnTo>
                                <a:lnTo>
                                  <a:pt x="5166" y="3439"/>
                                </a:lnTo>
                                <a:lnTo>
                                  <a:pt x="5190" y="3440"/>
                                </a:lnTo>
                                <a:lnTo>
                                  <a:pt x="5190" y="3409"/>
                                </a:lnTo>
                                <a:moveTo>
                                  <a:pt x="5237" y="3411"/>
                                </a:moveTo>
                                <a:lnTo>
                                  <a:pt x="5214" y="3409"/>
                                </a:lnTo>
                                <a:lnTo>
                                  <a:pt x="5213" y="3441"/>
                                </a:lnTo>
                                <a:lnTo>
                                  <a:pt x="5236" y="3442"/>
                                </a:lnTo>
                                <a:lnTo>
                                  <a:pt x="5237" y="3411"/>
                                </a:lnTo>
                                <a:moveTo>
                                  <a:pt x="5284" y="3412"/>
                                </a:moveTo>
                                <a:lnTo>
                                  <a:pt x="5260" y="3411"/>
                                </a:lnTo>
                                <a:lnTo>
                                  <a:pt x="5260" y="3442"/>
                                </a:lnTo>
                                <a:lnTo>
                                  <a:pt x="5283" y="3443"/>
                                </a:lnTo>
                                <a:lnTo>
                                  <a:pt x="5284" y="3412"/>
                                </a:lnTo>
                                <a:moveTo>
                                  <a:pt x="5330" y="3413"/>
                                </a:moveTo>
                                <a:lnTo>
                                  <a:pt x="5307" y="3412"/>
                                </a:lnTo>
                                <a:lnTo>
                                  <a:pt x="5307" y="3443"/>
                                </a:lnTo>
                                <a:lnTo>
                                  <a:pt x="5330" y="3444"/>
                                </a:lnTo>
                                <a:lnTo>
                                  <a:pt x="5330" y="3413"/>
                                </a:lnTo>
                                <a:moveTo>
                                  <a:pt x="5377" y="3415"/>
                                </a:moveTo>
                                <a:lnTo>
                                  <a:pt x="5354" y="3414"/>
                                </a:lnTo>
                                <a:lnTo>
                                  <a:pt x="5353" y="3445"/>
                                </a:lnTo>
                                <a:lnTo>
                                  <a:pt x="5377" y="3446"/>
                                </a:lnTo>
                                <a:lnTo>
                                  <a:pt x="5377" y="3415"/>
                                </a:lnTo>
                                <a:moveTo>
                                  <a:pt x="5423" y="3416"/>
                                </a:moveTo>
                                <a:lnTo>
                                  <a:pt x="5400" y="3415"/>
                                </a:lnTo>
                                <a:lnTo>
                                  <a:pt x="5400" y="3446"/>
                                </a:lnTo>
                                <a:lnTo>
                                  <a:pt x="5423" y="3447"/>
                                </a:lnTo>
                                <a:lnTo>
                                  <a:pt x="5423" y="3416"/>
                                </a:lnTo>
                                <a:moveTo>
                                  <a:pt x="5470" y="3417"/>
                                </a:moveTo>
                                <a:lnTo>
                                  <a:pt x="5447" y="3416"/>
                                </a:lnTo>
                                <a:lnTo>
                                  <a:pt x="5447" y="3448"/>
                                </a:lnTo>
                                <a:lnTo>
                                  <a:pt x="5470" y="3448"/>
                                </a:lnTo>
                                <a:lnTo>
                                  <a:pt x="5470" y="3417"/>
                                </a:lnTo>
                                <a:moveTo>
                                  <a:pt x="5517" y="3419"/>
                                </a:moveTo>
                                <a:lnTo>
                                  <a:pt x="5494" y="3418"/>
                                </a:lnTo>
                                <a:lnTo>
                                  <a:pt x="5493" y="3449"/>
                                </a:lnTo>
                                <a:lnTo>
                                  <a:pt x="5517" y="3450"/>
                                </a:lnTo>
                                <a:lnTo>
                                  <a:pt x="5517" y="3419"/>
                                </a:lnTo>
                                <a:moveTo>
                                  <a:pt x="5564" y="3420"/>
                                </a:moveTo>
                                <a:lnTo>
                                  <a:pt x="5540" y="3419"/>
                                </a:lnTo>
                                <a:lnTo>
                                  <a:pt x="5540" y="3450"/>
                                </a:lnTo>
                                <a:lnTo>
                                  <a:pt x="5563" y="3451"/>
                                </a:lnTo>
                                <a:lnTo>
                                  <a:pt x="5564" y="3420"/>
                                </a:lnTo>
                                <a:moveTo>
                                  <a:pt x="5610" y="3421"/>
                                </a:moveTo>
                                <a:lnTo>
                                  <a:pt x="5587" y="3420"/>
                                </a:lnTo>
                                <a:lnTo>
                                  <a:pt x="5587" y="3452"/>
                                </a:lnTo>
                                <a:lnTo>
                                  <a:pt x="5610" y="3453"/>
                                </a:lnTo>
                                <a:lnTo>
                                  <a:pt x="5610" y="3421"/>
                                </a:lnTo>
                                <a:moveTo>
                                  <a:pt x="5657" y="3423"/>
                                </a:moveTo>
                                <a:lnTo>
                                  <a:pt x="5634" y="3421"/>
                                </a:lnTo>
                                <a:lnTo>
                                  <a:pt x="5633" y="3453"/>
                                </a:lnTo>
                                <a:lnTo>
                                  <a:pt x="5657" y="3454"/>
                                </a:lnTo>
                                <a:lnTo>
                                  <a:pt x="5657" y="3423"/>
                                </a:lnTo>
                                <a:moveTo>
                                  <a:pt x="5704" y="3424"/>
                                </a:moveTo>
                                <a:lnTo>
                                  <a:pt x="5681" y="3423"/>
                                </a:lnTo>
                                <a:lnTo>
                                  <a:pt x="5680" y="3454"/>
                                </a:lnTo>
                                <a:lnTo>
                                  <a:pt x="5703" y="3455"/>
                                </a:lnTo>
                                <a:lnTo>
                                  <a:pt x="5704" y="3424"/>
                                </a:lnTo>
                                <a:moveTo>
                                  <a:pt x="5751" y="3425"/>
                                </a:moveTo>
                                <a:lnTo>
                                  <a:pt x="5727" y="3424"/>
                                </a:lnTo>
                                <a:lnTo>
                                  <a:pt x="5727" y="3455"/>
                                </a:lnTo>
                                <a:lnTo>
                                  <a:pt x="5750" y="3456"/>
                                </a:lnTo>
                                <a:lnTo>
                                  <a:pt x="5751" y="3425"/>
                                </a:lnTo>
                                <a:moveTo>
                                  <a:pt x="5797" y="3426"/>
                                </a:moveTo>
                                <a:lnTo>
                                  <a:pt x="5774" y="3425"/>
                                </a:lnTo>
                                <a:lnTo>
                                  <a:pt x="5773" y="3457"/>
                                </a:lnTo>
                                <a:lnTo>
                                  <a:pt x="5797" y="3457"/>
                                </a:lnTo>
                                <a:lnTo>
                                  <a:pt x="5797" y="3426"/>
                                </a:lnTo>
                                <a:moveTo>
                                  <a:pt x="5844" y="3427"/>
                                </a:moveTo>
                                <a:lnTo>
                                  <a:pt x="5821" y="3427"/>
                                </a:lnTo>
                                <a:lnTo>
                                  <a:pt x="5820" y="3458"/>
                                </a:lnTo>
                                <a:lnTo>
                                  <a:pt x="5843" y="3458"/>
                                </a:lnTo>
                                <a:lnTo>
                                  <a:pt x="5844" y="3427"/>
                                </a:lnTo>
                                <a:moveTo>
                                  <a:pt x="5891" y="3428"/>
                                </a:moveTo>
                                <a:lnTo>
                                  <a:pt x="5868" y="3428"/>
                                </a:lnTo>
                                <a:lnTo>
                                  <a:pt x="5867" y="3459"/>
                                </a:lnTo>
                                <a:lnTo>
                                  <a:pt x="5890" y="3460"/>
                                </a:lnTo>
                                <a:lnTo>
                                  <a:pt x="5891" y="3428"/>
                                </a:lnTo>
                                <a:moveTo>
                                  <a:pt x="5938" y="3430"/>
                                </a:moveTo>
                                <a:lnTo>
                                  <a:pt x="5937" y="3430"/>
                                </a:lnTo>
                                <a:lnTo>
                                  <a:pt x="5914" y="3429"/>
                                </a:lnTo>
                                <a:lnTo>
                                  <a:pt x="5914" y="3461"/>
                                </a:lnTo>
                                <a:lnTo>
                                  <a:pt x="5936" y="3461"/>
                                </a:lnTo>
                                <a:lnTo>
                                  <a:pt x="5937" y="3461"/>
                                </a:lnTo>
                                <a:lnTo>
                                  <a:pt x="5938" y="3430"/>
                                </a:lnTo>
                                <a:moveTo>
                                  <a:pt x="5984" y="3431"/>
                                </a:moveTo>
                                <a:lnTo>
                                  <a:pt x="5961" y="3430"/>
                                </a:lnTo>
                                <a:lnTo>
                                  <a:pt x="5960" y="3462"/>
                                </a:lnTo>
                                <a:lnTo>
                                  <a:pt x="5984" y="3462"/>
                                </a:lnTo>
                                <a:lnTo>
                                  <a:pt x="5984" y="3431"/>
                                </a:lnTo>
                                <a:moveTo>
                                  <a:pt x="6031" y="3432"/>
                                </a:moveTo>
                                <a:lnTo>
                                  <a:pt x="6008" y="3431"/>
                                </a:lnTo>
                                <a:lnTo>
                                  <a:pt x="6007" y="3463"/>
                                </a:lnTo>
                                <a:lnTo>
                                  <a:pt x="6030" y="3463"/>
                                </a:lnTo>
                                <a:lnTo>
                                  <a:pt x="6031" y="3432"/>
                                </a:lnTo>
                                <a:moveTo>
                                  <a:pt x="6077" y="3433"/>
                                </a:moveTo>
                                <a:lnTo>
                                  <a:pt x="6075" y="3433"/>
                                </a:lnTo>
                                <a:lnTo>
                                  <a:pt x="6054" y="3432"/>
                                </a:lnTo>
                                <a:lnTo>
                                  <a:pt x="6054" y="3464"/>
                                </a:lnTo>
                                <a:lnTo>
                                  <a:pt x="6074" y="3465"/>
                                </a:lnTo>
                                <a:lnTo>
                                  <a:pt x="6077" y="3465"/>
                                </a:lnTo>
                                <a:lnTo>
                                  <a:pt x="6077" y="3433"/>
                                </a:lnTo>
                                <a:moveTo>
                                  <a:pt x="6124" y="3434"/>
                                </a:moveTo>
                                <a:lnTo>
                                  <a:pt x="6101" y="3434"/>
                                </a:lnTo>
                                <a:lnTo>
                                  <a:pt x="6101" y="3465"/>
                                </a:lnTo>
                                <a:lnTo>
                                  <a:pt x="6124" y="3466"/>
                                </a:lnTo>
                                <a:lnTo>
                                  <a:pt x="6124" y="3434"/>
                                </a:lnTo>
                                <a:moveTo>
                                  <a:pt x="6171" y="3435"/>
                                </a:moveTo>
                                <a:lnTo>
                                  <a:pt x="6147" y="3435"/>
                                </a:lnTo>
                                <a:lnTo>
                                  <a:pt x="6147" y="3466"/>
                                </a:lnTo>
                                <a:lnTo>
                                  <a:pt x="6171" y="3467"/>
                                </a:lnTo>
                                <a:lnTo>
                                  <a:pt x="6171" y="3435"/>
                                </a:lnTo>
                                <a:moveTo>
                                  <a:pt x="6217" y="3436"/>
                                </a:moveTo>
                                <a:lnTo>
                                  <a:pt x="6213" y="3436"/>
                                </a:lnTo>
                                <a:lnTo>
                                  <a:pt x="6194" y="3436"/>
                                </a:lnTo>
                                <a:lnTo>
                                  <a:pt x="6194" y="3467"/>
                                </a:lnTo>
                                <a:lnTo>
                                  <a:pt x="6212" y="3467"/>
                                </a:lnTo>
                                <a:lnTo>
                                  <a:pt x="6217" y="3468"/>
                                </a:lnTo>
                                <a:lnTo>
                                  <a:pt x="6217" y="3436"/>
                                </a:lnTo>
                                <a:moveTo>
                                  <a:pt x="6234" y="11"/>
                                </a:moveTo>
                                <a:lnTo>
                                  <a:pt x="6233" y="10"/>
                                </a:lnTo>
                                <a:lnTo>
                                  <a:pt x="6230" y="10"/>
                                </a:lnTo>
                                <a:lnTo>
                                  <a:pt x="6230" y="11"/>
                                </a:lnTo>
                                <a:lnTo>
                                  <a:pt x="6229" y="11"/>
                                </a:lnTo>
                                <a:lnTo>
                                  <a:pt x="6228" y="19"/>
                                </a:lnTo>
                                <a:lnTo>
                                  <a:pt x="6226" y="26"/>
                                </a:lnTo>
                                <a:lnTo>
                                  <a:pt x="6224" y="34"/>
                                </a:lnTo>
                                <a:lnTo>
                                  <a:pt x="6221" y="41"/>
                                </a:lnTo>
                                <a:lnTo>
                                  <a:pt x="6218" y="48"/>
                                </a:lnTo>
                                <a:lnTo>
                                  <a:pt x="6214" y="54"/>
                                </a:lnTo>
                                <a:lnTo>
                                  <a:pt x="6214" y="40"/>
                                </a:lnTo>
                                <a:lnTo>
                                  <a:pt x="6214" y="33"/>
                                </a:lnTo>
                                <a:lnTo>
                                  <a:pt x="6213" y="27"/>
                                </a:lnTo>
                                <a:lnTo>
                                  <a:pt x="6209" y="14"/>
                                </a:lnTo>
                                <a:lnTo>
                                  <a:pt x="6206" y="9"/>
                                </a:lnTo>
                                <a:lnTo>
                                  <a:pt x="6203" y="7"/>
                                </a:lnTo>
                                <a:lnTo>
                                  <a:pt x="6203" y="71"/>
                                </a:lnTo>
                                <a:lnTo>
                                  <a:pt x="6193" y="84"/>
                                </a:lnTo>
                                <a:lnTo>
                                  <a:pt x="6182" y="90"/>
                                </a:lnTo>
                                <a:lnTo>
                                  <a:pt x="6166" y="90"/>
                                </a:lnTo>
                                <a:lnTo>
                                  <a:pt x="6163" y="88"/>
                                </a:lnTo>
                                <a:lnTo>
                                  <a:pt x="6161" y="83"/>
                                </a:lnTo>
                                <a:lnTo>
                                  <a:pt x="6159" y="79"/>
                                </a:lnTo>
                                <a:lnTo>
                                  <a:pt x="6157" y="74"/>
                                </a:lnTo>
                                <a:lnTo>
                                  <a:pt x="6157" y="60"/>
                                </a:lnTo>
                                <a:lnTo>
                                  <a:pt x="6159" y="51"/>
                                </a:lnTo>
                                <a:lnTo>
                                  <a:pt x="6161" y="41"/>
                                </a:lnTo>
                                <a:lnTo>
                                  <a:pt x="6163" y="31"/>
                                </a:lnTo>
                                <a:lnTo>
                                  <a:pt x="6167" y="23"/>
                                </a:lnTo>
                                <a:lnTo>
                                  <a:pt x="6171" y="16"/>
                                </a:lnTo>
                                <a:lnTo>
                                  <a:pt x="6176" y="9"/>
                                </a:lnTo>
                                <a:lnTo>
                                  <a:pt x="6181" y="5"/>
                                </a:lnTo>
                                <a:lnTo>
                                  <a:pt x="6187" y="5"/>
                                </a:lnTo>
                                <a:lnTo>
                                  <a:pt x="6194" y="7"/>
                                </a:lnTo>
                                <a:lnTo>
                                  <a:pt x="6199" y="15"/>
                                </a:lnTo>
                                <a:lnTo>
                                  <a:pt x="6202" y="27"/>
                                </a:lnTo>
                                <a:lnTo>
                                  <a:pt x="6203" y="44"/>
                                </a:lnTo>
                                <a:lnTo>
                                  <a:pt x="6203" y="69"/>
                                </a:lnTo>
                                <a:lnTo>
                                  <a:pt x="6203" y="71"/>
                                </a:lnTo>
                                <a:lnTo>
                                  <a:pt x="6203" y="7"/>
                                </a:lnTo>
                                <a:lnTo>
                                  <a:pt x="6202" y="6"/>
                                </a:lnTo>
                                <a:lnTo>
                                  <a:pt x="6201" y="5"/>
                                </a:lnTo>
                                <a:lnTo>
                                  <a:pt x="6198" y="2"/>
                                </a:lnTo>
                                <a:lnTo>
                                  <a:pt x="6193" y="0"/>
                                </a:lnTo>
                                <a:lnTo>
                                  <a:pt x="6181" y="0"/>
                                </a:lnTo>
                                <a:lnTo>
                                  <a:pt x="6174" y="3"/>
                                </a:lnTo>
                                <a:lnTo>
                                  <a:pt x="6167" y="8"/>
                                </a:lnTo>
                                <a:lnTo>
                                  <a:pt x="6160" y="14"/>
                                </a:lnTo>
                                <a:lnTo>
                                  <a:pt x="6155" y="22"/>
                                </a:lnTo>
                                <a:lnTo>
                                  <a:pt x="6151" y="31"/>
                                </a:lnTo>
                                <a:lnTo>
                                  <a:pt x="6147" y="41"/>
                                </a:lnTo>
                                <a:lnTo>
                                  <a:pt x="6145" y="50"/>
                                </a:lnTo>
                                <a:lnTo>
                                  <a:pt x="6145" y="67"/>
                                </a:lnTo>
                                <a:lnTo>
                                  <a:pt x="6146" y="72"/>
                                </a:lnTo>
                                <a:lnTo>
                                  <a:pt x="6148" y="78"/>
                                </a:lnTo>
                                <a:lnTo>
                                  <a:pt x="6150" y="83"/>
                                </a:lnTo>
                                <a:lnTo>
                                  <a:pt x="6153" y="87"/>
                                </a:lnTo>
                                <a:lnTo>
                                  <a:pt x="6157" y="91"/>
                                </a:lnTo>
                                <a:lnTo>
                                  <a:pt x="6161" y="94"/>
                                </a:lnTo>
                                <a:lnTo>
                                  <a:pt x="6165" y="95"/>
                                </a:lnTo>
                                <a:lnTo>
                                  <a:pt x="6176" y="95"/>
                                </a:lnTo>
                                <a:lnTo>
                                  <a:pt x="6182" y="94"/>
                                </a:lnTo>
                                <a:lnTo>
                                  <a:pt x="6188" y="91"/>
                                </a:lnTo>
                                <a:lnTo>
                                  <a:pt x="6189" y="90"/>
                                </a:lnTo>
                                <a:lnTo>
                                  <a:pt x="6194" y="88"/>
                                </a:lnTo>
                                <a:lnTo>
                                  <a:pt x="6199" y="83"/>
                                </a:lnTo>
                                <a:lnTo>
                                  <a:pt x="6204" y="77"/>
                                </a:lnTo>
                                <a:lnTo>
                                  <a:pt x="6205" y="83"/>
                                </a:lnTo>
                                <a:lnTo>
                                  <a:pt x="6207" y="87"/>
                                </a:lnTo>
                                <a:lnTo>
                                  <a:pt x="6209" y="91"/>
                                </a:lnTo>
                                <a:lnTo>
                                  <a:pt x="6211" y="94"/>
                                </a:lnTo>
                                <a:lnTo>
                                  <a:pt x="6215" y="95"/>
                                </a:lnTo>
                                <a:lnTo>
                                  <a:pt x="6221" y="95"/>
                                </a:lnTo>
                                <a:lnTo>
                                  <a:pt x="6224" y="94"/>
                                </a:lnTo>
                                <a:lnTo>
                                  <a:pt x="6227" y="91"/>
                                </a:lnTo>
                                <a:lnTo>
                                  <a:pt x="6228" y="90"/>
                                </a:lnTo>
                                <a:lnTo>
                                  <a:pt x="6230" y="87"/>
                                </a:lnTo>
                                <a:lnTo>
                                  <a:pt x="6232" y="84"/>
                                </a:lnTo>
                                <a:lnTo>
                                  <a:pt x="6232" y="79"/>
                                </a:lnTo>
                                <a:lnTo>
                                  <a:pt x="6232" y="78"/>
                                </a:lnTo>
                                <a:lnTo>
                                  <a:pt x="6229" y="78"/>
                                </a:lnTo>
                                <a:lnTo>
                                  <a:pt x="6229" y="79"/>
                                </a:lnTo>
                                <a:lnTo>
                                  <a:pt x="6228" y="80"/>
                                </a:lnTo>
                                <a:lnTo>
                                  <a:pt x="6227" y="82"/>
                                </a:lnTo>
                                <a:lnTo>
                                  <a:pt x="6226" y="84"/>
                                </a:lnTo>
                                <a:lnTo>
                                  <a:pt x="6225" y="86"/>
                                </a:lnTo>
                                <a:lnTo>
                                  <a:pt x="6224" y="87"/>
                                </a:lnTo>
                                <a:lnTo>
                                  <a:pt x="6223" y="89"/>
                                </a:lnTo>
                                <a:lnTo>
                                  <a:pt x="6221" y="90"/>
                                </a:lnTo>
                                <a:lnTo>
                                  <a:pt x="6216" y="90"/>
                                </a:lnTo>
                                <a:lnTo>
                                  <a:pt x="6214" y="81"/>
                                </a:lnTo>
                                <a:lnTo>
                                  <a:pt x="6214" y="77"/>
                                </a:lnTo>
                                <a:lnTo>
                                  <a:pt x="6214" y="64"/>
                                </a:lnTo>
                                <a:lnTo>
                                  <a:pt x="6217" y="59"/>
                                </a:lnTo>
                                <a:lnTo>
                                  <a:pt x="6220" y="54"/>
                                </a:lnTo>
                                <a:lnTo>
                                  <a:pt x="6223" y="49"/>
                                </a:lnTo>
                                <a:lnTo>
                                  <a:pt x="6227" y="37"/>
                                </a:lnTo>
                                <a:lnTo>
                                  <a:pt x="6229" y="31"/>
                                </a:lnTo>
                                <a:lnTo>
                                  <a:pt x="6231" y="25"/>
                                </a:lnTo>
                                <a:lnTo>
                                  <a:pt x="6233" y="19"/>
                                </a:lnTo>
                                <a:lnTo>
                                  <a:pt x="6234" y="12"/>
                                </a:lnTo>
                                <a:lnTo>
                                  <a:pt x="6234" y="11"/>
                                </a:lnTo>
                                <a:moveTo>
                                  <a:pt x="6264" y="3438"/>
                                </a:moveTo>
                                <a:lnTo>
                                  <a:pt x="6241" y="3437"/>
                                </a:lnTo>
                                <a:lnTo>
                                  <a:pt x="6241" y="3469"/>
                                </a:lnTo>
                                <a:lnTo>
                                  <a:pt x="6264" y="3469"/>
                                </a:lnTo>
                                <a:lnTo>
                                  <a:pt x="6264" y="3438"/>
                                </a:lnTo>
                                <a:moveTo>
                                  <a:pt x="6311" y="3439"/>
                                </a:moveTo>
                                <a:lnTo>
                                  <a:pt x="6288" y="3438"/>
                                </a:lnTo>
                                <a:lnTo>
                                  <a:pt x="6288" y="3469"/>
                                </a:lnTo>
                                <a:lnTo>
                                  <a:pt x="6311" y="3470"/>
                                </a:lnTo>
                                <a:lnTo>
                                  <a:pt x="6311" y="3439"/>
                                </a:lnTo>
                                <a:moveTo>
                                  <a:pt x="6358" y="3440"/>
                                </a:moveTo>
                                <a:lnTo>
                                  <a:pt x="6350" y="3440"/>
                                </a:lnTo>
                                <a:lnTo>
                                  <a:pt x="6334" y="3439"/>
                                </a:lnTo>
                                <a:lnTo>
                                  <a:pt x="6334" y="3470"/>
                                </a:lnTo>
                                <a:lnTo>
                                  <a:pt x="6350" y="3471"/>
                                </a:lnTo>
                                <a:lnTo>
                                  <a:pt x="6358" y="3471"/>
                                </a:lnTo>
                                <a:lnTo>
                                  <a:pt x="6358" y="3440"/>
                                </a:lnTo>
                                <a:moveTo>
                                  <a:pt x="6404" y="3441"/>
                                </a:moveTo>
                                <a:lnTo>
                                  <a:pt x="6381" y="3440"/>
                                </a:lnTo>
                                <a:lnTo>
                                  <a:pt x="6381" y="3471"/>
                                </a:lnTo>
                                <a:lnTo>
                                  <a:pt x="6404" y="3472"/>
                                </a:lnTo>
                                <a:lnTo>
                                  <a:pt x="6404" y="3441"/>
                                </a:lnTo>
                                <a:moveTo>
                                  <a:pt x="6451" y="3442"/>
                                </a:moveTo>
                                <a:lnTo>
                                  <a:pt x="6428" y="3442"/>
                                </a:lnTo>
                                <a:lnTo>
                                  <a:pt x="6427" y="3473"/>
                                </a:lnTo>
                                <a:lnTo>
                                  <a:pt x="6451" y="3473"/>
                                </a:lnTo>
                                <a:lnTo>
                                  <a:pt x="6451" y="3442"/>
                                </a:lnTo>
                                <a:moveTo>
                                  <a:pt x="6498" y="3443"/>
                                </a:moveTo>
                                <a:lnTo>
                                  <a:pt x="6488" y="3443"/>
                                </a:lnTo>
                                <a:lnTo>
                                  <a:pt x="6475" y="3442"/>
                                </a:lnTo>
                                <a:lnTo>
                                  <a:pt x="6474" y="3474"/>
                                </a:lnTo>
                                <a:lnTo>
                                  <a:pt x="6488" y="3474"/>
                                </a:lnTo>
                                <a:lnTo>
                                  <a:pt x="6497" y="3474"/>
                                </a:lnTo>
                                <a:lnTo>
                                  <a:pt x="6498" y="3443"/>
                                </a:lnTo>
                                <a:moveTo>
                                  <a:pt x="6545" y="3444"/>
                                </a:moveTo>
                                <a:lnTo>
                                  <a:pt x="6521" y="3443"/>
                                </a:lnTo>
                                <a:lnTo>
                                  <a:pt x="6521" y="3475"/>
                                </a:lnTo>
                                <a:lnTo>
                                  <a:pt x="6544" y="3475"/>
                                </a:lnTo>
                                <a:lnTo>
                                  <a:pt x="6545" y="3444"/>
                                </a:lnTo>
                                <a:moveTo>
                                  <a:pt x="6591" y="3445"/>
                                </a:moveTo>
                                <a:lnTo>
                                  <a:pt x="6568" y="3444"/>
                                </a:lnTo>
                                <a:lnTo>
                                  <a:pt x="6567" y="3475"/>
                                </a:lnTo>
                                <a:lnTo>
                                  <a:pt x="6591" y="3476"/>
                                </a:lnTo>
                                <a:lnTo>
                                  <a:pt x="6591" y="3445"/>
                                </a:lnTo>
                                <a:moveTo>
                                  <a:pt x="6638" y="3446"/>
                                </a:moveTo>
                                <a:lnTo>
                                  <a:pt x="6626" y="3446"/>
                                </a:lnTo>
                                <a:lnTo>
                                  <a:pt x="6615" y="3446"/>
                                </a:lnTo>
                                <a:lnTo>
                                  <a:pt x="6614" y="3477"/>
                                </a:lnTo>
                                <a:lnTo>
                                  <a:pt x="6626" y="3477"/>
                                </a:lnTo>
                                <a:lnTo>
                                  <a:pt x="6637" y="3477"/>
                                </a:lnTo>
                                <a:lnTo>
                                  <a:pt x="6638" y="3446"/>
                                </a:lnTo>
                                <a:moveTo>
                                  <a:pt x="6685" y="3447"/>
                                </a:moveTo>
                                <a:lnTo>
                                  <a:pt x="6662" y="3447"/>
                                </a:lnTo>
                                <a:lnTo>
                                  <a:pt x="6661" y="3478"/>
                                </a:lnTo>
                                <a:lnTo>
                                  <a:pt x="6684" y="3478"/>
                                </a:lnTo>
                                <a:lnTo>
                                  <a:pt x="6685" y="3447"/>
                                </a:lnTo>
                                <a:moveTo>
                                  <a:pt x="6732" y="3448"/>
                                </a:moveTo>
                                <a:lnTo>
                                  <a:pt x="6708" y="3447"/>
                                </a:lnTo>
                                <a:lnTo>
                                  <a:pt x="6708" y="3479"/>
                                </a:lnTo>
                                <a:lnTo>
                                  <a:pt x="6731" y="3479"/>
                                </a:lnTo>
                                <a:lnTo>
                                  <a:pt x="6732" y="3448"/>
                                </a:lnTo>
                                <a:moveTo>
                                  <a:pt x="6764" y="3448"/>
                                </a:moveTo>
                                <a:lnTo>
                                  <a:pt x="6755" y="3448"/>
                                </a:lnTo>
                                <a:lnTo>
                                  <a:pt x="6754" y="3480"/>
                                </a:lnTo>
                                <a:lnTo>
                                  <a:pt x="6763" y="3480"/>
                                </a:lnTo>
                                <a:lnTo>
                                  <a:pt x="6764" y="3448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00" name="Picture 10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681" y="316"/>
                            <a:ext cx="278" cy="1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01" name="AutoShape 1017"/>
                        <wps:cNvSpPr>
                          <a:spLocks/>
                        </wps:cNvSpPr>
                        <wps:spPr bwMode="auto">
                          <a:xfrm>
                            <a:off x="8598" y="690"/>
                            <a:ext cx="89" cy="96"/>
                          </a:xfrm>
                          <a:custGeom>
                            <a:avLst/>
                            <a:gdLst>
                              <a:gd name="T0" fmla="+- 0 8633 8598"/>
                              <a:gd name="T1" fmla="*/ T0 w 89"/>
                              <a:gd name="T2" fmla="+- 0 690 690"/>
                              <a:gd name="T3" fmla="*/ 690 h 96"/>
                              <a:gd name="T4" fmla="+- 0 8614 8598"/>
                              <a:gd name="T5" fmla="*/ T4 w 89"/>
                              <a:gd name="T6" fmla="+- 0 704 690"/>
                              <a:gd name="T7" fmla="*/ 704 h 96"/>
                              <a:gd name="T8" fmla="+- 0 8604 8598"/>
                              <a:gd name="T9" fmla="*/ T8 w 89"/>
                              <a:gd name="T10" fmla="+- 0 721 690"/>
                              <a:gd name="T11" fmla="*/ 721 h 96"/>
                              <a:gd name="T12" fmla="+- 0 8598 8598"/>
                              <a:gd name="T13" fmla="*/ T12 w 89"/>
                              <a:gd name="T14" fmla="+- 0 740 690"/>
                              <a:gd name="T15" fmla="*/ 740 h 96"/>
                              <a:gd name="T16" fmla="+- 0 8599 8598"/>
                              <a:gd name="T17" fmla="*/ T16 w 89"/>
                              <a:gd name="T18" fmla="+- 0 762 690"/>
                              <a:gd name="T19" fmla="*/ 762 h 96"/>
                              <a:gd name="T20" fmla="+- 0 8603 8598"/>
                              <a:gd name="T21" fmla="*/ T20 w 89"/>
                              <a:gd name="T22" fmla="+- 0 773 690"/>
                              <a:gd name="T23" fmla="*/ 773 h 96"/>
                              <a:gd name="T24" fmla="+- 0 8610 8598"/>
                              <a:gd name="T25" fmla="*/ T24 w 89"/>
                              <a:gd name="T26" fmla="+- 0 780 690"/>
                              <a:gd name="T27" fmla="*/ 780 h 96"/>
                              <a:gd name="T28" fmla="+- 0 8619 8598"/>
                              <a:gd name="T29" fmla="*/ T28 w 89"/>
                              <a:gd name="T30" fmla="+- 0 785 690"/>
                              <a:gd name="T31" fmla="*/ 785 h 96"/>
                              <a:gd name="T32" fmla="+- 0 8635 8598"/>
                              <a:gd name="T33" fmla="*/ T32 w 89"/>
                              <a:gd name="T34" fmla="+- 0 784 690"/>
                              <a:gd name="T35" fmla="*/ 784 h 96"/>
                              <a:gd name="T36" fmla="+- 0 8643 8598"/>
                              <a:gd name="T37" fmla="*/ T36 w 89"/>
                              <a:gd name="T38" fmla="+- 0 780 690"/>
                              <a:gd name="T39" fmla="*/ 780 h 96"/>
                              <a:gd name="T40" fmla="+- 0 8616 8598"/>
                              <a:gd name="T41" fmla="*/ T40 w 89"/>
                              <a:gd name="T42" fmla="+- 0 777 690"/>
                              <a:gd name="T43" fmla="*/ 777 h 96"/>
                              <a:gd name="T44" fmla="+- 0 8612 8598"/>
                              <a:gd name="T45" fmla="*/ T44 w 89"/>
                              <a:gd name="T46" fmla="+- 0 769 690"/>
                              <a:gd name="T47" fmla="*/ 769 h 96"/>
                              <a:gd name="T48" fmla="+- 0 8610 8598"/>
                              <a:gd name="T49" fmla="*/ T48 w 89"/>
                              <a:gd name="T50" fmla="+- 0 750 690"/>
                              <a:gd name="T51" fmla="*/ 750 h 96"/>
                              <a:gd name="T52" fmla="+- 0 8614 8598"/>
                              <a:gd name="T53" fmla="*/ T52 w 89"/>
                              <a:gd name="T54" fmla="+- 0 731 690"/>
                              <a:gd name="T55" fmla="*/ 731 h 96"/>
                              <a:gd name="T56" fmla="+- 0 8620 8598"/>
                              <a:gd name="T57" fmla="*/ T56 w 89"/>
                              <a:gd name="T58" fmla="+- 0 713 690"/>
                              <a:gd name="T59" fmla="*/ 713 h 96"/>
                              <a:gd name="T60" fmla="+- 0 8634 8598"/>
                              <a:gd name="T61" fmla="*/ T60 w 89"/>
                              <a:gd name="T62" fmla="+- 0 695 690"/>
                              <a:gd name="T63" fmla="*/ 695 h 96"/>
                              <a:gd name="T64" fmla="+- 0 8651 8598"/>
                              <a:gd name="T65" fmla="*/ T64 w 89"/>
                              <a:gd name="T66" fmla="+- 0 692 690"/>
                              <a:gd name="T67" fmla="*/ 692 h 96"/>
                              <a:gd name="T68" fmla="+- 0 8667 8598"/>
                              <a:gd name="T69" fmla="*/ T68 w 89"/>
                              <a:gd name="T70" fmla="+- 0 768 690"/>
                              <a:gd name="T71" fmla="*/ 768 h 96"/>
                              <a:gd name="T72" fmla="+- 0 8658 8598"/>
                              <a:gd name="T73" fmla="*/ T72 w 89"/>
                              <a:gd name="T74" fmla="+- 0 773 690"/>
                              <a:gd name="T75" fmla="*/ 773 h 96"/>
                              <a:gd name="T76" fmla="+- 0 8665 8598"/>
                              <a:gd name="T77" fmla="*/ T76 w 89"/>
                              <a:gd name="T78" fmla="+- 0 784 690"/>
                              <a:gd name="T79" fmla="*/ 784 h 96"/>
                              <a:gd name="T80" fmla="+- 0 8675 8598"/>
                              <a:gd name="T81" fmla="*/ T80 w 89"/>
                              <a:gd name="T82" fmla="+- 0 785 690"/>
                              <a:gd name="T83" fmla="*/ 785 h 96"/>
                              <a:gd name="T84" fmla="+- 0 8681 8598"/>
                              <a:gd name="T85" fmla="*/ T84 w 89"/>
                              <a:gd name="T86" fmla="+- 0 780 690"/>
                              <a:gd name="T87" fmla="*/ 780 h 96"/>
                              <a:gd name="T88" fmla="+- 0 8669 8598"/>
                              <a:gd name="T89" fmla="*/ T88 w 89"/>
                              <a:gd name="T90" fmla="+- 0 780 690"/>
                              <a:gd name="T91" fmla="*/ 780 h 96"/>
                              <a:gd name="T92" fmla="+- 0 8667 8598"/>
                              <a:gd name="T93" fmla="*/ T92 w 89"/>
                              <a:gd name="T94" fmla="+- 0 768 690"/>
                              <a:gd name="T95" fmla="*/ 768 h 96"/>
                              <a:gd name="T96" fmla="+- 0 8640 8598"/>
                              <a:gd name="T97" fmla="*/ T96 w 89"/>
                              <a:gd name="T98" fmla="+- 0 695 690"/>
                              <a:gd name="T99" fmla="*/ 695 h 96"/>
                              <a:gd name="T100" fmla="+- 0 8652 8598"/>
                              <a:gd name="T101" fmla="*/ T100 w 89"/>
                              <a:gd name="T102" fmla="+- 0 705 690"/>
                              <a:gd name="T103" fmla="*/ 705 h 96"/>
                              <a:gd name="T104" fmla="+- 0 8656 8598"/>
                              <a:gd name="T105" fmla="*/ T104 w 89"/>
                              <a:gd name="T106" fmla="+- 0 733 690"/>
                              <a:gd name="T107" fmla="*/ 733 h 96"/>
                              <a:gd name="T108" fmla="+- 0 8656 8598"/>
                              <a:gd name="T109" fmla="*/ T108 w 89"/>
                              <a:gd name="T110" fmla="+- 0 758 690"/>
                              <a:gd name="T111" fmla="*/ 758 h 96"/>
                              <a:gd name="T112" fmla="+- 0 8646 8598"/>
                              <a:gd name="T113" fmla="*/ T112 w 89"/>
                              <a:gd name="T114" fmla="+- 0 773 690"/>
                              <a:gd name="T115" fmla="*/ 773 h 96"/>
                              <a:gd name="T116" fmla="+- 0 8643 8598"/>
                              <a:gd name="T117" fmla="*/ T116 w 89"/>
                              <a:gd name="T118" fmla="+- 0 780 690"/>
                              <a:gd name="T119" fmla="*/ 780 h 96"/>
                              <a:gd name="T120" fmla="+- 0 8652 8598"/>
                              <a:gd name="T121" fmla="*/ T120 w 89"/>
                              <a:gd name="T122" fmla="+- 0 773 690"/>
                              <a:gd name="T123" fmla="*/ 773 h 96"/>
                              <a:gd name="T124" fmla="+- 0 8667 8598"/>
                              <a:gd name="T125" fmla="*/ T124 w 89"/>
                              <a:gd name="T126" fmla="+- 0 768 690"/>
                              <a:gd name="T127" fmla="*/ 768 h 96"/>
                              <a:gd name="T128" fmla="+- 0 8670 8598"/>
                              <a:gd name="T129" fmla="*/ T128 w 89"/>
                              <a:gd name="T130" fmla="+- 0 749 690"/>
                              <a:gd name="T131" fmla="*/ 749 h 96"/>
                              <a:gd name="T132" fmla="+- 0 8667 8598"/>
                              <a:gd name="T133" fmla="*/ T132 w 89"/>
                              <a:gd name="T134" fmla="+- 0 744 690"/>
                              <a:gd name="T135" fmla="*/ 744 h 96"/>
                              <a:gd name="T136" fmla="+- 0 8666 8598"/>
                              <a:gd name="T137" fmla="*/ T136 w 89"/>
                              <a:gd name="T138" fmla="+- 0 717 690"/>
                              <a:gd name="T139" fmla="*/ 717 h 96"/>
                              <a:gd name="T140" fmla="+- 0 8659 8598"/>
                              <a:gd name="T141" fmla="*/ T140 w 89"/>
                              <a:gd name="T142" fmla="+- 0 699 690"/>
                              <a:gd name="T143" fmla="*/ 699 h 96"/>
                              <a:gd name="T144" fmla="+- 0 8685 8598"/>
                              <a:gd name="T145" fmla="*/ T144 w 89"/>
                              <a:gd name="T146" fmla="+- 0 768 690"/>
                              <a:gd name="T147" fmla="*/ 768 h 96"/>
                              <a:gd name="T148" fmla="+- 0 8680 8598"/>
                              <a:gd name="T149" fmla="*/ T148 w 89"/>
                              <a:gd name="T150" fmla="+- 0 772 690"/>
                              <a:gd name="T151" fmla="*/ 772 h 96"/>
                              <a:gd name="T152" fmla="+- 0 8678 8598"/>
                              <a:gd name="T153" fmla="*/ T152 w 89"/>
                              <a:gd name="T154" fmla="+- 0 776 690"/>
                              <a:gd name="T155" fmla="*/ 776 h 96"/>
                              <a:gd name="T156" fmla="+- 0 8676 8598"/>
                              <a:gd name="T157" fmla="*/ T156 w 89"/>
                              <a:gd name="T158" fmla="+- 0 779 690"/>
                              <a:gd name="T159" fmla="*/ 779 h 96"/>
                              <a:gd name="T160" fmla="+- 0 8681 8598"/>
                              <a:gd name="T161" fmla="*/ T160 w 89"/>
                              <a:gd name="T162" fmla="+- 0 780 690"/>
                              <a:gd name="T163" fmla="*/ 780 h 96"/>
                              <a:gd name="T164" fmla="+- 0 8685 8598"/>
                              <a:gd name="T165" fmla="*/ T164 w 89"/>
                              <a:gd name="T166" fmla="+- 0 774 690"/>
                              <a:gd name="T167" fmla="*/ 774 h 96"/>
                              <a:gd name="T168" fmla="+- 0 8685 8598"/>
                              <a:gd name="T169" fmla="*/ T168 w 89"/>
                              <a:gd name="T170" fmla="+- 0 768 690"/>
                              <a:gd name="T171" fmla="*/ 768 h 96"/>
                              <a:gd name="T172" fmla="+- 0 8683 8598"/>
                              <a:gd name="T173" fmla="*/ T172 w 89"/>
                              <a:gd name="T174" fmla="+- 0 700 690"/>
                              <a:gd name="T175" fmla="*/ 700 h 96"/>
                              <a:gd name="T176" fmla="+- 0 8682 8598"/>
                              <a:gd name="T177" fmla="*/ T176 w 89"/>
                              <a:gd name="T178" fmla="+- 0 702 690"/>
                              <a:gd name="T179" fmla="*/ 702 h 96"/>
                              <a:gd name="T180" fmla="+- 0 8679 8598"/>
                              <a:gd name="T181" fmla="*/ T180 w 89"/>
                              <a:gd name="T182" fmla="+- 0 717 690"/>
                              <a:gd name="T183" fmla="*/ 717 h 96"/>
                              <a:gd name="T184" fmla="+- 0 8674 8598"/>
                              <a:gd name="T185" fmla="*/ T184 w 89"/>
                              <a:gd name="T186" fmla="+- 0 731 690"/>
                              <a:gd name="T187" fmla="*/ 731 h 96"/>
                              <a:gd name="T188" fmla="+- 0 8667 8598"/>
                              <a:gd name="T189" fmla="*/ T188 w 89"/>
                              <a:gd name="T190" fmla="+- 0 744 690"/>
                              <a:gd name="T191" fmla="*/ 744 h 96"/>
                              <a:gd name="T192" fmla="+- 0 8676 8598"/>
                              <a:gd name="T193" fmla="*/ T192 w 89"/>
                              <a:gd name="T194" fmla="+- 0 738 690"/>
                              <a:gd name="T195" fmla="*/ 738 h 96"/>
                              <a:gd name="T196" fmla="+- 0 8680 8598"/>
                              <a:gd name="T197" fmla="*/ T196 w 89"/>
                              <a:gd name="T198" fmla="+- 0 727 690"/>
                              <a:gd name="T199" fmla="*/ 727 h 96"/>
                              <a:gd name="T200" fmla="+- 0 8684 8598"/>
                              <a:gd name="T201" fmla="*/ T200 w 89"/>
                              <a:gd name="T202" fmla="+- 0 715 690"/>
                              <a:gd name="T203" fmla="*/ 715 h 96"/>
                              <a:gd name="T204" fmla="+- 0 8687 8598"/>
                              <a:gd name="T205" fmla="*/ T204 w 89"/>
                              <a:gd name="T206" fmla="+- 0 703 690"/>
                              <a:gd name="T207" fmla="*/ 703 h 96"/>
                              <a:gd name="T208" fmla="+- 0 8686 8598"/>
                              <a:gd name="T209" fmla="*/ T208 w 89"/>
                              <a:gd name="T210" fmla="+- 0 700 690"/>
                              <a:gd name="T211" fmla="*/ 700 h 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</a:cxnLst>
                            <a:rect l="0" t="0" r="r" b="b"/>
                            <a:pathLst>
                              <a:path w="89" h="96">
                                <a:moveTo>
                                  <a:pt x="48" y="0"/>
                                </a:moveTo>
                                <a:lnTo>
                                  <a:pt x="35" y="0"/>
                                </a:lnTo>
                                <a:lnTo>
                                  <a:pt x="29" y="3"/>
                                </a:lnTo>
                                <a:lnTo>
                                  <a:pt x="16" y="14"/>
                                </a:lnTo>
                                <a:lnTo>
                                  <a:pt x="10" y="22"/>
                                </a:lnTo>
                                <a:lnTo>
                                  <a:pt x="6" y="31"/>
                                </a:lnTo>
                                <a:lnTo>
                                  <a:pt x="2" y="41"/>
                                </a:lnTo>
                                <a:lnTo>
                                  <a:pt x="0" y="50"/>
                                </a:lnTo>
                                <a:lnTo>
                                  <a:pt x="0" y="66"/>
                                </a:lnTo>
                                <a:lnTo>
                                  <a:pt x="1" y="72"/>
                                </a:lnTo>
                                <a:lnTo>
                                  <a:pt x="3" y="78"/>
                                </a:lnTo>
                                <a:lnTo>
                                  <a:pt x="5" y="83"/>
                                </a:lnTo>
                                <a:lnTo>
                                  <a:pt x="8" y="87"/>
                                </a:lnTo>
                                <a:lnTo>
                                  <a:pt x="12" y="90"/>
                                </a:lnTo>
                                <a:lnTo>
                                  <a:pt x="16" y="94"/>
                                </a:lnTo>
                                <a:lnTo>
                                  <a:pt x="21" y="95"/>
                                </a:lnTo>
                                <a:lnTo>
                                  <a:pt x="32" y="95"/>
                                </a:lnTo>
                                <a:lnTo>
                                  <a:pt x="37" y="94"/>
                                </a:lnTo>
                                <a:lnTo>
                                  <a:pt x="43" y="91"/>
                                </a:lnTo>
                                <a:lnTo>
                                  <a:pt x="45" y="90"/>
                                </a:lnTo>
                                <a:lnTo>
                                  <a:pt x="22" y="90"/>
                                </a:lnTo>
                                <a:lnTo>
                                  <a:pt x="18" y="87"/>
                                </a:lnTo>
                                <a:lnTo>
                                  <a:pt x="16" y="83"/>
                                </a:lnTo>
                                <a:lnTo>
                                  <a:pt x="14" y="79"/>
                                </a:lnTo>
                                <a:lnTo>
                                  <a:pt x="12" y="74"/>
                                </a:lnTo>
                                <a:lnTo>
                                  <a:pt x="12" y="60"/>
                                </a:lnTo>
                                <a:lnTo>
                                  <a:pt x="14" y="51"/>
                                </a:lnTo>
                                <a:lnTo>
                                  <a:pt x="16" y="41"/>
                                </a:lnTo>
                                <a:lnTo>
                                  <a:pt x="18" y="31"/>
                                </a:lnTo>
                                <a:lnTo>
                                  <a:pt x="22" y="23"/>
                                </a:lnTo>
                                <a:lnTo>
                                  <a:pt x="31" y="9"/>
                                </a:lnTo>
                                <a:lnTo>
                                  <a:pt x="36" y="5"/>
                                </a:lnTo>
                                <a:lnTo>
                                  <a:pt x="57" y="5"/>
                                </a:lnTo>
                                <a:lnTo>
                                  <a:pt x="53" y="2"/>
                                </a:lnTo>
                                <a:lnTo>
                                  <a:pt x="48" y="0"/>
                                </a:lnTo>
                                <a:close/>
                                <a:moveTo>
                                  <a:pt x="69" y="78"/>
                                </a:moveTo>
                                <a:lnTo>
                                  <a:pt x="59" y="78"/>
                                </a:lnTo>
                                <a:lnTo>
                                  <a:pt x="60" y="83"/>
                                </a:lnTo>
                                <a:lnTo>
                                  <a:pt x="62" y="87"/>
                                </a:lnTo>
                                <a:lnTo>
                                  <a:pt x="67" y="94"/>
                                </a:lnTo>
                                <a:lnTo>
                                  <a:pt x="70" y="95"/>
                                </a:lnTo>
                                <a:lnTo>
                                  <a:pt x="77" y="95"/>
                                </a:lnTo>
                                <a:lnTo>
                                  <a:pt x="80" y="94"/>
                                </a:lnTo>
                                <a:lnTo>
                                  <a:pt x="83" y="90"/>
                                </a:lnTo>
                                <a:lnTo>
                                  <a:pt x="71" y="90"/>
                                </a:lnTo>
                                <a:lnTo>
                                  <a:pt x="69" y="81"/>
                                </a:lnTo>
                                <a:lnTo>
                                  <a:pt x="69" y="78"/>
                                </a:lnTo>
                                <a:close/>
                                <a:moveTo>
                                  <a:pt x="57" y="5"/>
                                </a:moveTo>
                                <a:lnTo>
                                  <a:pt x="42" y="5"/>
                                </a:lnTo>
                                <a:lnTo>
                                  <a:pt x="49" y="8"/>
                                </a:lnTo>
                                <a:lnTo>
                                  <a:pt x="54" y="15"/>
                                </a:lnTo>
                                <a:lnTo>
                                  <a:pt x="57" y="27"/>
                                </a:lnTo>
                                <a:lnTo>
                                  <a:pt x="58" y="43"/>
                                </a:lnTo>
                                <a:lnTo>
                                  <a:pt x="58" y="67"/>
                                </a:lnTo>
                                <a:lnTo>
                                  <a:pt x="58" y="68"/>
                                </a:lnTo>
                                <a:lnTo>
                                  <a:pt x="58" y="71"/>
                                </a:lnTo>
                                <a:lnTo>
                                  <a:pt x="48" y="83"/>
                                </a:lnTo>
                                <a:lnTo>
                                  <a:pt x="37" y="90"/>
                                </a:lnTo>
                                <a:lnTo>
                                  <a:pt x="45" y="90"/>
                                </a:lnTo>
                                <a:lnTo>
                                  <a:pt x="49" y="87"/>
                                </a:lnTo>
                                <a:lnTo>
                                  <a:pt x="54" y="83"/>
                                </a:lnTo>
                                <a:lnTo>
                                  <a:pt x="59" y="78"/>
                                </a:lnTo>
                                <a:lnTo>
                                  <a:pt x="69" y="78"/>
                                </a:lnTo>
                                <a:lnTo>
                                  <a:pt x="69" y="64"/>
                                </a:lnTo>
                                <a:lnTo>
                                  <a:pt x="72" y="59"/>
                                </a:lnTo>
                                <a:lnTo>
                                  <a:pt x="75" y="54"/>
                                </a:lnTo>
                                <a:lnTo>
                                  <a:pt x="69" y="54"/>
                                </a:lnTo>
                                <a:lnTo>
                                  <a:pt x="69" y="33"/>
                                </a:lnTo>
                                <a:lnTo>
                                  <a:pt x="68" y="27"/>
                                </a:lnTo>
                                <a:lnTo>
                                  <a:pt x="64" y="14"/>
                                </a:lnTo>
                                <a:lnTo>
                                  <a:pt x="61" y="9"/>
                                </a:lnTo>
                                <a:lnTo>
                                  <a:pt x="57" y="5"/>
                                </a:lnTo>
                                <a:close/>
                                <a:moveTo>
                                  <a:pt x="87" y="78"/>
                                </a:moveTo>
                                <a:lnTo>
                                  <a:pt x="84" y="78"/>
                                </a:lnTo>
                                <a:lnTo>
                                  <a:pt x="82" y="82"/>
                                </a:lnTo>
                                <a:lnTo>
                                  <a:pt x="81" y="84"/>
                                </a:lnTo>
                                <a:lnTo>
                                  <a:pt x="80" y="86"/>
                                </a:lnTo>
                                <a:lnTo>
                                  <a:pt x="79" y="87"/>
                                </a:lnTo>
                                <a:lnTo>
                                  <a:pt x="78" y="89"/>
                                </a:lnTo>
                                <a:lnTo>
                                  <a:pt x="76" y="90"/>
                                </a:lnTo>
                                <a:lnTo>
                                  <a:pt x="83" y="90"/>
                                </a:lnTo>
                                <a:lnTo>
                                  <a:pt x="86" y="87"/>
                                </a:lnTo>
                                <a:lnTo>
                                  <a:pt x="87" y="84"/>
                                </a:lnTo>
                                <a:lnTo>
                                  <a:pt x="87" y="79"/>
                                </a:lnTo>
                                <a:lnTo>
                                  <a:pt x="87" y="78"/>
                                </a:lnTo>
                                <a:close/>
                                <a:moveTo>
                                  <a:pt x="88" y="10"/>
                                </a:moveTo>
                                <a:lnTo>
                                  <a:pt x="85" y="10"/>
                                </a:lnTo>
                                <a:lnTo>
                                  <a:pt x="84" y="10"/>
                                </a:lnTo>
                                <a:lnTo>
                                  <a:pt x="84" y="12"/>
                                </a:lnTo>
                                <a:lnTo>
                                  <a:pt x="83" y="19"/>
                                </a:lnTo>
                                <a:lnTo>
                                  <a:pt x="81" y="27"/>
                                </a:lnTo>
                                <a:lnTo>
                                  <a:pt x="78" y="33"/>
                                </a:lnTo>
                                <a:lnTo>
                                  <a:pt x="76" y="41"/>
                                </a:lnTo>
                                <a:lnTo>
                                  <a:pt x="73" y="48"/>
                                </a:lnTo>
                                <a:lnTo>
                                  <a:pt x="69" y="54"/>
                                </a:lnTo>
                                <a:lnTo>
                                  <a:pt x="75" y="54"/>
                                </a:lnTo>
                                <a:lnTo>
                                  <a:pt x="78" y="48"/>
                                </a:lnTo>
                                <a:lnTo>
                                  <a:pt x="80" y="43"/>
                                </a:lnTo>
                                <a:lnTo>
                                  <a:pt x="82" y="37"/>
                                </a:lnTo>
                                <a:lnTo>
                                  <a:pt x="84" y="31"/>
                                </a:lnTo>
                                <a:lnTo>
                                  <a:pt x="86" y="25"/>
                                </a:lnTo>
                                <a:lnTo>
                                  <a:pt x="88" y="19"/>
                                </a:lnTo>
                                <a:lnTo>
                                  <a:pt x="89" y="13"/>
                                </a:lnTo>
                                <a:lnTo>
                                  <a:pt x="89" y="11"/>
                                </a:lnTo>
                                <a:lnTo>
                                  <a:pt x="88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02" name="Line 1016"/>
                        <wps:cNvCnPr/>
                        <wps:spPr bwMode="auto">
                          <a:xfrm>
                            <a:off x="6743" y="706"/>
                            <a:ext cx="24" cy="0"/>
                          </a:xfrm>
                          <a:prstGeom prst="line">
                            <a:avLst/>
                          </a:prstGeom>
                          <a:noFill/>
                          <a:ln w="19712">
                            <a:solidFill>
                              <a:srgbClr val="000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03" name="Line 1015"/>
                        <wps:cNvCnPr/>
                        <wps:spPr bwMode="auto">
                          <a:xfrm>
                            <a:off x="6790" y="706"/>
                            <a:ext cx="23" cy="0"/>
                          </a:xfrm>
                          <a:prstGeom prst="line">
                            <a:avLst/>
                          </a:prstGeom>
                          <a:noFill/>
                          <a:ln w="19712">
                            <a:solidFill>
                              <a:srgbClr val="000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04" name="Line 1014"/>
                        <wps:cNvCnPr/>
                        <wps:spPr bwMode="auto">
                          <a:xfrm>
                            <a:off x="6837" y="706"/>
                            <a:ext cx="23" cy="0"/>
                          </a:xfrm>
                          <a:prstGeom prst="line">
                            <a:avLst/>
                          </a:prstGeom>
                          <a:noFill/>
                          <a:ln w="19712">
                            <a:solidFill>
                              <a:srgbClr val="000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05" name="Line 1013"/>
                        <wps:cNvCnPr/>
                        <wps:spPr bwMode="auto">
                          <a:xfrm>
                            <a:off x="6884" y="706"/>
                            <a:ext cx="23" cy="0"/>
                          </a:xfrm>
                          <a:prstGeom prst="line">
                            <a:avLst/>
                          </a:prstGeom>
                          <a:noFill/>
                          <a:ln w="19712">
                            <a:solidFill>
                              <a:srgbClr val="000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06" name="Line 1012"/>
                        <wps:cNvCnPr/>
                        <wps:spPr bwMode="auto">
                          <a:xfrm>
                            <a:off x="6930" y="706"/>
                            <a:ext cx="14" cy="0"/>
                          </a:xfrm>
                          <a:prstGeom prst="line">
                            <a:avLst/>
                          </a:prstGeom>
                          <a:noFill/>
                          <a:ln w="19712">
                            <a:solidFill>
                              <a:srgbClr val="000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07" name="Line 1011"/>
                        <wps:cNvCnPr/>
                        <wps:spPr bwMode="auto">
                          <a:xfrm>
                            <a:off x="6697" y="706"/>
                            <a:ext cx="23" cy="0"/>
                          </a:xfrm>
                          <a:prstGeom prst="line">
                            <a:avLst/>
                          </a:prstGeom>
                          <a:noFill/>
                          <a:ln w="19712">
                            <a:solidFill>
                              <a:srgbClr val="000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08" name="AutoShape 1010"/>
                        <wps:cNvSpPr>
                          <a:spLocks/>
                        </wps:cNvSpPr>
                        <wps:spPr bwMode="auto">
                          <a:xfrm>
                            <a:off x="8785" y="1018"/>
                            <a:ext cx="89" cy="96"/>
                          </a:xfrm>
                          <a:custGeom>
                            <a:avLst/>
                            <a:gdLst>
                              <a:gd name="T0" fmla="+- 0 8821 8785"/>
                              <a:gd name="T1" fmla="*/ T0 w 89"/>
                              <a:gd name="T2" fmla="+- 0 1018 1018"/>
                              <a:gd name="T3" fmla="*/ 1018 h 96"/>
                              <a:gd name="T4" fmla="+- 0 8807 8785"/>
                              <a:gd name="T5" fmla="*/ T4 w 89"/>
                              <a:gd name="T6" fmla="+- 0 1026 1018"/>
                              <a:gd name="T7" fmla="*/ 1026 h 96"/>
                              <a:gd name="T8" fmla="+- 0 8795 8785"/>
                              <a:gd name="T9" fmla="*/ T8 w 89"/>
                              <a:gd name="T10" fmla="+- 0 1040 1018"/>
                              <a:gd name="T11" fmla="*/ 1040 h 96"/>
                              <a:gd name="T12" fmla="+- 0 8787 8785"/>
                              <a:gd name="T13" fmla="*/ T12 w 89"/>
                              <a:gd name="T14" fmla="+- 0 1059 1018"/>
                              <a:gd name="T15" fmla="*/ 1059 h 96"/>
                              <a:gd name="T16" fmla="+- 0 8785 8785"/>
                              <a:gd name="T17" fmla="*/ T16 w 89"/>
                              <a:gd name="T18" fmla="+- 0 1084 1018"/>
                              <a:gd name="T19" fmla="*/ 1084 h 96"/>
                              <a:gd name="T20" fmla="+- 0 8788 8785"/>
                              <a:gd name="T21" fmla="*/ T20 w 89"/>
                              <a:gd name="T22" fmla="+- 0 1096 1018"/>
                              <a:gd name="T23" fmla="*/ 1096 h 96"/>
                              <a:gd name="T24" fmla="+- 0 8793 8785"/>
                              <a:gd name="T25" fmla="*/ T24 w 89"/>
                              <a:gd name="T26" fmla="+- 0 1105 1018"/>
                              <a:gd name="T27" fmla="*/ 1105 h 96"/>
                              <a:gd name="T28" fmla="+- 0 8805 8785"/>
                              <a:gd name="T29" fmla="*/ T28 w 89"/>
                              <a:gd name="T30" fmla="+- 0 1113 1018"/>
                              <a:gd name="T31" fmla="*/ 1113 h 96"/>
                              <a:gd name="T32" fmla="+- 0 8822 8785"/>
                              <a:gd name="T33" fmla="*/ T32 w 89"/>
                              <a:gd name="T34" fmla="+- 0 1112 1018"/>
                              <a:gd name="T35" fmla="*/ 1112 h 96"/>
                              <a:gd name="T36" fmla="+- 0 8829 8785"/>
                              <a:gd name="T37" fmla="*/ T36 w 89"/>
                              <a:gd name="T38" fmla="+- 0 1108 1018"/>
                              <a:gd name="T39" fmla="*/ 1108 h 96"/>
                              <a:gd name="T40" fmla="+- 0 8803 8785"/>
                              <a:gd name="T41" fmla="*/ T40 w 89"/>
                              <a:gd name="T42" fmla="+- 0 1106 1018"/>
                              <a:gd name="T43" fmla="*/ 1106 h 96"/>
                              <a:gd name="T44" fmla="+- 0 8799 8785"/>
                              <a:gd name="T45" fmla="*/ T44 w 89"/>
                              <a:gd name="T46" fmla="+- 0 1097 1018"/>
                              <a:gd name="T47" fmla="*/ 1097 h 96"/>
                              <a:gd name="T48" fmla="+- 0 8797 8785"/>
                              <a:gd name="T49" fmla="*/ T48 w 89"/>
                              <a:gd name="T50" fmla="+- 0 1078 1018"/>
                              <a:gd name="T51" fmla="*/ 1078 h 96"/>
                              <a:gd name="T52" fmla="+- 0 8801 8785"/>
                              <a:gd name="T53" fmla="*/ T52 w 89"/>
                              <a:gd name="T54" fmla="+- 0 1059 1018"/>
                              <a:gd name="T55" fmla="*/ 1059 h 96"/>
                              <a:gd name="T56" fmla="+- 0 8807 8785"/>
                              <a:gd name="T57" fmla="*/ T56 w 89"/>
                              <a:gd name="T58" fmla="+- 0 1041 1018"/>
                              <a:gd name="T59" fmla="*/ 1041 h 96"/>
                              <a:gd name="T60" fmla="+- 0 8816 8785"/>
                              <a:gd name="T61" fmla="*/ T60 w 89"/>
                              <a:gd name="T62" fmla="+- 0 1027 1018"/>
                              <a:gd name="T63" fmla="*/ 1027 h 96"/>
                              <a:gd name="T64" fmla="+- 0 8841 8785"/>
                              <a:gd name="T65" fmla="*/ T64 w 89"/>
                              <a:gd name="T66" fmla="+- 0 1023 1018"/>
                              <a:gd name="T67" fmla="*/ 1023 h 96"/>
                              <a:gd name="T68" fmla="+- 0 8833 8785"/>
                              <a:gd name="T69" fmla="*/ T68 w 89"/>
                              <a:gd name="T70" fmla="+- 0 1018 1018"/>
                              <a:gd name="T71" fmla="*/ 1018 h 96"/>
                              <a:gd name="T72" fmla="+- 0 8844 8785"/>
                              <a:gd name="T73" fmla="*/ T72 w 89"/>
                              <a:gd name="T74" fmla="+- 0 1095 1018"/>
                              <a:gd name="T75" fmla="*/ 1095 h 96"/>
                              <a:gd name="T76" fmla="+- 0 8847 8785"/>
                              <a:gd name="T77" fmla="*/ T76 w 89"/>
                              <a:gd name="T78" fmla="+- 0 1105 1018"/>
                              <a:gd name="T79" fmla="*/ 1105 h 96"/>
                              <a:gd name="T80" fmla="+- 0 8851 8785"/>
                              <a:gd name="T81" fmla="*/ T80 w 89"/>
                              <a:gd name="T82" fmla="+- 0 1111 1018"/>
                              <a:gd name="T83" fmla="*/ 1111 h 96"/>
                              <a:gd name="T84" fmla="+- 0 8861 8785"/>
                              <a:gd name="T85" fmla="*/ T84 w 89"/>
                              <a:gd name="T86" fmla="+- 0 1113 1018"/>
                              <a:gd name="T87" fmla="*/ 1113 h 96"/>
                              <a:gd name="T88" fmla="+- 0 8867 8785"/>
                              <a:gd name="T89" fmla="*/ T88 w 89"/>
                              <a:gd name="T90" fmla="+- 0 1109 1018"/>
                              <a:gd name="T91" fmla="*/ 1109 h 96"/>
                              <a:gd name="T92" fmla="+- 0 8856 8785"/>
                              <a:gd name="T93" fmla="*/ T92 w 89"/>
                              <a:gd name="T94" fmla="+- 0 1108 1018"/>
                              <a:gd name="T95" fmla="*/ 1108 h 96"/>
                              <a:gd name="T96" fmla="+- 0 8854 8785"/>
                              <a:gd name="T97" fmla="*/ T96 w 89"/>
                              <a:gd name="T98" fmla="+- 0 1095 1018"/>
                              <a:gd name="T99" fmla="*/ 1095 h 96"/>
                              <a:gd name="T100" fmla="+- 0 8827 8785"/>
                              <a:gd name="T101" fmla="*/ T100 w 89"/>
                              <a:gd name="T102" fmla="+- 0 1023 1018"/>
                              <a:gd name="T103" fmla="*/ 1023 h 96"/>
                              <a:gd name="T104" fmla="+- 0 8839 8785"/>
                              <a:gd name="T105" fmla="*/ T104 w 89"/>
                              <a:gd name="T106" fmla="+- 0 1033 1018"/>
                              <a:gd name="T107" fmla="*/ 1033 h 96"/>
                              <a:gd name="T108" fmla="+- 0 8843 8785"/>
                              <a:gd name="T109" fmla="*/ T108 w 89"/>
                              <a:gd name="T110" fmla="+- 0 1061 1018"/>
                              <a:gd name="T111" fmla="*/ 1061 h 96"/>
                              <a:gd name="T112" fmla="+- 0 8843 8785"/>
                              <a:gd name="T113" fmla="*/ T112 w 89"/>
                              <a:gd name="T114" fmla="+- 0 1088 1018"/>
                              <a:gd name="T115" fmla="*/ 1088 h 96"/>
                              <a:gd name="T116" fmla="+- 0 8833 8785"/>
                              <a:gd name="T117" fmla="*/ T116 w 89"/>
                              <a:gd name="T118" fmla="+- 0 1102 1018"/>
                              <a:gd name="T119" fmla="*/ 1102 h 96"/>
                              <a:gd name="T120" fmla="+- 0 8829 8785"/>
                              <a:gd name="T121" fmla="*/ T120 w 89"/>
                              <a:gd name="T122" fmla="+- 0 1108 1018"/>
                              <a:gd name="T123" fmla="*/ 1108 h 96"/>
                              <a:gd name="T124" fmla="+- 0 8839 8785"/>
                              <a:gd name="T125" fmla="*/ T124 w 89"/>
                              <a:gd name="T126" fmla="+- 0 1101 1018"/>
                              <a:gd name="T127" fmla="*/ 1101 h 96"/>
                              <a:gd name="T128" fmla="+- 0 8854 8785"/>
                              <a:gd name="T129" fmla="*/ T128 w 89"/>
                              <a:gd name="T130" fmla="+- 0 1095 1018"/>
                              <a:gd name="T131" fmla="*/ 1095 h 96"/>
                              <a:gd name="T132" fmla="+- 0 8857 8785"/>
                              <a:gd name="T133" fmla="*/ T132 w 89"/>
                              <a:gd name="T134" fmla="+- 0 1077 1018"/>
                              <a:gd name="T135" fmla="*/ 1077 h 96"/>
                              <a:gd name="T136" fmla="+- 0 8854 8785"/>
                              <a:gd name="T137" fmla="*/ T136 w 89"/>
                              <a:gd name="T138" fmla="+- 0 1072 1018"/>
                              <a:gd name="T139" fmla="*/ 1072 h 96"/>
                              <a:gd name="T140" fmla="+- 0 8854 8785"/>
                              <a:gd name="T141" fmla="*/ T140 w 89"/>
                              <a:gd name="T142" fmla="+- 0 1051 1018"/>
                              <a:gd name="T143" fmla="*/ 1051 h 96"/>
                              <a:gd name="T144" fmla="+- 0 8849 8785"/>
                              <a:gd name="T145" fmla="*/ T144 w 89"/>
                              <a:gd name="T146" fmla="+- 0 1032 1018"/>
                              <a:gd name="T147" fmla="*/ 1032 h 96"/>
                              <a:gd name="T148" fmla="+- 0 8842 8785"/>
                              <a:gd name="T149" fmla="*/ T148 w 89"/>
                              <a:gd name="T150" fmla="+- 0 1023 1018"/>
                              <a:gd name="T151" fmla="*/ 1023 h 96"/>
                              <a:gd name="T152" fmla="+- 0 8872 8785"/>
                              <a:gd name="T153" fmla="*/ T152 w 89"/>
                              <a:gd name="T154" fmla="+- 0 1096 1018"/>
                              <a:gd name="T155" fmla="*/ 1096 h 96"/>
                              <a:gd name="T156" fmla="+- 0 8868 8785"/>
                              <a:gd name="T157" fmla="*/ T156 w 89"/>
                              <a:gd name="T158" fmla="+- 0 1098 1018"/>
                              <a:gd name="T159" fmla="*/ 1098 h 96"/>
                              <a:gd name="T160" fmla="+- 0 8866 8785"/>
                              <a:gd name="T161" fmla="*/ T160 w 89"/>
                              <a:gd name="T162" fmla="+- 0 1102 1018"/>
                              <a:gd name="T163" fmla="*/ 1102 h 96"/>
                              <a:gd name="T164" fmla="+- 0 8864 8785"/>
                              <a:gd name="T165" fmla="*/ T164 w 89"/>
                              <a:gd name="T166" fmla="+- 0 1106 1018"/>
                              <a:gd name="T167" fmla="*/ 1106 h 96"/>
                              <a:gd name="T168" fmla="+- 0 8861 8785"/>
                              <a:gd name="T169" fmla="*/ T168 w 89"/>
                              <a:gd name="T170" fmla="+- 0 1108 1018"/>
                              <a:gd name="T171" fmla="*/ 1108 h 96"/>
                              <a:gd name="T172" fmla="+- 0 8870 8785"/>
                              <a:gd name="T173" fmla="*/ T172 w 89"/>
                              <a:gd name="T174" fmla="+- 0 1105 1018"/>
                              <a:gd name="T175" fmla="*/ 1105 h 96"/>
                              <a:gd name="T176" fmla="+- 0 8872 8785"/>
                              <a:gd name="T177" fmla="*/ T176 w 89"/>
                              <a:gd name="T178" fmla="+- 0 1097 1018"/>
                              <a:gd name="T179" fmla="*/ 1097 h 96"/>
                              <a:gd name="T180" fmla="+- 0 8873 8785"/>
                              <a:gd name="T181" fmla="*/ T180 w 89"/>
                              <a:gd name="T182" fmla="+- 0 1028 1018"/>
                              <a:gd name="T183" fmla="*/ 1028 h 96"/>
                              <a:gd name="T184" fmla="+- 0 8870 8785"/>
                              <a:gd name="T185" fmla="*/ T184 w 89"/>
                              <a:gd name="T186" fmla="+- 0 1029 1018"/>
                              <a:gd name="T187" fmla="*/ 1029 h 96"/>
                              <a:gd name="T188" fmla="+- 0 8868 8785"/>
                              <a:gd name="T189" fmla="*/ T188 w 89"/>
                              <a:gd name="T190" fmla="+- 0 1037 1018"/>
                              <a:gd name="T191" fmla="*/ 1037 h 96"/>
                              <a:gd name="T192" fmla="+- 0 8864 8785"/>
                              <a:gd name="T193" fmla="*/ T192 w 89"/>
                              <a:gd name="T194" fmla="+- 0 1052 1018"/>
                              <a:gd name="T195" fmla="*/ 1052 h 96"/>
                              <a:gd name="T196" fmla="+- 0 8858 8785"/>
                              <a:gd name="T197" fmla="*/ T196 w 89"/>
                              <a:gd name="T198" fmla="+- 0 1065 1018"/>
                              <a:gd name="T199" fmla="*/ 1065 h 96"/>
                              <a:gd name="T200" fmla="+- 0 8860 8785"/>
                              <a:gd name="T201" fmla="*/ T200 w 89"/>
                              <a:gd name="T202" fmla="+- 0 1072 1018"/>
                              <a:gd name="T203" fmla="*/ 1072 h 96"/>
                              <a:gd name="T204" fmla="+- 0 8867 8785"/>
                              <a:gd name="T205" fmla="*/ T204 w 89"/>
                              <a:gd name="T206" fmla="+- 0 1055 1018"/>
                              <a:gd name="T207" fmla="*/ 1055 h 96"/>
                              <a:gd name="T208" fmla="+- 0 8871 8785"/>
                              <a:gd name="T209" fmla="*/ T208 w 89"/>
                              <a:gd name="T210" fmla="+- 0 1043 1018"/>
                              <a:gd name="T211" fmla="*/ 1043 h 96"/>
                              <a:gd name="T212" fmla="+- 0 8874 8785"/>
                              <a:gd name="T213" fmla="*/ T212 w 89"/>
                              <a:gd name="T214" fmla="+- 0 1030 1018"/>
                              <a:gd name="T215" fmla="*/ 1030 h 96"/>
                              <a:gd name="T216" fmla="+- 0 8873 8785"/>
                              <a:gd name="T217" fmla="*/ T216 w 89"/>
                              <a:gd name="T218" fmla="+- 0 1028 1018"/>
                              <a:gd name="T219" fmla="*/ 1028 h 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</a:cxnLst>
                            <a:rect l="0" t="0" r="r" b="b"/>
                            <a:pathLst>
                              <a:path w="89" h="96">
                                <a:moveTo>
                                  <a:pt x="48" y="0"/>
                                </a:moveTo>
                                <a:lnTo>
                                  <a:pt x="36" y="0"/>
                                </a:lnTo>
                                <a:lnTo>
                                  <a:pt x="29" y="3"/>
                                </a:lnTo>
                                <a:lnTo>
                                  <a:pt x="22" y="8"/>
                                </a:lnTo>
                                <a:lnTo>
                                  <a:pt x="15" y="14"/>
                                </a:lnTo>
                                <a:lnTo>
                                  <a:pt x="10" y="22"/>
                                </a:lnTo>
                                <a:lnTo>
                                  <a:pt x="6" y="31"/>
                                </a:lnTo>
                                <a:lnTo>
                                  <a:pt x="2" y="41"/>
                                </a:lnTo>
                                <a:lnTo>
                                  <a:pt x="0" y="50"/>
                                </a:lnTo>
                                <a:lnTo>
                                  <a:pt x="0" y="66"/>
                                </a:lnTo>
                                <a:lnTo>
                                  <a:pt x="1" y="73"/>
                                </a:lnTo>
                                <a:lnTo>
                                  <a:pt x="3" y="78"/>
                                </a:lnTo>
                                <a:lnTo>
                                  <a:pt x="5" y="83"/>
                                </a:lnTo>
                                <a:lnTo>
                                  <a:pt x="8" y="87"/>
                                </a:lnTo>
                                <a:lnTo>
                                  <a:pt x="16" y="94"/>
                                </a:lnTo>
                                <a:lnTo>
                                  <a:pt x="20" y="95"/>
                                </a:lnTo>
                                <a:lnTo>
                                  <a:pt x="31" y="95"/>
                                </a:lnTo>
                                <a:lnTo>
                                  <a:pt x="37" y="94"/>
                                </a:lnTo>
                                <a:lnTo>
                                  <a:pt x="43" y="91"/>
                                </a:lnTo>
                                <a:lnTo>
                                  <a:pt x="44" y="90"/>
                                </a:lnTo>
                                <a:lnTo>
                                  <a:pt x="21" y="90"/>
                                </a:lnTo>
                                <a:lnTo>
                                  <a:pt x="18" y="88"/>
                                </a:lnTo>
                                <a:lnTo>
                                  <a:pt x="16" y="84"/>
                                </a:lnTo>
                                <a:lnTo>
                                  <a:pt x="14" y="79"/>
                                </a:lnTo>
                                <a:lnTo>
                                  <a:pt x="12" y="74"/>
                                </a:lnTo>
                                <a:lnTo>
                                  <a:pt x="12" y="60"/>
                                </a:lnTo>
                                <a:lnTo>
                                  <a:pt x="14" y="51"/>
                                </a:lnTo>
                                <a:lnTo>
                                  <a:pt x="16" y="41"/>
                                </a:lnTo>
                                <a:lnTo>
                                  <a:pt x="18" y="31"/>
                                </a:lnTo>
                                <a:lnTo>
                                  <a:pt x="22" y="23"/>
                                </a:lnTo>
                                <a:lnTo>
                                  <a:pt x="26" y="16"/>
                                </a:lnTo>
                                <a:lnTo>
                                  <a:pt x="31" y="9"/>
                                </a:lnTo>
                                <a:lnTo>
                                  <a:pt x="36" y="5"/>
                                </a:lnTo>
                                <a:lnTo>
                                  <a:pt x="56" y="5"/>
                                </a:lnTo>
                                <a:lnTo>
                                  <a:pt x="53" y="1"/>
                                </a:lnTo>
                                <a:lnTo>
                                  <a:pt x="48" y="0"/>
                                </a:lnTo>
                                <a:close/>
                                <a:moveTo>
                                  <a:pt x="69" y="77"/>
                                </a:moveTo>
                                <a:lnTo>
                                  <a:pt x="59" y="77"/>
                                </a:lnTo>
                                <a:lnTo>
                                  <a:pt x="60" y="83"/>
                                </a:lnTo>
                                <a:lnTo>
                                  <a:pt x="62" y="87"/>
                                </a:lnTo>
                                <a:lnTo>
                                  <a:pt x="64" y="91"/>
                                </a:lnTo>
                                <a:lnTo>
                                  <a:pt x="66" y="93"/>
                                </a:lnTo>
                                <a:lnTo>
                                  <a:pt x="70" y="95"/>
                                </a:lnTo>
                                <a:lnTo>
                                  <a:pt x="76" y="95"/>
                                </a:lnTo>
                                <a:lnTo>
                                  <a:pt x="79" y="93"/>
                                </a:lnTo>
                                <a:lnTo>
                                  <a:pt x="82" y="91"/>
                                </a:lnTo>
                                <a:lnTo>
                                  <a:pt x="83" y="90"/>
                                </a:lnTo>
                                <a:lnTo>
                                  <a:pt x="71" y="90"/>
                                </a:lnTo>
                                <a:lnTo>
                                  <a:pt x="69" y="81"/>
                                </a:lnTo>
                                <a:lnTo>
                                  <a:pt x="69" y="77"/>
                                </a:lnTo>
                                <a:close/>
                                <a:moveTo>
                                  <a:pt x="56" y="5"/>
                                </a:moveTo>
                                <a:lnTo>
                                  <a:pt x="42" y="5"/>
                                </a:lnTo>
                                <a:lnTo>
                                  <a:pt x="49" y="7"/>
                                </a:lnTo>
                                <a:lnTo>
                                  <a:pt x="54" y="15"/>
                                </a:lnTo>
                                <a:lnTo>
                                  <a:pt x="57" y="27"/>
                                </a:lnTo>
                                <a:lnTo>
                                  <a:pt x="58" y="43"/>
                                </a:lnTo>
                                <a:lnTo>
                                  <a:pt x="58" y="69"/>
                                </a:lnTo>
                                <a:lnTo>
                                  <a:pt x="58" y="70"/>
                                </a:lnTo>
                                <a:lnTo>
                                  <a:pt x="58" y="71"/>
                                </a:lnTo>
                                <a:lnTo>
                                  <a:pt x="48" y="84"/>
                                </a:lnTo>
                                <a:lnTo>
                                  <a:pt x="37" y="90"/>
                                </a:lnTo>
                                <a:lnTo>
                                  <a:pt x="44" y="90"/>
                                </a:lnTo>
                                <a:lnTo>
                                  <a:pt x="49" y="88"/>
                                </a:lnTo>
                                <a:lnTo>
                                  <a:pt x="54" y="83"/>
                                </a:lnTo>
                                <a:lnTo>
                                  <a:pt x="59" y="77"/>
                                </a:lnTo>
                                <a:lnTo>
                                  <a:pt x="69" y="77"/>
                                </a:lnTo>
                                <a:lnTo>
                                  <a:pt x="69" y="64"/>
                                </a:lnTo>
                                <a:lnTo>
                                  <a:pt x="72" y="59"/>
                                </a:lnTo>
                                <a:lnTo>
                                  <a:pt x="75" y="54"/>
                                </a:lnTo>
                                <a:lnTo>
                                  <a:pt x="69" y="54"/>
                                </a:lnTo>
                                <a:lnTo>
                                  <a:pt x="69" y="40"/>
                                </a:lnTo>
                                <a:lnTo>
                                  <a:pt x="69" y="33"/>
                                </a:lnTo>
                                <a:lnTo>
                                  <a:pt x="68" y="27"/>
                                </a:lnTo>
                                <a:lnTo>
                                  <a:pt x="64" y="14"/>
                                </a:lnTo>
                                <a:lnTo>
                                  <a:pt x="61" y="9"/>
                                </a:lnTo>
                                <a:lnTo>
                                  <a:pt x="57" y="5"/>
                                </a:lnTo>
                                <a:lnTo>
                                  <a:pt x="56" y="5"/>
                                </a:lnTo>
                                <a:close/>
                                <a:moveTo>
                                  <a:pt x="87" y="78"/>
                                </a:moveTo>
                                <a:lnTo>
                                  <a:pt x="84" y="78"/>
                                </a:lnTo>
                                <a:lnTo>
                                  <a:pt x="83" y="80"/>
                                </a:lnTo>
                                <a:lnTo>
                                  <a:pt x="82" y="82"/>
                                </a:lnTo>
                                <a:lnTo>
                                  <a:pt x="81" y="84"/>
                                </a:lnTo>
                                <a:lnTo>
                                  <a:pt x="80" y="86"/>
                                </a:lnTo>
                                <a:lnTo>
                                  <a:pt x="79" y="88"/>
                                </a:lnTo>
                                <a:lnTo>
                                  <a:pt x="78" y="89"/>
                                </a:lnTo>
                                <a:lnTo>
                                  <a:pt x="76" y="90"/>
                                </a:lnTo>
                                <a:lnTo>
                                  <a:pt x="83" y="90"/>
                                </a:lnTo>
                                <a:lnTo>
                                  <a:pt x="85" y="87"/>
                                </a:lnTo>
                                <a:lnTo>
                                  <a:pt x="87" y="84"/>
                                </a:lnTo>
                                <a:lnTo>
                                  <a:pt x="87" y="79"/>
                                </a:lnTo>
                                <a:lnTo>
                                  <a:pt x="87" y="78"/>
                                </a:lnTo>
                                <a:close/>
                                <a:moveTo>
                                  <a:pt x="88" y="10"/>
                                </a:moveTo>
                                <a:lnTo>
                                  <a:pt x="85" y="10"/>
                                </a:lnTo>
                                <a:lnTo>
                                  <a:pt x="85" y="11"/>
                                </a:lnTo>
                                <a:lnTo>
                                  <a:pt x="84" y="11"/>
                                </a:lnTo>
                                <a:lnTo>
                                  <a:pt x="83" y="19"/>
                                </a:lnTo>
                                <a:lnTo>
                                  <a:pt x="81" y="26"/>
                                </a:lnTo>
                                <a:lnTo>
                                  <a:pt x="79" y="34"/>
                                </a:lnTo>
                                <a:lnTo>
                                  <a:pt x="76" y="41"/>
                                </a:lnTo>
                                <a:lnTo>
                                  <a:pt x="73" y="47"/>
                                </a:lnTo>
                                <a:lnTo>
                                  <a:pt x="69" y="54"/>
                                </a:lnTo>
                                <a:lnTo>
                                  <a:pt x="75" y="54"/>
                                </a:lnTo>
                                <a:lnTo>
                                  <a:pt x="78" y="49"/>
                                </a:lnTo>
                                <a:lnTo>
                                  <a:pt x="82" y="37"/>
                                </a:lnTo>
                                <a:lnTo>
                                  <a:pt x="84" y="31"/>
                                </a:lnTo>
                                <a:lnTo>
                                  <a:pt x="86" y="25"/>
                                </a:lnTo>
                                <a:lnTo>
                                  <a:pt x="88" y="19"/>
                                </a:lnTo>
                                <a:lnTo>
                                  <a:pt x="89" y="12"/>
                                </a:lnTo>
                                <a:lnTo>
                                  <a:pt x="89" y="11"/>
                                </a:lnTo>
                                <a:lnTo>
                                  <a:pt x="88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09" name="Line 1009"/>
                        <wps:cNvCnPr/>
                        <wps:spPr bwMode="auto">
                          <a:xfrm>
                            <a:off x="6697" y="1033"/>
                            <a:ext cx="247" cy="0"/>
                          </a:xfrm>
                          <a:prstGeom prst="line">
                            <a:avLst/>
                          </a:prstGeom>
                          <a:noFill/>
                          <a:ln w="19835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10" name="Rectangle 1008"/>
                        <wps:cNvSpPr>
                          <a:spLocks noChangeArrowheads="1"/>
                        </wps:cNvSpPr>
                        <wps:spPr bwMode="auto">
                          <a:xfrm>
                            <a:off x="6789" y="996"/>
                            <a:ext cx="61" cy="82"/>
                          </a:xfrm>
                          <a:prstGeom prst="rect">
                            <a:avLst/>
                          </a:prstGeom>
                          <a:noFill/>
                          <a:ln w="16611">
                            <a:solidFill>
                              <a:srgbClr val="FF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11" name="AutoShape 1007"/>
                        <wps:cNvSpPr>
                          <a:spLocks/>
                        </wps:cNvSpPr>
                        <wps:spPr bwMode="auto">
                          <a:xfrm>
                            <a:off x="8598" y="1346"/>
                            <a:ext cx="89" cy="96"/>
                          </a:xfrm>
                          <a:custGeom>
                            <a:avLst/>
                            <a:gdLst>
                              <a:gd name="T0" fmla="+- 0 8633 8598"/>
                              <a:gd name="T1" fmla="*/ T0 w 89"/>
                              <a:gd name="T2" fmla="+- 0 1346 1346"/>
                              <a:gd name="T3" fmla="*/ 1346 h 96"/>
                              <a:gd name="T4" fmla="+- 0 8614 8598"/>
                              <a:gd name="T5" fmla="*/ T4 w 89"/>
                              <a:gd name="T6" fmla="+- 0 1360 1346"/>
                              <a:gd name="T7" fmla="*/ 1360 h 96"/>
                              <a:gd name="T8" fmla="+- 0 8604 8598"/>
                              <a:gd name="T9" fmla="*/ T8 w 89"/>
                              <a:gd name="T10" fmla="+- 0 1377 1346"/>
                              <a:gd name="T11" fmla="*/ 1377 h 96"/>
                              <a:gd name="T12" fmla="+- 0 8598 8598"/>
                              <a:gd name="T13" fmla="*/ T12 w 89"/>
                              <a:gd name="T14" fmla="+- 0 1396 1346"/>
                              <a:gd name="T15" fmla="*/ 1396 h 96"/>
                              <a:gd name="T16" fmla="+- 0 8599 8598"/>
                              <a:gd name="T17" fmla="*/ T16 w 89"/>
                              <a:gd name="T18" fmla="+- 0 1418 1346"/>
                              <a:gd name="T19" fmla="*/ 1418 h 96"/>
                              <a:gd name="T20" fmla="+- 0 8603 8598"/>
                              <a:gd name="T21" fmla="*/ T20 w 89"/>
                              <a:gd name="T22" fmla="+- 0 1429 1346"/>
                              <a:gd name="T23" fmla="*/ 1429 h 96"/>
                              <a:gd name="T24" fmla="+- 0 8610 8598"/>
                              <a:gd name="T25" fmla="*/ T24 w 89"/>
                              <a:gd name="T26" fmla="+- 0 1437 1346"/>
                              <a:gd name="T27" fmla="*/ 1437 h 96"/>
                              <a:gd name="T28" fmla="+- 0 8619 8598"/>
                              <a:gd name="T29" fmla="*/ T28 w 89"/>
                              <a:gd name="T30" fmla="+- 0 1441 1346"/>
                              <a:gd name="T31" fmla="*/ 1441 h 96"/>
                              <a:gd name="T32" fmla="+- 0 8635 8598"/>
                              <a:gd name="T33" fmla="*/ T32 w 89"/>
                              <a:gd name="T34" fmla="+- 0 1440 1346"/>
                              <a:gd name="T35" fmla="*/ 1440 h 96"/>
                              <a:gd name="T36" fmla="+- 0 8643 8598"/>
                              <a:gd name="T37" fmla="*/ T36 w 89"/>
                              <a:gd name="T38" fmla="+- 0 1436 1346"/>
                              <a:gd name="T39" fmla="*/ 1436 h 96"/>
                              <a:gd name="T40" fmla="+- 0 8616 8598"/>
                              <a:gd name="T41" fmla="*/ T40 w 89"/>
                              <a:gd name="T42" fmla="+- 0 1433 1346"/>
                              <a:gd name="T43" fmla="*/ 1433 h 96"/>
                              <a:gd name="T44" fmla="+- 0 8612 8598"/>
                              <a:gd name="T45" fmla="*/ T44 w 89"/>
                              <a:gd name="T46" fmla="+- 0 1425 1346"/>
                              <a:gd name="T47" fmla="*/ 1425 h 96"/>
                              <a:gd name="T48" fmla="+- 0 8610 8598"/>
                              <a:gd name="T49" fmla="*/ T48 w 89"/>
                              <a:gd name="T50" fmla="+- 0 1406 1346"/>
                              <a:gd name="T51" fmla="*/ 1406 h 96"/>
                              <a:gd name="T52" fmla="+- 0 8614 8598"/>
                              <a:gd name="T53" fmla="*/ T52 w 89"/>
                              <a:gd name="T54" fmla="+- 0 1387 1346"/>
                              <a:gd name="T55" fmla="*/ 1387 h 96"/>
                              <a:gd name="T56" fmla="+- 0 8620 8598"/>
                              <a:gd name="T57" fmla="*/ T56 w 89"/>
                              <a:gd name="T58" fmla="+- 0 1369 1346"/>
                              <a:gd name="T59" fmla="*/ 1369 h 96"/>
                              <a:gd name="T60" fmla="+- 0 8634 8598"/>
                              <a:gd name="T61" fmla="*/ T60 w 89"/>
                              <a:gd name="T62" fmla="+- 0 1351 1346"/>
                              <a:gd name="T63" fmla="*/ 1351 h 96"/>
                              <a:gd name="T64" fmla="+- 0 8651 8598"/>
                              <a:gd name="T65" fmla="*/ T64 w 89"/>
                              <a:gd name="T66" fmla="+- 0 1348 1346"/>
                              <a:gd name="T67" fmla="*/ 1348 h 96"/>
                              <a:gd name="T68" fmla="+- 0 8667 8598"/>
                              <a:gd name="T69" fmla="*/ T68 w 89"/>
                              <a:gd name="T70" fmla="+- 0 1424 1346"/>
                              <a:gd name="T71" fmla="*/ 1424 h 96"/>
                              <a:gd name="T72" fmla="+- 0 8658 8598"/>
                              <a:gd name="T73" fmla="*/ T72 w 89"/>
                              <a:gd name="T74" fmla="+- 0 1429 1346"/>
                              <a:gd name="T75" fmla="*/ 1429 h 96"/>
                              <a:gd name="T76" fmla="+- 0 8665 8598"/>
                              <a:gd name="T77" fmla="*/ T76 w 89"/>
                              <a:gd name="T78" fmla="+- 0 1440 1346"/>
                              <a:gd name="T79" fmla="*/ 1440 h 96"/>
                              <a:gd name="T80" fmla="+- 0 8675 8598"/>
                              <a:gd name="T81" fmla="*/ T80 w 89"/>
                              <a:gd name="T82" fmla="+- 0 1441 1346"/>
                              <a:gd name="T83" fmla="*/ 1441 h 96"/>
                              <a:gd name="T84" fmla="+- 0 8681 8598"/>
                              <a:gd name="T85" fmla="*/ T84 w 89"/>
                              <a:gd name="T86" fmla="+- 0 1436 1346"/>
                              <a:gd name="T87" fmla="*/ 1436 h 96"/>
                              <a:gd name="T88" fmla="+- 0 8669 8598"/>
                              <a:gd name="T89" fmla="*/ T88 w 89"/>
                              <a:gd name="T90" fmla="+- 0 1436 1346"/>
                              <a:gd name="T91" fmla="*/ 1436 h 96"/>
                              <a:gd name="T92" fmla="+- 0 8667 8598"/>
                              <a:gd name="T93" fmla="*/ T92 w 89"/>
                              <a:gd name="T94" fmla="+- 0 1424 1346"/>
                              <a:gd name="T95" fmla="*/ 1424 h 96"/>
                              <a:gd name="T96" fmla="+- 0 8640 8598"/>
                              <a:gd name="T97" fmla="*/ T96 w 89"/>
                              <a:gd name="T98" fmla="+- 0 1351 1346"/>
                              <a:gd name="T99" fmla="*/ 1351 h 96"/>
                              <a:gd name="T100" fmla="+- 0 8652 8598"/>
                              <a:gd name="T101" fmla="*/ T100 w 89"/>
                              <a:gd name="T102" fmla="+- 0 1361 1346"/>
                              <a:gd name="T103" fmla="*/ 1361 h 96"/>
                              <a:gd name="T104" fmla="+- 0 8656 8598"/>
                              <a:gd name="T105" fmla="*/ T104 w 89"/>
                              <a:gd name="T106" fmla="+- 0 1390 1346"/>
                              <a:gd name="T107" fmla="*/ 1390 h 96"/>
                              <a:gd name="T108" fmla="+- 0 8656 8598"/>
                              <a:gd name="T109" fmla="*/ T108 w 89"/>
                              <a:gd name="T110" fmla="+- 0 1414 1346"/>
                              <a:gd name="T111" fmla="*/ 1414 h 96"/>
                              <a:gd name="T112" fmla="+- 0 8646 8598"/>
                              <a:gd name="T113" fmla="*/ T112 w 89"/>
                              <a:gd name="T114" fmla="+- 0 1429 1346"/>
                              <a:gd name="T115" fmla="*/ 1429 h 96"/>
                              <a:gd name="T116" fmla="+- 0 8643 8598"/>
                              <a:gd name="T117" fmla="*/ T116 w 89"/>
                              <a:gd name="T118" fmla="+- 0 1436 1346"/>
                              <a:gd name="T119" fmla="*/ 1436 h 96"/>
                              <a:gd name="T120" fmla="+- 0 8652 8598"/>
                              <a:gd name="T121" fmla="*/ T120 w 89"/>
                              <a:gd name="T122" fmla="+- 0 1429 1346"/>
                              <a:gd name="T123" fmla="*/ 1429 h 96"/>
                              <a:gd name="T124" fmla="+- 0 8667 8598"/>
                              <a:gd name="T125" fmla="*/ T124 w 89"/>
                              <a:gd name="T126" fmla="+- 0 1424 1346"/>
                              <a:gd name="T127" fmla="*/ 1424 h 96"/>
                              <a:gd name="T128" fmla="+- 0 8670 8598"/>
                              <a:gd name="T129" fmla="*/ T128 w 89"/>
                              <a:gd name="T130" fmla="+- 0 1405 1346"/>
                              <a:gd name="T131" fmla="*/ 1405 h 96"/>
                              <a:gd name="T132" fmla="+- 0 8667 8598"/>
                              <a:gd name="T133" fmla="*/ T132 w 89"/>
                              <a:gd name="T134" fmla="+- 0 1400 1346"/>
                              <a:gd name="T135" fmla="*/ 1400 h 96"/>
                              <a:gd name="T136" fmla="+- 0 8666 8598"/>
                              <a:gd name="T137" fmla="*/ T136 w 89"/>
                              <a:gd name="T138" fmla="+- 0 1372 1346"/>
                              <a:gd name="T139" fmla="*/ 1372 h 96"/>
                              <a:gd name="T140" fmla="+- 0 8659 8598"/>
                              <a:gd name="T141" fmla="*/ T140 w 89"/>
                              <a:gd name="T142" fmla="+- 0 1355 1346"/>
                              <a:gd name="T143" fmla="*/ 1355 h 96"/>
                              <a:gd name="T144" fmla="+- 0 8685 8598"/>
                              <a:gd name="T145" fmla="*/ T144 w 89"/>
                              <a:gd name="T146" fmla="+- 0 1424 1346"/>
                              <a:gd name="T147" fmla="*/ 1424 h 96"/>
                              <a:gd name="T148" fmla="+- 0 8680 8598"/>
                              <a:gd name="T149" fmla="*/ T148 w 89"/>
                              <a:gd name="T150" fmla="+- 0 1428 1346"/>
                              <a:gd name="T151" fmla="*/ 1428 h 96"/>
                              <a:gd name="T152" fmla="+- 0 8678 8598"/>
                              <a:gd name="T153" fmla="*/ T152 w 89"/>
                              <a:gd name="T154" fmla="+- 0 1432 1346"/>
                              <a:gd name="T155" fmla="*/ 1432 h 96"/>
                              <a:gd name="T156" fmla="+- 0 8676 8598"/>
                              <a:gd name="T157" fmla="*/ T156 w 89"/>
                              <a:gd name="T158" fmla="+- 0 1435 1346"/>
                              <a:gd name="T159" fmla="*/ 1435 h 96"/>
                              <a:gd name="T160" fmla="+- 0 8681 8598"/>
                              <a:gd name="T161" fmla="*/ T160 w 89"/>
                              <a:gd name="T162" fmla="+- 0 1436 1346"/>
                              <a:gd name="T163" fmla="*/ 1436 h 96"/>
                              <a:gd name="T164" fmla="+- 0 8685 8598"/>
                              <a:gd name="T165" fmla="*/ T164 w 89"/>
                              <a:gd name="T166" fmla="+- 0 1430 1346"/>
                              <a:gd name="T167" fmla="*/ 1430 h 96"/>
                              <a:gd name="T168" fmla="+- 0 8685 8598"/>
                              <a:gd name="T169" fmla="*/ T168 w 89"/>
                              <a:gd name="T170" fmla="+- 0 1424 1346"/>
                              <a:gd name="T171" fmla="*/ 1424 h 96"/>
                              <a:gd name="T172" fmla="+- 0 8683 8598"/>
                              <a:gd name="T173" fmla="*/ T172 w 89"/>
                              <a:gd name="T174" fmla="+- 0 1356 1346"/>
                              <a:gd name="T175" fmla="*/ 1356 h 96"/>
                              <a:gd name="T176" fmla="+- 0 8682 8598"/>
                              <a:gd name="T177" fmla="*/ T176 w 89"/>
                              <a:gd name="T178" fmla="+- 0 1357 1346"/>
                              <a:gd name="T179" fmla="*/ 1357 h 96"/>
                              <a:gd name="T180" fmla="+- 0 8679 8598"/>
                              <a:gd name="T181" fmla="*/ T180 w 89"/>
                              <a:gd name="T182" fmla="+- 0 1372 1346"/>
                              <a:gd name="T183" fmla="*/ 1372 h 96"/>
                              <a:gd name="T184" fmla="+- 0 8674 8598"/>
                              <a:gd name="T185" fmla="*/ T184 w 89"/>
                              <a:gd name="T186" fmla="+- 0 1387 1346"/>
                              <a:gd name="T187" fmla="*/ 1387 h 96"/>
                              <a:gd name="T188" fmla="+- 0 8667 8598"/>
                              <a:gd name="T189" fmla="*/ T188 w 89"/>
                              <a:gd name="T190" fmla="+- 0 1400 1346"/>
                              <a:gd name="T191" fmla="*/ 1400 h 96"/>
                              <a:gd name="T192" fmla="+- 0 8676 8598"/>
                              <a:gd name="T193" fmla="*/ T192 w 89"/>
                              <a:gd name="T194" fmla="+- 0 1394 1346"/>
                              <a:gd name="T195" fmla="*/ 1394 h 96"/>
                              <a:gd name="T196" fmla="+- 0 8680 8598"/>
                              <a:gd name="T197" fmla="*/ T196 w 89"/>
                              <a:gd name="T198" fmla="+- 0 1383 1346"/>
                              <a:gd name="T199" fmla="*/ 1383 h 96"/>
                              <a:gd name="T200" fmla="+- 0 8684 8598"/>
                              <a:gd name="T201" fmla="*/ T200 w 89"/>
                              <a:gd name="T202" fmla="+- 0 1371 1346"/>
                              <a:gd name="T203" fmla="*/ 1371 h 96"/>
                              <a:gd name="T204" fmla="+- 0 8687 8598"/>
                              <a:gd name="T205" fmla="*/ T204 w 89"/>
                              <a:gd name="T206" fmla="+- 0 1359 1346"/>
                              <a:gd name="T207" fmla="*/ 1359 h 96"/>
                              <a:gd name="T208" fmla="+- 0 8686 8598"/>
                              <a:gd name="T209" fmla="*/ T208 w 89"/>
                              <a:gd name="T210" fmla="+- 0 1356 1346"/>
                              <a:gd name="T211" fmla="*/ 1356 h 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</a:cxnLst>
                            <a:rect l="0" t="0" r="r" b="b"/>
                            <a:pathLst>
                              <a:path w="89" h="96">
                                <a:moveTo>
                                  <a:pt x="48" y="0"/>
                                </a:moveTo>
                                <a:lnTo>
                                  <a:pt x="35" y="0"/>
                                </a:lnTo>
                                <a:lnTo>
                                  <a:pt x="29" y="3"/>
                                </a:lnTo>
                                <a:lnTo>
                                  <a:pt x="16" y="14"/>
                                </a:lnTo>
                                <a:lnTo>
                                  <a:pt x="10" y="22"/>
                                </a:lnTo>
                                <a:lnTo>
                                  <a:pt x="6" y="31"/>
                                </a:lnTo>
                                <a:lnTo>
                                  <a:pt x="2" y="41"/>
                                </a:lnTo>
                                <a:lnTo>
                                  <a:pt x="0" y="50"/>
                                </a:lnTo>
                                <a:lnTo>
                                  <a:pt x="0" y="66"/>
                                </a:lnTo>
                                <a:lnTo>
                                  <a:pt x="1" y="72"/>
                                </a:lnTo>
                                <a:lnTo>
                                  <a:pt x="3" y="78"/>
                                </a:lnTo>
                                <a:lnTo>
                                  <a:pt x="5" y="83"/>
                                </a:lnTo>
                                <a:lnTo>
                                  <a:pt x="8" y="87"/>
                                </a:lnTo>
                                <a:lnTo>
                                  <a:pt x="12" y="91"/>
                                </a:lnTo>
                                <a:lnTo>
                                  <a:pt x="16" y="94"/>
                                </a:lnTo>
                                <a:lnTo>
                                  <a:pt x="21" y="95"/>
                                </a:lnTo>
                                <a:lnTo>
                                  <a:pt x="32" y="95"/>
                                </a:lnTo>
                                <a:lnTo>
                                  <a:pt x="37" y="94"/>
                                </a:lnTo>
                                <a:lnTo>
                                  <a:pt x="43" y="91"/>
                                </a:lnTo>
                                <a:lnTo>
                                  <a:pt x="45" y="90"/>
                                </a:lnTo>
                                <a:lnTo>
                                  <a:pt x="22" y="90"/>
                                </a:lnTo>
                                <a:lnTo>
                                  <a:pt x="18" y="87"/>
                                </a:lnTo>
                                <a:lnTo>
                                  <a:pt x="16" y="83"/>
                                </a:lnTo>
                                <a:lnTo>
                                  <a:pt x="14" y="79"/>
                                </a:lnTo>
                                <a:lnTo>
                                  <a:pt x="12" y="74"/>
                                </a:lnTo>
                                <a:lnTo>
                                  <a:pt x="12" y="60"/>
                                </a:lnTo>
                                <a:lnTo>
                                  <a:pt x="14" y="51"/>
                                </a:lnTo>
                                <a:lnTo>
                                  <a:pt x="16" y="41"/>
                                </a:lnTo>
                                <a:lnTo>
                                  <a:pt x="18" y="31"/>
                                </a:lnTo>
                                <a:lnTo>
                                  <a:pt x="22" y="23"/>
                                </a:lnTo>
                                <a:lnTo>
                                  <a:pt x="31" y="9"/>
                                </a:lnTo>
                                <a:lnTo>
                                  <a:pt x="36" y="5"/>
                                </a:lnTo>
                                <a:lnTo>
                                  <a:pt x="57" y="5"/>
                                </a:lnTo>
                                <a:lnTo>
                                  <a:pt x="53" y="2"/>
                                </a:lnTo>
                                <a:lnTo>
                                  <a:pt x="48" y="0"/>
                                </a:lnTo>
                                <a:close/>
                                <a:moveTo>
                                  <a:pt x="69" y="78"/>
                                </a:moveTo>
                                <a:lnTo>
                                  <a:pt x="59" y="78"/>
                                </a:lnTo>
                                <a:lnTo>
                                  <a:pt x="60" y="83"/>
                                </a:lnTo>
                                <a:lnTo>
                                  <a:pt x="62" y="87"/>
                                </a:lnTo>
                                <a:lnTo>
                                  <a:pt x="67" y="94"/>
                                </a:lnTo>
                                <a:lnTo>
                                  <a:pt x="70" y="95"/>
                                </a:lnTo>
                                <a:lnTo>
                                  <a:pt x="77" y="95"/>
                                </a:lnTo>
                                <a:lnTo>
                                  <a:pt x="80" y="94"/>
                                </a:lnTo>
                                <a:lnTo>
                                  <a:pt x="83" y="90"/>
                                </a:lnTo>
                                <a:lnTo>
                                  <a:pt x="71" y="90"/>
                                </a:lnTo>
                                <a:lnTo>
                                  <a:pt x="69" y="81"/>
                                </a:lnTo>
                                <a:lnTo>
                                  <a:pt x="69" y="78"/>
                                </a:lnTo>
                                <a:close/>
                                <a:moveTo>
                                  <a:pt x="57" y="5"/>
                                </a:moveTo>
                                <a:lnTo>
                                  <a:pt x="42" y="5"/>
                                </a:lnTo>
                                <a:lnTo>
                                  <a:pt x="49" y="8"/>
                                </a:lnTo>
                                <a:lnTo>
                                  <a:pt x="54" y="15"/>
                                </a:lnTo>
                                <a:lnTo>
                                  <a:pt x="57" y="27"/>
                                </a:lnTo>
                                <a:lnTo>
                                  <a:pt x="58" y="44"/>
                                </a:lnTo>
                                <a:lnTo>
                                  <a:pt x="58" y="67"/>
                                </a:lnTo>
                                <a:lnTo>
                                  <a:pt x="58" y="68"/>
                                </a:lnTo>
                                <a:lnTo>
                                  <a:pt x="58" y="71"/>
                                </a:lnTo>
                                <a:lnTo>
                                  <a:pt x="48" y="83"/>
                                </a:lnTo>
                                <a:lnTo>
                                  <a:pt x="37" y="90"/>
                                </a:lnTo>
                                <a:lnTo>
                                  <a:pt x="45" y="90"/>
                                </a:lnTo>
                                <a:lnTo>
                                  <a:pt x="49" y="87"/>
                                </a:lnTo>
                                <a:lnTo>
                                  <a:pt x="54" y="83"/>
                                </a:lnTo>
                                <a:lnTo>
                                  <a:pt x="59" y="78"/>
                                </a:lnTo>
                                <a:lnTo>
                                  <a:pt x="69" y="78"/>
                                </a:lnTo>
                                <a:lnTo>
                                  <a:pt x="69" y="64"/>
                                </a:lnTo>
                                <a:lnTo>
                                  <a:pt x="72" y="59"/>
                                </a:lnTo>
                                <a:lnTo>
                                  <a:pt x="75" y="54"/>
                                </a:lnTo>
                                <a:lnTo>
                                  <a:pt x="69" y="54"/>
                                </a:lnTo>
                                <a:lnTo>
                                  <a:pt x="69" y="33"/>
                                </a:lnTo>
                                <a:lnTo>
                                  <a:pt x="68" y="26"/>
                                </a:lnTo>
                                <a:lnTo>
                                  <a:pt x="64" y="14"/>
                                </a:lnTo>
                                <a:lnTo>
                                  <a:pt x="61" y="9"/>
                                </a:lnTo>
                                <a:lnTo>
                                  <a:pt x="57" y="5"/>
                                </a:lnTo>
                                <a:close/>
                                <a:moveTo>
                                  <a:pt x="87" y="78"/>
                                </a:moveTo>
                                <a:lnTo>
                                  <a:pt x="84" y="78"/>
                                </a:lnTo>
                                <a:lnTo>
                                  <a:pt x="82" y="82"/>
                                </a:lnTo>
                                <a:lnTo>
                                  <a:pt x="81" y="84"/>
                                </a:lnTo>
                                <a:lnTo>
                                  <a:pt x="80" y="86"/>
                                </a:lnTo>
                                <a:lnTo>
                                  <a:pt x="79" y="87"/>
                                </a:lnTo>
                                <a:lnTo>
                                  <a:pt x="78" y="89"/>
                                </a:lnTo>
                                <a:lnTo>
                                  <a:pt x="76" y="90"/>
                                </a:lnTo>
                                <a:lnTo>
                                  <a:pt x="83" y="90"/>
                                </a:lnTo>
                                <a:lnTo>
                                  <a:pt x="86" y="87"/>
                                </a:lnTo>
                                <a:lnTo>
                                  <a:pt x="87" y="84"/>
                                </a:lnTo>
                                <a:lnTo>
                                  <a:pt x="87" y="79"/>
                                </a:lnTo>
                                <a:lnTo>
                                  <a:pt x="87" y="78"/>
                                </a:lnTo>
                                <a:close/>
                                <a:moveTo>
                                  <a:pt x="88" y="10"/>
                                </a:moveTo>
                                <a:lnTo>
                                  <a:pt x="85" y="10"/>
                                </a:lnTo>
                                <a:lnTo>
                                  <a:pt x="84" y="10"/>
                                </a:lnTo>
                                <a:lnTo>
                                  <a:pt x="84" y="11"/>
                                </a:lnTo>
                                <a:lnTo>
                                  <a:pt x="83" y="19"/>
                                </a:lnTo>
                                <a:lnTo>
                                  <a:pt x="81" y="26"/>
                                </a:lnTo>
                                <a:lnTo>
                                  <a:pt x="78" y="33"/>
                                </a:lnTo>
                                <a:lnTo>
                                  <a:pt x="76" y="41"/>
                                </a:lnTo>
                                <a:lnTo>
                                  <a:pt x="73" y="48"/>
                                </a:lnTo>
                                <a:lnTo>
                                  <a:pt x="69" y="54"/>
                                </a:lnTo>
                                <a:lnTo>
                                  <a:pt x="75" y="54"/>
                                </a:lnTo>
                                <a:lnTo>
                                  <a:pt x="78" y="48"/>
                                </a:lnTo>
                                <a:lnTo>
                                  <a:pt x="80" y="43"/>
                                </a:lnTo>
                                <a:lnTo>
                                  <a:pt x="82" y="37"/>
                                </a:lnTo>
                                <a:lnTo>
                                  <a:pt x="84" y="31"/>
                                </a:lnTo>
                                <a:lnTo>
                                  <a:pt x="86" y="25"/>
                                </a:lnTo>
                                <a:lnTo>
                                  <a:pt x="88" y="19"/>
                                </a:lnTo>
                                <a:lnTo>
                                  <a:pt x="89" y="13"/>
                                </a:lnTo>
                                <a:lnTo>
                                  <a:pt x="89" y="11"/>
                                </a:lnTo>
                                <a:lnTo>
                                  <a:pt x="88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12" name="Line 1006"/>
                        <wps:cNvCnPr/>
                        <wps:spPr bwMode="auto">
                          <a:xfrm>
                            <a:off x="6743" y="1360"/>
                            <a:ext cx="24" cy="0"/>
                          </a:xfrm>
                          <a:prstGeom prst="line">
                            <a:avLst/>
                          </a:prstGeom>
                          <a:noFill/>
                          <a:ln w="19712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13" name="Line 1005"/>
                        <wps:cNvCnPr/>
                        <wps:spPr bwMode="auto">
                          <a:xfrm>
                            <a:off x="6790" y="1360"/>
                            <a:ext cx="23" cy="0"/>
                          </a:xfrm>
                          <a:prstGeom prst="line">
                            <a:avLst/>
                          </a:prstGeom>
                          <a:noFill/>
                          <a:ln w="19712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14" name="Line 1004"/>
                        <wps:cNvCnPr/>
                        <wps:spPr bwMode="auto">
                          <a:xfrm>
                            <a:off x="6837" y="1360"/>
                            <a:ext cx="23" cy="0"/>
                          </a:xfrm>
                          <a:prstGeom prst="line">
                            <a:avLst/>
                          </a:prstGeom>
                          <a:noFill/>
                          <a:ln w="19712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15" name="Line 1003"/>
                        <wps:cNvCnPr/>
                        <wps:spPr bwMode="auto">
                          <a:xfrm>
                            <a:off x="6884" y="1360"/>
                            <a:ext cx="23" cy="0"/>
                          </a:xfrm>
                          <a:prstGeom prst="line">
                            <a:avLst/>
                          </a:prstGeom>
                          <a:noFill/>
                          <a:ln w="19712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16" name="Line 1002"/>
                        <wps:cNvCnPr/>
                        <wps:spPr bwMode="auto">
                          <a:xfrm>
                            <a:off x="6930" y="1360"/>
                            <a:ext cx="14" cy="0"/>
                          </a:xfrm>
                          <a:prstGeom prst="line">
                            <a:avLst/>
                          </a:prstGeom>
                          <a:noFill/>
                          <a:ln w="19712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17" name="Line 1001"/>
                        <wps:cNvCnPr/>
                        <wps:spPr bwMode="auto">
                          <a:xfrm>
                            <a:off x="6697" y="1360"/>
                            <a:ext cx="23" cy="0"/>
                          </a:xfrm>
                          <a:prstGeom prst="line">
                            <a:avLst/>
                          </a:prstGeom>
                          <a:noFill/>
                          <a:ln w="19712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18" name="AutoShape 1000"/>
                        <wps:cNvSpPr>
                          <a:spLocks/>
                        </wps:cNvSpPr>
                        <wps:spPr bwMode="auto">
                          <a:xfrm>
                            <a:off x="8785" y="1674"/>
                            <a:ext cx="89" cy="96"/>
                          </a:xfrm>
                          <a:custGeom>
                            <a:avLst/>
                            <a:gdLst>
                              <a:gd name="T0" fmla="+- 0 8821 8785"/>
                              <a:gd name="T1" fmla="*/ T0 w 89"/>
                              <a:gd name="T2" fmla="+- 0 1674 1674"/>
                              <a:gd name="T3" fmla="*/ 1674 h 96"/>
                              <a:gd name="T4" fmla="+- 0 8807 8785"/>
                              <a:gd name="T5" fmla="*/ T4 w 89"/>
                              <a:gd name="T6" fmla="+- 0 1682 1674"/>
                              <a:gd name="T7" fmla="*/ 1682 h 96"/>
                              <a:gd name="T8" fmla="+- 0 8795 8785"/>
                              <a:gd name="T9" fmla="*/ T8 w 89"/>
                              <a:gd name="T10" fmla="+- 0 1696 1674"/>
                              <a:gd name="T11" fmla="*/ 1696 h 96"/>
                              <a:gd name="T12" fmla="+- 0 8787 8785"/>
                              <a:gd name="T13" fmla="*/ T12 w 89"/>
                              <a:gd name="T14" fmla="+- 0 1714 1674"/>
                              <a:gd name="T15" fmla="*/ 1714 h 96"/>
                              <a:gd name="T16" fmla="+- 0 8785 8785"/>
                              <a:gd name="T17" fmla="*/ T16 w 89"/>
                              <a:gd name="T18" fmla="+- 0 1740 1674"/>
                              <a:gd name="T19" fmla="*/ 1740 h 96"/>
                              <a:gd name="T20" fmla="+- 0 8788 8785"/>
                              <a:gd name="T21" fmla="*/ T20 w 89"/>
                              <a:gd name="T22" fmla="+- 0 1752 1674"/>
                              <a:gd name="T23" fmla="*/ 1752 h 96"/>
                              <a:gd name="T24" fmla="+- 0 8793 8785"/>
                              <a:gd name="T25" fmla="*/ T24 w 89"/>
                              <a:gd name="T26" fmla="+- 0 1762 1674"/>
                              <a:gd name="T27" fmla="*/ 1762 h 96"/>
                              <a:gd name="T28" fmla="+- 0 8801 8785"/>
                              <a:gd name="T29" fmla="*/ T28 w 89"/>
                              <a:gd name="T30" fmla="+- 0 1768 1674"/>
                              <a:gd name="T31" fmla="*/ 1768 h 96"/>
                              <a:gd name="T32" fmla="+- 0 8816 8785"/>
                              <a:gd name="T33" fmla="*/ T32 w 89"/>
                              <a:gd name="T34" fmla="+- 0 1769 1674"/>
                              <a:gd name="T35" fmla="*/ 1769 h 96"/>
                              <a:gd name="T36" fmla="+- 0 8828 8785"/>
                              <a:gd name="T37" fmla="*/ T36 w 89"/>
                              <a:gd name="T38" fmla="+- 0 1764 1674"/>
                              <a:gd name="T39" fmla="*/ 1764 h 96"/>
                              <a:gd name="T40" fmla="+- 0 8806 8785"/>
                              <a:gd name="T41" fmla="*/ T40 w 89"/>
                              <a:gd name="T42" fmla="+- 0 1764 1674"/>
                              <a:gd name="T43" fmla="*/ 1764 h 96"/>
                              <a:gd name="T44" fmla="+- 0 8801 8785"/>
                              <a:gd name="T45" fmla="*/ T44 w 89"/>
                              <a:gd name="T46" fmla="+- 0 1758 1674"/>
                              <a:gd name="T47" fmla="*/ 1758 h 96"/>
                              <a:gd name="T48" fmla="+- 0 8797 8785"/>
                              <a:gd name="T49" fmla="*/ T48 w 89"/>
                              <a:gd name="T50" fmla="+- 0 1748 1674"/>
                              <a:gd name="T51" fmla="*/ 1748 h 96"/>
                              <a:gd name="T52" fmla="+- 0 8799 8785"/>
                              <a:gd name="T53" fmla="*/ T52 w 89"/>
                              <a:gd name="T54" fmla="+- 0 1725 1674"/>
                              <a:gd name="T55" fmla="*/ 1725 h 96"/>
                              <a:gd name="T56" fmla="+- 0 8803 8785"/>
                              <a:gd name="T57" fmla="*/ T56 w 89"/>
                              <a:gd name="T58" fmla="+- 0 1705 1674"/>
                              <a:gd name="T59" fmla="*/ 1705 h 96"/>
                              <a:gd name="T60" fmla="+- 0 8811 8785"/>
                              <a:gd name="T61" fmla="*/ T60 w 89"/>
                              <a:gd name="T62" fmla="+- 0 1690 1674"/>
                              <a:gd name="T63" fmla="*/ 1690 h 96"/>
                              <a:gd name="T64" fmla="+- 0 8821 8785"/>
                              <a:gd name="T65" fmla="*/ T64 w 89"/>
                              <a:gd name="T66" fmla="+- 0 1679 1674"/>
                              <a:gd name="T67" fmla="*/ 1679 h 96"/>
                              <a:gd name="T68" fmla="+- 0 8838 8785"/>
                              <a:gd name="T69" fmla="*/ T68 w 89"/>
                              <a:gd name="T70" fmla="+- 0 1675 1674"/>
                              <a:gd name="T71" fmla="*/ 1675 h 96"/>
                              <a:gd name="T72" fmla="+- 0 8854 8785"/>
                              <a:gd name="T73" fmla="*/ T72 w 89"/>
                              <a:gd name="T74" fmla="+- 0 1751 1674"/>
                              <a:gd name="T75" fmla="*/ 1751 h 96"/>
                              <a:gd name="T76" fmla="+- 0 8845 8785"/>
                              <a:gd name="T77" fmla="*/ T76 w 89"/>
                              <a:gd name="T78" fmla="+- 0 1757 1674"/>
                              <a:gd name="T79" fmla="*/ 1757 h 96"/>
                              <a:gd name="T80" fmla="+- 0 8849 8785"/>
                              <a:gd name="T81" fmla="*/ T80 w 89"/>
                              <a:gd name="T82" fmla="+- 0 1764 1674"/>
                              <a:gd name="T83" fmla="*/ 1764 h 96"/>
                              <a:gd name="T84" fmla="+- 0 8855 8785"/>
                              <a:gd name="T85" fmla="*/ T84 w 89"/>
                              <a:gd name="T86" fmla="+- 0 1769 1674"/>
                              <a:gd name="T87" fmla="*/ 1769 h 96"/>
                              <a:gd name="T88" fmla="+- 0 8864 8785"/>
                              <a:gd name="T89" fmla="*/ T88 w 89"/>
                              <a:gd name="T90" fmla="+- 0 1767 1674"/>
                              <a:gd name="T91" fmla="*/ 1767 h 96"/>
                              <a:gd name="T92" fmla="+- 0 8868 8785"/>
                              <a:gd name="T93" fmla="*/ T92 w 89"/>
                              <a:gd name="T94" fmla="+- 0 1764 1674"/>
                              <a:gd name="T95" fmla="*/ 1764 h 96"/>
                              <a:gd name="T96" fmla="+- 0 8854 8785"/>
                              <a:gd name="T97" fmla="*/ T96 w 89"/>
                              <a:gd name="T98" fmla="+- 0 1755 1674"/>
                              <a:gd name="T99" fmla="*/ 1755 h 96"/>
                              <a:gd name="T100" fmla="+- 0 8842 8785"/>
                              <a:gd name="T101" fmla="*/ T100 w 89"/>
                              <a:gd name="T102" fmla="+- 0 1679 1674"/>
                              <a:gd name="T103" fmla="*/ 1679 h 96"/>
                              <a:gd name="T104" fmla="+- 0 8834 8785"/>
                              <a:gd name="T105" fmla="*/ T104 w 89"/>
                              <a:gd name="T106" fmla="+- 0 1682 1674"/>
                              <a:gd name="T107" fmla="*/ 1682 h 96"/>
                              <a:gd name="T108" fmla="+- 0 8842 8785"/>
                              <a:gd name="T109" fmla="*/ T108 w 89"/>
                              <a:gd name="T110" fmla="+- 0 1701 1674"/>
                              <a:gd name="T111" fmla="*/ 1701 h 96"/>
                              <a:gd name="T112" fmla="+- 0 8843 8785"/>
                              <a:gd name="T113" fmla="*/ T112 w 89"/>
                              <a:gd name="T114" fmla="+- 0 1743 1674"/>
                              <a:gd name="T115" fmla="*/ 1743 h 96"/>
                              <a:gd name="T116" fmla="+- 0 8843 8785"/>
                              <a:gd name="T117" fmla="*/ T116 w 89"/>
                              <a:gd name="T118" fmla="+- 0 1745 1674"/>
                              <a:gd name="T119" fmla="*/ 1745 h 96"/>
                              <a:gd name="T120" fmla="+- 0 8822 8785"/>
                              <a:gd name="T121" fmla="*/ T120 w 89"/>
                              <a:gd name="T122" fmla="+- 0 1764 1674"/>
                              <a:gd name="T123" fmla="*/ 1764 h 96"/>
                              <a:gd name="T124" fmla="+- 0 8834 8785"/>
                              <a:gd name="T125" fmla="*/ T124 w 89"/>
                              <a:gd name="T126" fmla="+- 0 1762 1674"/>
                              <a:gd name="T127" fmla="*/ 1762 h 96"/>
                              <a:gd name="T128" fmla="+- 0 8844 8785"/>
                              <a:gd name="T129" fmla="*/ T128 w 89"/>
                              <a:gd name="T130" fmla="+- 0 1751 1674"/>
                              <a:gd name="T131" fmla="*/ 1751 h 96"/>
                              <a:gd name="T132" fmla="+- 0 8854 8785"/>
                              <a:gd name="T133" fmla="*/ T132 w 89"/>
                              <a:gd name="T134" fmla="+- 0 1737 1674"/>
                              <a:gd name="T135" fmla="*/ 1737 h 96"/>
                              <a:gd name="T136" fmla="+- 0 8860 8785"/>
                              <a:gd name="T137" fmla="*/ T136 w 89"/>
                              <a:gd name="T138" fmla="+- 0 1728 1674"/>
                              <a:gd name="T139" fmla="*/ 1728 h 96"/>
                              <a:gd name="T140" fmla="+- 0 8854 8785"/>
                              <a:gd name="T141" fmla="*/ T140 w 89"/>
                              <a:gd name="T142" fmla="+- 0 1714 1674"/>
                              <a:gd name="T143" fmla="*/ 1714 h 96"/>
                              <a:gd name="T144" fmla="+- 0 8853 8785"/>
                              <a:gd name="T145" fmla="*/ T144 w 89"/>
                              <a:gd name="T146" fmla="+- 0 1701 1674"/>
                              <a:gd name="T147" fmla="*/ 1701 h 96"/>
                              <a:gd name="T148" fmla="+- 0 8846 8785"/>
                              <a:gd name="T149" fmla="*/ T148 w 89"/>
                              <a:gd name="T150" fmla="+- 0 1683 1674"/>
                              <a:gd name="T151" fmla="*/ 1683 h 96"/>
                              <a:gd name="T152" fmla="+- 0 8872 8785"/>
                              <a:gd name="T153" fmla="*/ T152 w 89"/>
                              <a:gd name="T154" fmla="+- 0 1752 1674"/>
                              <a:gd name="T155" fmla="*/ 1752 h 96"/>
                              <a:gd name="T156" fmla="+- 0 8868 8785"/>
                              <a:gd name="T157" fmla="*/ T156 w 89"/>
                              <a:gd name="T158" fmla="+- 0 1754 1674"/>
                              <a:gd name="T159" fmla="*/ 1754 h 96"/>
                              <a:gd name="T160" fmla="+- 0 8866 8785"/>
                              <a:gd name="T161" fmla="*/ T160 w 89"/>
                              <a:gd name="T162" fmla="+- 0 1758 1674"/>
                              <a:gd name="T163" fmla="*/ 1758 h 96"/>
                              <a:gd name="T164" fmla="+- 0 8864 8785"/>
                              <a:gd name="T165" fmla="*/ T164 w 89"/>
                              <a:gd name="T166" fmla="+- 0 1762 1674"/>
                              <a:gd name="T167" fmla="*/ 1762 h 96"/>
                              <a:gd name="T168" fmla="+- 0 8861 8785"/>
                              <a:gd name="T169" fmla="*/ T168 w 89"/>
                              <a:gd name="T170" fmla="+- 0 1764 1674"/>
                              <a:gd name="T171" fmla="*/ 1764 h 96"/>
                              <a:gd name="T172" fmla="+- 0 8870 8785"/>
                              <a:gd name="T173" fmla="*/ T172 w 89"/>
                              <a:gd name="T174" fmla="+- 0 1761 1674"/>
                              <a:gd name="T175" fmla="*/ 1761 h 96"/>
                              <a:gd name="T176" fmla="+- 0 8872 8785"/>
                              <a:gd name="T177" fmla="*/ T176 w 89"/>
                              <a:gd name="T178" fmla="+- 0 1753 1674"/>
                              <a:gd name="T179" fmla="*/ 1753 h 96"/>
                              <a:gd name="T180" fmla="+- 0 8873 8785"/>
                              <a:gd name="T181" fmla="*/ T180 w 89"/>
                              <a:gd name="T182" fmla="+- 0 1684 1674"/>
                              <a:gd name="T183" fmla="*/ 1684 h 96"/>
                              <a:gd name="T184" fmla="+- 0 8870 8785"/>
                              <a:gd name="T185" fmla="*/ T184 w 89"/>
                              <a:gd name="T186" fmla="+- 0 1685 1674"/>
                              <a:gd name="T187" fmla="*/ 1685 h 96"/>
                              <a:gd name="T188" fmla="+- 0 8868 8785"/>
                              <a:gd name="T189" fmla="*/ T188 w 89"/>
                              <a:gd name="T190" fmla="+- 0 1693 1674"/>
                              <a:gd name="T191" fmla="*/ 1693 h 96"/>
                              <a:gd name="T192" fmla="+- 0 8864 8785"/>
                              <a:gd name="T193" fmla="*/ T192 w 89"/>
                              <a:gd name="T194" fmla="+- 0 1708 1674"/>
                              <a:gd name="T195" fmla="*/ 1708 h 96"/>
                              <a:gd name="T196" fmla="+- 0 8858 8785"/>
                              <a:gd name="T197" fmla="*/ T196 w 89"/>
                              <a:gd name="T198" fmla="+- 0 1721 1674"/>
                              <a:gd name="T199" fmla="*/ 1721 h 96"/>
                              <a:gd name="T200" fmla="+- 0 8860 8785"/>
                              <a:gd name="T201" fmla="*/ T200 w 89"/>
                              <a:gd name="T202" fmla="+- 0 1728 1674"/>
                              <a:gd name="T203" fmla="*/ 1728 h 96"/>
                              <a:gd name="T204" fmla="+- 0 8867 8785"/>
                              <a:gd name="T205" fmla="*/ T204 w 89"/>
                              <a:gd name="T206" fmla="+- 0 1711 1674"/>
                              <a:gd name="T207" fmla="*/ 1711 h 96"/>
                              <a:gd name="T208" fmla="+- 0 8871 8785"/>
                              <a:gd name="T209" fmla="*/ T208 w 89"/>
                              <a:gd name="T210" fmla="+- 0 1699 1674"/>
                              <a:gd name="T211" fmla="*/ 1699 h 96"/>
                              <a:gd name="T212" fmla="+- 0 8874 8785"/>
                              <a:gd name="T213" fmla="*/ T212 w 89"/>
                              <a:gd name="T214" fmla="+- 0 1686 1674"/>
                              <a:gd name="T215" fmla="*/ 1686 h 96"/>
                              <a:gd name="T216" fmla="+- 0 8873 8785"/>
                              <a:gd name="T217" fmla="*/ T216 w 89"/>
                              <a:gd name="T218" fmla="+- 0 1684 1674"/>
                              <a:gd name="T219" fmla="*/ 1684 h 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</a:cxnLst>
                            <a:rect l="0" t="0" r="r" b="b"/>
                            <a:pathLst>
                              <a:path w="89" h="96">
                                <a:moveTo>
                                  <a:pt x="48" y="0"/>
                                </a:moveTo>
                                <a:lnTo>
                                  <a:pt x="36" y="0"/>
                                </a:lnTo>
                                <a:lnTo>
                                  <a:pt x="29" y="3"/>
                                </a:lnTo>
                                <a:lnTo>
                                  <a:pt x="22" y="8"/>
                                </a:lnTo>
                                <a:lnTo>
                                  <a:pt x="15" y="14"/>
                                </a:lnTo>
                                <a:lnTo>
                                  <a:pt x="10" y="22"/>
                                </a:lnTo>
                                <a:lnTo>
                                  <a:pt x="6" y="31"/>
                                </a:lnTo>
                                <a:lnTo>
                                  <a:pt x="2" y="40"/>
                                </a:lnTo>
                                <a:lnTo>
                                  <a:pt x="0" y="50"/>
                                </a:lnTo>
                                <a:lnTo>
                                  <a:pt x="0" y="66"/>
                                </a:lnTo>
                                <a:lnTo>
                                  <a:pt x="1" y="73"/>
                                </a:lnTo>
                                <a:lnTo>
                                  <a:pt x="3" y="78"/>
                                </a:lnTo>
                                <a:lnTo>
                                  <a:pt x="5" y="83"/>
                                </a:lnTo>
                                <a:lnTo>
                                  <a:pt x="8" y="88"/>
                                </a:lnTo>
                                <a:lnTo>
                                  <a:pt x="12" y="90"/>
                                </a:lnTo>
                                <a:lnTo>
                                  <a:pt x="16" y="94"/>
                                </a:lnTo>
                                <a:lnTo>
                                  <a:pt x="20" y="95"/>
                                </a:lnTo>
                                <a:lnTo>
                                  <a:pt x="31" y="95"/>
                                </a:lnTo>
                                <a:lnTo>
                                  <a:pt x="37" y="94"/>
                                </a:lnTo>
                                <a:lnTo>
                                  <a:pt x="43" y="90"/>
                                </a:lnTo>
                                <a:lnTo>
                                  <a:pt x="44" y="90"/>
                                </a:lnTo>
                                <a:lnTo>
                                  <a:pt x="21" y="90"/>
                                </a:lnTo>
                                <a:lnTo>
                                  <a:pt x="18" y="88"/>
                                </a:lnTo>
                                <a:lnTo>
                                  <a:pt x="16" y="84"/>
                                </a:lnTo>
                                <a:lnTo>
                                  <a:pt x="14" y="79"/>
                                </a:lnTo>
                                <a:lnTo>
                                  <a:pt x="12" y="74"/>
                                </a:lnTo>
                                <a:lnTo>
                                  <a:pt x="12" y="59"/>
                                </a:lnTo>
                                <a:lnTo>
                                  <a:pt x="14" y="51"/>
                                </a:lnTo>
                                <a:lnTo>
                                  <a:pt x="16" y="41"/>
                                </a:lnTo>
                                <a:lnTo>
                                  <a:pt x="18" y="31"/>
                                </a:lnTo>
                                <a:lnTo>
                                  <a:pt x="22" y="23"/>
                                </a:lnTo>
                                <a:lnTo>
                                  <a:pt x="26" y="16"/>
                                </a:lnTo>
                                <a:lnTo>
                                  <a:pt x="31" y="9"/>
                                </a:lnTo>
                                <a:lnTo>
                                  <a:pt x="36" y="5"/>
                                </a:lnTo>
                                <a:lnTo>
                                  <a:pt x="57" y="5"/>
                                </a:lnTo>
                                <a:lnTo>
                                  <a:pt x="53" y="1"/>
                                </a:lnTo>
                                <a:lnTo>
                                  <a:pt x="48" y="0"/>
                                </a:lnTo>
                                <a:close/>
                                <a:moveTo>
                                  <a:pt x="69" y="77"/>
                                </a:moveTo>
                                <a:lnTo>
                                  <a:pt x="59" y="77"/>
                                </a:lnTo>
                                <a:lnTo>
                                  <a:pt x="60" y="83"/>
                                </a:lnTo>
                                <a:lnTo>
                                  <a:pt x="62" y="87"/>
                                </a:lnTo>
                                <a:lnTo>
                                  <a:pt x="64" y="90"/>
                                </a:lnTo>
                                <a:lnTo>
                                  <a:pt x="66" y="93"/>
                                </a:lnTo>
                                <a:lnTo>
                                  <a:pt x="70" y="95"/>
                                </a:lnTo>
                                <a:lnTo>
                                  <a:pt x="76" y="95"/>
                                </a:lnTo>
                                <a:lnTo>
                                  <a:pt x="79" y="93"/>
                                </a:lnTo>
                                <a:lnTo>
                                  <a:pt x="82" y="90"/>
                                </a:lnTo>
                                <a:lnTo>
                                  <a:pt x="83" y="90"/>
                                </a:lnTo>
                                <a:lnTo>
                                  <a:pt x="71" y="90"/>
                                </a:lnTo>
                                <a:lnTo>
                                  <a:pt x="69" y="81"/>
                                </a:lnTo>
                                <a:lnTo>
                                  <a:pt x="69" y="77"/>
                                </a:lnTo>
                                <a:close/>
                                <a:moveTo>
                                  <a:pt x="57" y="5"/>
                                </a:moveTo>
                                <a:lnTo>
                                  <a:pt x="42" y="5"/>
                                </a:lnTo>
                                <a:lnTo>
                                  <a:pt x="49" y="8"/>
                                </a:lnTo>
                                <a:lnTo>
                                  <a:pt x="54" y="15"/>
                                </a:lnTo>
                                <a:lnTo>
                                  <a:pt x="57" y="27"/>
                                </a:lnTo>
                                <a:lnTo>
                                  <a:pt x="58" y="43"/>
                                </a:lnTo>
                                <a:lnTo>
                                  <a:pt x="58" y="69"/>
                                </a:lnTo>
                                <a:lnTo>
                                  <a:pt x="58" y="70"/>
                                </a:lnTo>
                                <a:lnTo>
                                  <a:pt x="58" y="71"/>
                                </a:lnTo>
                                <a:lnTo>
                                  <a:pt x="48" y="84"/>
                                </a:lnTo>
                                <a:lnTo>
                                  <a:pt x="37" y="90"/>
                                </a:lnTo>
                                <a:lnTo>
                                  <a:pt x="44" y="90"/>
                                </a:lnTo>
                                <a:lnTo>
                                  <a:pt x="49" y="88"/>
                                </a:lnTo>
                                <a:lnTo>
                                  <a:pt x="54" y="83"/>
                                </a:lnTo>
                                <a:lnTo>
                                  <a:pt x="59" y="77"/>
                                </a:lnTo>
                                <a:lnTo>
                                  <a:pt x="69" y="77"/>
                                </a:lnTo>
                                <a:lnTo>
                                  <a:pt x="69" y="63"/>
                                </a:lnTo>
                                <a:lnTo>
                                  <a:pt x="72" y="59"/>
                                </a:lnTo>
                                <a:lnTo>
                                  <a:pt x="75" y="54"/>
                                </a:lnTo>
                                <a:lnTo>
                                  <a:pt x="69" y="54"/>
                                </a:lnTo>
                                <a:lnTo>
                                  <a:pt x="69" y="40"/>
                                </a:lnTo>
                                <a:lnTo>
                                  <a:pt x="69" y="33"/>
                                </a:lnTo>
                                <a:lnTo>
                                  <a:pt x="68" y="27"/>
                                </a:lnTo>
                                <a:lnTo>
                                  <a:pt x="64" y="14"/>
                                </a:lnTo>
                                <a:lnTo>
                                  <a:pt x="61" y="9"/>
                                </a:lnTo>
                                <a:lnTo>
                                  <a:pt x="57" y="5"/>
                                </a:lnTo>
                                <a:close/>
                                <a:moveTo>
                                  <a:pt x="87" y="78"/>
                                </a:moveTo>
                                <a:lnTo>
                                  <a:pt x="84" y="78"/>
                                </a:lnTo>
                                <a:lnTo>
                                  <a:pt x="83" y="80"/>
                                </a:lnTo>
                                <a:lnTo>
                                  <a:pt x="82" y="82"/>
                                </a:lnTo>
                                <a:lnTo>
                                  <a:pt x="81" y="84"/>
                                </a:lnTo>
                                <a:lnTo>
                                  <a:pt x="80" y="86"/>
                                </a:lnTo>
                                <a:lnTo>
                                  <a:pt x="79" y="88"/>
                                </a:lnTo>
                                <a:lnTo>
                                  <a:pt x="78" y="89"/>
                                </a:lnTo>
                                <a:lnTo>
                                  <a:pt x="76" y="90"/>
                                </a:lnTo>
                                <a:lnTo>
                                  <a:pt x="83" y="90"/>
                                </a:lnTo>
                                <a:lnTo>
                                  <a:pt x="85" y="87"/>
                                </a:lnTo>
                                <a:lnTo>
                                  <a:pt x="87" y="84"/>
                                </a:lnTo>
                                <a:lnTo>
                                  <a:pt x="87" y="79"/>
                                </a:lnTo>
                                <a:lnTo>
                                  <a:pt x="87" y="78"/>
                                </a:lnTo>
                                <a:close/>
                                <a:moveTo>
                                  <a:pt x="88" y="10"/>
                                </a:moveTo>
                                <a:lnTo>
                                  <a:pt x="85" y="10"/>
                                </a:lnTo>
                                <a:lnTo>
                                  <a:pt x="85" y="11"/>
                                </a:lnTo>
                                <a:lnTo>
                                  <a:pt x="84" y="11"/>
                                </a:lnTo>
                                <a:lnTo>
                                  <a:pt x="83" y="19"/>
                                </a:lnTo>
                                <a:lnTo>
                                  <a:pt x="81" y="26"/>
                                </a:lnTo>
                                <a:lnTo>
                                  <a:pt x="79" y="34"/>
                                </a:lnTo>
                                <a:lnTo>
                                  <a:pt x="76" y="40"/>
                                </a:lnTo>
                                <a:lnTo>
                                  <a:pt x="73" y="47"/>
                                </a:lnTo>
                                <a:lnTo>
                                  <a:pt x="69" y="54"/>
                                </a:lnTo>
                                <a:lnTo>
                                  <a:pt x="75" y="54"/>
                                </a:lnTo>
                                <a:lnTo>
                                  <a:pt x="78" y="49"/>
                                </a:lnTo>
                                <a:lnTo>
                                  <a:pt x="82" y="37"/>
                                </a:lnTo>
                                <a:lnTo>
                                  <a:pt x="84" y="31"/>
                                </a:lnTo>
                                <a:lnTo>
                                  <a:pt x="86" y="25"/>
                                </a:lnTo>
                                <a:lnTo>
                                  <a:pt x="88" y="19"/>
                                </a:lnTo>
                                <a:lnTo>
                                  <a:pt x="89" y="12"/>
                                </a:lnTo>
                                <a:lnTo>
                                  <a:pt x="89" y="11"/>
                                </a:lnTo>
                                <a:lnTo>
                                  <a:pt x="88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19" name="Line 999"/>
                        <wps:cNvCnPr/>
                        <wps:spPr bwMode="auto">
                          <a:xfrm>
                            <a:off x="6697" y="1687"/>
                            <a:ext cx="247" cy="0"/>
                          </a:xfrm>
                          <a:prstGeom prst="line">
                            <a:avLst/>
                          </a:prstGeom>
                          <a:noFill/>
                          <a:ln w="1983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20" name="Freeform 998"/>
                        <wps:cNvSpPr>
                          <a:spLocks/>
                        </wps:cNvSpPr>
                        <wps:spPr bwMode="auto">
                          <a:xfrm>
                            <a:off x="6775" y="1650"/>
                            <a:ext cx="90" cy="105"/>
                          </a:xfrm>
                          <a:custGeom>
                            <a:avLst/>
                            <a:gdLst>
                              <a:gd name="T0" fmla="+- 0 6820 6775"/>
                              <a:gd name="T1" fmla="*/ T0 w 90"/>
                              <a:gd name="T2" fmla="+- 0 1754 1650"/>
                              <a:gd name="T3" fmla="*/ 1754 h 105"/>
                              <a:gd name="T4" fmla="+- 0 6865 6775"/>
                              <a:gd name="T5" fmla="*/ T4 w 90"/>
                              <a:gd name="T6" fmla="+- 0 1650 1650"/>
                              <a:gd name="T7" fmla="*/ 1650 h 105"/>
                              <a:gd name="T8" fmla="+- 0 6775 6775"/>
                              <a:gd name="T9" fmla="*/ T8 w 90"/>
                              <a:gd name="T10" fmla="+- 0 1650 1650"/>
                              <a:gd name="T11" fmla="*/ 1650 h 105"/>
                              <a:gd name="T12" fmla="+- 0 6820 6775"/>
                              <a:gd name="T13" fmla="*/ T12 w 90"/>
                              <a:gd name="T14" fmla="+- 0 1754 1650"/>
                              <a:gd name="T15" fmla="*/ 1754 h 10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0" h="105">
                                <a:moveTo>
                                  <a:pt x="45" y="104"/>
                                </a:moveTo>
                                <a:lnTo>
                                  <a:pt x="90" y="0"/>
                                </a:lnTo>
                                <a:lnTo>
                                  <a:pt x="0" y="0"/>
                                </a:lnTo>
                                <a:lnTo>
                                  <a:pt x="45" y="10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697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21" name="AutoShape 997"/>
                        <wps:cNvSpPr>
                          <a:spLocks/>
                        </wps:cNvSpPr>
                        <wps:spPr bwMode="auto">
                          <a:xfrm>
                            <a:off x="8598" y="2002"/>
                            <a:ext cx="89" cy="96"/>
                          </a:xfrm>
                          <a:custGeom>
                            <a:avLst/>
                            <a:gdLst>
                              <a:gd name="T0" fmla="+- 0 8633 8598"/>
                              <a:gd name="T1" fmla="*/ T0 w 89"/>
                              <a:gd name="T2" fmla="+- 0 2002 2002"/>
                              <a:gd name="T3" fmla="*/ 2002 h 96"/>
                              <a:gd name="T4" fmla="+- 0 8614 8598"/>
                              <a:gd name="T5" fmla="*/ T4 w 89"/>
                              <a:gd name="T6" fmla="+- 0 2016 2002"/>
                              <a:gd name="T7" fmla="*/ 2016 h 96"/>
                              <a:gd name="T8" fmla="+- 0 8604 8598"/>
                              <a:gd name="T9" fmla="*/ T8 w 89"/>
                              <a:gd name="T10" fmla="+- 0 2033 2002"/>
                              <a:gd name="T11" fmla="*/ 2033 h 96"/>
                              <a:gd name="T12" fmla="+- 0 8598 8598"/>
                              <a:gd name="T13" fmla="*/ T12 w 89"/>
                              <a:gd name="T14" fmla="+- 0 2052 2002"/>
                              <a:gd name="T15" fmla="*/ 2052 h 96"/>
                              <a:gd name="T16" fmla="+- 0 8599 8598"/>
                              <a:gd name="T17" fmla="*/ T16 w 89"/>
                              <a:gd name="T18" fmla="+- 0 2074 2002"/>
                              <a:gd name="T19" fmla="*/ 2074 h 96"/>
                              <a:gd name="T20" fmla="+- 0 8603 8598"/>
                              <a:gd name="T21" fmla="*/ T20 w 89"/>
                              <a:gd name="T22" fmla="+- 0 2085 2002"/>
                              <a:gd name="T23" fmla="*/ 2085 h 96"/>
                              <a:gd name="T24" fmla="+- 0 8610 8598"/>
                              <a:gd name="T25" fmla="*/ T24 w 89"/>
                              <a:gd name="T26" fmla="+- 0 2093 2002"/>
                              <a:gd name="T27" fmla="*/ 2093 h 96"/>
                              <a:gd name="T28" fmla="+- 0 8619 8598"/>
                              <a:gd name="T29" fmla="*/ T28 w 89"/>
                              <a:gd name="T30" fmla="+- 0 2097 2002"/>
                              <a:gd name="T31" fmla="*/ 2097 h 96"/>
                              <a:gd name="T32" fmla="+- 0 8635 8598"/>
                              <a:gd name="T33" fmla="*/ T32 w 89"/>
                              <a:gd name="T34" fmla="+- 0 2096 2002"/>
                              <a:gd name="T35" fmla="*/ 2096 h 96"/>
                              <a:gd name="T36" fmla="+- 0 8643 8598"/>
                              <a:gd name="T37" fmla="*/ T36 w 89"/>
                              <a:gd name="T38" fmla="+- 0 2092 2002"/>
                              <a:gd name="T39" fmla="*/ 2092 h 96"/>
                              <a:gd name="T40" fmla="+- 0 8616 8598"/>
                              <a:gd name="T41" fmla="*/ T40 w 89"/>
                              <a:gd name="T42" fmla="+- 0 2089 2002"/>
                              <a:gd name="T43" fmla="*/ 2089 h 96"/>
                              <a:gd name="T44" fmla="+- 0 8612 8598"/>
                              <a:gd name="T45" fmla="*/ T44 w 89"/>
                              <a:gd name="T46" fmla="+- 0 2081 2002"/>
                              <a:gd name="T47" fmla="*/ 2081 h 96"/>
                              <a:gd name="T48" fmla="+- 0 8610 8598"/>
                              <a:gd name="T49" fmla="*/ T48 w 89"/>
                              <a:gd name="T50" fmla="+- 0 2062 2002"/>
                              <a:gd name="T51" fmla="*/ 2062 h 96"/>
                              <a:gd name="T52" fmla="+- 0 8614 8598"/>
                              <a:gd name="T53" fmla="*/ T52 w 89"/>
                              <a:gd name="T54" fmla="+- 0 2043 2002"/>
                              <a:gd name="T55" fmla="*/ 2043 h 96"/>
                              <a:gd name="T56" fmla="+- 0 8620 8598"/>
                              <a:gd name="T57" fmla="*/ T56 w 89"/>
                              <a:gd name="T58" fmla="+- 0 2025 2002"/>
                              <a:gd name="T59" fmla="*/ 2025 h 96"/>
                              <a:gd name="T60" fmla="+- 0 8634 8598"/>
                              <a:gd name="T61" fmla="*/ T60 w 89"/>
                              <a:gd name="T62" fmla="+- 0 2007 2002"/>
                              <a:gd name="T63" fmla="*/ 2007 h 96"/>
                              <a:gd name="T64" fmla="+- 0 8651 8598"/>
                              <a:gd name="T65" fmla="*/ T64 w 89"/>
                              <a:gd name="T66" fmla="+- 0 2004 2002"/>
                              <a:gd name="T67" fmla="*/ 2004 h 96"/>
                              <a:gd name="T68" fmla="+- 0 8667 8598"/>
                              <a:gd name="T69" fmla="*/ T68 w 89"/>
                              <a:gd name="T70" fmla="+- 0 2080 2002"/>
                              <a:gd name="T71" fmla="*/ 2080 h 96"/>
                              <a:gd name="T72" fmla="+- 0 8658 8598"/>
                              <a:gd name="T73" fmla="*/ T72 w 89"/>
                              <a:gd name="T74" fmla="+- 0 2085 2002"/>
                              <a:gd name="T75" fmla="*/ 2085 h 96"/>
                              <a:gd name="T76" fmla="+- 0 8662 8598"/>
                              <a:gd name="T77" fmla="*/ T76 w 89"/>
                              <a:gd name="T78" fmla="+- 0 2092 2002"/>
                              <a:gd name="T79" fmla="*/ 2092 h 96"/>
                              <a:gd name="T80" fmla="+- 0 8668 8598"/>
                              <a:gd name="T81" fmla="*/ T80 w 89"/>
                              <a:gd name="T82" fmla="+- 0 2097 2002"/>
                              <a:gd name="T83" fmla="*/ 2097 h 96"/>
                              <a:gd name="T84" fmla="+- 0 8678 8598"/>
                              <a:gd name="T85" fmla="*/ T84 w 89"/>
                              <a:gd name="T86" fmla="+- 0 2096 2002"/>
                              <a:gd name="T87" fmla="*/ 2096 h 96"/>
                              <a:gd name="T88" fmla="+- 0 8681 8598"/>
                              <a:gd name="T89" fmla="*/ T88 w 89"/>
                              <a:gd name="T90" fmla="+- 0 2092 2002"/>
                              <a:gd name="T91" fmla="*/ 2092 h 96"/>
                              <a:gd name="T92" fmla="+- 0 8667 8598"/>
                              <a:gd name="T93" fmla="*/ T92 w 89"/>
                              <a:gd name="T94" fmla="+- 0 2083 2002"/>
                              <a:gd name="T95" fmla="*/ 2083 h 96"/>
                              <a:gd name="T96" fmla="+- 0 8655 8598"/>
                              <a:gd name="T97" fmla="*/ T96 w 89"/>
                              <a:gd name="T98" fmla="+- 0 2007 2002"/>
                              <a:gd name="T99" fmla="*/ 2007 h 96"/>
                              <a:gd name="T100" fmla="+- 0 8647 8598"/>
                              <a:gd name="T101" fmla="*/ T100 w 89"/>
                              <a:gd name="T102" fmla="+- 0 2009 2002"/>
                              <a:gd name="T103" fmla="*/ 2009 h 96"/>
                              <a:gd name="T104" fmla="+- 0 8655 8598"/>
                              <a:gd name="T105" fmla="*/ T104 w 89"/>
                              <a:gd name="T106" fmla="+- 0 2029 2002"/>
                              <a:gd name="T107" fmla="*/ 2029 h 96"/>
                              <a:gd name="T108" fmla="+- 0 8656 8598"/>
                              <a:gd name="T109" fmla="*/ T108 w 89"/>
                              <a:gd name="T110" fmla="+- 0 2069 2002"/>
                              <a:gd name="T111" fmla="*/ 2069 h 96"/>
                              <a:gd name="T112" fmla="+- 0 8656 8598"/>
                              <a:gd name="T113" fmla="*/ T112 w 89"/>
                              <a:gd name="T114" fmla="+- 0 2073 2002"/>
                              <a:gd name="T115" fmla="*/ 2073 h 96"/>
                              <a:gd name="T116" fmla="+- 0 8635 8598"/>
                              <a:gd name="T117" fmla="*/ T116 w 89"/>
                              <a:gd name="T118" fmla="+- 0 2092 2002"/>
                              <a:gd name="T119" fmla="*/ 2092 h 96"/>
                              <a:gd name="T120" fmla="+- 0 8647 8598"/>
                              <a:gd name="T121" fmla="*/ T120 w 89"/>
                              <a:gd name="T122" fmla="+- 0 2089 2002"/>
                              <a:gd name="T123" fmla="*/ 2089 h 96"/>
                              <a:gd name="T124" fmla="+- 0 8657 8598"/>
                              <a:gd name="T125" fmla="*/ T124 w 89"/>
                              <a:gd name="T126" fmla="+- 0 2080 2002"/>
                              <a:gd name="T127" fmla="*/ 2080 h 96"/>
                              <a:gd name="T128" fmla="+- 0 8667 8598"/>
                              <a:gd name="T129" fmla="*/ T128 w 89"/>
                              <a:gd name="T130" fmla="+- 0 2066 2002"/>
                              <a:gd name="T131" fmla="*/ 2066 h 96"/>
                              <a:gd name="T132" fmla="+- 0 8673 8598"/>
                              <a:gd name="T133" fmla="*/ T132 w 89"/>
                              <a:gd name="T134" fmla="+- 0 2057 2002"/>
                              <a:gd name="T135" fmla="*/ 2057 h 96"/>
                              <a:gd name="T136" fmla="+- 0 8667 8598"/>
                              <a:gd name="T137" fmla="*/ T136 w 89"/>
                              <a:gd name="T138" fmla="+- 0 2035 2002"/>
                              <a:gd name="T139" fmla="*/ 2035 h 96"/>
                              <a:gd name="T140" fmla="+- 0 8664 8598"/>
                              <a:gd name="T141" fmla="*/ T140 w 89"/>
                              <a:gd name="T142" fmla="+- 0 2022 2002"/>
                              <a:gd name="T143" fmla="*/ 2022 h 96"/>
                              <a:gd name="T144" fmla="+- 0 8659 8598"/>
                              <a:gd name="T145" fmla="*/ T144 w 89"/>
                              <a:gd name="T146" fmla="+- 0 2011 2002"/>
                              <a:gd name="T147" fmla="*/ 2011 h 96"/>
                              <a:gd name="T148" fmla="+- 0 8685 8598"/>
                              <a:gd name="T149" fmla="*/ T148 w 89"/>
                              <a:gd name="T150" fmla="+- 0 2080 2002"/>
                              <a:gd name="T151" fmla="*/ 2080 h 96"/>
                              <a:gd name="T152" fmla="+- 0 8680 8598"/>
                              <a:gd name="T153" fmla="*/ T152 w 89"/>
                              <a:gd name="T154" fmla="+- 0 2084 2002"/>
                              <a:gd name="T155" fmla="*/ 2084 h 96"/>
                              <a:gd name="T156" fmla="+- 0 8678 8598"/>
                              <a:gd name="T157" fmla="*/ T156 w 89"/>
                              <a:gd name="T158" fmla="+- 0 2088 2002"/>
                              <a:gd name="T159" fmla="*/ 2088 h 96"/>
                              <a:gd name="T160" fmla="+- 0 8676 8598"/>
                              <a:gd name="T161" fmla="*/ T160 w 89"/>
                              <a:gd name="T162" fmla="+- 0 2091 2002"/>
                              <a:gd name="T163" fmla="*/ 2091 h 96"/>
                              <a:gd name="T164" fmla="+- 0 8681 8598"/>
                              <a:gd name="T165" fmla="*/ T164 w 89"/>
                              <a:gd name="T166" fmla="+- 0 2092 2002"/>
                              <a:gd name="T167" fmla="*/ 2092 h 96"/>
                              <a:gd name="T168" fmla="+- 0 8685 8598"/>
                              <a:gd name="T169" fmla="*/ T168 w 89"/>
                              <a:gd name="T170" fmla="+- 0 2086 2002"/>
                              <a:gd name="T171" fmla="*/ 2086 h 96"/>
                              <a:gd name="T172" fmla="+- 0 8685 8598"/>
                              <a:gd name="T173" fmla="*/ T172 w 89"/>
                              <a:gd name="T174" fmla="+- 0 2080 2002"/>
                              <a:gd name="T175" fmla="*/ 2080 h 96"/>
                              <a:gd name="T176" fmla="+- 0 8682 8598"/>
                              <a:gd name="T177" fmla="*/ T176 w 89"/>
                              <a:gd name="T178" fmla="+- 0 2012 2002"/>
                              <a:gd name="T179" fmla="*/ 2012 h 96"/>
                              <a:gd name="T180" fmla="+- 0 8681 8598"/>
                              <a:gd name="T181" fmla="*/ T180 w 89"/>
                              <a:gd name="T182" fmla="+- 0 2021 2002"/>
                              <a:gd name="T183" fmla="*/ 2021 h 96"/>
                              <a:gd name="T184" fmla="+- 0 8676 8598"/>
                              <a:gd name="T185" fmla="*/ T184 w 89"/>
                              <a:gd name="T186" fmla="+- 0 2035 2002"/>
                              <a:gd name="T187" fmla="*/ 2035 h 96"/>
                              <a:gd name="T188" fmla="+- 0 8671 8598"/>
                              <a:gd name="T189" fmla="*/ T188 w 89"/>
                              <a:gd name="T190" fmla="+- 0 2050 2002"/>
                              <a:gd name="T191" fmla="*/ 2050 h 96"/>
                              <a:gd name="T192" fmla="+- 0 8673 8598"/>
                              <a:gd name="T193" fmla="*/ T192 w 89"/>
                              <a:gd name="T194" fmla="+- 0 2057 2002"/>
                              <a:gd name="T195" fmla="*/ 2057 h 96"/>
                              <a:gd name="T196" fmla="+- 0 8676 8598"/>
                              <a:gd name="T197" fmla="*/ T196 w 89"/>
                              <a:gd name="T198" fmla="+- 0 2050 2002"/>
                              <a:gd name="T199" fmla="*/ 2050 h 96"/>
                              <a:gd name="T200" fmla="+- 0 8680 8598"/>
                              <a:gd name="T201" fmla="*/ T200 w 89"/>
                              <a:gd name="T202" fmla="+- 0 2039 2002"/>
                              <a:gd name="T203" fmla="*/ 2039 h 96"/>
                              <a:gd name="T204" fmla="+- 0 8684 8598"/>
                              <a:gd name="T205" fmla="*/ T204 w 89"/>
                              <a:gd name="T206" fmla="+- 0 2027 2002"/>
                              <a:gd name="T207" fmla="*/ 2027 h 96"/>
                              <a:gd name="T208" fmla="+- 0 8687 8598"/>
                              <a:gd name="T209" fmla="*/ T208 w 89"/>
                              <a:gd name="T210" fmla="+- 0 2015 2002"/>
                              <a:gd name="T211" fmla="*/ 2015 h 96"/>
                              <a:gd name="T212" fmla="+- 0 8686 8598"/>
                              <a:gd name="T213" fmla="*/ T212 w 89"/>
                              <a:gd name="T214" fmla="+- 0 2012 2002"/>
                              <a:gd name="T215" fmla="*/ 2012 h 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</a:cxnLst>
                            <a:rect l="0" t="0" r="r" b="b"/>
                            <a:pathLst>
                              <a:path w="89" h="96">
                                <a:moveTo>
                                  <a:pt x="48" y="0"/>
                                </a:moveTo>
                                <a:lnTo>
                                  <a:pt x="35" y="0"/>
                                </a:lnTo>
                                <a:lnTo>
                                  <a:pt x="29" y="3"/>
                                </a:lnTo>
                                <a:lnTo>
                                  <a:pt x="16" y="14"/>
                                </a:lnTo>
                                <a:lnTo>
                                  <a:pt x="10" y="22"/>
                                </a:lnTo>
                                <a:lnTo>
                                  <a:pt x="6" y="31"/>
                                </a:lnTo>
                                <a:lnTo>
                                  <a:pt x="2" y="41"/>
                                </a:lnTo>
                                <a:lnTo>
                                  <a:pt x="0" y="50"/>
                                </a:lnTo>
                                <a:lnTo>
                                  <a:pt x="0" y="67"/>
                                </a:lnTo>
                                <a:lnTo>
                                  <a:pt x="1" y="72"/>
                                </a:lnTo>
                                <a:lnTo>
                                  <a:pt x="3" y="78"/>
                                </a:lnTo>
                                <a:lnTo>
                                  <a:pt x="5" y="83"/>
                                </a:lnTo>
                                <a:lnTo>
                                  <a:pt x="8" y="87"/>
                                </a:lnTo>
                                <a:lnTo>
                                  <a:pt x="12" y="91"/>
                                </a:lnTo>
                                <a:lnTo>
                                  <a:pt x="16" y="94"/>
                                </a:lnTo>
                                <a:lnTo>
                                  <a:pt x="21" y="95"/>
                                </a:lnTo>
                                <a:lnTo>
                                  <a:pt x="32" y="95"/>
                                </a:lnTo>
                                <a:lnTo>
                                  <a:pt x="37" y="94"/>
                                </a:lnTo>
                                <a:lnTo>
                                  <a:pt x="43" y="91"/>
                                </a:lnTo>
                                <a:lnTo>
                                  <a:pt x="45" y="90"/>
                                </a:lnTo>
                                <a:lnTo>
                                  <a:pt x="22" y="90"/>
                                </a:lnTo>
                                <a:lnTo>
                                  <a:pt x="18" y="87"/>
                                </a:lnTo>
                                <a:lnTo>
                                  <a:pt x="16" y="83"/>
                                </a:lnTo>
                                <a:lnTo>
                                  <a:pt x="14" y="79"/>
                                </a:lnTo>
                                <a:lnTo>
                                  <a:pt x="12" y="74"/>
                                </a:lnTo>
                                <a:lnTo>
                                  <a:pt x="12" y="60"/>
                                </a:lnTo>
                                <a:lnTo>
                                  <a:pt x="14" y="51"/>
                                </a:lnTo>
                                <a:lnTo>
                                  <a:pt x="16" y="41"/>
                                </a:lnTo>
                                <a:lnTo>
                                  <a:pt x="18" y="31"/>
                                </a:lnTo>
                                <a:lnTo>
                                  <a:pt x="22" y="23"/>
                                </a:lnTo>
                                <a:lnTo>
                                  <a:pt x="31" y="9"/>
                                </a:lnTo>
                                <a:lnTo>
                                  <a:pt x="36" y="5"/>
                                </a:lnTo>
                                <a:lnTo>
                                  <a:pt x="57" y="5"/>
                                </a:lnTo>
                                <a:lnTo>
                                  <a:pt x="53" y="2"/>
                                </a:lnTo>
                                <a:lnTo>
                                  <a:pt x="48" y="0"/>
                                </a:lnTo>
                                <a:close/>
                                <a:moveTo>
                                  <a:pt x="69" y="78"/>
                                </a:moveTo>
                                <a:lnTo>
                                  <a:pt x="59" y="78"/>
                                </a:lnTo>
                                <a:lnTo>
                                  <a:pt x="60" y="83"/>
                                </a:lnTo>
                                <a:lnTo>
                                  <a:pt x="62" y="87"/>
                                </a:lnTo>
                                <a:lnTo>
                                  <a:pt x="64" y="90"/>
                                </a:lnTo>
                                <a:lnTo>
                                  <a:pt x="67" y="94"/>
                                </a:lnTo>
                                <a:lnTo>
                                  <a:pt x="70" y="95"/>
                                </a:lnTo>
                                <a:lnTo>
                                  <a:pt x="77" y="95"/>
                                </a:lnTo>
                                <a:lnTo>
                                  <a:pt x="80" y="94"/>
                                </a:lnTo>
                                <a:lnTo>
                                  <a:pt x="83" y="90"/>
                                </a:lnTo>
                                <a:lnTo>
                                  <a:pt x="71" y="90"/>
                                </a:lnTo>
                                <a:lnTo>
                                  <a:pt x="69" y="81"/>
                                </a:lnTo>
                                <a:lnTo>
                                  <a:pt x="69" y="78"/>
                                </a:lnTo>
                                <a:close/>
                                <a:moveTo>
                                  <a:pt x="57" y="5"/>
                                </a:moveTo>
                                <a:lnTo>
                                  <a:pt x="42" y="5"/>
                                </a:lnTo>
                                <a:lnTo>
                                  <a:pt x="49" y="7"/>
                                </a:lnTo>
                                <a:lnTo>
                                  <a:pt x="54" y="15"/>
                                </a:lnTo>
                                <a:lnTo>
                                  <a:pt x="57" y="27"/>
                                </a:lnTo>
                                <a:lnTo>
                                  <a:pt x="58" y="44"/>
                                </a:lnTo>
                                <a:lnTo>
                                  <a:pt x="58" y="67"/>
                                </a:lnTo>
                                <a:lnTo>
                                  <a:pt x="58" y="68"/>
                                </a:lnTo>
                                <a:lnTo>
                                  <a:pt x="58" y="71"/>
                                </a:lnTo>
                                <a:lnTo>
                                  <a:pt x="48" y="83"/>
                                </a:lnTo>
                                <a:lnTo>
                                  <a:pt x="37" y="90"/>
                                </a:lnTo>
                                <a:lnTo>
                                  <a:pt x="45" y="90"/>
                                </a:lnTo>
                                <a:lnTo>
                                  <a:pt x="49" y="87"/>
                                </a:lnTo>
                                <a:lnTo>
                                  <a:pt x="54" y="83"/>
                                </a:lnTo>
                                <a:lnTo>
                                  <a:pt x="59" y="78"/>
                                </a:lnTo>
                                <a:lnTo>
                                  <a:pt x="69" y="78"/>
                                </a:lnTo>
                                <a:lnTo>
                                  <a:pt x="69" y="64"/>
                                </a:lnTo>
                                <a:lnTo>
                                  <a:pt x="72" y="59"/>
                                </a:lnTo>
                                <a:lnTo>
                                  <a:pt x="75" y="55"/>
                                </a:lnTo>
                                <a:lnTo>
                                  <a:pt x="69" y="55"/>
                                </a:lnTo>
                                <a:lnTo>
                                  <a:pt x="69" y="33"/>
                                </a:lnTo>
                                <a:lnTo>
                                  <a:pt x="68" y="26"/>
                                </a:lnTo>
                                <a:lnTo>
                                  <a:pt x="66" y="20"/>
                                </a:lnTo>
                                <a:lnTo>
                                  <a:pt x="64" y="14"/>
                                </a:lnTo>
                                <a:lnTo>
                                  <a:pt x="61" y="9"/>
                                </a:lnTo>
                                <a:lnTo>
                                  <a:pt x="57" y="5"/>
                                </a:lnTo>
                                <a:close/>
                                <a:moveTo>
                                  <a:pt x="87" y="78"/>
                                </a:moveTo>
                                <a:lnTo>
                                  <a:pt x="84" y="78"/>
                                </a:lnTo>
                                <a:lnTo>
                                  <a:pt x="82" y="82"/>
                                </a:lnTo>
                                <a:lnTo>
                                  <a:pt x="81" y="84"/>
                                </a:lnTo>
                                <a:lnTo>
                                  <a:pt x="80" y="86"/>
                                </a:lnTo>
                                <a:lnTo>
                                  <a:pt x="79" y="87"/>
                                </a:lnTo>
                                <a:lnTo>
                                  <a:pt x="78" y="89"/>
                                </a:lnTo>
                                <a:lnTo>
                                  <a:pt x="76" y="90"/>
                                </a:lnTo>
                                <a:lnTo>
                                  <a:pt x="83" y="90"/>
                                </a:lnTo>
                                <a:lnTo>
                                  <a:pt x="86" y="87"/>
                                </a:lnTo>
                                <a:lnTo>
                                  <a:pt x="87" y="84"/>
                                </a:lnTo>
                                <a:lnTo>
                                  <a:pt x="87" y="79"/>
                                </a:lnTo>
                                <a:lnTo>
                                  <a:pt x="87" y="78"/>
                                </a:lnTo>
                                <a:close/>
                                <a:moveTo>
                                  <a:pt x="88" y="10"/>
                                </a:moveTo>
                                <a:lnTo>
                                  <a:pt x="84" y="10"/>
                                </a:lnTo>
                                <a:lnTo>
                                  <a:pt x="84" y="11"/>
                                </a:lnTo>
                                <a:lnTo>
                                  <a:pt x="83" y="19"/>
                                </a:lnTo>
                                <a:lnTo>
                                  <a:pt x="81" y="26"/>
                                </a:lnTo>
                                <a:lnTo>
                                  <a:pt x="78" y="33"/>
                                </a:lnTo>
                                <a:lnTo>
                                  <a:pt x="76" y="41"/>
                                </a:lnTo>
                                <a:lnTo>
                                  <a:pt x="73" y="48"/>
                                </a:lnTo>
                                <a:lnTo>
                                  <a:pt x="69" y="55"/>
                                </a:lnTo>
                                <a:lnTo>
                                  <a:pt x="75" y="55"/>
                                </a:lnTo>
                                <a:lnTo>
                                  <a:pt x="75" y="54"/>
                                </a:lnTo>
                                <a:lnTo>
                                  <a:pt x="78" y="48"/>
                                </a:lnTo>
                                <a:lnTo>
                                  <a:pt x="80" y="43"/>
                                </a:lnTo>
                                <a:lnTo>
                                  <a:pt x="82" y="37"/>
                                </a:lnTo>
                                <a:lnTo>
                                  <a:pt x="84" y="31"/>
                                </a:lnTo>
                                <a:lnTo>
                                  <a:pt x="86" y="25"/>
                                </a:lnTo>
                                <a:lnTo>
                                  <a:pt x="88" y="19"/>
                                </a:lnTo>
                                <a:lnTo>
                                  <a:pt x="89" y="13"/>
                                </a:lnTo>
                                <a:lnTo>
                                  <a:pt x="89" y="11"/>
                                </a:lnTo>
                                <a:lnTo>
                                  <a:pt x="88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22" name="Line 996"/>
                        <wps:cNvCnPr/>
                        <wps:spPr bwMode="auto">
                          <a:xfrm>
                            <a:off x="6743" y="2015"/>
                            <a:ext cx="24" cy="0"/>
                          </a:xfrm>
                          <a:prstGeom prst="line">
                            <a:avLst/>
                          </a:prstGeom>
                          <a:noFill/>
                          <a:ln w="20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23" name="Line 995"/>
                        <wps:cNvCnPr/>
                        <wps:spPr bwMode="auto">
                          <a:xfrm>
                            <a:off x="6790" y="2015"/>
                            <a:ext cx="23" cy="0"/>
                          </a:xfrm>
                          <a:prstGeom prst="line">
                            <a:avLst/>
                          </a:prstGeom>
                          <a:noFill/>
                          <a:ln w="20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24" name="Line 994"/>
                        <wps:cNvCnPr/>
                        <wps:spPr bwMode="auto">
                          <a:xfrm>
                            <a:off x="6837" y="2015"/>
                            <a:ext cx="23" cy="0"/>
                          </a:xfrm>
                          <a:prstGeom prst="line">
                            <a:avLst/>
                          </a:prstGeom>
                          <a:noFill/>
                          <a:ln w="20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25" name="Line 993"/>
                        <wps:cNvCnPr/>
                        <wps:spPr bwMode="auto">
                          <a:xfrm>
                            <a:off x="6884" y="2015"/>
                            <a:ext cx="23" cy="0"/>
                          </a:xfrm>
                          <a:prstGeom prst="line">
                            <a:avLst/>
                          </a:prstGeom>
                          <a:noFill/>
                          <a:ln w="20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26" name="Line 992"/>
                        <wps:cNvCnPr/>
                        <wps:spPr bwMode="auto">
                          <a:xfrm>
                            <a:off x="6930" y="2015"/>
                            <a:ext cx="14" cy="0"/>
                          </a:xfrm>
                          <a:prstGeom prst="line">
                            <a:avLst/>
                          </a:prstGeom>
                          <a:noFill/>
                          <a:ln w="20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27" name="Line 991"/>
                        <wps:cNvCnPr/>
                        <wps:spPr bwMode="auto">
                          <a:xfrm>
                            <a:off x="6697" y="2015"/>
                            <a:ext cx="23" cy="0"/>
                          </a:xfrm>
                          <a:prstGeom prst="line">
                            <a:avLst/>
                          </a:prstGeom>
                          <a:noFill/>
                          <a:ln w="20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28" name="Rectangle 990"/>
                        <wps:cNvSpPr>
                          <a:spLocks noChangeArrowheads="1"/>
                        </wps:cNvSpPr>
                        <wps:spPr bwMode="auto">
                          <a:xfrm>
                            <a:off x="6647" y="189"/>
                            <a:ext cx="2756" cy="2015"/>
                          </a:xfrm>
                          <a:prstGeom prst="rect">
                            <a:avLst/>
                          </a:prstGeom>
                          <a:noFill/>
                          <a:ln w="3016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29" name="Text Box 989"/>
                        <wps:cNvSpPr txBox="1">
                          <a:spLocks noChangeArrowheads="1"/>
                        </wps:cNvSpPr>
                        <wps:spPr bwMode="auto">
                          <a:xfrm>
                            <a:off x="2510" y="185"/>
                            <a:ext cx="6956" cy="38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0B33436" w14:textId="77777777" w:rsidR="00B0570F" w:rsidRDefault="00B0570F">
                              <w:pPr>
                                <w:spacing w:before="69"/>
                                <w:ind w:left="4458"/>
                                <w:rPr>
                                  <w:rFonts w:ascii="Calibri"/>
                                  <w:sz w:val="21"/>
                                </w:rPr>
                              </w:pPr>
                              <w:r>
                                <w:rPr>
                                  <w:rFonts w:ascii="Calibri"/>
                                  <w:w w:val="80"/>
                                  <w:sz w:val="21"/>
                                </w:rPr>
                                <w:t>Proposed closed form using =0.25</w:t>
                              </w:r>
                            </w:p>
                            <w:p w14:paraId="75E69D55" w14:textId="77777777" w:rsidR="00B0570F" w:rsidRDefault="00B0570F">
                              <w:pPr>
                                <w:spacing w:before="71"/>
                                <w:ind w:left="4458"/>
                                <w:rPr>
                                  <w:rFonts w:ascii="Calibri"/>
                                  <w:sz w:val="21"/>
                                </w:rPr>
                              </w:pPr>
                              <w:r>
                                <w:rPr>
                                  <w:rFonts w:ascii="Calibri"/>
                                  <w:w w:val="80"/>
                                  <w:sz w:val="21"/>
                                </w:rPr>
                                <w:t>Numerical solution using =0.25</w:t>
                              </w:r>
                            </w:p>
                            <w:p w14:paraId="2B2EBC0B" w14:textId="77777777" w:rsidR="00B0570F" w:rsidRDefault="00B0570F">
                              <w:pPr>
                                <w:spacing w:before="70"/>
                                <w:ind w:left="4458"/>
                                <w:rPr>
                                  <w:rFonts w:ascii="Calibri"/>
                                  <w:sz w:val="21"/>
                                </w:rPr>
                              </w:pPr>
                              <w:r>
                                <w:rPr>
                                  <w:rFonts w:ascii="Calibri"/>
                                  <w:w w:val="80"/>
                                  <w:sz w:val="21"/>
                                </w:rPr>
                                <w:t>Proposed closed form using =0.5</w:t>
                              </w:r>
                            </w:p>
                            <w:p w14:paraId="3AF0C23F" w14:textId="77777777" w:rsidR="00B0570F" w:rsidRDefault="00B0570F">
                              <w:pPr>
                                <w:spacing w:before="71"/>
                                <w:ind w:left="4458"/>
                                <w:rPr>
                                  <w:rFonts w:ascii="Calibri"/>
                                  <w:sz w:val="21"/>
                                </w:rPr>
                              </w:pPr>
                              <w:r>
                                <w:rPr>
                                  <w:rFonts w:ascii="Calibri"/>
                                  <w:w w:val="80"/>
                                  <w:sz w:val="21"/>
                                </w:rPr>
                                <w:t>Numerical solution using =0.5</w:t>
                              </w:r>
                            </w:p>
                            <w:p w14:paraId="4158B2F8" w14:textId="77777777" w:rsidR="00B0570F" w:rsidRDefault="00B0570F">
                              <w:pPr>
                                <w:spacing w:before="71"/>
                                <w:ind w:left="4458"/>
                                <w:rPr>
                                  <w:rFonts w:ascii="Calibri"/>
                                  <w:sz w:val="21"/>
                                </w:rPr>
                              </w:pPr>
                              <w:r>
                                <w:rPr>
                                  <w:rFonts w:ascii="Calibri"/>
                                  <w:w w:val="80"/>
                                  <w:sz w:val="21"/>
                                </w:rPr>
                                <w:t>Proposed closed form using =0.75</w:t>
                              </w:r>
                            </w:p>
                            <w:p w14:paraId="02D6A3E5" w14:textId="77777777" w:rsidR="00B0570F" w:rsidRDefault="00B0570F">
                              <w:pPr>
                                <w:spacing w:before="70"/>
                                <w:ind w:left="4458"/>
                                <w:rPr>
                                  <w:rFonts w:ascii="Calibri"/>
                                  <w:sz w:val="21"/>
                                </w:rPr>
                              </w:pPr>
                              <w:r>
                                <w:rPr>
                                  <w:rFonts w:ascii="Calibri"/>
                                  <w:w w:val="80"/>
                                  <w:sz w:val="21"/>
                                </w:rPr>
                                <w:t>Numerical solution using =0.75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147DBDA" id="Group 988" o:spid="_x0000_s1288" style="position:absolute;left:0;text-align:left;margin-left:125.5pt;margin-top:9.25pt;width:347.8pt;height:192.1pt;z-index:251472896;mso-position-horizontal-relative:page;mso-position-vertical-relative:text" coordorigin="2510,185" coordsize="6956,38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">
                <v:shape id="Picture 1105" o:spid="_x0000_s1289" type="#_x0000_t75" style="position:absolute;left:2511;top:187;width:6895;height:38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">
                  <v:imagedata r:id="rId220" o:title=""/>
                </v:shape>
                <v:line id="Line 1104" o:spid="_x0000_s1290" style="position:absolute;visibility:visible;mso-wrap-style:square" from="2513,4024" to="9406,40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" strokecolor="#252525" strokeweight=".1014mm"/>
                <v:line id="Line 1103" o:spid="_x0000_s1291" style="position:absolute;visibility:visible;mso-wrap-style:square" from="2513,190" to="9406,1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" strokecolor="#252525" strokeweight=".09128mm"/>
                <v:line id="Line 1102" o:spid="_x0000_s1292" style="position:absolute;visibility:visible;mso-wrap-style:square" from="2513,3929" to="2513,40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" strokecolor="#252525" strokeweight=".06822mm"/>
                <v:line id="Line 1101" o:spid="_x0000_s1293" style="position:absolute;visibility:visible;mso-wrap-style:square" from="3202,3929" to="3202,40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" strokecolor="#252525" strokeweight=".06825mm"/>
                <v:line id="Line 1100" o:spid="_x0000_s1294" style="position:absolute;visibility:visible;mso-wrap-style:square" from="3891,3929" to="3891,40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" strokecolor="#252525" strokeweight=".06825mm"/>
                <v:line id="Line 1099" o:spid="_x0000_s1295" style="position:absolute;visibility:visible;mso-wrap-style:square" from="4580,3929" to="4580,40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" strokecolor="#252525" strokeweight=".07581mm"/>
                <v:line id="Line 1098" o:spid="_x0000_s1296" style="position:absolute;visibility:visible;mso-wrap-style:square" from="5269,3929" to="5269,40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" strokecolor="#252525" strokeweight=".06822mm"/>
                <v:line id="Line 1097" o:spid="_x0000_s1297" style="position:absolute;visibility:visible;mso-wrap-style:square" from="5958,3929" to="5958,40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" strokecolor="#252525" strokeweight=".06825mm"/>
                <v:shape id="AutoShape 1096" o:spid="_x0000_s1298" style="position:absolute;left:6647;top:3929;width:2068;height:95;visibility:visible;mso-wrap-style:square;v-text-anchor:top" coordsize="2068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" path="m,l,95m689,r,95m1378,r,95m2068,r,95e" filled="f" strokecolor="#252525" strokeweight=".06825mm">
                  <v:path arrowok="t" o:connecttype="custom" o:connectlocs="0,3929;0,4024;689,3929;689,4024;1378,3929;1378,4024;2068,3929;2068,4024" o:connectangles="0,0,0,0,0,0,0,0"/>
                </v:shape>
                <v:line id="Line 1095" o:spid="_x0000_s1299" style="position:absolute;visibility:visible;mso-wrap-style:square" from="2513,189" to="2513,2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" strokecolor="#252525" strokeweight=".06822mm"/>
                <v:line id="Line 1094" o:spid="_x0000_s1300" style="position:absolute;visibility:visible;mso-wrap-style:square" from="3202,189" to="3202,2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" strokecolor="#252525" strokeweight=".06825mm"/>
                <v:line id="Line 1093" o:spid="_x0000_s1301" style="position:absolute;visibility:visible;mso-wrap-style:square" from="3891,189" to="3891,2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" strokecolor="#252525" strokeweight=".06825mm"/>
                <v:line id="Line 1092" o:spid="_x0000_s1302" style="position:absolute;visibility:visible;mso-wrap-style:square" from="4580,189" to="4580,2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" strokecolor="#252525" strokeweight=".07581mm"/>
                <v:line id="Line 1091" o:spid="_x0000_s1303" style="position:absolute;visibility:visible;mso-wrap-style:square" from="5269,189" to="5269,2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" strokecolor="#252525" strokeweight=".06822mm"/>
                <v:line id="Line 1090" o:spid="_x0000_s1304" style="position:absolute;visibility:visible;mso-wrap-style:square" from="5958,189" to="5958,2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" strokecolor="#252525" strokeweight=".06825mm"/>
                <v:line id="Line 1089" o:spid="_x0000_s1305" style="position:absolute;visibility:visible;mso-wrap-style:square" from="6647,189" to="6647,2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" strokecolor="#252525" strokeweight=".06825mm"/>
                <v:shape id="Freeform 1088" o:spid="_x0000_s1306" style="position:absolute;left:6647;top:235;width:2066;height:4;visibility:visible;mso-wrap-style:square;v-text-anchor:top" coordsize="2066,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" path="m2066,l1376,,687,,,,,4r687,l1376,4r690,l2066,e" fillcolor="#252525" stroked="f">
                  <v:path arrowok="t" o:connecttype="custom" o:connectlocs="2066,235;1376,235;687,235;0,235;0,239;687,239;1376,239;2066,239;2066,235" o:connectangles="0,0,0,0,0,0,0,0,0"/>
                </v:shape>
                <v:line id="Line 1087" o:spid="_x0000_s1307" style="position:absolute;visibility:visible;mso-wrap-style:square" from="9404,189" to="9404,2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" strokecolor="#252525" strokeweight=".06825mm"/>
                <v:line id="Line 1086" o:spid="_x0000_s1308" style="position:absolute;visibility:visible;mso-wrap-style:square" from="2513,187" to="2513,40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" strokecolor="#252525" strokeweight=".06822mm"/>
                <v:line id="Line 1085" o:spid="_x0000_s1309" style="position:absolute;visibility:visible;mso-wrap-style:square" from="9404,187" to="9404,40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" strokecolor="#252525" strokeweight=".06825mm"/>
                <v:line id="Line 1084" o:spid="_x0000_s1310" style="position:absolute;visibility:visible;mso-wrap-style:square" from="2513,4024" to="2584,40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" strokecolor="#252525" strokeweight=".1014mm"/>
                <v:line id="Line 1083" o:spid="_x0000_s1311" style="position:absolute;visibility:visible;mso-wrap-style:square" from="2513,3257" to="2584,32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" strokecolor="#252525" strokeweight=".1014mm"/>
                <v:line id="Line 1082" o:spid="_x0000_s1312" style="position:absolute;visibility:visible;mso-wrap-style:square" from="2513,2490" to="2584,24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" strokecolor="#252525" strokeweight=".09128mm"/>
                <v:line id="Line 1081" o:spid="_x0000_s1313" style="position:absolute;visibility:visible;mso-wrap-style:square" from="2513,1723" to="2584,17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" strokecolor="#252525" strokeweight=".09122mm"/>
                <v:shape id="AutoShape 1080" o:spid="_x0000_s1314" style="position:absolute;left:2513;top:190;width:71;height:767;visibility:visible;mso-wrap-style:square;v-text-anchor:top" coordsize="71,7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" path="m,767r71,m,l71,e" filled="f" strokecolor="#252525" strokeweight=".09128mm">
                  <v:path arrowok="t" o:connecttype="custom" o:connectlocs="0,957;71,957;0,190;71,190" o:connectangles="0,0,0,0"/>
                </v:shape>
                <v:line id="Line 1079" o:spid="_x0000_s1315" style="position:absolute;visibility:visible;mso-wrap-style:square" from="9333,4024" to="9404,40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" strokecolor="#252525" strokeweight=".1014mm"/>
                <v:line id="Line 1078" o:spid="_x0000_s1316" style="position:absolute;visibility:visible;mso-wrap-style:square" from="9333,3257" to="9404,32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" strokecolor="#252525" strokeweight=".1014mm"/>
                <v:shape id="AutoShape 1077" o:spid="_x0000_s1317" style="position:absolute;left:9333;top:190;width:71;height:2301;visibility:visible;mso-wrap-style:square;v-text-anchor:top" coordsize="71,23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" path="m,2300r71,m,l71,e" filled="f" strokecolor="#252525" strokeweight=".09128mm">
                  <v:path arrowok="t" o:connecttype="custom" o:connectlocs="0,2490;71,2490;0,190;71,190" o:connectangles="0,0,0,0"/>
                </v:shape>
                <v:shape id="AutoShape 1076" o:spid="_x0000_s1318" style="position:absolute;left:32030;top:-104693;width:256057;height:85412;visibility:visible;mso-wrap-style:square;v-text-anchor:top" coordsize="256057,854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" path="m-29379,105130r137,981l-29104,106548r138,263l-28828,106992r138,133l-28553,107230r138,85l-28277,107386r138,61l-28001,107499r138,46l-27725,107587r137,36l-27450,107656r138,31l-27174,107715r138,25l-26899,107764r138,22l-26623,107807r138,19l-26347,107845r137,17l-26072,107879r138,15l-25796,107909r138,14l-25521,107937r138,13l-25245,107963r138,12l-24969,107986r138,12l-24693,108008r137,11l-24418,108029r138,10l-24142,108049r138,9l-23867,108067r138,9l-23591,108085r138,9l-23315,108102r137,8l-23040,108118r138,8l-22764,108134r138,8m-22764,108134r138,8e" filled="f" strokecolor="blue" strokeweight=".4815mm">
                  <v:path arrowok="t" o:connecttype="custom" o:connectlocs="-29379,437;-29242,1418;-29104,1855;-28966,2118;-28828,2299;-28690,2432;-28553,2537;-28415,2622;-28277,2693;-28139,2754;-28001,2806;-27863,2852;-27725,2894;-27588,2930;-27450,2963;-27312,2994;-27174,3022;-27036,3047;-26899,3071;-26761,3093;-26623,3114;-26485,3133;-26347,3152;-26210,3169;-26072,3186;-25934,3201;-25796,3216;-25658,3230;-25521,3244;-25383,3257;-25245,3270;-25107,3282;-24969,3293;-24831,3305;-24693,3315;-24556,3326;-24418,3336;-24280,3346;-24142,3356;-24004,3365;-23867,3374;-23729,3383;-23591,3392;-23453,3401;-23315,3409;-23178,3417;-23040,3425;-22902,3433;-22764,3441;-22626,3449;-22764,3441;-22626,3449" o:connectangles="0,0,0,0,0,0,0,0,0,0,0,0,0,0,0,0,0,0,0,0,0,0,0,0,0,0,0,0,0,0,0,0,0,0,0,0,0,0,0,0,0,0,0,0,0,0,0,0,0,0,0,0"/>
                </v:shape>
                <v:shape id="Picture 1075" o:spid="_x0000_s1319" type="#_x0000_t75" style="position:absolute;left:2598;top:371;width:105;height:1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">
                  <v:imagedata r:id="rId221" o:title=""/>
                </v:shape>
                <v:shape id="Picture 1074" o:spid="_x0000_s1320" type="#_x0000_t75" style="position:absolute;left:2738;top:1355;width:105;height:1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">
                  <v:imagedata r:id="rId222" o:title=""/>
                </v:shape>
                <v:shape id="Picture 1073" o:spid="_x0000_s1321" type="#_x0000_t75" style="position:absolute;left:2872;top:1792;width:105;height:1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">
                  <v:imagedata r:id="rId223" o:title=""/>
                </v:shape>
                <v:shape id="Picture 1072" o:spid="_x0000_s1322" type="#_x0000_t75" style="position:absolute;left:3012;top:2050;width:105;height:1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">
                  <v:imagedata r:id="rId224" o:title=""/>
                </v:shape>
                <v:shape id="Picture 1071" o:spid="_x0000_s1323" type="#_x0000_t75" style="position:absolute;left:3146;top:2237;width:105;height:1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">
                  <v:imagedata r:id="rId225" o:title=""/>
                </v:shape>
                <v:shape id="Picture 1070" o:spid="_x0000_s1324" type="#_x0000_t75" style="position:absolute;left:3287;top:2370;width:105;height:1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">
                  <v:imagedata r:id="rId226" o:title=""/>
                </v:shape>
                <v:shape id="Picture 1069" o:spid="_x0000_s1325" type="#_x0000_t75" style="position:absolute;left:3427;top:2472;width:105;height:1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">
                  <v:imagedata r:id="rId227" o:title=""/>
                </v:shape>
                <v:shape id="Picture 1068" o:spid="_x0000_s1326" type="#_x0000_t75" style="position:absolute;left:3561;top:2557;width:105;height:1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">
                  <v:imagedata r:id="rId228" o:title=""/>
                </v:shape>
                <v:shape id="Picture 1067" o:spid="_x0000_s1327" type="#_x0000_t75" style="position:absolute;left:3701;top:2628;width:105;height:1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">
                  <v:imagedata r:id="rId229" o:title=""/>
                </v:shape>
                <v:shape id="Picture 1066" o:spid="_x0000_s1328" type="#_x0000_t75" style="position:absolute;left:3836;top:2690;width:105;height:1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">
                  <v:imagedata r:id="rId230" o:title=""/>
                </v:shape>
                <v:shape id="Picture 1065" o:spid="_x0000_s1329" type="#_x0000_t75" style="position:absolute;left:3976;top:2745;width:105;height:1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">
                  <v:imagedata r:id="rId231" o:title=""/>
                </v:shape>
                <v:shape id="Picture 1064" o:spid="_x0000_s1330" type="#_x0000_t75" style="position:absolute;left:4116;top:2792;width:105;height:1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">
                  <v:imagedata r:id="rId232" o:title=""/>
                </v:shape>
                <v:shape id="Picture 1063" o:spid="_x0000_s1331" type="#_x0000_t75" style="position:absolute;left:4250;top:2831;width:105;height:1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">
                  <v:imagedata r:id="rId233" o:title=""/>
                </v:shape>
                <v:shape id="Picture 1062" o:spid="_x0000_s1332" type="#_x0000_t75" style="position:absolute;left:4390;top:2862;width:105;height:1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">
                  <v:imagedata r:id="rId234" o:title=""/>
                </v:shape>
                <v:shape id="Picture 1061" o:spid="_x0000_s1333" type="#_x0000_t75" style="position:absolute;left:4530;top:2901;width:105;height:1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">
                  <v:imagedata r:id="rId235" o:title=""/>
                </v:shape>
                <v:shape id="Picture 1060" o:spid="_x0000_s1334" type="#_x0000_t75" style="position:absolute;left:4665;top:2932;width:105;height:1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">
                  <v:imagedata r:id="rId236" o:title=""/>
                </v:shape>
                <v:shape id="Picture 1059" o:spid="_x0000_s1335" type="#_x0000_t75" style="position:absolute;left:4805;top:2956;width:105;height:1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">
                  <v:imagedata r:id="rId237" o:title=""/>
                </v:shape>
                <v:shape id="Picture 1058" o:spid="_x0000_s1336" type="#_x0000_t75" style="position:absolute;left:4939;top:2979;width:105;height:1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">
                  <v:imagedata r:id="rId238" o:title=""/>
                </v:shape>
                <v:shape id="Picture 1057" o:spid="_x0000_s1337" type="#_x0000_t75" style="position:absolute;left:5079;top:3003;width:105;height:1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">
                  <v:imagedata r:id="rId239" o:title=""/>
                </v:shape>
                <v:shape id="Picture 1056" o:spid="_x0000_s1338" type="#_x0000_t75" style="position:absolute;left:5219;top:3026;width:105;height:1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">
                  <v:imagedata r:id="rId240" o:title=""/>
                </v:shape>
                <v:shape id="Picture 1055" o:spid="_x0000_s1339" type="#_x0000_t75" style="position:absolute;left:5354;top:3049;width:105;height:1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">
                  <v:imagedata r:id="rId241" o:title=""/>
                </v:shape>
                <v:shape id="Picture 1054" o:spid="_x0000_s1340" type="#_x0000_t75" style="position:absolute;left:5494;top:3065;width:105;height:1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">
                  <v:imagedata r:id="rId242" o:title=""/>
                </v:shape>
                <v:shape id="Picture 1053" o:spid="_x0000_s1341" type="#_x0000_t75" style="position:absolute;left:5628;top:3089;width:105;height:1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">
                  <v:imagedata r:id="rId243" o:title=""/>
                </v:shape>
                <v:shape id="Picture 1052" o:spid="_x0000_s1342" type="#_x0000_t75" style="position:absolute;left:5768;top:3104;width:105;height:1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">
                  <v:imagedata r:id="rId244" o:title=""/>
                </v:shape>
                <v:shape id="Picture 1051" o:spid="_x0000_s1343" type="#_x0000_t75" style="position:absolute;left:5909;top:3120;width:105;height:1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">
                  <v:imagedata r:id="rId245" o:title=""/>
                </v:shape>
                <v:shape id="Picture 1050" o:spid="_x0000_s1344" type="#_x0000_t75" style="position:absolute;left:6043;top:3136;width:105;height:1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">
                  <v:imagedata r:id="rId246" o:title=""/>
                </v:shape>
                <v:shape id="Picture 1049" o:spid="_x0000_s1345" type="#_x0000_t75" style="position:absolute;left:6183;top:3151;width:105;height:1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">
                  <v:imagedata r:id="rId247" o:title=""/>
                </v:shape>
                <v:shape id="Picture 1048" o:spid="_x0000_s1346" type="#_x0000_t75" style="position:absolute;left:6317;top:3167;width:105;height:1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">
                  <v:imagedata r:id="rId248" o:title=""/>
                </v:shape>
                <v:shape id="Picture 1047" o:spid="_x0000_s1347" type="#_x0000_t75" style="position:absolute;left:6457;top:3182;width:105;height:1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">
                  <v:imagedata r:id="rId243" o:title=""/>
                </v:shape>
                <v:shape id="Picture 1046" o:spid="_x0000_s1348" type="#_x0000_t75" style="position:absolute;left:6598;top:3190;width:105;height:1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">
                  <v:imagedata r:id="rId249" o:title=""/>
                </v:shape>
                <v:shape id="Picture 1045" o:spid="_x0000_s1349" type="#_x0000_t75" style="position:absolute;left:6732;top:3206;width:106;height:1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">
                  <v:imagedata r:id="rId250" o:title=""/>
                </v:shape>
                <v:shape id="Picture 1044" o:spid="_x0000_s1350" type="#_x0000_t75" style="position:absolute;left:6872;top:3213;width:106;height:1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">
                  <v:imagedata r:id="rId251" o:title=""/>
                </v:shape>
                <v:shape id="Picture 1043" o:spid="_x0000_s1351" type="#_x0000_t75" style="position:absolute;left:7006;top:3229;width:105;height:1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">
                  <v:imagedata r:id="rId252" o:title=""/>
                </v:shape>
                <v:shape id="Picture 1042" o:spid="_x0000_s1352" type="#_x0000_t75" style="position:absolute;left:7147;top:3237;width:105;height:1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">
                  <v:imagedata r:id="rId253" o:title=""/>
                </v:shape>
                <v:shape id="Picture 1041" o:spid="_x0000_s1353" type="#_x0000_t75" style="position:absolute;left:7281;top:3252;width:106;height:1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">
                  <v:imagedata r:id="rId254" o:title=""/>
                </v:shape>
                <v:shape id="Picture 1040" o:spid="_x0000_s1354" type="#_x0000_t75" style="position:absolute;left:7421;top:3260;width:106;height:1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">
                  <v:imagedata r:id="rId255" o:title=""/>
                </v:shape>
                <v:shape id="Picture 1039" o:spid="_x0000_s1355" type="#_x0000_t75" style="position:absolute;left:7561;top:3268;width:106;height:1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">
                  <v:imagedata r:id="rId256" o:title=""/>
                </v:shape>
                <v:shape id="Picture 1038" o:spid="_x0000_s1356" type="#_x0000_t75" style="position:absolute;left:7696;top:3284;width:105;height:1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">
                  <v:imagedata r:id="rId257" o:title=""/>
                </v:shape>
                <v:shape id="Picture 1037" o:spid="_x0000_s1357" type="#_x0000_t75" style="position:absolute;left:7836;top:3291;width:105;height:1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">
                  <v:imagedata r:id="rId258" o:title=""/>
                </v:shape>
                <v:shape id="Picture 1036" o:spid="_x0000_s1358" type="#_x0000_t75" style="position:absolute;left:7976;top:3299;width:105;height:1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">
                  <v:imagedata r:id="rId259" o:title=""/>
                </v:shape>
                <v:shape id="Picture 1035" o:spid="_x0000_s1359" type="#_x0000_t75" style="position:absolute;left:8110;top:3307;width:105;height:1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">
                  <v:imagedata r:id="rId260" o:title=""/>
                </v:shape>
                <v:shape id="Picture 1034" o:spid="_x0000_s1360" type="#_x0000_t75" style="position:absolute;left:8250;top:3315;width:105;height:1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">
                  <v:imagedata r:id="rId261" o:title=""/>
                </v:shape>
                <v:shape id="Picture 1033" o:spid="_x0000_s1361" type="#_x0000_t75" style="position:absolute;left:8385;top:3331;width:105;height:1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">
                  <v:imagedata r:id="rId262" o:title=""/>
                </v:shape>
                <v:shape id="Picture 1032" o:spid="_x0000_s1362" type="#_x0000_t75" style="position:absolute;left:8525;top:3339;width:105;height:1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">
                  <v:imagedata r:id="rId263" o:title=""/>
                </v:shape>
                <v:shape id="Picture 1031" o:spid="_x0000_s1363" type="#_x0000_t75" style="position:absolute;left:8659;top:3346;width:105;height:1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">
                  <v:imagedata r:id="rId264" o:title=""/>
                </v:shape>
                <v:shape id="Picture 1030" o:spid="_x0000_s1364" type="#_x0000_t75" style="position:absolute;left:8799;top:3354;width:105;height:1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">
                  <v:imagedata r:id="rId265" o:title=""/>
                </v:shape>
                <v:shape id="Picture 1029" o:spid="_x0000_s1365" type="#_x0000_t75" style="position:absolute;left:8939;top:3362;width:105;height:1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">
                  <v:imagedata r:id="rId266" o:title=""/>
                </v:shape>
                <v:shape id="Picture 1028" o:spid="_x0000_s1366" type="#_x0000_t75" style="position:absolute;left:9074;top:3370;width:105;height:1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">
                  <v:imagedata r:id="rId267" o:title=""/>
                </v:shape>
                <v:shape id="AutoShape 1027" o:spid="_x0000_s1367" style="position:absolute;left:281404;top:-20911;width:8264;height:3097;visibility:visible;mso-wrap-style:square;v-text-anchor:top" coordsize="8264,30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" path="m-272099,24353r-3,-22l-272113,24312r-16,-10l-272146,24302r-16,10l-272173,24331r-3,22l-272173,24375r11,19l-272146,24404r17,l-272113,24394r11,-19l-272099,24353xm-271958,24361r-4,-23l-271973,24320r-16,-10l-272006,24310r-16,10l-272032,24338r-4,23l-272032,24383r10,18l-272006,24412r17,l-271973,24401r11,-18l-271958,24361xe" filled="f" strokecolor="blue" strokeweight=".4815mm">
                  <v:path arrowok="t" o:connecttype="custom" o:connectlocs="-272099,3442;-272102,3420;-272113,3401;-272129,3391;-272146,3391;-272162,3401;-272173,3420;-272176,3442;-272173,3464;-272162,3483;-272146,3493;-272129,3493;-272113,3483;-272102,3464;-272099,3442;-271958,3450;-271962,3427;-271973,3409;-271989,3399;-272006,3399;-272022,3409;-272032,3427;-272036,3450;-272032,3472;-272022,3490;-272006,3501;-271989,3501;-271973,3490;-271962,3472;-271958,3450" o:connectangles="0,0,0,0,0,0,0,0,0,0,0,0,0,0,0,0,0,0,0,0,0,0,0,0,0,0,0,0,0,0"/>
                </v:shape>
                <v:shape id="AutoShape 1026" o:spid="_x0000_s1368" style="position:absolute;left:2639;top:563;width:6763;height:2900;visibility:visible;mso-wrap-style:square;v-text-anchor:top" coordsize="6763,2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" path="m32,61l9,67r4,31l36,92,32,61xm41,122r-23,6l22,159r23,-5l41,122xm49,184r-23,6l31,220r22,-6l49,184xm58,245r-23,6l39,282r23,-6l58,245xm67,306r-23,7l48,343r23,-6l67,306xm75,368r-22,6l57,405r23,-6l75,368xm84,429r-23,6l66,466r22,-6l84,429xm93,491r-23,6l74,527r23,-6l93,491xm102,552r-24,6l83,589r23,-6l102,552xm110,613r-23,6l92,650r23,-6l110,613xm119,675r-23,6l100,712r23,-6l119,675xm128,736r-23,6l109,773r23,-6l128,736xm136,798r-23,6l118,834r23,-6l136,798xm145,859r-23,6l127,896r22,-6l145,859xm154,920r-23,6l135,957r23,-6l154,920xm164,978r-22,13l151,1019r22,-12l164,978xm182,1035r-21,12l170,1076r21,-12l182,1035xm200,1093r-21,12l188,1134r22,-12l200,1093xm219,1150r-22,12l206,1191r22,-12l219,1150xm237,1208r-21,12l225,1249r21,-12l237,1208xm255,1265r-21,12l243,1306r22,-12l255,1265xm274,1323r-22,12l261,1364r22,-12l274,1323xm292,1380r-21,12l277,1411r1,3l283,1423r18,-17l287,1406r10,-10l292,1380xm298,1398r,1l287,1406r14,l302,1405r-4,-7xm297,1396r,l298,1398r-1,-2xm315,1430r-19,18l310,1474r19,-18l315,1430xm342,1481r-19,18l337,1525r19,-19l342,1481xm369,1532r-19,18l364,1575r19,-18l369,1532xm397,1583r-19,18l391,1626r19,-18l397,1583xm424,1633r-19,19l415,1672r5,7l431,1663r-6,l433,1652r1,l424,1633xm434,1653r1,1l425,1663r6,l436,1656r-2,-3xm434,1652r-1,l434,1653r,-1xm453,1677r-16,23l454,1722r16,-23l453,1677xm487,1721r-16,22l488,1765r16,-23l487,1721xm521,1764r-17,22l522,1808r16,-22l521,1764xm554,1807r-16,22l555,1851r1,1l563,1840r7,-14l554,1807xm565,1837r-2,3l565,1837xm570,1827r-5,10l571,1828r-1,-1xm570,1826r,l570,1827r,-1xm589,1845r-13,26l595,1888r13,-25l589,1845xm627,1881r-13,26l633,1925r13,-26l627,1881xm665,1917r-13,26l671,1961r14,-26l665,1917xm703,1953r-13,26l694,1983r1,l711,1995r10,-25l701,1970r5,-14l707,1956r-4,-3xm707,1957r-6,13l721,1970r1,-2l707,1957xm707,1956r-1,l707,1957r,-1xm743,1983r-11,27l752,2025r11,-27l743,1983xm784,2013r-11,28l793,2056r11,-28l784,2013xm825,2044r-11,27l833,2085r1,1l835,2086r5,-15l838,2071r5,-14l825,2044xm844,2058r-6,13l840,2071r4,-13xm843,2057r,l844,2058r,-1l843,2057xm866,2071r-10,28l878,2112r9,-29l866,2071xm909,2096r-10,29l920,2137r10,-28l909,2096xm951,2121r-9,29l963,2163r10,-29l951,2121xm994,2145r-9,30l1007,2186r9,-30l994,2145xm1037,2167r-8,29l1051,2207r8,-29l1037,2167xm1081,2189r-8,29l1095,2229r8,-30l1081,2189xm1124,2209r-7,30l1140,2249r7,-30l1124,2209xm1169,2228r-7,30l1184,2267r7,-30l1169,2228xm1214,2247r-8,30l1229,2286r7,-30l1214,2247xm1258,2265r-6,30l1274,2304r6,-30l1258,2265xm1303,2282r-6,30l1319,2320r7,-30l1303,2282xm1348,2298r-6,30l1365,2336r6,-30l1348,2298xm1393,2314r-6,30l1410,2352r5,-31l1393,2314xm1438,2328r-5,31l1456,2366r5,-30l1438,2328xm1484,2343r-6,30l1501,2381r5,-31l1484,2343xm1529,2357r-5,30l1525,2388r22,6l1552,2363r-22,-5l1529,2357xm1574,2370r-4,30l1592,2407r6,-31l1574,2370xm1620,2382r-4,31l1638,2420r5,-31l1620,2382xm1668,2396r-2,l1661,2426r2,1l1684,2432r5,-31l1668,2396xm1712,2407r-5,30l1730,2443r5,-31l1712,2407xm1758,2418r-5,31l1776,2455r5,-31l1758,2418xm1804,2429r-5,31l1801,2461r21,5l1826,2435r-21,-5l1804,2429xm1850,2440r-4,31l1868,2476r4,-31l1850,2440xm1896,2450r-4,31l1915,2486r4,-31l1896,2450xm1942,2460r-4,32l1939,2492r22,4l1964,2465r-21,-4l1942,2460xm1988,2470r-4,31l2007,2505r4,-30l1988,2470xm2034,2479r-4,31l2053,2515r4,-31l2034,2479xm2080,2489r,l2077,2520r23,4l2103,2493r-23,-4xm2126,2497r-3,31l2146,2532r3,-30l2126,2497xm2172,2506r-3,31l2192,2541r4,-31l2172,2506xm2218,2514r-3,32l2239,2550r3,-31l2218,2514xm2265,2523r-3,30l2285,2557r3,-31l2265,2523xm2311,2530r-3,31l2331,2565r3,-31l2311,2530xm2357,2538r-2,31l2378,2573r2,-31l2357,2538xm2404,2546r-3,31l2424,2580r3,-31l2404,2546xm2450,2552r-2,31l2471,2587r2,-31l2450,2552xm2497,2560r-3,31l2517,2594r3,-31l2497,2560xm2543,2566r-3,32l2564,2601r2,-31l2543,2566xm2589,2573r-2,31l2610,2608r3,-31l2589,2573xm2636,2580r-2,31l2657,2614r2,-31l2636,2580xm2682,2586r-2,31l2703,2620r2,-31l2682,2586xm2729,2593r-2,31l2750,2627r2,-31l2729,2593xm2775,2598r-2,32l2796,2633r2,-32l2775,2598xm2822,2605r-3,31l2843,2639r2,-31l2822,2605xm2868,2611r-2,31l2889,2644r3,-31l2868,2611xm2915,2616r-2,31l2936,2650r2,-31l2915,2616xm2961,2621r-2,31l2982,2655r2,-31l2961,2621xm3008,2627r-2,31l3029,2661r2,-31l3008,2627xm3054,2632r-2,31l3076,2666r1,-31l3054,2632xm3101,2638r-2,31l3122,2671r2,-31l3101,2638xm3147,2643r-2,31l3169,2677r2,-31l3147,2643xm3194,2648r-2,31l3215,2681r2,-31l3194,2648xm3240,2652r-2,32l3262,2686r2,-31l3240,2652xm3287,2658r-2,31l3309,2691r1,-31l3287,2658xm3334,2662r-2,31l3355,2696r2,-31l3334,2662xm3380,2667r-2,31l3402,2700r2,-31l3380,2667xm3427,2671r-2,31l3448,2705r2,-31l3427,2671xm3473,2676r-2,31l3495,2709r1,-31l3473,2676xm3520,2680r-2,31l3542,2713r1,-31l3520,2680xm3567,2685r-2,31l3588,2718r2,-31l3567,2685xm3613,2689r-1,31l3635,2722r1,-31l3613,2689xm3660,2693r-2,31l3681,2726r2,-31l3660,2693xm3706,2697r-2,31l3728,2730r1,-31l3706,2697xm3753,2701r-2,31l3775,2734r1,-31l3753,2701xm3800,2705r-2,31l3821,2738r2,-31l3800,2705xm3846,2709r-1,31l3868,2742r2,-31l3846,2709xm3893,2712r-2,32l3915,2746r1,-31l3893,2712xm3939,2716r-1,31l3961,2749r1,-31l3939,2716xm3986,2720r-2,31l4008,2753r1,-31l3986,2720xm4033,2724r-2,31l4054,2757r2,-32l4033,2724xm4079,2727r-1,31l4101,2760r2,-31l4079,2727xm4126,2731r-2,31l4146,2763r2,l4149,2732r-2,l4126,2731xm4173,2734r-2,31l4195,2767r1,-31l4173,2734xm4219,2738r-1,31l4241,2770r1,-31l4219,2738xm4266,2741r-1,31l4284,2773r4,1l4289,2742r-5,l4266,2741xm4312,2744r-1,31l4334,2777r2,-31l4312,2744xm4359,2747r-1,31l4381,2780r1,-31l4359,2747xm4406,2750r-2,32l4421,2783r7,l4429,2752r-7,-1l4406,2750xm4452,2754r-1,31l4474,2786r2,-31l4452,2754xm4499,2757r-1,31l4521,2789r1,-31l4499,2757xm4546,2760r-2,31l4559,2792r9,l4569,2761r-9,l4546,2760xm4592,2763r-1,31l4615,2796r,-32l4592,2763xm4639,2766r-1,31l4661,2798r1,-31l4639,2766xm4686,2769r-1,31l4697,2801r11,l4709,2770r-11,-1l4686,2769xm4732,2771r-1,32l4755,2804r1,-31l4732,2771xm4779,2774r-1,31l4801,2807r1,-32l4779,2774xm4826,2777r-2,31l4835,2809r13,1l4849,2778r-23,-1xm4872,2780r-1,31l4894,2812r2,-31l4872,2780xm4919,2782r-1,32l4941,2815r1,-31l4919,2782xm4966,2785r-1,31l4988,2818r1,-32l4974,2786r-8,-1xm5012,2788r-1,31l5035,2820r,-31l5012,2788xm5059,2790r-1,32l5081,2823r1,-31l5059,2790xm5112,2793r-7,l5105,2824r5,1l5128,2826r1,-32l5112,2793xm5152,2796r-1,31l5175,2828r1,-31l5152,2796xm5199,2798r-1,32l5221,2831r1,-31l5199,2798xm5249,2801r-3,l5245,2832r3,l5268,2833r1,-31l5249,2801xm5292,2803r-1,32l5315,2836r1,-32l5292,2803xm5339,2805r-1,32l5361,2838r1,-31l5339,2805xm5387,2808r-1,l5385,2839r1,l5408,2840r1,-31l5387,2808xm5432,2811r-1,31l5455,2843r1,-31l5432,2811xm5479,2813r-1,31l5501,2845r1,-31l5479,2813xm5526,2815r-1,31l5548,2847r1,-31l5526,2815xm5572,2817r,32l5595,2850r1,-31l5572,2817xm5619,2820r-1,31l5642,2852r,-31l5619,2820xm5666,2822r-1,31l5688,2854r1,-31l5666,2822xm5713,2824r-1,31l5735,2857r1,-32l5713,2824xm5759,2826r-1,32l5782,2859r1,-32l5759,2826xm5806,2828r-1,31l5828,2861r1,-31l5806,2828xm5853,2831r-1,31l5875,2863r1,-31l5853,2831xm5899,2832r-1,32l5922,2865r,-31l5899,2832xm5946,2835r-1,31l5968,2867r1,-31l5946,2835xm5992,2837r,31l6015,2869r1,-31l5992,2837xm6039,2839r-1,31l6062,2871r,-31l6039,2839xm6086,2841r-1,31l6108,2873r1,-31l6086,2841xm6132,2843r,31l6155,2875r1,-31l6132,2843xm6179,2845r-1,31l6202,2877r1,-31l6179,2845xm6226,2847r-1,31l6249,2879r,-31l6226,2847xm6273,2849r-1,31l6295,2881r1,-31l6273,2849xm6320,2851r-1,31l6342,2883r1,-32l6320,2851xm6366,2853r,31l6389,2885r1,-31l6366,2853xm6413,2854r-1,32l6436,2886r,-31l6413,2854xm6460,2857r-1,31l6482,2889r1,-32l6460,2857xm6506,2858r-1,31l6529,2890r,-31l6506,2858xm6553,2860r-1,31l6575,2892r1,-31l6553,2860xm6599,2862r,31l6622,2894r1,-31l6599,2862xm6646,2863r-1,32l6669,2896r,-31l6646,2863xm6693,2865r-1,32l6715,2897r1,-31l6693,2865xm6739,2867r,32l6762,2899r1,-31l6739,2867xm23,l,6,4,36,28,30,23,xe" fillcolor="blue" stroked="f">
                  <v:path arrowok="t" o:connecttype="custom" o:connectlocs="49,747;75,931;102,1115;128,1299;154,1483;200,1656;255,1828;292,1943;315,1993;397,2146;434,2216;521,2327;563,2403;608,2426;695,2546;707,2520;834,2649;844,2620;973,2697;1103,2762;1236,2819;1371,2869;1506,2913;1616,2976;1712,2970;1868,3039;1988,3033;2103,3056;2242,3082;2380,3105;2520,3126;2659,3146;2798,3164;2938,3182;3077,3198;3217,3213;3357,3228;3496,3241;3636,3254;3776,3266;3916,3278;4056,3288;4171,3328;4266,3304;4429,3315;4559,3355;4686,3332;4802,3338;4941,3378;5058,3385;5152,3359;5315,3399;5432,3374;5572,3380;5713,3387;5853,3394;5992,3400;6132,3406;6273,3412;6413,3417;6553,3423;6693,3428" o:connectangles="0,0,0,0,0,0,0,0,0,0,0,0,0,0,0,0,0,0,0,0,0,0,0,0,0,0,0,0,0,0,0,0,0,0,0,0,0,0,0,0,0,0,0,0,0,0,0,0,0,0,0,0,0,0,0,0,0,0,0,0,0,0"/>
                </v:shape>
                <v:shape id="AutoShape 1025" o:spid="_x0000_s1369" style="position:absolute;left:32030;top:-84709;width:256057;height:70857;visibility:visible;mso-wrap-style:square;v-text-anchor:top" coordsize="256057,708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" path="m-29379,85850r137,803l-29104,87012r138,215l-28828,87375r138,110l-28553,87572r138,70l-28277,87700r138,50l-28001,87794r138,38l-27725,87866r137,31l-27450,87924r138,26l-27174,87973r138,22l-26899,88015r138,19l-26623,88052r138,16l-26347,88084r137,14l-26072,88112r138,14l-25796,88138r138,13l-25521,88162r138,12l-25245,88185r138,10l-24969,88206r138,9l-24693,88225r137,9l-24418,88244r138,9l-24142,88261r138,9l-23867,88278r138,9l-23591,88295r138,8l-23315,88311r137,7l-23040,88326r138,8l-22764,88342r138,7m-22764,88342r138,7e" filled="f" strokecolor="red" strokeweight=".4815mm">
                  <v:path arrowok="t" o:connecttype="custom" o:connectlocs="-29379,1141;-29242,1944;-29104,2303;-28966,2518;-28828,2666;-28690,2776;-28553,2863;-28415,2933;-28277,2991;-28139,3041;-28001,3085;-27863,3123;-27725,3157;-27588,3188;-27450,3215;-27312,3241;-27174,3264;-27036,3286;-26899,3306;-26761,3325;-26623,3343;-26485,3359;-26347,3375;-26210,3389;-26072,3403;-25934,3417;-25796,3429;-25658,3442;-25521,3453;-25383,3465;-25245,3476;-25107,3486;-24969,3497;-24831,3506;-24693,3516;-24556,3525;-24418,3535;-24280,3544;-24142,3552;-24004,3561;-23867,3569;-23729,3578;-23591,3586;-23453,3594;-23315,3602;-23178,3609;-23040,3617;-22902,3625;-22764,3633;-22626,3640;-22764,3633;-22626,3640" o:connectangles="0,0,0,0,0,0,0,0,0,0,0,0,0,0,0,0,0,0,0,0,0,0,0,0,0,0,0,0,0,0,0,0,0,0,0,0,0,0,0,0,0,0,0,0,0,0,0,0,0,0,0,0"/>
                </v:shape>
                <v:shape id="AutoShape 1024" o:spid="_x0000_s1370" style="position:absolute;left:30856;top:-85948;width:253173;height:72943;visibility:visible;mso-wrap-style:square;v-text-anchor:top" coordsize="253173,729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" path="m-28236,87127r60,l-28176,87046r-60,l-28236,87127xm-28096,87931r61,l-28035,87850r-61,l-28096,87931xm-27962,88290r61,l-27901,88209r-61,l-27962,88290xm-27822,88509r61,l-27761,88428r-61,l-27822,88509xm-27687,88658r60,l-27627,88577r-60,l-27687,88658xm-27547,88767r61,l-27486,88686r-61,l-27547,88767xm-27407,88852r61,l-27346,88771r-61,l-27407,88852xm-27273,88923r61,l-27212,88842r-61,l-27273,88923xm-27133,88978r61,l-27072,88896r-61,l-27133,88978xm-26998,89032r61,l-26937,88951r-61,l-26998,89032xm-26858,89071r61,l-26797,88990r-61,l-26858,89071xm-26718,89111r61,l-26657,89029r-61,l-26718,89111xm-26584,89150r61,l-26523,89068r-61,l-26584,89150xm-26444,89173r61,l-26383,89092r-61,l-26444,89173xm-26303,89204r60,l-26243,89123r-60,l-26303,89204xm-26169,89227r61,l-26108,89146r-61,l-26169,89227xm-26029,89251r61,l-25968,89170r-61,l-26029,89251xm-25895,89274r61,l-25834,89193r-61,l-25895,89274xm-25754,89298r60,l-25694,89216r-60,l-25754,89298xm-25614,89314r60,l-25554,89232r-60,l-25614,89314xm-25480,89329r61,l-25419,89248r-61,l-25480,89329xm-25340,89345r61,l-25279,89264r-61,l-25340,89345xm-25205,89360r60,l-25145,89279r-60,l-25205,89360xm-25065,89376r60,l-25005,89295r-60,l-25065,89376xm-24925,89392r60,l-24865,89310r-60,l-24925,89392xm-24791,89407r61,l-24730,89326r-61,l-24791,89407xm-24651,89415r61,l-24590,89334r-61,l-24651,89415xm-24516,89431r60,l-24456,89349r-60,l-24516,89431xm-24376,89438r60,l-24316,89357r-60,l-24376,89438xm-24236,89454r61,l-24175,89373r-61,l-24236,89454xm-24102,89462r61,l-24041,89381r-61,l-24102,89462xm-23962,89477r61,l-23901,89396r-61,l-23962,89477xm-23827,89485r60,l-23767,89404r-60,l-23827,89485xm-23687,89493r60,l-23627,89412r-60,l-23687,89493xm-23553,89508r61,l-23492,89427r-61,l-23553,89508xm-23413,89516r61,l-23352,89435r-61,l-23413,89516xm-23273,89524r61,l-23212,89443r-61,l-23273,89524xm-23138,89532r60,l-23078,89451r-60,l-23138,89532xm-22998,89540r61,l-22937,89459r-61,l-22998,89540xm-22858,89547r61,l-22797,89466r-61,l-22858,89547xm-22724,89556r61,l-22663,89474r-61,l-22724,89556xm-22584,89564r61,l-22523,89482r-61,l-22584,89564xm-22449,89571r61,l-22388,89490r-61,l-22449,89571xm-22309,89579r61,l-22248,89497r-61,l-22309,89579xm-22175,89587r61,l-22114,89506r-61,l-22175,89587xm-22035,89595r61,l-21974,89514r-61,l-22035,89595xm-21894,89602r61,l-21833,89521r-61,l-21894,89602xm-21760,89610r61,l-21699,89529r-61,l-21760,89610xm-21620,89618r61,l-21559,89537r-61,l-21620,89618xe" filled="f" strokecolor="red" strokeweight=".4815mm">
                  <v:path arrowok="t" o:connecttype="custom" o:connectlocs="-28236,1098;-28035,1902;-27901,2342;-27822,2561;-27822,2561;-27687,2629;-27486,2738;-27346,2904;-27273,2975;-27273,2975;-27133,2948;-26937,3003;-26797,3123;-26718,3163;-26718,3163;-26584,3120;-26383,3144;-26243,3256;-26169,3279;-26169,3279;-26029,3222;-25834,3245;-25694,3350;-25614,3366;-25614,3366;-25480,3300;-25279,3316;-25145,3412;-25065,3428;-25065,3428;-24925,3362;-24730,3378;-24590,3467;-24516,3483;-24516,3483;-24376,3409;-24175,3425;-24041,3514;-23962,3529;-23962,3529;-23827,3456;-23627,3464;-23492,3560;-23413,3568;-23413,3568;-23273,3495;-23078,3503;-22937,3592;-22858,3599;-22858,3599;-22724,3526;-22523,3534;-22388,3623;-22309,3631;-22309,3631;-22175,3558;-21974,3566;-21833,3654;-21760,3662;-21760,3662;-21620,3589" o:connectangles="0,0,0,0,0,0,0,0,0,0,0,0,0,0,0,0,0,0,0,0,0,0,0,0,0,0,0,0,0,0,0,0,0,0,0,0,0,0,0,0,0,0,0,0,0,0,0,0,0,0,0,0,0,0,0,0,0,0,0,0,0"/>
                </v:shape>
                <v:rect id="Rectangle 1023" o:spid="_x0000_s1371" style="position:absolute;left:9376;top:3597;width:61;height: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" filled="f" strokecolor="red" strokeweight=".46186mm"/>
                <v:shape id="AutoShape 1022" o:spid="_x0000_s1372" style="position:absolute;left:2639;top:1265;width:6765;height:2387;visibility:visible;mso-wrap-style:square;v-text-anchor:top" coordsize="6765,23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" path="m34,61l11,68r5,30l39,91,34,61xm44,122r-23,7l27,159r23,-7l44,122xm55,182r-23,8l37,220r23,-7l55,182xm65,243r-22,8l48,280r23,-6l65,243xm76,304r-23,7l58,341r23,-6l76,304xm87,365r-23,7l69,402r23,-7l87,365xm97,426r-23,7l79,463r23,-7l97,426xm108,487r-23,7l90,524r23,-7l108,487xm118,547r-23,8l101,585r23,-7l118,547xm129,608r-23,8l111,646r23,-7l129,608xm139,669r-23,7l122,706r23,-6l139,669xm150,730r-23,7l132,767r23,-7l150,730xm158,792r-20,6l138,801r1,4l149,829r21,-14l163,798r-14,l158,792xm160,792r1,2l149,798r14,l160,792xm160,791r,l160,792r,-1xm160,790r-2,2l160,791r,-1xm180,843r-20,14l170,885r21,-14l180,843xm202,898r-21,15l192,940r21,-14l202,898xm224,954r-21,14l214,996r20,-15l224,954xm245,1009r-20,15l235,1051r21,-14l245,1009xm267,1065r-21,14l257,1107r20,-15l267,1065xm288,1120r-20,14l277,1158r1,3l281,1165r12,-14l287,1151r9,-11l288,1120xm297,1142r1,2l287,1151r6,l299,1144r-2,-2xm296,1140r,l297,1142r-1,-2xm314,1167r-18,21l311,1212r18,-21l314,1167xm345,1215r-18,20l342,1259r18,-21l345,1215xm375,1262r-18,20l373,1305r17,-20l375,1262xm406,1309r-18,20l403,1353r18,-21l406,1309xm435,1353r-14,24l440,1397r14,-25l435,1353xm472,1392r-14,24l476,1435r15,-24l472,1392xm509,1430r-14,25l513,1474r14,-25l509,1430xm546,1469r-15,24l550,1512r14,-24l546,1469xm582,1504r-11,27l591,1546r11,-27l582,1504xm623,1535r-12,27l631,1578r12,-27l623,1535xm663,1566r-12,27l672,1609r11,-27l663,1566xm703,1598r-11,27l695,1627r1,1l714,1639r8,-25l701,1614r5,-14l703,1598xm706,1600r,l701,1614r21,l723,1611r-17,-11xm706,1600r,xm745,1623r-10,29l756,1665r10,-29l745,1623xm787,1649r-9,28l799,1691r9,-29l787,1649xm830,1675r-10,28l834,1712r1,l843,1716r5,-18l838,1698r5,-15l830,1675xm843,1683r,l838,1698r10,l850,1687r-7,-4xm872,1698r-7,29l887,1737r7,-29l872,1698xm916,1719r-7,29l930,1759r8,-29l916,1719xm960,1741r-8,29l973,1780r2,l982,1751r-2,-1l960,1741xm1004,1760r-7,30l1019,1799r7,-30l1004,1760xm1049,1778r-7,30l1064,1817r7,-30l1049,1778xm1093,1796r-7,30l1109,1835r7,-30l1093,1796xm1138,1813r-6,31l1154,1851r6,-30l1138,1813xm1183,1829r-6,30l1200,1867r6,-30l1183,1829xm1228,1844r-6,31l1245,1882r6,-30l1228,1844xm1273,1859r-5,31l1291,1896r5,-30l1273,1859xm1319,1872r-5,31l1337,1910r5,-31l1319,1872xm1365,1886r-6,31l1382,1923r5,-30l1365,1886xm1410,1899r-5,31l1428,1936r5,-31l1410,1899xm1456,1911r-5,31l1474,1948r5,-31l1456,1911xm1502,1923r-5,30l1520,1960r5,-31l1502,1923xm1547,1934r-4,31l1566,1971r4,-31l1547,1934xm1593,1945r-4,31l1612,1981r4,-31l1593,1945xm1639,1956r-4,30l1658,1992r4,-31l1639,1956xm1685,1965r-4,31l1705,2001r3,-30l1685,1965xm1731,1975r-3,31l1751,2011r4,-31l1731,1975xm1777,1984r-3,31l1797,2020r4,-30l1777,1984xm1823,1994r-3,31l1844,2029r3,-31l1823,1994xm1870,2002r-3,31l1890,2038r3,-31l1870,2002xm1916,2011r-3,31l1936,2046r3,-31l1916,2011xm1962,2019r-3,31l1982,2054r3,-31l1962,2019xm2009,2027r-3,31l2029,2062r3,-31l2009,2027xm2055,2035r-3,31l2075,2069r3,-31l2055,2035xm2101,2042r-3,31l2122,2077r2,-31l2101,2042xm2147,2049r-2,31l2168,2084r3,-31l2147,2049xm2194,2056r-3,31l2215,2091r2,-31l2194,2056xm2240,2063r-2,31l2261,2098r3,-31l2240,2063xm2287,2070r-3,31l2307,2105r3,-32l2287,2070xm2333,2076r-2,31l2353,2111r1,l2356,2080r-23,-4xm2380,2083r-3,31l2401,2117r2,-31l2380,2083xm2426,2089r-2,31l2447,2123r2,-31l2426,2089xm2472,2095r-2,31l2491,2129r3,l2496,2098r-2,l2472,2095xm2519,2101r-2,31l2540,2134r2,-31l2519,2101xm2566,2106r-2,31l2587,2140r2,-31l2566,2106xm2612,2112r-2,31l2629,2145r4,1l2635,2115r-23,-3xm2659,2117r-3,31l2680,2151r2,-31l2659,2117xm2705,2122r-2,31l2727,2156r1,-31l2705,2122xm2752,2128r-2,31l2767,2161r6,l2775,2130r-6,l2752,2128xm2798,2133r-2,31l2820,2166r2,-31l2798,2133xm2845,2137r-2,32l2866,2171r2,-31l2845,2137xm2891,2142r-2,32l2905,2175r8,1l2914,2145r-7,-1l2891,2142xm2938,2147r-2,31l2960,2180r1,-31l2938,2147xm2984,2152r-1,31l3006,2185r2,-31l2984,2152xm3031,2156r-2,31l3043,2188r10,2l3054,2159r-9,-2l3031,2156xm3078,2160r-2,32l3099,2194r2,-31l3078,2160xm3124,2165r-2,31l3146,2198r1,-31l3124,2165xm3171,2169r-2,32l3180,2201r13,1l3194,2171r-23,-2xm3217,2174r-1,31l3239,2206r2,-31l3217,2174xm3264,2178r-1,31l3286,2210r2,-31l3264,2178xm3311,2182r-2,31l3318,2213r15,1l3334,2183r-14,-1l3311,2182xm3357,2185r-1,32l3379,2218r1,-31l3357,2185xm3404,2189r-2,31l3426,2222r1,-31l3404,2189xm3450,2193r-1,31l3472,2226r2,-31l3450,2193xm3497,2197r-1,31l3519,2229r2,-31l3497,2197xm3544,2200r-2,31l3566,2233r1,-31l3544,2200xm3590,2203r-1,32l3594,2235r19,2l3614,2205r-18,-1l3590,2203xm3637,2207r-1,31l3659,2240r1,-31l3637,2207xm3683,2210r-1,32l3706,2244r1,-32l3683,2210xm3730,2214r-1,31l3732,2245r20,2l3754,2215r-21,-1l3730,2214xm3777,2217r-1,31l3799,2250r1,-31l3777,2217xm3824,2221r-2,31l3846,2253r1,-31l3824,2221xm3871,2224r-1,l3869,2255r1,l3892,2256r2,-31l3871,2224xm3917,2227r-1,31l3939,2260r1,-32l3917,2227xm3963,2230r-1,31l3986,2263r1,-31l3963,2230xm4010,2233r-1,31l4033,2265r,-31l4010,2233xm4057,2236r-1,31l4079,2268r1,-31l4057,2236xm4103,2239r-1,31l4126,2272r1,-32l4103,2239xm4150,2242r-1,31l4172,2275r2,-32l4150,2242xm4197,2245r-1,31l4219,2277r1,-31l4197,2245xm4244,2248r-2,31l4266,2280r1,-31l4244,2248xm4290,2251r-1,31l4312,2283r1,-31l4290,2251xm4337,2253r-1,31l4359,2286r1,-31l4337,2253xm4383,2256r-1,31l4406,2288r1,-31l4383,2256xm4430,2259r-1,31l4452,2291r1,-31l4430,2259xm4477,2261r-1,31l4499,2294r1,-32l4477,2261xm4523,2264r,31l4546,2296r1,-31l4523,2264xm4570,2266r-1,31l4593,2298r,-31l4570,2266xm4617,2268r-1,32l4639,2301r1,-31l4617,2268xm4664,2271r-1,31l4686,2303r1,-31l4664,2271xm4710,2274r-1,31l4732,2306r2,-31l4710,2274xm4757,2276r-1,31l4779,2308r1,-31l4757,2276xm4803,2278r-1,31l4826,2310r1,-31l4803,2278xm4850,2280r-1,32l4873,2313r,-31l4850,2280xm4897,2283r-1,31l4919,2315r1,-31l4897,2283xm4943,2285r,31l4966,2317r1,-31l4943,2285xm4990,2287r-1,31l5013,2320r1,-32l4990,2287xm5037,2290r-1,31l5060,2322r,-31l5037,2290xm5084,2292r-1,31l5106,2324r1,-31l5084,2292xm5130,2294r,31l5153,2326r1,-31l5130,2294xm5177,2296r-1,31l5200,2328r,-31l5177,2296xm5224,2298r-1,31l5246,2330r1,-31l5224,2298xm5270,2300r,32l5293,2333r1,-32l5270,2300xm5317,2302r-1,31l5339,2334r1,-31l5317,2302xm5364,2305r-1,31l5386,2337r1,-32l5364,2305xm5410,2306r-1,31l5433,2339r1,-32l5410,2306xm5457,2309r-1,31l5480,2341r,-32l5457,2309xm5504,2310r-1,31l5524,2343r2,l5527,2311r-2,l5504,2310xm5550,2312r,32l5573,2344r1,-31l5550,2312xm5597,2314r-1,31l5620,2347r1,-32l5597,2314xm5644,2316r-1,31l5662,2348r5,l5667,2317r-4,l5644,2316xm5691,2318r-1,31l5713,2350r1,-31l5691,2318xm5737,2320r,31l5760,2352r1,-31l5737,2320xm5784,2322r-1,31l5800,2353r7,l5807,2322r-7,l5784,2322xm5831,2324r-1,31l5853,2356r1,-32l5831,2324xm5877,2325r,31l5900,2357r1,-31l5877,2325xm5924,2327r-1,31l5937,2359r10,l5947,2328r-9,l5924,2327xm5971,2329r-1,31l5993,2361r1,-32l5971,2329xm6017,2330r,32l6040,2363r1,-32l6017,2330xm6064,2332r-1,31l6087,2364r,-31l6076,2333r-12,-1xm6111,2334r-1,31l6133,2366r1,-32l6111,2334xm6157,2336r,31l6180,2368r1,-32l6157,2336xm6214,2337r-10,l6203,2368r10,1l6227,2369r1,-31l6214,2337xm6251,2339r-1,31l6274,2371r,-31l6251,2339xm6298,2340r-1,32l6320,2372r1,-31l6298,2340xm6344,2342r,32l6351,2374r16,l6368,2343r-16,l6344,2342xm6391,2344r-1,31l6414,2376r1,-32l6391,2344xm6438,2345r-1,31l6461,2377r,-31l6438,2345xm6485,2347r-1,31l6489,2378r18,1l6508,2348r-19,-1l6485,2347xm6531,2348r,31l6554,2380r,-31l6531,2348xm6578,2350r-1,31l6601,2382r,-31l6578,2350xm6624,2351r,32l6626,2383r21,l6648,2352r-21,l6624,2351xm6671,2353r,31l6694,2385r,-32l6671,2353xm6718,2355r-1,31l6741,2386r,-31l6718,2355xm6765,2356r-1,l6764,2387r1,-31xm23,l,7,6,37,28,30,23,xe" fillcolor="red" stroked="f">
                  <v:path arrowok="t" o:connecttype="custom" o:connectlocs="55,1447;87,1630;118,1812;150,1995;160,2056;192,2205;257,2372;287,2416;342,2524;440,2662;550,2777;672,2874;701,2879;799,2956;838,2963;952,3035;1049,3043;1183,3094;1319,3137;1456,3176;1593,3210;1731,3240;1870,3267;2009,3292;2147,3314;2287,3335;2447,3388;2566,3371;2659,3382;2820,3431;2938,3412;3045,3422;3193,3467;3318,3478;3450,3458;3590,3468;3707,3477;3822,3517;3917,3492;4057,3501;4197,3510;4337,3518;4477,3526;4617,3533;4757,3541;4897,3548;5037,3555;5177,3561;5317,3567;5457,3574;5620,3612;5737,3585;5854,3589;5970,3625;6111,3599;6228,3603;6367,3639;6484,3643;6578,3615;6741,3651" o:connectangles="0,0,0,0,0,0,0,0,0,0,0,0,0,0,0,0,0,0,0,0,0,0,0,0,0,0,0,0,0,0,0,0,0,0,0,0,0,0,0,0,0,0,0,0,0,0,0,0,0,0,0,0,0,0,0,0,0,0,0,0"/>
                </v:shape>
                <v:shape id="AutoShape 1021" o:spid="_x0000_s1373" style="position:absolute;left:32030;top:-59575;width:256057;height:51150;visibility:visible;mso-wrap-style:square;v-text-anchor:top" coordsize="256057,51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" path="m-29379,61603r137,568l-29104,62425r138,153l-28828,62684r138,78l-28553,62824r138,50l-28277,62916r138,36l-28001,62984r138,27l-27725,63035r137,23l-27450,63078r138,18l-27174,63113r138,16l-26899,63143r138,14l-26623,63170r138,13l-26347,63194r137,11l-26072,63215r138,10l-25796,63235r138,9l-25521,63253r138,9l-25245,63270r138,8l-24969,63286r138,7l-24693,63301r137,7l-24418,63316r138,7l-24142,63330r138,7l-23867,63343r138,7l-23591,63357r138,7l-23315,63371r137,7l-23040,63385r138,7l-22764,63399r138,8m-22764,63399r138,8e" filled="f" strokeweight=".4815mm">
                  <v:path arrowok="t" o:connecttype="custom" o:connectlocs="-29379,2028;-29242,2596;-29104,2850;-28966,3003;-28828,3109;-28690,3187;-28553,3249;-28415,3299;-28277,3341;-28139,3377;-28001,3409;-27863,3436;-27725,3460;-27588,3483;-27450,3503;-27312,3521;-27174,3538;-27036,3554;-26899,3568;-26761,3582;-26623,3595;-26485,3608;-26347,3619;-26210,3630;-26072,3640;-25934,3650;-25796,3660;-25658,3669;-25521,3678;-25383,3687;-25245,3695;-25107,3703;-24969,3711;-24831,3718;-24693,3726;-24556,3733;-24418,3741;-24280,3748;-24142,3755;-24004,3762;-23867,3768;-23729,3775;-23591,3782;-23453,3789;-23315,3796;-23178,3803;-23040,3810;-22902,3817;-22764,3824;-22626,3832;-22764,3824;-22626,3832" o:connectangles="0,0,0,0,0,0,0,0,0,0,0,0,0,0,0,0,0,0,0,0,0,0,0,0,0,0,0,0,0,0,0,0,0,0,0,0,0,0,0,0,0,0,0,0,0,0,0,0,0,0,0,0"/>
                </v:shape>
                <v:shape id="AutoShape 1020" o:spid="_x0000_s1374" style="position:absolute;left:30302;top:-60537;width:259595;height:54100;visibility:visible;mso-wrap-style:square;v-text-anchor:top" coordsize="259595,54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" path="m-27652,62635r45,-104l-27697,62531r45,104xm-27512,63205r45,-104l-27557,63101r45,104xm-27377,63455r44,-104l-27423,63351r46,104xm-27237,63611r44,-104l-27282,63507r45,104xm-27103,63713r45,-105l-27148,63608r45,105xm-26963,63790r45,-104l-27008,63686r45,104xm-26823,63853r45,-104l-26868,63749r45,104xm-26688,63908r44,-104l-26733,63804r45,104xm-26548,63947r45,-104l-26593,63843r45,104xm-26414,63986r45,-104l-26459,63882r45,104xm-26274,64017r45,-104l-26319,63913r45,104xm-26134,64040r45,-104l-26178,63936r44,104xm-25999,64064r45,-104l-26044,63960r45,104xm-25859,64088r45,-104l-25904,63984r45,104xm-25719,64111r45,-104l-25764,64007r45,104xm-25585,64127r45,-105l-25629,64022r44,105xm-25445,64142r46,-104l-25489,64038r44,104xm-25310,64158r45,-104l-25355,64054r45,104xm-25170,64173r45,-104l-25215,64069r45,104xm-25030,64189r45,-104l-25075,64085r45,104xm-24896,64204r45,-104l-24940,64100r44,104xm-24756,64212r46,-104l-24800,64108r44,104xm-24621,64228r45,-104l-24666,64124r45,104xm-24481,64236r45,-104l-24526,64132r45,104xm-24341,64243r45,-104l-24386,64139r45,104xm-24207,64259r46,-104l-24251,64155r44,104xm-24066,64267r45,-104l-24111,64163r45,104xm-23932,64275r45,-104l-23977,64171r45,104xm-23792,64282r45,-104l-23837,64178r45,104xm-23652,64291r45,-105l-23697,64186r45,105xm-23517,64298r45,-104l-23563,64194r46,104xm-23377,64306r45,-104l-23422,64202r45,104xm-23243,64314r45,-105l-23288,64209r45,105xm-23103,64322r45,-104l-23148,64218r45,104xm-22968,64330r44,-104l-23014,64226r46,104xm-22828,64337r45,-104l-22873,64233r45,104xm-22688,64345r45,-104l-22733,64241r45,104xm-22554,64353r45,-104l-22599,64249r45,104xm-22414,64361r45,-104l-22459,64257r45,104xm-22274,64369r45,-104l-22318,64265r44,104xm-22139,64376r45,-104l-22184,64272r45,104xm-21999,64384r45,-104l-22044,64280r45,104xm-21865,64392r45,-104l-21910,64288r45,104xm-21725,64392r45,-104l-21770,64288r45,104xm-21590,64400r44,-104l-21635,64296r45,104xm-21450,64408r45,-105l-21495,64303r45,105xm-21310,64415r45,-104l-21355,64311r45,104xm-21176,64423r45,-104l-21221,64319r45,104xm-21036,64431r45,-104l-21080,64327r44,104xm-20896,64439r46,-104l-20940,64335r44,104xe" filled="f" strokeweight=".4815mm">
                  <v:path arrowok="t" o:connecttype="custom" o:connectlocs="-27652,2098;-27512,2668;-27377,2918;-27237,3074;-27103,3176;-26963,3253;-26823,3316;-26688,3371;-26548,3410;-26414,3449;-26274,3480;-26134,3503;-25999,3527;-25859,3551;-25719,3574;-25585,3590;-25445,3605;-25310,3621;-25170,3636;-25030,3652;-24896,3667;-24756,3675;-24621,3691;-24481,3699;-24341,3706;-24207,3722;-24066,3730;-23932,3738;-23792,3745;-23652,3754;-23517,3761;-23377,3769;-23243,3777;-23103,3785;-22968,3793;-22828,3800;-22688,3808;-22554,3816;-22414,3824;-22274,3832;-22139,3839;-21999,3847;-21865,3855;-21725,3855;-21590,3863;-21450,3871;-21310,3878;-21176,3886;-21036,3894;-20896,3902" o:connectangles="0,0,0,0,0,0,0,0,0,0,0,0,0,0,0,0,0,0,0,0,0,0,0,0,0,0,0,0,0,0,0,0,0,0,0,0,0,0,0,0,0,0,0,0,0,0,0,0,0,0"/>
                </v:shape>
                <v:shape id="AutoShape 1019" o:spid="_x0000_s1375" style="position:absolute;left:2640;top:362;width:6765;height:3481;visibility:visible;mso-wrap-style:square;v-text-anchor:top" coordsize="6765,3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" path="m29,1815r-7,-30l,1795r7,30l29,1815t14,59l36,1845r-22,9l22,1884r21,-10m58,1934r-7,-30l29,1914r7,29l58,1934t15,59l65,1964r-22,9l50,2003r23,-10m87,2053r-7,-30l58,2033r7,29l87,2053t15,59l95,2082r-23,10l80,2122r22,-10m116,2171r-7,-29l87,2152r7,29l116,2171t15,60l123,2201r-22,10l109,2241r22,-10m145,2290r-7,-30l116,2270r7,30l145,2290t15,58l158,2344r-5,-25l130,2329r8,29l139,2362r1,1l150,2353r2,-2l148,2353r10,-9l159,2345r-7,6l160,2348t26,47l172,2370r-19,18l167,2414r19,-19m214,2445r-14,-25l181,2438r14,26l214,2445t28,50l228,2471r-19,18l223,2514r19,-19m269,2546r-14,-25l237,2539r14,25l269,2546t27,48l294,2591r-11,-20l264,2590r13,22l281,2617r8,-14l294,2595r-8,8l294,2591r1,2l294,2595r2,-1m331,2632r-18,-19l299,2637r18,19l331,2632t37,40l350,2652r-15,24l353,2696r15,-24m404,2711r-18,-20l371,2716r18,19l404,2711t36,36l430,2739r2,2l424,2753r6,-14l422,2730r-14,25l417,2765r1,2l429,2774r8,-21l440,2747t41,30l460,2762r-11,27l469,2804r12,-27m521,2807r-20,-15l490,2820r20,15l521,2807t41,31l542,2822r-11,28l551,2865r11,-27m604,2862r-21,-12l573,2879r22,11l604,2862t43,24l626,2874r-10,28l638,2914r9,-28m690,2909r-21,-12l660,2926r21,12l690,2909t43,20l711,2920r-7,29l727,2959r6,-30m778,2949r-22,-10l748,2969r23,9l778,2949t44,19l800,2958r-7,30l816,2998r6,-30m867,2985r-23,-8l838,3007r23,8l867,2985t45,16l889,2993r-6,29l906,3031r6,-30m957,3016r-22,-8l929,3039r22,7l957,3016t45,15l979,3024r-4,30l997,3061r5,-30m1048,3044r-23,-7l1020,3067r23,7l1048,3044t46,13l1070,3050r-4,31l1088,3087r6,-30m1139,3069r-23,-6l1112,3094r22,6l1139,3069t46,11l1162,3074r-4,31l1180,3111r5,-31m1231,3091r-23,-5l1204,3116r22,6l1231,3091t46,11l1254,3097r-4,31l1273,3133r4,-31m1323,3112r-23,-6l1296,3137r23,6l1323,3112t46,9l1346,3116r-4,31l1365,3152r4,-31m1415,3131r-23,-5l1389,3157r23,4l1415,3131t46,8l1438,3135r-3,31l1458,3170r3,-31m1508,3147r-24,-4l1481,3174r23,4l1508,3147t46,8l1530,3152r-3,31l1551,3186r3,-31m1600,3163r-23,-4l1574,3190r23,4l1600,3163t46,8l1623,3167r-3,31l1643,3202r3,-31m1692,3178r-23,-4l1667,3205r23,4l1692,3178t47,7l1716,3181r-3,31l1736,3216r3,-31m1785,3192r-23,-4l1760,3219r23,4l1785,3192t47,6l1809,3194r-3,31l1830,3229r2,-31m1878,3204r-23,-3l1853,3232r23,3l1878,3204t47,6l1901,3207r-2,31l1922,3241r3,-31m1971,3216r-23,-3l1946,3244r23,3l1971,3216t47,5l1994,3219r-1,31l2016,3252r2,-31m2064,3227r-23,-3l2039,3255r23,3l2064,3227t47,5l2088,3229r-3,31l2109,3263r2,-31m2157,3237r-23,-2l2132,3266r23,2l2157,3237t47,5l2180,3239r-1,32l2202,3273r2,-31m2250,3247r-23,-3l2226,3275r23,3l2250,3247t47,4l2274,3249r-2,31l2295,3282r2,-31m2343,3256r-23,-2l2318,3285r24,3l2343,3256t47,4l2367,3258r-2,31l2388,3292r2,-32m2437,3265r-24,-2l2412,3294r23,2l2437,3265t46,4l2460,3267r-1,31l2482,3300r1,-31m2530,3273r-23,-2l2505,3302r23,2l2530,3273t46,4l2553,3275r-1,31l2575,3308r1,-31m2623,3281r-23,-2l2598,3310r23,2l2623,3281t47,4l2646,3283r-1,31l2668,3316r2,-31m2716,3288r-23,-2l2692,3318r23,2l2716,3288t47,4l2740,3290r-2,31l2762,3323r1,-31m2810,3296r-24,-2l2785,3325r23,2l2810,3296t46,3l2833,3297r-1,31l2855,3330r1,-31m2903,3302r-24,-1l2878,3332r24,2l2903,3302t46,3l2926,3304r-1,31l2948,3337r1,-32m2996,3309r-23,-2l2971,3339r24,1l2996,3309t47,3l3020,3311r-2,31l3041,3343r2,-31m3089,3315r-23,-2l3065,3345r23,1l3089,3315t47,3l3113,3317r-1,31l3135,3349r1,-31m3183,3321r-2,l3159,3320r-1,31l3180,3352r2,l3183,3321t46,3l3206,3323r-1,31l3228,3355r1,-31m3276,3327r-23,-2l3252,3357r23,1l3276,3327t47,2l3319,3329r-20,-1l3298,3359r20,2l3322,3361r1,-32m3369,3332r-23,-1l3345,3362r23,1l3369,3332t47,3l3393,3334r-1,31l3415,3366r1,-31m3463,3338r-6,-1l3440,3336r-2,31l3455,3369r7,l3463,3338t46,2l3486,3339r-1,31l3508,3371r1,-31m3556,3343r-23,-1l3532,3373r23,1l3556,3343t46,2l3594,3344r-15,l3578,3375r15,1l3602,3376r,-31m3649,3347r-23,-1l3625,3378r23,1l3649,3347t47,3l3673,3348r-1,32l3695,3381r1,-31m3743,3352r-24,-1l3719,3382r23,2l3743,3352t46,3l3766,3354r-1,31l3789,3386r,-31m3836,3357r-23,-1l3812,3387r23,1l3836,3357t47,2l3860,3358r-1,31l3882,3390r1,-31m3930,3361r-24,-1l3905,3392r24,l3930,3361t46,2l3953,3362r-1,31l3975,3394r1,-31m4023,3366r-15,-1l3999,3365r,31l4007,3396r15,1l4023,3366t46,1l4046,3366r-1,32l4069,3398r,-31m4116,3370r-23,-1l4092,3400r23,1l4116,3370t47,1l4145,3371r-6,l4139,3402r6,l4162,3403r1,-32m4209,3374r-23,-1l4185,3404r24,1l4209,3374t47,1l4233,3374r-1,32l4255,3407r1,-32m4303,3377r-20,l4280,3377r-1,31l4283,3408r19,1l4303,3377t47,2l4326,3378r,31l4349,3411r1,-32m4396,3381r-23,-1l4372,3412r24,l4396,3381t47,2l4421,3382r-1,l4419,3413r2,l4442,3414r1,-31m4490,3385r-23,-1l4466,3415r23,1l4490,3385t46,1l4513,3386r,31l4536,3418r,-32m4583,3388r-23,l4559,3419r24,1l4583,3388t47,2l4606,3389r,31l4629,3421r1,-31m4676,3392r-23,-1l4653,3422r23,1l4676,3392t47,1l4700,3393r-1,31l4723,3424r,-31m4770,3395r-24,-1l4746,3425r23,1l4770,3395t46,2l4793,3396r-1,31l4816,3428r,-31m4863,3398r-23,-1l4839,3429r23,1l4863,3398t47,2l4887,3399r-1,31l4909,3431r1,-31m4957,3401r-24,l4933,3432r23,l4957,3401t46,2l4980,3402r-1,32l5003,3434r,-31m5050,3404r-23,l5026,3435r23,1l5050,3404t47,2l5074,3405r-1,31l5096,3437r1,-31m5144,3407r-24,l5120,3438r23,1l5144,3407t46,2l5167,3408r-1,31l5190,3440r,-31m5237,3411r-23,-2l5213,3441r23,1l5237,3411t47,1l5260,3411r,31l5283,3443r1,-31m5330,3413r-23,-1l5307,3443r23,1l5330,3413t47,2l5354,3414r-1,31l5377,3446r,-31m5423,3416r-23,-1l5400,3446r23,1l5423,3416t47,1l5447,3416r,32l5470,3448r,-31m5517,3419r-23,-1l5493,3449r24,1l5517,3419t47,1l5540,3419r,31l5563,3451r1,-31m5610,3421r-23,-1l5587,3452r23,1l5610,3421t47,2l5634,3421r-1,32l5657,3454r,-31m5704,3424r-23,-1l5680,3454r23,1l5704,3424t47,1l5727,3424r,31l5750,3456r1,-31m5797,3426r-23,-1l5773,3457r24,l5797,3426t47,1l5821,3427r-1,31l5843,3458r1,-31m5891,3428r-23,l5867,3459r23,1l5891,3428t47,2l5937,3430r-23,-1l5914,3461r22,l5937,3461r1,-31m5984,3431r-23,-1l5960,3462r24,l5984,3431t47,1l6008,3431r-1,32l6030,3463r1,-31m6077,3433r-2,l6054,3432r,32l6074,3465r3,l6077,3433t47,1l6101,3434r,31l6124,3466r,-32m6171,3435r-24,l6147,3466r24,1l6171,3435t46,1l6213,3436r-19,l6194,3467r18,l6217,3468r,-32m6234,11r-1,-1l6230,10r,1l6229,11r-1,8l6226,26r-2,8l6221,41r-3,7l6214,54r,-14l6214,33r-1,-6l6209,14r-3,-5l6203,7r,64l6193,84r-11,6l6166,90r-3,-2l6161,83r-2,-4l6157,74r,-14l6159,51r2,-10l6163,31r4,-8l6171,16r5,-7l6181,5r6,l6194,7r5,8l6202,27r1,17l6203,69r,2l6203,7r-1,-1l6201,5r-3,-3l6193,r-12,l6174,3r-7,5l6160,14r-5,8l6151,31r-4,10l6145,50r,17l6146,72r2,6l6150,83r3,4l6157,91r4,3l6165,95r11,l6182,94r6,-3l6189,90r5,-2l6199,83r5,-6l6205,83r2,4l6209,91r2,3l6215,95r6,l6224,94r3,-3l6228,90r2,-3l6232,84r,-5l6232,78r-3,l6229,79r-1,1l6227,82r-1,2l6225,86r-1,1l6223,89r-2,1l6216,90r-2,-9l6214,77r,-13l6217,59r3,-5l6223,49r4,-12l6229,31r2,-6l6233,19r1,-7l6234,11t30,3427l6241,3437r,32l6264,3469r,-31m6311,3439r-23,-1l6288,3469r23,1l6311,3439t47,1l6350,3440r-16,-1l6334,3470r16,1l6358,3471r,-31m6404,3441r-23,-1l6381,3471r23,1l6404,3441t47,1l6428,3442r-1,31l6451,3473r,-31m6498,3443r-10,l6475,3442r-1,32l6488,3474r9,l6498,3443t47,1l6521,3443r,32l6544,3475r1,-31m6591,3445r-23,-1l6567,3475r24,1l6591,3445t47,1l6626,3446r-11,l6614,3477r12,l6637,3477r1,-31m6685,3447r-23,l6661,3478r23,l6685,3447t47,1l6708,3447r,32l6731,3479r1,-31m6764,3448r-9,l6754,3480r9,l6764,3448e" fillcolor="black" stroked="f">
                  <v:path arrowok="t" o:connecttype="custom" o:connectlocs="58,2296;102,2474;145,2652;186,2757;269,2908;295,2955;371,3078;437,3115;551,3227;681,3300;816,3360;951,3408;1088,3449;1226,3484;1365,3514;1504,3540;1643,3564;1783,3585;1922,3603;2062,3620;2202,3635;2342,3650;2482,3662;2621,3674;2762,3685;2902,3696;3041,3705;3158,3713;3319,3691;3416,3697;3532,3735;3696,3712;3836,3719;3976,3725;4069,3760;4186,3735;4303,3739;4421,3775;4559,3781;4699,3786;4839,3791;4979,3796;5120,3800;5260,3804;5400,3808;5540,3812;5680,3816;5820,3820;5984,3793;6077,3827;6194,3829;6214,402;6157,422;6203,369;6148,440;6209,453;6226,446;6233,381;6334,3801;6498,3805;6591,3838;6708,3809" o:connectangles="0,0,0,0,0,0,0,0,0,0,0,0,0,0,0,0,0,0,0,0,0,0,0,0,0,0,0,0,0,0,0,0,0,0,0,0,0,0,0,0,0,0,0,0,0,0,0,0,0,0,0,0,0,0,0,0,0,0,0,0,0,0"/>
                </v:shape>
                <v:shape id="Picture 1018" o:spid="_x0000_s1376" type="#_x0000_t75" style="position:absolute;left:6681;top:316;width:278;height:1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">
                  <v:imagedata r:id="rId268" o:title=""/>
                </v:shape>
                <v:shape id="AutoShape 1017" o:spid="_x0000_s1377" style="position:absolute;left:8598;top:690;width:89;height:96;visibility:visible;mso-wrap-style:square;v-text-anchor:top" coordsize="89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" path="m48,l35,,29,3,16,14r-6,8l6,31,2,41,,50,,66r1,6l3,78r2,5l8,87r4,3l16,94r5,1l32,95r5,-1l43,91r2,-1l22,90,18,87,16,83,14,79,12,74r,-14l14,51,16,41,18,31r4,-8l31,9,36,5r21,l53,2,48,xm69,78r-10,l60,83r2,4l67,94r3,1l77,95r3,-1l83,90r-12,l69,81r,-3xm57,5l42,5r7,3l54,15r3,12l58,43r,24l58,68r,3l48,83,37,90r8,l49,87r5,-4l59,78r10,l69,64r3,-5l75,54r-6,l69,33,68,27,64,14,61,9,57,5xm87,78r-3,l82,82r-1,2l80,86r-1,1l78,89r-2,1l83,90r3,-3l87,84r,-5l87,78xm88,10r-3,l84,10r,2l83,19r-2,8l78,33r-2,8l73,48r-4,6l75,54r3,-6l80,43r2,-6l84,31r2,-6l88,19r1,-6l89,11,88,10xe" fillcolor="black" stroked="f">
                  <v:path arrowok="t" o:connecttype="custom" o:connectlocs="35,690;16,704;6,721;0,740;1,762;5,773;12,780;21,785;37,784;45,780;18,777;14,769;12,750;16,731;22,713;36,695;53,692;69,768;60,773;67,784;77,785;83,780;71,780;69,768;42,695;54,705;58,733;58,758;48,773;45,780;54,773;69,768;72,749;69,744;68,717;61,699;87,768;82,772;80,776;78,779;83,780;87,774;87,768;85,700;84,702;81,717;76,731;69,744;78,738;82,727;86,715;89,703;88,700" o:connectangles="0,0,0,0,0,0,0,0,0,0,0,0,0,0,0,0,0,0,0,0,0,0,0,0,0,0,0,0,0,0,0,0,0,0,0,0,0,0,0,0,0,0,0,0,0,0,0,0,0,0,0,0,0"/>
                </v:shape>
                <v:line id="Line 1016" o:spid="_x0000_s1378" style="position:absolute;visibility:visible;mso-wrap-style:square" from="6743,706" to="6767,7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" strokecolor="blue" strokeweight=".54756mm"/>
                <v:line id="Line 1015" o:spid="_x0000_s1379" style="position:absolute;visibility:visible;mso-wrap-style:square" from="6790,706" to="6813,7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" strokecolor="blue" strokeweight=".54756mm"/>
                <v:line id="Line 1014" o:spid="_x0000_s1380" style="position:absolute;visibility:visible;mso-wrap-style:square" from="6837,706" to="6860,7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" strokecolor="blue" strokeweight=".54756mm"/>
                <v:line id="Line 1013" o:spid="_x0000_s1381" style="position:absolute;visibility:visible;mso-wrap-style:square" from="6884,706" to="6907,7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" strokecolor="blue" strokeweight=".54756mm"/>
                <v:line id="Line 1012" o:spid="_x0000_s1382" style="position:absolute;visibility:visible;mso-wrap-style:square" from="6930,706" to="6944,7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" strokecolor="blue" strokeweight=".54756mm"/>
                <v:line id="Line 1011" o:spid="_x0000_s1383" style="position:absolute;visibility:visible;mso-wrap-style:square" from="6697,706" to="6720,7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" strokecolor="blue" strokeweight=".54756mm"/>
                <v:shape id="AutoShape 1010" o:spid="_x0000_s1384" style="position:absolute;left:8785;top:1018;width:89;height:96;visibility:visible;mso-wrap-style:square;v-text-anchor:top" coordsize="89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" path="m48,l36,,29,3,22,8r-7,6l10,22,6,31,2,41,,50,,66r1,7l3,78r2,5l8,87r8,7l20,95r11,l37,94r6,-3l44,90r-23,l18,88,16,84,14,79,12,74r,-14l14,51,16,41,18,31r4,-8l26,16,31,9,36,5r20,l53,1,48,xm69,77r-10,l60,83r2,4l64,91r2,2l70,95r6,l79,93r3,-2l83,90r-12,l69,81r,-4xm56,5l42,5r7,2l54,15r3,12l58,43r,26l58,70r,1l48,84,37,90r7,l49,88r5,-5l59,77r10,l69,64r3,-5l75,54r-6,l69,40r,-7l68,27,64,14,61,9,57,5r-1,xm87,78r-3,l83,80r-1,2l81,84r-1,2l79,88r-1,1l76,90r7,l85,87r2,-3l87,79r,-1xm88,10r-3,l85,11r-1,l83,19r-2,7l79,34r-3,7l73,47r-4,7l75,54r3,-5l82,37r2,-6l86,25r2,-6l89,12r,-1l88,10xe" fillcolor="black" stroked="f">
                  <v:path arrowok="t" o:connecttype="custom" o:connectlocs="36,1018;22,1026;10,1040;2,1059;0,1084;3,1096;8,1105;20,1113;37,1112;44,1108;18,1106;14,1097;12,1078;16,1059;22,1041;31,1027;56,1023;48,1018;59,1095;62,1105;66,1111;76,1113;82,1109;71,1108;69,1095;42,1023;54,1033;58,1061;58,1088;48,1102;44,1108;54,1101;69,1095;72,1077;69,1072;69,1051;64,1032;57,1023;87,1096;83,1098;81,1102;79,1106;76,1108;85,1105;87,1097;88,1028;85,1029;83,1037;79,1052;73,1065;75,1072;82,1055;86,1043;89,1030;88,1028" o:connectangles="0,0,0,0,0,0,0,0,0,0,0,0,0,0,0,0,0,0,0,0,0,0,0,0,0,0,0,0,0,0,0,0,0,0,0,0,0,0,0,0,0,0,0,0,0,0,0,0,0,0,0,0,0,0,0"/>
                </v:shape>
                <v:line id="Line 1009" o:spid="_x0000_s1385" style="position:absolute;visibility:visible;mso-wrap-style:square" from="6697,1033" to="6944,10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" strokecolor="red" strokeweight=".55097mm"/>
                <v:rect id="Rectangle 1008" o:spid="_x0000_s1386" style="position:absolute;left:6789;top:996;width:61;height: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" filled="f" strokecolor="red" strokeweight=".46142mm"/>
                <v:shape id="AutoShape 1007" o:spid="_x0000_s1387" style="position:absolute;left:8598;top:1346;width:89;height:96;visibility:visible;mso-wrap-style:square;v-text-anchor:top" coordsize="89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" path="m48,l35,,29,3,16,14r-6,8l6,31,2,41,,50,,66r1,6l3,78r2,5l8,87r4,4l16,94r5,1l32,95r5,-1l43,91r2,-1l22,90,18,87,16,83,14,79,12,74r,-14l14,51,16,41,18,31r4,-8l31,9,36,5r21,l53,2,48,xm69,78r-10,l60,83r2,4l67,94r3,1l77,95r3,-1l83,90r-12,l69,81r,-3xm57,5l42,5r7,3l54,15r3,12l58,44r,23l58,68r,3l48,83,37,90r8,l49,87r5,-4l59,78r10,l69,64r3,-5l75,54r-6,l69,33,68,26,64,14,61,9,57,5xm87,78r-3,l82,82r-1,2l80,86r-1,1l78,89r-2,1l83,90r3,-3l87,84r,-5l87,78xm88,10r-3,l84,10r,1l83,19r-2,7l78,33r-2,8l73,48r-4,6l75,54r3,-6l80,43r2,-6l84,31r2,-6l88,19r1,-6l89,11,88,10xe" fillcolor="black" stroked="f">
                  <v:path arrowok="t" o:connecttype="custom" o:connectlocs="35,1346;16,1360;6,1377;0,1396;1,1418;5,1429;12,1437;21,1441;37,1440;45,1436;18,1433;14,1425;12,1406;16,1387;22,1369;36,1351;53,1348;69,1424;60,1429;67,1440;77,1441;83,1436;71,1436;69,1424;42,1351;54,1361;58,1390;58,1414;48,1429;45,1436;54,1429;69,1424;72,1405;69,1400;68,1372;61,1355;87,1424;82,1428;80,1432;78,1435;83,1436;87,1430;87,1424;85,1356;84,1357;81,1372;76,1387;69,1400;78,1394;82,1383;86,1371;89,1359;88,1356" o:connectangles="0,0,0,0,0,0,0,0,0,0,0,0,0,0,0,0,0,0,0,0,0,0,0,0,0,0,0,0,0,0,0,0,0,0,0,0,0,0,0,0,0,0,0,0,0,0,0,0,0,0,0,0,0"/>
                </v:shape>
                <v:line id="Line 1006" o:spid="_x0000_s1388" style="position:absolute;visibility:visible;mso-wrap-style:square" from="6743,1360" to="6767,13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" strokecolor="red" strokeweight=".54756mm"/>
                <v:line id="Line 1005" o:spid="_x0000_s1389" style="position:absolute;visibility:visible;mso-wrap-style:square" from="6790,1360" to="6813,13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" strokecolor="red" strokeweight=".54756mm"/>
                <v:line id="Line 1004" o:spid="_x0000_s1390" style="position:absolute;visibility:visible;mso-wrap-style:square" from="6837,1360" to="6860,13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" strokecolor="red" strokeweight=".54756mm"/>
                <v:line id="Line 1003" o:spid="_x0000_s1391" style="position:absolute;visibility:visible;mso-wrap-style:square" from="6884,1360" to="6907,13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" strokecolor="red" strokeweight=".54756mm"/>
                <v:line id="Line 1002" o:spid="_x0000_s1392" style="position:absolute;visibility:visible;mso-wrap-style:square" from="6930,1360" to="6944,13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" strokecolor="red" strokeweight=".54756mm"/>
                <v:line id="Line 1001" o:spid="_x0000_s1393" style="position:absolute;visibility:visible;mso-wrap-style:square" from="6697,1360" to="6720,13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" strokecolor="red" strokeweight=".54756mm"/>
                <v:shape id="AutoShape 1000" o:spid="_x0000_s1394" style="position:absolute;left:8785;top:1674;width:89;height:96;visibility:visible;mso-wrap-style:square;v-text-anchor:top" coordsize="89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" path="m48,l36,,29,3,22,8r-7,6l10,22,6,31,2,40,,50,,66r1,7l3,78r2,5l8,88r4,2l16,94r4,1l31,95r6,-1l43,90r1,l21,90,18,88,16,84,14,79,12,74r,-15l14,51,16,41,18,31r4,-8l26,16,31,9,36,5r21,l53,1,48,xm69,77r-10,l60,83r2,4l64,90r2,3l70,95r6,l79,93r3,-3l83,90r-12,l69,81r,-4xm57,5l42,5r7,3l54,15r3,12l58,43r,26l58,70r,1l48,84,37,90r7,l49,88r5,-5l59,77r10,l69,63r3,-4l75,54r-6,l69,40r,-7l68,27,64,14,61,9,57,5xm87,78r-3,l83,80r-1,2l81,84r-1,2l79,88r-1,1l76,90r7,l85,87r2,-3l87,79r,-1xm88,10r-3,l85,11r-1,l83,19r-2,7l79,34r-3,6l73,47r-4,7l75,54r3,-5l82,37r2,-6l86,25r2,-6l89,12r,-1l88,10xe" fillcolor="black" stroked="f">
                  <v:path arrowok="t" o:connecttype="custom" o:connectlocs="36,1674;22,1682;10,1696;2,1714;0,1740;3,1752;8,1762;16,1768;31,1769;43,1764;21,1764;16,1758;12,1748;14,1725;18,1705;26,1690;36,1679;53,1675;69,1751;60,1757;64,1764;70,1769;79,1767;83,1764;69,1755;57,1679;49,1682;57,1701;58,1743;58,1745;37,1764;49,1762;59,1751;69,1737;75,1728;69,1714;68,1701;61,1683;87,1752;83,1754;81,1758;79,1762;76,1764;85,1761;87,1753;88,1684;85,1685;83,1693;79,1708;73,1721;75,1728;82,1711;86,1699;89,1686;88,1684" o:connectangles="0,0,0,0,0,0,0,0,0,0,0,0,0,0,0,0,0,0,0,0,0,0,0,0,0,0,0,0,0,0,0,0,0,0,0,0,0,0,0,0,0,0,0,0,0,0,0,0,0,0,0,0,0,0,0"/>
                </v:shape>
                <v:line id="Line 999" o:spid="_x0000_s1395" style="position:absolute;visibility:visible;mso-wrap-style:square" from="6697,1687" to="6944,16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" strokeweight=".55097mm"/>
                <v:shape id="Freeform 998" o:spid="_x0000_s1396" style="position:absolute;left:6775;top:1650;width:90;height:105;visibility:visible;mso-wrap-style:square;v-text-anchor:top" coordsize="90,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" path="m45,104l90,,,,45,104xe" filled="f" strokeweight=".47139mm">
                  <v:path arrowok="t" o:connecttype="custom" o:connectlocs="45,1754;90,1650;0,1650;45,1754" o:connectangles="0,0,0,0"/>
                </v:shape>
                <v:shape id="AutoShape 997" o:spid="_x0000_s1397" style="position:absolute;left:8598;top:2002;width:89;height:96;visibility:visible;mso-wrap-style:square;v-text-anchor:top" coordsize="89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" path="m48,l35,,29,3,16,14r-6,8l6,31,2,41,,50,,67r1,5l3,78r2,5l8,87r4,4l16,94r5,1l32,95r5,-1l43,91r2,-1l22,90,18,87,16,83,14,79,12,74r,-14l14,51,16,41,18,31r4,-8l31,9,36,5r21,l53,2,48,xm69,78r-10,l60,83r2,4l64,90r3,4l70,95r7,l80,94r3,-4l71,90,69,81r,-3xm57,5l42,5r7,2l54,15r3,12l58,44r,23l58,68r,3l48,83,37,90r8,l49,87r5,-4l59,78r10,l69,64r3,-5l75,55r-6,l69,33,68,26,66,20,64,14,61,9,57,5xm87,78r-3,l82,82r-1,2l80,86r-1,1l78,89r-2,1l83,90r3,-3l87,84r,-5l87,78xm88,10r-4,l84,11r-1,8l81,26r-3,7l76,41r-3,7l69,55r6,l75,54r3,-6l80,43r2,-6l84,31r2,-6l88,19r1,-6l89,11,88,10xe" fillcolor="black" stroked="f">
                  <v:path arrowok="t" o:connecttype="custom" o:connectlocs="35,2002;16,2016;6,2033;0,2052;1,2074;5,2085;12,2093;21,2097;37,2096;45,2092;18,2089;14,2081;12,2062;16,2043;22,2025;36,2007;53,2004;69,2080;60,2085;64,2092;70,2097;80,2096;83,2092;69,2083;57,2007;49,2009;57,2029;58,2069;58,2073;37,2092;49,2089;59,2080;69,2066;75,2057;69,2035;66,2022;61,2011;87,2080;82,2084;80,2088;78,2091;83,2092;87,2086;87,2080;84,2012;83,2021;78,2035;73,2050;75,2057;78,2050;82,2039;86,2027;89,2015;88,2012" o:connectangles="0,0,0,0,0,0,0,0,0,0,0,0,0,0,0,0,0,0,0,0,0,0,0,0,0,0,0,0,0,0,0,0,0,0,0,0,0,0,0,0,0,0,0,0,0,0,0,0,0,0,0,0,0,0"/>
                </v:shape>
                <v:line id="Line 996" o:spid="_x0000_s1398" style="position:absolute;visibility:visible;mso-wrap-style:square" from="6743,2015" to="6767,20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" strokeweight=".55778mm"/>
                <v:line id="Line 995" o:spid="_x0000_s1399" style="position:absolute;visibility:visible;mso-wrap-style:square" from="6790,2015" to="6813,20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" strokeweight=".55778mm"/>
                <v:line id="Line 994" o:spid="_x0000_s1400" style="position:absolute;visibility:visible;mso-wrap-style:square" from="6837,2015" to="6860,20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" strokeweight=".55778mm"/>
                <v:line id="Line 993" o:spid="_x0000_s1401" style="position:absolute;visibility:visible;mso-wrap-style:square" from="6884,2015" to="6907,20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" strokeweight=".55778mm"/>
                <v:line id="Line 992" o:spid="_x0000_s1402" style="position:absolute;visibility:visible;mso-wrap-style:square" from="6930,2015" to="6944,20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" strokeweight=".55778mm"/>
                <v:line id="Line 991" o:spid="_x0000_s1403" style="position:absolute;visibility:visible;mso-wrap-style:square" from="6697,2015" to="6720,20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" strokeweight=".55778mm"/>
                <v:rect id="Rectangle 990" o:spid="_x0000_s1404" style="position:absolute;left:6647;top:189;width:2756;height:20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" filled="f" strokeweight=".08378mm"/>
                <v:shape id="Text Box 989" o:spid="_x0000_s1405" type="#_x0000_t202" style="position:absolute;left:2510;top:185;width:6956;height:38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" filled="f" stroked="f">
                  <v:textbox inset="0,0,0,0">
                    <w:txbxContent>
                      <w:p w14:paraId="00B33436" w14:textId="77777777" w:rsidR="00B0570F" w:rsidRDefault="00B0570F">
                        <w:pPr>
                          <w:spacing w:before="69"/>
                          <w:ind w:left="4458"/>
                          <w:rPr>
                            <w:rFonts w:ascii="Calibri"/>
                            <w:sz w:val="21"/>
                          </w:rPr>
                        </w:pPr>
                        <w:r>
                          <w:rPr>
                            <w:rFonts w:ascii="Calibri"/>
                            <w:w w:val="80"/>
                            <w:sz w:val="21"/>
                          </w:rPr>
                          <w:t>Proposed closed form using =0.25</w:t>
                        </w:r>
                      </w:p>
                      <w:p w14:paraId="75E69D55" w14:textId="77777777" w:rsidR="00B0570F" w:rsidRDefault="00B0570F">
                        <w:pPr>
                          <w:spacing w:before="71"/>
                          <w:ind w:left="4458"/>
                          <w:rPr>
                            <w:rFonts w:ascii="Calibri"/>
                            <w:sz w:val="21"/>
                          </w:rPr>
                        </w:pPr>
                        <w:r>
                          <w:rPr>
                            <w:rFonts w:ascii="Calibri"/>
                            <w:w w:val="80"/>
                            <w:sz w:val="21"/>
                          </w:rPr>
                          <w:t>Numerical solution using =0.25</w:t>
                        </w:r>
                      </w:p>
                      <w:p w14:paraId="2B2EBC0B" w14:textId="77777777" w:rsidR="00B0570F" w:rsidRDefault="00B0570F">
                        <w:pPr>
                          <w:spacing w:before="70"/>
                          <w:ind w:left="4458"/>
                          <w:rPr>
                            <w:rFonts w:ascii="Calibri"/>
                            <w:sz w:val="21"/>
                          </w:rPr>
                        </w:pPr>
                        <w:r>
                          <w:rPr>
                            <w:rFonts w:ascii="Calibri"/>
                            <w:w w:val="80"/>
                            <w:sz w:val="21"/>
                          </w:rPr>
                          <w:t>Proposed closed form using =0.5</w:t>
                        </w:r>
                      </w:p>
                      <w:p w14:paraId="3AF0C23F" w14:textId="77777777" w:rsidR="00B0570F" w:rsidRDefault="00B0570F">
                        <w:pPr>
                          <w:spacing w:before="71"/>
                          <w:ind w:left="4458"/>
                          <w:rPr>
                            <w:rFonts w:ascii="Calibri"/>
                            <w:sz w:val="21"/>
                          </w:rPr>
                        </w:pPr>
                        <w:r>
                          <w:rPr>
                            <w:rFonts w:ascii="Calibri"/>
                            <w:w w:val="80"/>
                            <w:sz w:val="21"/>
                          </w:rPr>
                          <w:t>Numerical solution using =0.5</w:t>
                        </w:r>
                      </w:p>
                      <w:p w14:paraId="4158B2F8" w14:textId="77777777" w:rsidR="00B0570F" w:rsidRDefault="00B0570F">
                        <w:pPr>
                          <w:spacing w:before="71"/>
                          <w:ind w:left="4458"/>
                          <w:rPr>
                            <w:rFonts w:ascii="Calibri"/>
                            <w:sz w:val="21"/>
                          </w:rPr>
                        </w:pPr>
                        <w:r>
                          <w:rPr>
                            <w:rFonts w:ascii="Calibri"/>
                            <w:w w:val="80"/>
                            <w:sz w:val="21"/>
                          </w:rPr>
                          <w:t>Proposed closed form using =0.75</w:t>
                        </w:r>
                      </w:p>
                      <w:p w14:paraId="02D6A3E5" w14:textId="77777777" w:rsidR="00B0570F" w:rsidRDefault="00B0570F">
                        <w:pPr>
                          <w:spacing w:before="70"/>
                          <w:ind w:left="4458"/>
                          <w:rPr>
                            <w:rFonts w:ascii="Calibri"/>
                            <w:sz w:val="21"/>
                          </w:rPr>
                        </w:pPr>
                        <w:r>
                          <w:rPr>
                            <w:rFonts w:ascii="Calibri"/>
                            <w:w w:val="80"/>
                            <w:sz w:val="21"/>
                          </w:rPr>
                          <w:t>Numerical solution using =0.75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FA655D">
        <w:rPr>
          <w:rFonts w:ascii="Calibri"/>
          <w:color w:val="252525"/>
          <w:w w:val="85"/>
          <w:sz w:val="21"/>
        </w:rPr>
        <w:t>500</w:t>
      </w:r>
    </w:p>
    <w:p w14:paraId="66D22CD3" w14:textId="77777777" w:rsidR="00ED6B8B" w:rsidRDefault="00ED6B8B" w:rsidP="00F672C4">
      <w:pPr>
        <w:pStyle w:val="BodyText"/>
        <w:rPr>
          <w:rFonts w:ascii="Calibri"/>
          <w:sz w:val="20"/>
        </w:rPr>
      </w:pPr>
    </w:p>
    <w:p w14:paraId="280E7B76" w14:textId="77777777" w:rsidR="00ED6B8B" w:rsidRDefault="00ED6B8B" w:rsidP="00F672C4">
      <w:pPr>
        <w:pStyle w:val="BodyText"/>
        <w:spacing w:before="2"/>
        <w:rPr>
          <w:rFonts w:ascii="Calibri"/>
          <w:sz w:val="16"/>
        </w:rPr>
      </w:pPr>
    </w:p>
    <w:p w14:paraId="4EA32B6B" w14:textId="77777777" w:rsidR="00ED6B8B" w:rsidRDefault="00890932" w:rsidP="00F672C4">
      <w:pPr>
        <w:spacing w:before="68"/>
        <w:ind w:left="600"/>
        <w:rPr>
          <w:rFonts w:ascii="Calibri"/>
          <w:sz w:val="21"/>
        </w:rPr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474944" behindDoc="0" locked="0" layoutInCell="1" allowOverlap="1" wp14:anchorId="6FA60C7B" wp14:editId="5039C8F0">
                <wp:simplePos x="0" y="0"/>
                <wp:positionH relativeFrom="page">
                  <wp:posOffset>1231900</wp:posOffset>
                </wp:positionH>
                <wp:positionV relativeFrom="paragraph">
                  <wp:posOffset>-20955</wp:posOffset>
                </wp:positionV>
                <wp:extent cx="163830" cy="1745615"/>
                <wp:effectExtent l="3175" t="0" r="4445" b="0"/>
                <wp:wrapNone/>
                <wp:docPr id="1011" name="Text Box 9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3830" cy="17456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642232E" w14:textId="77777777" w:rsidR="00B0570F" w:rsidRDefault="00B0570F">
                            <w:pPr>
                              <w:spacing w:line="257" w:lineRule="exact"/>
                              <w:ind w:left="20" w:right="-656"/>
                              <w:rPr>
                                <w:rFonts w:ascii="Calibri"/>
                                <w:sz w:val="17"/>
                              </w:rPr>
                            </w:pPr>
                            <w:r>
                              <w:rPr>
                                <w:rFonts w:ascii="Calibri"/>
                                <w:w w:val="133"/>
                                <w:sz w:val="17"/>
                              </w:rPr>
                              <w:t>O</w:t>
                            </w:r>
                            <w:r>
                              <w:rPr>
                                <w:rFonts w:ascii="Calibri"/>
                                <w:spacing w:val="-1"/>
                                <w:w w:val="133"/>
                                <w:sz w:val="17"/>
                              </w:rPr>
                              <w:t>pt</w:t>
                            </w:r>
                            <w:r>
                              <w:rPr>
                                <w:rFonts w:ascii="Calibri"/>
                                <w:w w:val="132"/>
                                <w:sz w:val="17"/>
                              </w:rPr>
                              <w:t>i</w:t>
                            </w:r>
                            <w:r>
                              <w:rPr>
                                <w:rFonts w:ascii="Calibri"/>
                                <w:spacing w:val="-1"/>
                                <w:w w:val="133"/>
                                <w:sz w:val="17"/>
                              </w:rPr>
                              <w:t>mu</w:t>
                            </w:r>
                            <w:r>
                              <w:rPr>
                                <w:rFonts w:ascii="Calibri"/>
                                <w:w w:val="133"/>
                                <w:sz w:val="17"/>
                              </w:rPr>
                              <w:t>m</w:t>
                            </w:r>
                            <w:r>
                              <w:rPr>
                                <w:rFonts w:ascii="Calibri"/>
                                <w:spacing w:val="12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w w:val="133"/>
                                <w:sz w:val="17"/>
                              </w:rPr>
                              <w:t>f</w:t>
                            </w:r>
                            <w:r>
                              <w:rPr>
                                <w:rFonts w:ascii="Calibri"/>
                                <w:w w:val="132"/>
                                <w:sz w:val="17"/>
                              </w:rPr>
                              <w:t>r</w:t>
                            </w:r>
                            <w:r>
                              <w:rPr>
                                <w:rFonts w:ascii="Calibri"/>
                                <w:spacing w:val="-1"/>
                                <w:w w:val="133"/>
                                <w:sz w:val="17"/>
                              </w:rPr>
                              <w:t>am</w:t>
                            </w:r>
                            <w:r>
                              <w:rPr>
                                <w:rFonts w:ascii="Calibri"/>
                                <w:w w:val="133"/>
                                <w:sz w:val="17"/>
                              </w:rPr>
                              <w:t>e</w:t>
                            </w:r>
                            <w:r>
                              <w:rPr>
                                <w:rFonts w:ascii="Calibri"/>
                                <w:spacing w:val="12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w w:val="132"/>
                                <w:sz w:val="17"/>
                              </w:rPr>
                              <w:t>l</w:t>
                            </w:r>
                            <w:r>
                              <w:rPr>
                                <w:rFonts w:ascii="Calibri"/>
                                <w:w w:val="133"/>
                                <w:sz w:val="17"/>
                              </w:rPr>
                              <w:t>e</w:t>
                            </w:r>
                            <w:r>
                              <w:rPr>
                                <w:rFonts w:ascii="Calibri"/>
                                <w:spacing w:val="-1"/>
                                <w:w w:val="133"/>
                                <w:sz w:val="17"/>
                              </w:rPr>
                              <w:t>n</w:t>
                            </w:r>
                            <w:r>
                              <w:rPr>
                                <w:rFonts w:ascii="Calibri"/>
                                <w:w w:val="132"/>
                                <w:sz w:val="17"/>
                              </w:rPr>
                              <w:t>g</w:t>
                            </w:r>
                            <w:r>
                              <w:rPr>
                                <w:rFonts w:ascii="Calibri"/>
                                <w:w w:val="133"/>
                                <w:sz w:val="17"/>
                              </w:rPr>
                              <w:t>th</w:t>
                            </w:r>
                            <w:r>
                              <w:rPr>
                                <w:rFonts w:ascii="Calibri"/>
                                <w:spacing w:val="12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  <w:w w:val="133"/>
                                <w:sz w:val="17"/>
                              </w:rPr>
                              <w:t>(</w:t>
                            </w:r>
                            <w:r>
                              <w:rPr>
                                <w:rFonts w:ascii="Calibri"/>
                                <w:spacing w:val="4"/>
                                <w:w w:val="133"/>
                                <w:sz w:val="17"/>
                              </w:rPr>
                              <w:t>L</w:t>
                            </w:r>
                            <w:r>
                              <w:rPr>
                                <w:rFonts w:ascii="Calibri"/>
                                <w:spacing w:val="6"/>
                                <w:w w:val="137"/>
                                <w:position w:val="-7"/>
                                <w:sz w:val="13"/>
                              </w:rPr>
                              <w:t>TC</w:t>
                            </w:r>
                            <w:r>
                              <w:rPr>
                                <w:rFonts w:ascii="Calibri"/>
                                <w:spacing w:val="5"/>
                                <w:w w:val="138"/>
                                <w:position w:val="-7"/>
                                <w:sz w:val="13"/>
                              </w:rPr>
                              <w:t>A</w:t>
                            </w:r>
                            <w:r>
                              <w:rPr>
                                <w:rFonts w:ascii="Calibri"/>
                                <w:w w:val="133"/>
                                <w:sz w:val="17"/>
                              </w:rPr>
                              <w:t>)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FA60C7B" id="Text Box 987" o:spid="_x0000_s1406" type="#_x0000_t202" style="position:absolute;left:0;text-align:left;margin-left:97pt;margin-top:-1.65pt;width:12.9pt;height:137.45pt;z-index:2514749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" filled="f" stroked="f">
                <v:textbox style="layout-flow:vertical;mso-layout-flow-alt:bottom-to-top" inset="0,0,0,0">
                  <w:txbxContent>
                    <w:p w14:paraId="4642232E" w14:textId="77777777" w:rsidR="00B0570F" w:rsidRDefault="00B0570F">
                      <w:pPr>
                        <w:spacing w:line="257" w:lineRule="exact"/>
                        <w:ind w:left="20" w:right="-656"/>
                        <w:rPr>
                          <w:rFonts w:ascii="Calibri"/>
                          <w:sz w:val="17"/>
                        </w:rPr>
                      </w:pPr>
                      <w:r>
                        <w:rPr>
                          <w:rFonts w:ascii="Calibri"/>
                          <w:w w:val="133"/>
                          <w:sz w:val="17"/>
                        </w:rPr>
                        <w:t>O</w:t>
                      </w:r>
                      <w:r>
                        <w:rPr>
                          <w:rFonts w:ascii="Calibri"/>
                          <w:spacing w:val="-1"/>
                          <w:w w:val="133"/>
                          <w:sz w:val="17"/>
                        </w:rPr>
                        <w:t>pt</w:t>
                      </w:r>
                      <w:r>
                        <w:rPr>
                          <w:rFonts w:ascii="Calibri"/>
                          <w:w w:val="132"/>
                          <w:sz w:val="17"/>
                        </w:rPr>
                        <w:t>i</w:t>
                      </w:r>
                      <w:r>
                        <w:rPr>
                          <w:rFonts w:ascii="Calibri"/>
                          <w:spacing w:val="-1"/>
                          <w:w w:val="133"/>
                          <w:sz w:val="17"/>
                        </w:rPr>
                        <w:t>mu</w:t>
                      </w:r>
                      <w:r>
                        <w:rPr>
                          <w:rFonts w:ascii="Calibri"/>
                          <w:w w:val="133"/>
                          <w:sz w:val="17"/>
                        </w:rPr>
                        <w:t>m</w:t>
                      </w:r>
                      <w:r>
                        <w:rPr>
                          <w:rFonts w:ascii="Calibri"/>
                          <w:spacing w:val="12"/>
                          <w:sz w:val="17"/>
                        </w:rPr>
                        <w:t xml:space="preserve"> </w:t>
                      </w:r>
                      <w:r>
                        <w:rPr>
                          <w:rFonts w:ascii="Calibri"/>
                          <w:w w:val="133"/>
                          <w:sz w:val="17"/>
                        </w:rPr>
                        <w:t>f</w:t>
                      </w:r>
                      <w:r>
                        <w:rPr>
                          <w:rFonts w:ascii="Calibri"/>
                          <w:w w:val="132"/>
                          <w:sz w:val="17"/>
                        </w:rPr>
                        <w:t>r</w:t>
                      </w:r>
                      <w:r>
                        <w:rPr>
                          <w:rFonts w:ascii="Calibri"/>
                          <w:spacing w:val="-1"/>
                          <w:w w:val="133"/>
                          <w:sz w:val="17"/>
                        </w:rPr>
                        <w:t>am</w:t>
                      </w:r>
                      <w:r>
                        <w:rPr>
                          <w:rFonts w:ascii="Calibri"/>
                          <w:w w:val="133"/>
                          <w:sz w:val="17"/>
                        </w:rPr>
                        <w:t>e</w:t>
                      </w:r>
                      <w:r>
                        <w:rPr>
                          <w:rFonts w:ascii="Calibri"/>
                          <w:spacing w:val="12"/>
                          <w:sz w:val="17"/>
                        </w:rPr>
                        <w:t xml:space="preserve"> </w:t>
                      </w:r>
                      <w:r>
                        <w:rPr>
                          <w:rFonts w:ascii="Calibri"/>
                          <w:w w:val="132"/>
                          <w:sz w:val="17"/>
                        </w:rPr>
                        <w:t>l</w:t>
                      </w:r>
                      <w:r>
                        <w:rPr>
                          <w:rFonts w:ascii="Calibri"/>
                          <w:w w:val="133"/>
                          <w:sz w:val="17"/>
                        </w:rPr>
                        <w:t>e</w:t>
                      </w:r>
                      <w:r>
                        <w:rPr>
                          <w:rFonts w:ascii="Calibri"/>
                          <w:spacing w:val="-1"/>
                          <w:w w:val="133"/>
                          <w:sz w:val="17"/>
                        </w:rPr>
                        <w:t>n</w:t>
                      </w:r>
                      <w:r>
                        <w:rPr>
                          <w:rFonts w:ascii="Calibri"/>
                          <w:w w:val="132"/>
                          <w:sz w:val="17"/>
                        </w:rPr>
                        <w:t>g</w:t>
                      </w:r>
                      <w:r>
                        <w:rPr>
                          <w:rFonts w:ascii="Calibri"/>
                          <w:w w:val="133"/>
                          <w:sz w:val="17"/>
                        </w:rPr>
                        <w:t>th</w:t>
                      </w:r>
                      <w:r>
                        <w:rPr>
                          <w:rFonts w:ascii="Calibri"/>
                          <w:spacing w:val="12"/>
                          <w:sz w:val="17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1"/>
                          <w:w w:val="133"/>
                          <w:sz w:val="17"/>
                        </w:rPr>
                        <w:t>(</w:t>
                      </w:r>
                      <w:r>
                        <w:rPr>
                          <w:rFonts w:ascii="Calibri"/>
                          <w:spacing w:val="4"/>
                          <w:w w:val="133"/>
                          <w:sz w:val="17"/>
                        </w:rPr>
                        <w:t>L</w:t>
                      </w:r>
                      <w:r>
                        <w:rPr>
                          <w:rFonts w:ascii="Calibri"/>
                          <w:spacing w:val="6"/>
                          <w:w w:val="137"/>
                          <w:position w:val="-7"/>
                          <w:sz w:val="13"/>
                        </w:rPr>
                        <w:t>TC</w:t>
                      </w:r>
                      <w:r>
                        <w:rPr>
                          <w:rFonts w:ascii="Calibri"/>
                          <w:spacing w:val="5"/>
                          <w:w w:val="138"/>
                          <w:position w:val="-7"/>
                          <w:sz w:val="13"/>
                        </w:rPr>
                        <w:t>A</w:t>
                      </w:r>
                      <w:r>
                        <w:rPr>
                          <w:rFonts w:ascii="Calibri"/>
                          <w:w w:val="133"/>
                          <w:sz w:val="17"/>
                        </w:rPr>
                        <w:t>)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FA655D">
        <w:rPr>
          <w:rFonts w:ascii="Calibri"/>
          <w:color w:val="252525"/>
          <w:w w:val="85"/>
          <w:sz w:val="21"/>
        </w:rPr>
        <w:t>400</w:t>
      </w:r>
    </w:p>
    <w:p w14:paraId="64C581A2" w14:textId="77777777" w:rsidR="00ED6B8B" w:rsidRDefault="00ED6B8B" w:rsidP="00F672C4">
      <w:pPr>
        <w:pStyle w:val="BodyText"/>
        <w:rPr>
          <w:rFonts w:ascii="Calibri"/>
          <w:sz w:val="20"/>
        </w:rPr>
      </w:pPr>
    </w:p>
    <w:p w14:paraId="080B14EC" w14:textId="77777777" w:rsidR="00ED6B8B" w:rsidRDefault="00ED6B8B" w:rsidP="00F672C4">
      <w:pPr>
        <w:pStyle w:val="BodyText"/>
        <w:spacing w:before="3"/>
        <w:rPr>
          <w:rFonts w:ascii="Calibri"/>
          <w:sz w:val="16"/>
        </w:rPr>
      </w:pPr>
    </w:p>
    <w:p w14:paraId="2C2E58E2" w14:textId="77777777" w:rsidR="00ED6B8B" w:rsidRDefault="00FA655D" w:rsidP="00F672C4">
      <w:pPr>
        <w:spacing w:before="67"/>
        <w:ind w:left="600"/>
        <w:rPr>
          <w:rFonts w:ascii="Calibri"/>
          <w:sz w:val="21"/>
        </w:rPr>
      </w:pPr>
      <w:r>
        <w:rPr>
          <w:rFonts w:ascii="Calibri"/>
          <w:color w:val="252525"/>
          <w:w w:val="85"/>
          <w:sz w:val="21"/>
        </w:rPr>
        <w:t>300</w:t>
      </w:r>
    </w:p>
    <w:p w14:paraId="0914A3F5" w14:textId="77777777" w:rsidR="00ED6B8B" w:rsidRDefault="00ED6B8B" w:rsidP="00F672C4">
      <w:pPr>
        <w:pStyle w:val="BodyText"/>
        <w:rPr>
          <w:rFonts w:ascii="Calibri"/>
          <w:sz w:val="20"/>
        </w:rPr>
      </w:pPr>
    </w:p>
    <w:p w14:paraId="77E296E9" w14:textId="77777777" w:rsidR="00ED6B8B" w:rsidRDefault="00ED6B8B" w:rsidP="00F672C4">
      <w:pPr>
        <w:pStyle w:val="BodyText"/>
        <w:spacing w:before="2"/>
        <w:rPr>
          <w:rFonts w:ascii="Calibri"/>
          <w:sz w:val="16"/>
        </w:rPr>
      </w:pPr>
    </w:p>
    <w:p w14:paraId="4AC46F97" w14:textId="77777777" w:rsidR="00ED6B8B" w:rsidRDefault="00FA655D" w:rsidP="00F672C4">
      <w:pPr>
        <w:spacing w:before="68"/>
        <w:ind w:left="600"/>
        <w:rPr>
          <w:rFonts w:ascii="Calibri"/>
          <w:sz w:val="21"/>
        </w:rPr>
      </w:pPr>
      <w:r>
        <w:rPr>
          <w:rFonts w:ascii="Calibri"/>
          <w:color w:val="252525"/>
          <w:w w:val="85"/>
          <w:sz w:val="21"/>
        </w:rPr>
        <w:t>200</w:t>
      </w:r>
    </w:p>
    <w:p w14:paraId="6CF9D2F0" w14:textId="77777777" w:rsidR="00ED6B8B" w:rsidRDefault="00ED6B8B" w:rsidP="00F672C4">
      <w:pPr>
        <w:pStyle w:val="BodyText"/>
        <w:rPr>
          <w:rFonts w:ascii="Calibri"/>
          <w:sz w:val="20"/>
        </w:rPr>
      </w:pPr>
    </w:p>
    <w:p w14:paraId="471E2E48" w14:textId="77777777" w:rsidR="00ED6B8B" w:rsidRDefault="00ED6B8B" w:rsidP="00F672C4">
      <w:pPr>
        <w:pStyle w:val="BodyText"/>
        <w:spacing w:before="3"/>
        <w:rPr>
          <w:rFonts w:ascii="Calibri"/>
          <w:sz w:val="16"/>
        </w:rPr>
      </w:pPr>
    </w:p>
    <w:p w14:paraId="6BE26BFA" w14:textId="77777777" w:rsidR="00ED6B8B" w:rsidRDefault="00FA655D" w:rsidP="00F672C4">
      <w:pPr>
        <w:spacing w:before="67"/>
        <w:ind w:left="600"/>
        <w:rPr>
          <w:rFonts w:ascii="Calibri"/>
          <w:sz w:val="21"/>
        </w:rPr>
      </w:pPr>
      <w:r>
        <w:rPr>
          <w:rFonts w:ascii="Calibri"/>
          <w:color w:val="252525"/>
          <w:w w:val="85"/>
          <w:sz w:val="21"/>
        </w:rPr>
        <w:t>100</w:t>
      </w:r>
    </w:p>
    <w:p w14:paraId="68553E45" w14:textId="77777777" w:rsidR="00ED6B8B" w:rsidRDefault="00ED6B8B" w:rsidP="00F672C4">
      <w:pPr>
        <w:pStyle w:val="BodyText"/>
        <w:rPr>
          <w:rFonts w:ascii="Calibri"/>
          <w:sz w:val="20"/>
        </w:rPr>
      </w:pPr>
    </w:p>
    <w:p w14:paraId="2942BF00" w14:textId="77777777" w:rsidR="00ED6B8B" w:rsidRDefault="00ED6B8B" w:rsidP="00F672C4">
      <w:pPr>
        <w:pStyle w:val="BodyText"/>
        <w:spacing w:before="2"/>
        <w:rPr>
          <w:rFonts w:ascii="Calibri"/>
          <w:sz w:val="16"/>
        </w:rPr>
      </w:pPr>
    </w:p>
    <w:p w14:paraId="00A625FD" w14:textId="77777777" w:rsidR="00ED6B8B" w:rsidRDefault="00FA655D" w:rsidP="00F672C4">
      <w:pPr>
        <w:spacing w:before="68" w:line="214" w:lineRule="exact"/>
        <w:ind w:left="764"/>
        <w:rPr>
          <w:rFonts w:ascii="Calibri"/>
          <w:sz w:val="21"/>
        </w:rPr>
      </w:pPr>
      <w:r>
        <w:rPr>
          <w:rFonts w:ascii="Calibri"/>
          <w:color w:val="252525"/>
          <w:w w:val="75"/>
          <w:sz w:val="21"/>
        </w:rPr>
        <w:t>0</w:t>
      </w:r>
    </w:p>
    <w:p w14:paraId="010C1D3A" w14:textId="77777777" w:rsidR="00ED6B8B" w:rsidRDefault="00FA655D">
      <w:pPr>
        <w:tabs>
          <w:tab w:val="left" w:pos="627"/>
          <w:tab w:val="left" w:pos="1316"/>
          <w:tab w:val="left" w:pos="2005"/>
          <w:tab w:val="left" w:pos="2694"/>
          <w:tab w:val="left" w:pos="3383"/>
          <w:tab w:val="left" w:pos="4073"/>
          <w:tab w:val="left" w:pos="4762"/>
          <w:tab w:val="left" w:pos="5450"/>
          <w:tab w:val="left" w:pos="6139"/>
          <w:tab w:val="left" w:pos="6890"/>
        </w:tabs>
        <w:spacing w:line="183" w:lineRule="exact"/>
        <w:ind w:right="1609"/>
        <w:rPr>
          <w:rFonts w:ascii="Calibri"/>
          <w:sz w:val="21"/>
        </w:rPr>
        <w:pPrChange w:id="527" w:author="Raghda Wahdan" w:date="2017-11-06T13:08:00Z">
          <w:pPr>
            <w:tabs>
              <w:tab w:val="left" w:pos="627"/>
              <w:tab w:val="left" w:pos="1316"/>
              <w:tab w:val="left" w:pos="2005"/>
              <w:tab w:val="left" w:pos="2694"/>
              <w:tab w:val="left" w:pos="3383"/>
              <w:tab w:val="left" w:pos="4073"/>
              <w:tab w:val="left" w:pos="4762"/>
              <w:tab w:val="left" w:pos="5450"/>
              <w:tab w:val="left" w:pos="6139"/>
              <w:tab w:val="left" w:pos="6890"/>
            </w:tabs>
            <w:spacing w:line="183" w:lineRule="exact"/>
            <w:ind w:right="1609"/>
            <w:jc w:val="center"/>
          </w:pPr>
        </w:pPrChange>
      </w:pPr>
      <w:r>
        <w:rPr>
          <w:rFonts w:ascii="Calibri"/>
          <w:color w:val="252525"/>
          <w:w w:val="85"/>
          <w:sz w:val="21"/>
        </w:rPr>
        <w:t>0</w:t>
      </w:r>
      <w:r>
        <w:rPr>
          <w:rFonts w:ascii="Calibri"/>
          <w:color w:val="252525"/>
          <w:w w:val="85"/>
          <w:sz w:val="21"/>
        </w:rPr>
        <w:tab/>
        <w:t>0.1</w:t>
      </w:r>
      <w:r>
        <w:rPr>
          <w:rFonts w:ascii="Calibri"/>
          <w:color w:val="252525"/>
          <w:w w:val="85"/>
          <w:sz w:val="21"/>
        </w:rPr>
        <w:tab/>
        <w:t>0.2</w:t>
      </w:r>
      <w:r>
        <w:rPr>
          <w:rFonts w:ascii="Calibri"/>
          <w:color w:val="252525"/>
          <w:w w:val="85"/>
          <w:sz w:val="21"/>
        </w:rPr>
        <w:tab/>
        <w:t>0.3</w:t>
      </w:r>
      <w:r>
        <w:rPr>
          <w:rFonts w:ascii="Calibri"/>
          <w:color w:val="252525"/>
          <w:w w:val="85"/>
          <w:sz w:val="21"/>
        </w:rPr>
        <w:tab/>
        <w:t>0.4</w:t>
      </w:r>
      <w:r>
        <w:rPr>
          <w:rFonts w:ascii="Calibri"/>
          <w:color w:val="252525"/>
          <w:w w:val="85"/>
          <w:sz w:val="21"/>
        </w:rPr>
        <w:tab/>
        <w:t>0.5</w:t>
      </w:r>
      <w:r>
        <w:rPr>
          <w:rFonts w:ascii="Calibri"/>
          <w:color w:val="252525"/>
          <w:w w:val="85"/>
          <w:sz w:val="21"/>
        </w:rPr>
        <w:tab/>
        <w:t>0.6</w:t>
      </w:r>
      <w:r>
        <w:rPr>
          <w:rFonts w:ascii="Calibri"/>
          <w:color w:val="252525"/>
          <w:w w:val="85"/>
          <w:sz w:val="21"/>
        </w:rPr>
        <w:tab/>
        <w:t>0.7</w:t>
      </w:r>
      <w:r>
        <w:rPr>
          <w:rFonts w:ascii="Calibri"/>
          <w:color w:val="252525"/>
          <w:w w:val="85"/>
          <w:sz w:val="21"/>
        </w:rPr>
        <w:tab/>
        <w:t>0.8</w:t>
      </w:r>
      <w:r>
        <w:rPr>
          <w:rFonts w:ascii="Calibri"/>
          <w:color w:val="252525"/>
          <w:w w:val="85"/>
          <w:sz w:val="21"/>
        </w:rPr>
        <w:tab/>
        <w:t>0.9</w:t>
      </w:r>
      <w:r>
        <w:rPr>
          <w:rFonts w:ascii="Calibri"/>
          <w:color w:val="252525"/>
          <w:w w:val="85"/>
          <w:sz w:val="21"/>
        </w:rPr>
        <w:tab/>
        <w:t>1</w:t>
      </w:r>
    </w:p>
    <w:p w14:paraId="48C9E408" w14:textId="77777777" w:rsidR="00ED6B8B" w:rsidRDefault="00FA655D">
      <w:pPr>
        <w:spacing w:line="111" w:lineRule="exact"/>
        <w:ind w:right="1657"/>
        <w:rPr>
          <w:rFonts w:ascii="Calibri"/>
        </w:rPr>
        <w:pPrChange w:id="528" w:author="Raghda Wahdan" w:date="2017-11-06T13:08:00Z">
          <w:pPr>
            <w:spacing w:line="111" w:lineRule="exact"/>
            <w:ind w:right="1657"/>
            <w:jc w:val="center"/>
          </w:pPr>
        </w:pPrChange>
      </w:pPr>
      <w:r>
        <w:rPr>
          <w:rFonts w:ascii="Calibri"/>
          <w:w w:val="76"/>
        </w:rPr>
        <w:t>C</w:t>
      </w:r>
    </w:p>
    <w:p w14:paraId="043DE175" w14:textId="77777777" w:rsidR="00ED6B8B" w:rsidRDefault="00FA655D">
      <w:pPr>
        <w:spacing w:before="14"/>
        <w:ind w:right="1515"/>
        <w:rPr>
          <w:rFonts w:ascii="High Tower Text"/>
          <w:sz w:val="18"/>
        </w:rPr>
        <w:pPrChange w:id="529" w:author="Raghda Wahdan" w:date="2017-11-06T13:08:00Z">
          <w:pPr>
            <w:spacing w:before="14"/>
            <w:ind w:right="1515"/>
            <w:jc w:val="center"/>
          </w:pPr>
        </w:pPrChange>
      </w:pPr>
      <w:r>
        <w:rPr>
          <w:rFonts w:ascii="High Tower Text"/>
          <w:w w:val="74"/>
          <w:sz w:val="18"/>
        </w:rPr>
        <w:t>t</w:t>
      </w:r>
    </w:p>
    <w:p w14:paraId="54FF08DD" w14:textId="77777777" w:rsidR="00ED6B8B" w:rsidRDefault="00FA655D" w:rsidP="00F672C4">
      <w:pPr>
        <w:pStyle w:val="ListParagraph"/>
        <w:numPr>
          <w:ilvl w:val="0"/>
          <w:numId w:val="5"/>
        </w:numPr>
        <w:tabs>
          <w:tab w:val="left" w:pos="2943"/>
        </w:tabs>
        <w:spacing w:before="33"/>
        <w:jc w:val="left"/>
        <w:rPr>
          <w:rFonts w:ascii="Century"/>
          <w:sz w:val="20"/>
        </w:rPr>
      </w:pPr>
      <w:r>
        <w:rPr>
          <w:rFonts w:ascii="Century"/>
          <w:w w:val="95"/>
          <w:sz w:val="20"/>
        </w:rPr>
        <w:t>Non-quantized</w:t>
      </w:r>
      <w:r>
        <w:rPr>
          <w:rFonts w:ascii="Century"/>
          <w:spacing w:val="-41"/>
          <w:w w:val="95"/>
          <w:sz w:val="20"/>
        </w:rPr>
        <w:t xml:space="preserve"> </w:t>
      </w:r>
      <w:r>
        <w:rPr>
          <w:rFonts w:ascii="Century"/>
          <w:spacing w:val="-4"/>
          <w:w w:val="95"/>
          <w:sz w:val="20"/>
        </w:rPr>
        <w:t xml:space="preserve">Frame </w:t>
      </w:r>
      <w:r>
        <w:rPr>
          <w:rFonts w:ascii="Century"/>
          <w:w w:val="95"/>
          <w:sz w:val="20"/>
        </w:rPr>
        <w:t>Length</w:t>
      </w:r>
    </w:p>
    <w:p w14:paraId="5703EB70" w14:textId="77777777" w:rsidR="00ED6B8B" w:rsidRDefault="00ED6B8B" w:rsidP="00F672C4">
      <w:pPr>
        <w:pStyle w:val="BodyText"/>
        <w:spacing w:before="2"/>
        <w:rPr>
          <w:rFonts w:ascii="Century"/>
          <w:sz w:val="17"/>
        </w:rPr>
      </w:pPr>
    </w:p>
    <w:p w14:paraId="4C6C09C5" w14:textId="77777777" w:rsidR="00ED6B8B" w:rsidRDefault="00ED6B8B" w:rsidP="00F672C4">
      <w:pPr>
        <w:rPr>
          <w:rFonts w:ascii="Century"/>
          <w:sz w:val="17"/>
        </w:rPr>
        <w:sectPr w:rsidR="00ED6B8B">
          <w:pgSz w:w="11910" w:h="16840"/>
          <w:pgMar w:top="1920" w:right="0" w:bottom="280" w:left="1620" w:header="1603" w:footer="0" w:gutter="0"/>
          <w:cols w:space="720"/>
        </w:sectPr>
      </w:pPr>
    </w:p>
    <w:p w14:paraId="67BF9B7D" w14:textId="77777777" w:rsidR="00ED6B8B" w:rsidRDefault="00890932">
      <w:pPr>
        <w:spacing w:before="68"/>
        <w:rPr>
          <w:rFonts w:ascii="Calibri"/>
          <w:sz w:val="21"/>
        </w:rPr>
        <w:pPrChange w:id="530" w:author="Raghda Wahdan" w:date="2017-11-06T13:08:00Z">
          <w:pPr>
            <w:spacing w:before="68"/>
            <w:jc w:val="right"/>
          </w:pPr>
        </w:pPrChange>
      </w:pPr>
      <w:r>
        <w:rPr>
          <w:noProof/>
          <w:lang w:val="en-GB" w:eastAsia="en-GB"/>
        </w:rPr>
        <mc:AlternateContent>
          <mc:Choice Requires="wpg">
            <w:drawing>
              <wp:anchor distT="0" distB="0" distL="114300" distR="114300" simplePos="0" relativeHeight="251745280" behindDoc="1" locked="0" layoutInCell="1" allowOverlap="1" wp14:anchorId="53DE7B93" wp14:editId="19378ED2">
                <wp:simplePos x="0" y="0"/>
                <wp:positionH relativeFrom="page">
                  <wp:posOffset>1644650</wp:posOffset>
                </wp:positionH>
                <wp:positionV relativeFrom="paragraph">
                  <wp:posOffset>71120</wp:posOffset>
                </wp:positionV>
                <wp:extent cx="4302125" cy="2506345"/>
                <wp:effectExtent l="15875" t="23495" r="6350" b="3810"/>
                <wp:wrapNone/>
                <wp:docPr id="960" name="Group 9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302125" cy="2506345"/>
                          <a:chOff x="2590" y="112"/>
                          <a:chExt cx="6775" cy="3947"/>
                        </a:xfrm>
                      </wpg:grpSpPr>
                      <pic:pic xmlns:pic="http://schemas.openxmlformats.org/drawingml/2006/picture">
                        <pic:nvPicPr>
                          <pic:cNvPr id="961" name="Picture 98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645" y="187"/>
                            <a:ext cx="6714" cy="38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62" name="AutoShape 985"/>
                        <wps:cNvSpPr>
                          <a:spLocks/>
                        </wps:cNvSpPr>
                        <wps:spPr bwMode="auto">
                          <a:xfrm>
                            <a:off x="2647" y="190"/>
                            <a:ext cx="6712" cy="3866"/>
                          </a:xfrm>
                          <a:custGeom>
                            <a:avLst/>
                            <a:gdLst>
                              <a:gd name="T0" fmla="+- 0 2647 2647"/>
                              <a:gd name="T1" fmla="*/ T0 w 6712"/>
                              <a:gd name="T2" fmla="+- 0 4055 190"/>
                              <a:gd name="T3" fmla="*/ 4055 h 3866"/>
                              <a:gd name="T4" fmla="+- 0 9359 2647"/>
                              <a:gd name="T5" fmla="*/ T4 w 6712"/>
                              <a:gd name="T6" fmla="+- 0 4055 190"/>
                              <a:gd name="T7" fmla="*/ 4055 h 3866"/>
                              <a:gd name="T8" fmla="+- 0 2647 2647"/>
                              <a:gd name="T9" fmla="*/ T8 w 6712"/>
                              <a:gd name="T10" fmla="+- 0 190 190"/>
                              <a:gd name="T11" fmla="*/ 190 h 3866"/>
                              <a:gd name="T12" fmla="+- 0 9359 2647"/>
                              <a:gd name="T13" fmla="*/ T12 w 6712"/>
                              <a:gd name="T14" fmla="+- 0 190 190"/>
                              <a:gd name="T15" fmla="*/ 190 h 386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6712" h="3866">
                                <a:moveTo>
                                  <a:pt x="0" y="3865"/>
                                </a:moveTo>
                                <a:lnTo>
                                  <a:pt x="6712" y="3865"/>
                                </a:lnTo>
                                <a:moveTo>
                                  <a:pt x="0" y="0"/>
                                </a:moveTo>
                                <a:lnTo>
                                  <a:pt x="6712" y="0"/>
                                </a:lnTo>
                              </a:path>
                            </a:pathLst>
                          </a:custGeom>
                          <a:noFill/>
                          <a:ln w="3286">
                            <a:solidFill>
                              <a:srgbClr val="25252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3" name="Line 984"/>
                        <wps:cNvCnPr/>
                        <wps:spPr bwMode="auto">
                          <a:xfrm>
                            <a:off x="2647" y="3963"/>
                            <a:ext cx="0" cy="93"/>
                          </a:xfrm>
                          <a:prstGeom prst="line">
                            <a:avLst/>
                          </a:prstGeom>
                          <a:noFill/>
                          <a:ln w="2457">
                            <a:solidFill>
                              <a:srgbClr val="25252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64" name="AutoShape 983"/>
                        <wps:cNvSpPr>
                          <a:spLocks/>
                        </wps:cNvSpPr>
                        <wps:spPr bwMode="auto">
                          <a:xfrm>
                            <a:off x="3318" y="3963"/>
                            <a:ext cx="672" cy="93"/>
                          </a:xfrm>
                          <a:custGeom>
                            <a:avLst/>
                            <a:gdLst>
                              <a:gd name="T0" fmla="+- 0 3318 3318"/>
                              <a:gd name="T1" fmla="*/ T0 w 672"/>
                              <a:gd name="T2" fmla="+- 0 3963 3963"/>
                              <a:gd name="T3" fmla="*/ 3963 h 93"/>
                              <a:gd name="T4" fmla="+- 0 3318 3318"/>
                              <a:gd name="T5" fmla="*/ T4 w 672"/>
                              <a:gd name="T6" fmla="+- 0 4056 3963"/>
                              <a:gd name="T7" fmla="*/ 4056 h 93"/>
                              <a:gd name="T8" fmla="+- 0 3989 3318"/>
                              <a:gd name="T9" fmla="*/ T8 w 672"/>
                              <a:gd name="T10" fmla="+- 0 3963 3963"/>
                              <a:gd name="T11" fmla="*/ 3963 h 93"/>
                              <a:gd name="T12" fmla="+- 0 3989 3318"/>
                              <a:gd name="T13" fmla="*/ T12 w 672"/>
                              <a:gd name="T14" fmla="+- 0 4056 3963"/>
                              <a:gd name="T15" fmla="*/ 4056 h 9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672" h="93">
                                <a:moveTo>
                                  <a:pt x="0" y="0"/>
                                </a:moveTo>
                                <a:lnTo>
                                  <a:pt x="0" y="93"/>
                                </a:lnTo>
                                <a:moveTo>
                                  <a:pt x="671" y="0"/>
                                </a:moveTo>
                                <a:lnTo>
                                  <a:pt x="671" y="93"/>
                                </a:lnTo>
                              </a:path>
                            </a:pathLst>
                          </a:custGeom>
                          <a:noFill/>
                          <a:ln w="2457">
                            <a:solidFill>
                              <a:srgbClr val="25252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5" name="Line 982"/>
                        <wps:cNvCnPr/>
                        <wps:spPr bwMode="auto">
                          <a:xfrm>
                            <a:off x="4660" y="3963"/>
                            <a:ext cx="0" cy="93"/>
                          </a:xfrm>
                          <a:prstGeom prst="line">
                            <a:avLst/>
                          </a:prstGeom>
                          <a:noFill/>
                          <a:ln w="2457">
                            <a:solidFill>
                              <a:srgbClr val="25252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66" name="Line 981"/>
                        <wps:cNvCnPr/>
                        <wps:spPr bwMode="auto">
                          <a:xfrm>
                            <a:off x="5331" y="3963"/>
                            <a:ext cx="0" cy="93"/>
                          </a:xfrm>
                          <a:prstGeom prst="line">
                            <a:avLst/>
                          </a:prstGeom>
                          <a:noFill/>
                          <a:ln w="2456">
                            <a:solidFill>
                              <a:srgbClr val="25252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67" name="Line 980"/>
                        <wps:cNvCnPr/>
                        <wps:spPr bwMode="auto">
                          <a:xfrm>
                            <a:off x="6002" y="3963"/>
                            <a:ext cx="0" cy="93"/>
                          </a:xfrm>
                          <a:prstGeom prst="line">
                            <a:avLst/>
                          </a:prstGeom>
                          <a:noFill/>
                          <a:ln w="2457">
                            <a:solidFill>
                              <a:srgbClr val="25252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68" name="AutoShape 979"/>
                        <wps:cNvSpPr>
                          <a:spLocks/>
                        </wps:cNvSpPr>
                        <wps:spPr bwMode="auto">
                          <a:xfrm>
                            <a:off x="6673" y="3963"/>
                            <a:ext cx="2684" cy="93"/>
                          </a:xfrm>
                          <a:custGeom>
                            <a:avLst/>
                            <a:gdLst>
                              <a:gd name="T0" fmla="+- 0 6673 6673"/>
                              <a:gd name="T1" fmla="*/ T0 w 2684"/>
                              <a:gd name="T2" fmla="+- 0 3963 3963"/>
                              <a:gd name="T3" fmla="*/ 3963 h 93"/>
                              <a:gd name="T4" fmla="+- 0 6673 6673"/>
                              <a:gd name="T5" fmla="*/ T4 w 2684"/>
                              <a:gd name="T6" fmla="+- 0 4056 3963"/>
                              <a:gd name="T7" fmla="*/ 4056 h 93"/>
                              <a:gd name="T8" fmla="+- 0 7344 6673"/>
                              <a:gd name="T9" fmla="*/ T8 w 2684"/>
                              <a:gd name="T10" fmla="+- 0 3963 3963"/>
                              <a:gd name="T11" fmla="*/ 3963 h 93"/>
                              <a:gd name="T12" fmla="+- 0 7344 6673"/>
                              <a:gd name="T13" fmla="*/ T12 w 2684"/>
                              <a:gd name="T14" fmla="+- 0 4056 3963"/>
                              <a:gd name="T15" fmla="*/ 4056 h 93"/>
                              <a:gd name="T16" fmla="+- 0 8015 6673"/>
                              <a:gd name="T17" fmla="*/ T16 w 2684"/>
                              <a:gd name="T18" fmla="+- 0 3963 3963"/>
                              <a:gd name="T19" fmla="*/ 3963 h 93"/>
                              <a:gd name="T20" fmla="+- 0 8015 6673"/>
                              <a:gd name="T21" fmla="*/ T20 w 2684"/>
                              <a:gd name="T22" fmla="+- 0 4056 3963"/>
                              <a:gd name="T23" fmla="*/ 4056 h 93"/>
                              <a:gd name="T24" fmla="+- 0 8686 6673"/>
                              <a:gd name="T25" fmla="*/ T24 w 2684"/>
                              <a:gd name="T26" fmla="+- 0 3963 3963"/>
                              <a:gd name="T27" fmla="*/ 3963 h 93"/>
                              <a:gd name="T28" fmla="+- 0 8686 6673"/>
                              <a:gd name="T29" fmla="*/ T28 w 2684"/>
                              <a:gd name="T30" fmla="+- 0 4056 3963"/>
                              <a:gd name="T31" fmla="*/ 4056 h 93"/>
                              <a:gd name="T32" fmla="+- 0 9357 6673"/>
                              <a:gd name="T33" fmla="*/ T32 w 2684"/>
                              <a:gd name="T34" fmla="+- 0 3963 3963"/>
                              <a:gd name="T35" fmla="*/ 3963 h 93"/>
                              <a:gd name="T36" fmla="+- 0 9357 6673"/>
                              <a:gd name="T37" fmla="*/ T36 w 2684"/>
                              <a:gd name="T38" fmla="+- 0 4056 3963"/>
                              <a:gd name="T39" fmla="*/ 4056 h 9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2684" h="93">
                                <a:moveTo>
                                  <a:pt x="0" y="0"/>
                                </a:moveTo>
                                <a:lnTo>
                                  <a:pt x="0" y="93"/>
                                </a:lnTo>
                                <a:moveTo>
                                  <a:pt x="671" y="0"/>
                                </a:moveTo>
                                <a:lnTo>
                                  <a:pt x="671" y="93"/>
                                </a:lnTo>
                                <a:moveTo>
                                  <a:pt x="1342" y="0"/>
                                </a:moveTo>
                                <a:lnTo>
                                  <a:pt x="1342" y="93"/>
                                </a:lnTo>
                                <a:moveTo>
                                  <a:pt x="2013" y="0"/>
                                </a:moveTo>
                                <a:lnTo>
                                  <a:pt x="2013" y="93"/>
                                </a:lnTo>
                                <a:moveTo>
                                  <a:pt x="2684" y="0"/>
                                </a:moveTo>
                                <a:lnTo>
                                  <a:pt x="2684" y="93"/>
                                </a:lnTo>
                              </a:path>
                            </a:pathLst>
                          </a:custGeom>
                          <a:noFill/>
                          <a:ln w="2457">
                            <a:solidFill>
                              <a:srgbClr val="25252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9" name="Line 978"/>
                        <wps:cNvCnPr/>
                        <wps:spPr bwMode="auto">
                          <a:xfrm>
                            <a:off x="2647" y="190"/>
                            <a:ext cx="0" cy="92"/>
                          </a:xfrm>
                          <a:prstGeom prst="line">
                            <a:avLst/>
                          </a:prstGeom>
                          <a:noFill/>
                          <a:ln w="2457">
                            <a:solidFill>
                              <a:srgbClr val="25252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70" name="AutoShape 977"/>
                        <wps:cNvSpPr>
                          <a:spLocks/>
                        </wps:cNvSpPr>
                        <wps:spPr bwMode="auto">
                          <a:xfrm>
                            <a:off x="3318" y="190"/>
                            <a:ext cx="672" cy="92"/>
                          </a:xfrm>
                          <a:custGeom>
                            <a:avLst/>
                            <a:gdLst>
                              <a:gd name="T0" fmla="+- 0 3318 3318"/>
                              <a:gd name="T1" fmla="*/ T0 w 672"/>
                              <a:gd name="T2" fmla="+- 0 190 190"/>
                              <a:gd name="T3" fmla="*/ 190 h 92"/>
                              <a:gd name="T4" fmla="+- 0 3318 3318"/>
                              <a:gd name="T5" fmla="*/ T4 w 672"/>
                              <a:gd name="T6" fmla="+- 0 282 190"/>
                              <a:gd name="T7" fmla="*/ 282 h 92"/>
                              <a:gd name="T8" fmla="+- 0 3989 3318"/>
                              <a:gd name="T9" fmla="*/ T8 w 672"/>
                              <a:gd name="T10" fmla="+- 0 190 190"/>
                              <a:gd name="T11" fmla="*/ 190 h 92"/>
                              <a:gd name="T12" fmla="+- 0 3989 3318"/>
                              <a:gd name="T13" fmla="*/ T12 w 672"/>
                              <a:gd name="T14" fmla="+- 0 282 190"/>
                              <a:gd name="T15" fmla="*/ 282 h 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672" h="92">
                                <a:moveTo>
                                  <a:pt x="0" y="0"/>
                                </a:moveTo>
                                <a:lnTo>
                                  <a:pt x="0" y="92"/>
                                </a:lnTo>
                                <a:moveTo>
                                  <a:pt x="671" y="0"/>
                                </a:moveTo>
                                <a:lnTo>
                                  <a:pt x="671" y="92"/>
                                </a:lnTo>
                              </a:path>
                            </a:pathLst>
                          </a:custGeom>
                          <a:noFill/>
                          <a:ln w="2457">
                            <a:solidFill>
                              <a:srgbClr val="25252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71" name="Line 976"/>
                        <wps:cNvCnPr/>
                        <wps:spPr bwMode="auto">
                          <a:xfrm>
                            <a:off x="4660" y="190"/>
                            <a:ext cx="0" cy="92"/>
                          </a:xfrm>
                          <a:prstGeom prst="line">
                            <a:avLst/>
                          </a:prstGeom>
                          <a:noFill/>
                          <a:ln w="2457">
                            <a:solidFill>
                              <a:srgbClr val="25252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72" name="Line 975"/>
                        <wps:cNvCnPr/>
                        <wps:spPr bwMode="auto">
                          <a:xfrm>
                            <a:off x="5331" y="190"/>
                            <a:ext cx="0" cy="92"/>
                          </a:xfrm>
                          <a:prstGeom prst="line">
                            <a:avLst/>
                          </a:prstGeom>
                          <a:noFill/>
                          <a:ln w="2456">
                            <a:solidFill>
                              <a:srgbClr val="25252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73" name="Line 974"/>
                        <wps:cNvCnPr/>
                        <wps:spPr bwMode="auto">
                          <a:xfrm>
                            <a:off x="6002" y="190"/>
                            <a:ext cx="0" cy="92"/>
                          </a:xfrm>
                          <a:prstGeom prst="line">
                            <a:avLst/>
                          </a:prstGeom>
                          <a:noFill/>
                          <a:ln w="2457">
                            <a:solidFill>
                              <a:srgbClr val="25252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74" name="AutoShape 973"/>
                        <wps:cNvSpPr>
                          <a:spLocks/>
                        </wps:cNvSpPr>
                        <wps:spPr bwMode="auto">
                          <a:xfrm>
                            <a:off x="6673" y="190"/>
                            <a:ext cx="2684" cy="92"/>
                          </a:xfrm>
                          <a:custGeom>
                            <a:avLst/>
                            <a:gdLst>
                              <a:gd name="T0" fmla="+- 0 6673 6673"/>
                              <a:gd name="T1" fmla="*/ T0 w 2684"/>
                              <a:gd name="T2" fmla="+- 0 190 190"/>
                              <a:gd name="T3" fmla="*/ 190 h 92"/>
                              <a:gd name="T4" fmla="+- 0 6673 6673"/>
                              <a:gd name="T5" fmla="*/ T4 w 2684"/>
                              <a:gd name="T6" fmla="+- 0 282 190"/>
                              <a:gd name="T7" fmla="*/ 282 h 92"/>
                              <a:gd name="T8" fmla="+- 0 9357 6673"/>
                              <a:gd name="T9" fmla="*/ T8 w 2684"/>
                              <a:gd name="T10" fmla="+- 0 190 190"/>
                              <a:gd name="T11" fmla="*/ 190 h 92"/>
                              <a:gd name="T12" fmla="+- 0 9357 6673"/>
                              <a:gd name="T13" fmla="*/ T12 w 2684"/>
                              <a:gd name="T14" fmla="+- 0 282 190"/>
                              <a:gd name="T15" fmla="*/ 282 h 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684" h="92">
                                <a:moveTo>
                                  <a:pt x="0" y="0"/>
                                </a:moveTo>
                                <a:lnTo>
                                  <a:pt x="0" y="92"/>
                                </a:lnTo>
                                <a:moveTo>
                                  <a:pt x="2684" y="0"/>
                                </a:moveTo>
                                <a:lnTo>
                                  <a:pt x="2684" y="92"/>
                                </a:lnTo>
                              </a:path>
                            </a:pathLst>
                          </a:custGeom>
                          <a:noFill/>
                          <a:ln w="2457">
                            <a:solidFill>
                              <a:srgbClr val="25252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75" name="AutoShape 972"/>
                        <wps:cNvSpPr>
                          <a:spLocks/>
                        </wps:cNvSpPr>
                        <wps:spPr bwMode="auto">
                          <a:xfrm>
                            <a:off x="2647" y="187"/>
                            <a:ext cx="6710" cy="3869"/>
                          </a:xfrm>
                          <a:custGeom>
                            <a:avLst/>
                            <a:gdLst>
                              <a:gd name="T0" fmla="+- 0 2647 2647"/>
                              <a:gd name="T1" fmla="*/ T0 w 6710"/>
                              <a:gd name="T2" fmla="+- 0 187 187"/>
                              <a:gd name="T3" fmla="*/ 187 h 3869"/>
                              <a:gd name="T4" fmla="+- 0 2647 2647"/>
                              <a:gd name="T5" fmla="*/ T4 w 6710"/>
                              <a:gd name="T6" fmla="+- 0 4056 187"/>
                              <a:gd name="T7" fmla="*/ 4056 h 3869"/>
                              <a:gd name="T8" fmla="+- 0 9357 2647"/>
                              <a:gd name="T9" fmla="*/ T8 w 6710"/>
                              <a:gd name="T10" fmla="+- 0 187 187"/>
                              <a:gd name="T11" fmla="*/ 187 h 3869"/>
                              <a:gd name="T12" fmla="+- 0 9357 2647"/>
                              <a:gd name="T13" fmla="*/ T12 w 6710"/>
                              <a:gd name="T14" fmla="+- 0 4056 187"/>
                              <a:gd name="T15" fmla="*/ 4056 h 386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6710" h="3869">
                                <a:moveTo>
                                  <a:pt x="0" y="0"/>
                                </a:moveTo>
                                <a:lnTo>
                                  <a:pt x="0" y="3869"/>
                                </a:lnTo>
                                <a:moveTo>
                                  <a:pt x="6710" y="0"/>
                                </a:moveTo>
                                <a:lnTo>
                                  <a:pt x="6710" y="3869"/>
                                </a:lnTo>
                              </a:path>
                            </a:pathLst>
                          </a:custGeom>
                          <a:noFill/>
                          <a:ln w="2457">
                            <a:solidFill>
                              <a:srgbClr val="25252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76" name="AutoShape 971"/>
                        <wps:cNvSpPr>
                          <a:spLocks/>
                        </wps:cNvSpPr>
                        <wps:spPr bwMode="auto">
                          <a:xfrm>
                            <a:off x="2647" y="3089"/>
                            <a:ext cx="69" cy="967"/>
                          </a:xfrm>
                          <a:custGeom>
                            <a:avLst/>
                            <a:gdLst>
                              <a:gd name="T0" fmla="+- 0 2647 2647"/>
                              <a:gd name="T1" fmla="*/ T0 w 69"/>
                              <a:gd name="T2" fmla="+- 0 4055 3089"/>
                              <a:gd name="T3" fmla="*/ 4055 h 967"/>
                              <a:gd name="T4" fmla="+- 0 2716 2647"/>
                              <a:gd name="T5" fmla="*/ T4 w 69"/>
                              <a:gd name="T6" fmla="+- 0 4055 3089"/>
                              <a:gd name="T7" fmla="*/ 4055 h 967"/>
                              <a:gd name="T8" fmla="+- 0 2647 2647"/>
                              <a:gd name="T9" fmla="*/ T8 w 69"/>
                              <a:gd name="T10" fmla="+- 0 3573 3089"/>
                              <a:gd name="T11" fmla="*/ 3573 h 967"/>
                              <a:gd name="T12" fmla="+- 0 2716 2647"/>
                              <a:gd name="T13" fmla="*/ T12 w 69"/>
                              <a:gd name="T14" fmla="+- 0 3573 3089"/>
                              <a:gd name="T15" fmla="*/ 3573 h 967"/>
                              <a:gd name="T16" fmla="+- 0 2647 2647"/>
                              <a:gd name="T17" fmla="*/ T16 w 69"/>
                              <a:gd name="T18" fmla="+- 0 3089 3089"/>
                              <a:gd name="T19" fmla="*/ 3089 h 967"/>
                              <a:gd name="T20" fmla="+- 0 2716 2647"/>
                              <a:gd name="T21" fmla="*/ T20 w 69"/>
                              <a:gd name="T22" fmla="+- 0 3089 3089"/>
                              <a:gd name="T23" fmla="*/ 3089 h 96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69" h="967">
                                <a:moveTo>
                                  <a:pt x="0" y="966"/>
                                </a:moveTo>
                                <a:lnTo>
                                  <a:pt x="69" y="966"/>
                                </a:lnTo>
                                <a:moveTo>
                                  <a:pt x="0" y="484"/>
                                </a:moveTo>
                                <a:lnTo>
                                  <a:pt x="69" y="484"/>
                                </a:lnTo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</a:path>
                            </a:pathLst>
                          </a:custGeom>
                          <a:noFill/>
                          <a:ln w="3286">
                            <a:solidFill>
                              <a:srgbClr val="25252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77" name="Line 970"/>
                        <wps:cNvCnPr/>
                        <wps:spPr bwMode="auto">
                          <a:xfrm>
                            <a:off x="2647" y="2606"/>
                            <a:ext cx="69" cy="0"/>
                          </a:xfrm>
                          <a:prstGeom prst="line">
                            <a:avLst/>
                          </a:prstGeom>
                          <a:noFill/>
                          <a:ln w="3284">
                            <a:solidFill>
                              <a:srgbClr val="25252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78" name="Line 969"/>
                        <wps:cNvCnPr/>
                        <wps:spPr bwMode="auto">
                          <a:xfrm>
                            <a:off x="2647" y="2123"/>
                            <a:ext cx="69" cy="0"/>
                          </a:xfrm>
                          <a:prstGeom prst="line">
                            <a:avLst/>
                          </a:prstGeom>
                          <a:noFill/>
                          <a:ln w="3286">
                            <a:solidFill>
                              <a:srgbClr val="25252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79" name="Line 968"/>
                        <wps:cNvCnPr/>
                        <wps:spPr bwMode="auto">
                          <a:xfrm>
                            <a:off x="2647" y="1640"/>
                            <a:ext cx="69" cy="0"/>
                          </a:xfrm>
                          <a:prstGeom prst="line">
                            <a:avLst/>
                          </a:prstGeom>
                          <a:noFill/>
                          <a:ln w="3286">
                            <a:solidFill>
                              <a:srgbClr val="25252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80" name="Line 967"/>
                        <wps:cNvCnPr/>
                        <wps:spPr bwMode="auto">
                          <a:xfrm>
                            <a:off x="2647" y="1156"/>
                            <a:ext cx="69" cy="0"/>
                          </a:xfrm>
                          <a:prstGeom prst="line">
                            <a:avLst/>
                          </a:prstGeom>
                          <a:noFill/>
                          <a:ln w="3284">
                            <a:solidFill>
                              <a:srgbClr val="25252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81" name="AutoShape 966"/>
                        <wps:cNvSpPr>
                          <a:spLocks/>
                        </wps:cNvSpPr>
                        <wps:spPr bwMode="auto">
                          <a:xfrm>
                            <a:off x="2647" y="190"/>
                            <a:ext cx="6710" cy="3866"/>
                          </a:xfrm>
                          <a:custGeom>
                            <a:avLst/>
                            <a:gdLst>
                              <a:gd name="T0" fmla="+- 0 2647 2647"/>
                              <a:gd name="T1" fmla="*/ T0 w 6710"/>
                              <a:gd name="T2" fmla="+- 0 674 190"/>
                              <a:gd name="T3" fmla="*/ 674 h 3866"/>
                              <a:gd name="T4" fmla="+- 0 2716 2647"/>
                              <a:gd name="T5" fmla="*/ T4 w 6710"/>
                              <a:gd name="T6" fmla="+- 0 674 190"/>
                              <a:gd name="T7" fmla="*/ 674 h 3866"/>
                              <a:gd name="T8" fmla="+- 0 2647 2647"/>
                              <a:gd name="T9" fmla="*/ T8 w 6710"/>
                              <a:gd name="T10" fmla="+- 0 190 190"/>
                              <a:gd name="T11" fmla="*/ 190 h 3866"/>
                              <a:gd name="T12" fmla="+- 0 2716 2647"/>
                              <a:gd name="T13" fmla="*/ T12 w 6710"/>
                              <a:gd name="T14" fmla="+- 0 190 190"/>
                              <a:gd name="T15" fmla="*/ 190 h 3866"/>
                              <a:gd name="T16" fmla="+- 0 9288 2647"/>
                              <a:gd name="T17" fmla="*/ T16 w 6710"/>
                              <a:gd name="T18" fmla="+- 0 4055 190"/>
                              <a:gd name="T19" fmla="*/ 4055 h 3866"/>
                              <a:gd name="T20" fmla="+- 0 9357 2647"/>
                              <a:gd name="T21" fmla="*/ T20 w 6710"/>
                              <a:gd name="T22" fmla="+- 0 4055 190"/>
                              <a:gd name="T23" fmla="*/ 4055 h 3866"/>
                              <a:gd name="T24" fmla="+- 0 9288 2647"/>
                              <a:gd name="T25" fmla="*/ T24 w 6710"/>
                              <a:gd name="T26" fmla="+- 0 3573 190"/>
                              <a:gd name="T27" fmla="*/ 3573 h 3866"/>
                              <a:gd name="T28" fmla="+- 0 9357 2647"/>
                              <a:gd name="T29" fmla="*/ T28 w 6710"/>
                              <a:gd name="T30" fmla="+- 0 3573 190"/>
                              <a:gd name="T31" fmla="*/ 3573 h 3866"/>
                              <a:gd name="T32" fmla="+- 0 9288 2647"/>
                              <a:gd name="T33" fmla="*/ T32 w 6710"/>
                              <a:gd name="T34" fmla="+- 0 3089 190"/>
                              <a:gd name="T35" fmla="*/ 3089 h 3866"/>
                              <a:gd name="T36" fmla="+- 0 9357 2647"/>
                              <a:gd name="T37" fmla="*/ T36 w 6710"/>
                              <a:gd name="T38" fmla="+- 0 3089 190"/>
                              <a:gd name="T39" fmla="*/ 3089 h 386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6710" h="3866">
                                <a:moveTo>
                                  <a:pt x="0" y="484"/>
                                </a:moveTo>
                                <a:lnTo>
                                  <a:pt x="69" y="484"/>
                                </a:lnTo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moveTo>
                                  <a:pt x="6641" y="3865"/>
                                </a:moveTo>
                                <a:lnTo>
                                  <a:pt x="6710" y="3865"/>
                                </a:lnTo>
                                <a:moveTo>
                                  <a:pt x="6641" y="3383"/>
                                </a:moveTo>
                                <a:lnTo>
                                  <a:pt x="6710" y="3383"/>
                                </a:lnTo>
                                <a:moveTo>
                                  <a:pt x="6641" y="2899"/>
                                </a:moveTo>
                                <a:lnTo>
                                  <a:pt x="6710" y="2899"/>
                                </a:lnTo>
                              </a:path>
                            </a:pathLst>
                          </a:custGeom>
                          <a:noFill/>
                          <a:ln w="3286">
                            <a:solidFill>
                              <a:srgbClr val="25252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82" name="Line 965"/>
                        <wps:cNvCnPr/>
                        <wps:spPr bwMode="auto">
                          <a:xfrm>
                            <a:off x="9288" y="2606"/>
                            <a:ext cx="69" cy="0"/>
                          </a:xfrm>
                          <a:prstGeom prst="line">
                            <a:avLst/>
                          </a:prstGeom>
                          <a:noFill/>
                          <a:ln w="3284">
                            <a:solidFill>
                              <a:srgbClr val="25252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83" name="AutoShape 964"/>
                        <wps:cNvSpPr>
                          <a:spLocks/>
                        </wps:cNvSpPr>
                        <wps:spPr bwMode="auto">
                          <a:xfrm>
                            <a:off x="9288" y="190"/>
                            <a:ext cx="70" cy="1933"/>
                          </a:xfrm>
                          <a:custGeom>
                            <a:avLst/>
                            <a:gdLst>
                              <a:gd name="T0" fmla="+- 0 9288 9288"/>
                              <a:gd name="T1" fmla="*/ T0 w 70"/>
                              <a:gd name="T2" fmla="+- 0 2123 190"/>
                              <a:gd name="T3" fmla="*/ 2123 h 1933"/>
                              <a:gd name="T4" fmla="+- 0 9357 9288"/>
                              <a:gd name="T5" fmla="*/ T4 w 70"/>
                              <a:gd name="T6" fmla="+- 0 2123 190"/>
                              <a:gd name="T7" fmla="*/ 2123 h 1933"/>
                              <a:gd name="T8" fmla="+- 0 9288 9288"/>
                              <a:gd name="T9" fmla="*/ T8 w 70"/>
                              <a:gd name="T10" fmla="+- 0 190 190"/>
                              <a:gd name="T11" fmla="*/ 190 h 1933"/>
                              <a:gd name="T12" fmla="+- 0 9357 9288"/>
                              <a:gd name="T13" fmla="*/ T12 w 70"/>
                              <a:gd name="T14" fmla="+- 0 190 190"/>
                              <a:gd name="T15" fmla="*/ 190 h 193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70" h="1933">
                                <a:moveTo>
                                  <a:pt x="0" y="1933"/>
                                </a:moveTo>
                                <a:lnTo>
                                  <a:pt x="69" y="1933"/>
                                </a:lnTo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</a:path>
                            </a:pathLst>
                          </a:custGeom>
                          <a:noFill/>
                          <a:ln w="3286">
                            <a:solidFill>
                              <a:srgbClr val="25252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84" name="AutoShape 963"/>
                        <wps:cNvSpPr>
                          <a:spLocks/>
                        </wps:cNvSpPr>
                        <wps:spPr bwMode="auto">
                          <a:xfrm>
                            <a:off x="33839" y="-115937"/>
                            <a:ext cx="250174" cy="102756"/>
                          </a:xfrm>
                          <a:custGeom>
                            <a:avLst/>
                            <a:gdLst>
                              <a:gd name="T0" fmla="+- 0 2698 33839"/>
                              <a:gd name="T1" fmla="*/ T0 w 250174"/>
                              <a:gd name="T2" fmla="+- 0 190 -115937"/>
                              <a:gd name="T3" fmla="*/ 190 h 102756"/>
                              <a:gd name="T4" fmla="+- 0 2721 33839"/>
                              <a:gd name="T5" fmla="*/ T4 w 250174"/>
                              <a:gd name="T6" fmla="+- 0 2123 -115937"/>
                              <a:gd name="T7" fmla="*/ 2123 h 102756"/>
                              <a:gd name="T8" fmla="+- 0 2855 33839"/>
                              <a:gd name="T9" fmla="*/ T8 w 250174"/>
                              <a:gd name="T10" fmla="+- 0 2123 -115937"/>
                              <a:gd name="T11" fmla="*/ 2123 h 102756"/>
                              <a:gd name="T12" fmla="+- 0 2922 33839"/>
                              <a:gd name="T13" fmla="*/ T12 w 250174"/>
                              <a:gd name="T14" fmla="+- 0 3089 -115937"/>
                              <a:gd name="T15" fmla="*/ 3089 h 102756"/>
                              <a:gd name="T16" fmla="+- 0 3526 33839"/>
                              <a:gd name="T17" fmla="*/ T16 w 250174"/>
                              <a:gd name="T18" fmla="+- 0 3089 -115937"/>
                              <a:gd name="T19" fmla="*/ 3089 h 102756"/>
                              <a:gd name="T20" fmla="+- 0 3593 33839"/>
                              <a:gd name="T21" fmla="*/ T20 w 250174"/>
                              <a:gd name="T22" fmla="+- 0 3572 -115937"/>
                              <a:gd name="T23" fmla="*/ 3572 h 102756"/>
                              <a:gd name="T24" fmla="+- 0 5942 33839"/>
                              <a:gd name="T25" fmla="*/ T24 w 250174"/>
                              <a:gd name="T26" fmla="+- 0 3572 -115937"/>
                              <a:gd name="T27" fmla="*/ 3572 h 102756"/>
                              <a:gd name="T28" fmla="+- 0 5874 33839"/>
                              <a:gd name="T29" fmla="*/ T28 w 250174"/>
                              <a:gd name="T30" fmla="+- 0 3572 -115937"/>
                              <a:gd name="T31" fmla="*/ 3572 h 102756"/>
                              <a:gd name="T32" fmla="+- 0 7015 33839"/>
                              <a:gd name="T33" fmla="*/ T32 w 250174"/>
                              <a:gd name="T34" fmla="+- 0 3572 -115937"/>
                              <a:gd name="T35" fmla="*/ 3572 h 102756"/>
                              <a:gd name="T36" fmla="+- 0 7082 33839"/>
                              <a:gd name="T37" fmla="*/ T36 w 250174"/>
                              <a:gd name="T38" fmla="+- 0 3814 -115937"/>
                              <a:gd name="T39" fmla="*/ 3814 h 102756"/>
                              <a:gd name="T40" fmla="+- 0 9296 33839"/>
                              <a:gd name="T41" fmla="*/ T40 w 250174"/>
                              <a:gd name="T42" fmla="+- 0 3814 -115937"/>
                              <a:gd name="T43" fmla="*/ 3814 h 102756"/>
                              <a:gd name="T44" fmla="+- 0 9229 33839"/>
                              <a:gd name="T45" fmla="*/ T44 w 250174"/>
                              <a:gd name="T46" fmla="+- 0 3814 -115937"/>
                              <a:gd name="T47" fmla="*/ 3814 h 102756"/>
                              <a:gd name="T48" fmla="+- 0 9296 33839"/>
                              <a:gd name="T49" fmla="*/ T48 w 250174"/>
                              <a:gd name="T50" fmla="+- 0 3814 -115937"/>
                              <a:gd name="T51" fmla="*/ 3814 h 10275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250174" h="102756">
                                <a:moveTo>
                                  <a:pt x="-31141" y="116127"/>
                                </a:moveTo>
                                <a:lnTo>
                                  <a:pt x="-31118" y="118060"/>
                                </a:lnTo>
                                <a:lnTo>
                                  <a:pt x="-30984" y="118060"/>
                                </a:lnTo>
                                <a:lnTo>
                                  <a:pt x="-30917" y="119026"/>
                                </a:lnTo>
                                <a:lnTo>
                                  <a:pt x="-30313" y="119026"/>
                                </a:lnTo>
                                <a:lnTo>
                                  <a:pt x="-30246" y="119509"/>
                                </a:lnTo>
                                <a:lnTo>
                                  <a:pt x="-27897" y="119509"/>
                                </a:lnTo>
                                <a:moveTo>
                                  <a:pt x="-27965" y="119509"/>
                                </a:moveTo>
                                <a:lnTo>
                                  <a:pt x="-26824" y="119509"/>
                                </a:lnTo>
                                <a:lnTo>
                                  <a:pt x="-26757" y="119751"/>
                                </a:lnTo>
                                <a:lnTo>
                                  <a:pt x="-24543" y="119751"/>
                                </a:lnTo>
                                <a:moveTo>
                                  <a:pt x="-24610" y="119751"/>
                                </a:moveTo>
                                <a:lnTo>
                                  <a:pt x="-24543" y="119751"/>
                                </a:lnTo>
                              </a:path>
                            </a:pathLst>
                          </a:custGeom>
                          <a:noFill/>
                          <a:ln w="17334">
                            <a:solidFill>
                              <a:srgbClr val="000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85" name="Picture 9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655" y="2049"/>
                            <a:ext cx="239" cy="1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86" name="Picture 9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59" y="3017"/>
                            <a:ext cx="706" cy="1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87" name="AutoShape 960"/>
                        <wps:cNvSpPr>
                          <a:spLocks/>
                        </wps:cNvSpPr>
                        <wps:spPr bwMode="auto">
                          <a:xfrm>
                            <a:off x="65901" y="-21641"/>
                            <a:ext cx="219072" cy="10269"/>
                          </a:xfrm>
                          <a:custGeom>
                            <a:avLst/>
                            <a:gdLst>
                              <a:gd name="T0" fmla="+- 0 3686 65901"/>
                              <a:gd name="T1" fmla="*/ T0 w 219072"/>
                              <a:gd name="T2" fmla="+- 0 3515 -21641"/>
                              <a:gd name="T3" fmla="*/ 3515 h 10269"/>
                              <a:gd name="T4" fmla="+- 0 3673 65901"/>
                              <a:gd name="T5" fmla="*/ T4 w 219072"/>
                              <a:gd name="T6" fmla="+- 0 3575 -21641"/>
                              <a:gd name="T7" fmla="*/ 3575 h 10269"/>
                              <a:gd name="T8" fmla="+- 0 3885 65901"/>
                              <a:gd name="T9" fmla="*/ T8 w 219072"/>
                              <a:gd name="T10" fmla="+- 0 3515 -21641"/>
                              <a:gd name="T11" fmla="*/ 3515 h 10269"/>
                              <a:gd name="T12" fmla="+- 0 3877 65901"/>
                              <a:gd name="T13" fmla="*/ T12 w 219072"/>
                              <a:gd name="T14" fmla="+- 0 3575 -21641"/>
                              <a:gd name="T15" fmla="*/ 3575 h 10269"/>
                              <a:gd name="T16" fmla="+- 0 4089 65901"/>
                              <a:gd name="T17" fmla="*/ T16 w 219072"/>
                              <a:gd name="T18" fmla="+- 0 3515 -21641"/>
                              <a:gd name="T19" fmla="*/ 3515 h 10269"/>
                              <a:gd name="T20" fmla="+- 0 4075 65901"/>
                              <a:gd name="T21" fmla="*/ T20 w 219072"/>
                              <a:gd name="T22" fmla="+- 0 3575 -21641"/>
                              <a:gd name="T23" fmla="*/ 3575 h 10269"/>
                              <a:gd name="T24" fmla="+- 0 4288 65901"/>
                              <a:gd name="T25" fmla="*/ T24 w 219072"/>
                              <a:gd name="T26" fmla="+- 0 3515 -21641"/>
                              <a:gd name="T27" fmla="*/ 3515 h 10269"/>
                              <a:gd name="T28" fmla="+- 0 4280 65901"/>
                              <a:gd name="T29" fmla="*/ T28 w 219072"/>
                              <a:gd name="T30" fmla="+- 0 3575 -21641"/>
                              <a:gd name="T31" fmla="*/ 3575 h 10269"/>
                              <a:gd name="T32" fmla="+- 0 4492 65901"/>
                              <a:gd name="T33" fmla="*/ T32 w 219072"/>
                              <a:gd name="T34" fmla="+- 0 3515 -21641"/>
                              <a:gd name="T35" fmla="*/ 3515 h 10269"/>
                              <a:gd name="T36" fmla="+- 0 4479 65901"/>
                              <a:gd name="T37" fmla="*/ T36 w 219072"/>
                              <a:gd name="T38" fmla="+- 0 3575 -21641"/>
                              <a:gd name="T39" fmla="*/ 3575 h 10269"/>
                              <a:gd name="T40" fmla="+- 0 4691 65901"/>
                              <a:gd name="T41" fmla="*/ T40 w 219072"/>
                              <a:gd name="T42" fmla="+- 0 3515 -21641"/>
                              <a:gd name="T43" fmla="*/ 3515 h 10269"/>
                              <a:gd name="T44" fmla="+- 0 4683 65901"/>
                              <a:gd name="T45" fmla="*/ T44 w 219072"/>
                              <a:gd name="T46" fmla="+- 0 3575 -21641"/>
                              <a:gd name="T47" fmla="*/ 3575 h 10269"/>
                              <a:gd name="T48" fmla="+- 0 4895 65901"/>
                              <a:gd name="T49" fmla="*/ T48 w 219072"/>
                              <a:gd name="T50" fmla="+- 0 3515 -21641"/>
                              <a:gd name="T51" fmla="*/ 3515 h 10269"/>
                              <a:gd name="T52" fmla="+- 0 4881 65901"/>
                              <a:gd name="T53" fmla="*/ T52 w 219072"/>
                              <a:gd name="T54" fmla="+- 0 3575 -21641"/>
                              <a:gd name="T55" fmla="*/ 3575 h 10269"/>
                              <a:gd name="T56" fmla="+- 0 5094 65901"/>
                              <a:gd name="T57" fmla="*/ T56 w 219072"/>
                              <a:gd name="T58" fmla="+- 0 3515 -21641"/>
                              <a:gd name="T59" fmla="*/ 3515 h 10269"/>
                              <a:gd name="T60" fmla="+- 0 5086 65901"/>
                              <a:gd name="T61" fmla="*/ T60 w 219072"/>
                              <a:gd name="T62" fmla="+- 0 3575 -21641"/>
                              <a:gd name="T63" fmla="*/ 3575 h 10269"/>
                              <a:gd name="T64" fmla="+- 0 5298 65901"/>
                              <a:gd name="T65" fmla="*/ T64 w 219072"/>
                              <a:gd name="T66" fmla="+- 0 3515 -21641"/>
                              <a:gd name="T67" fmla="*/ 3515 h 10269"/>
                              <a:gd name="T68" fmla="+- 0 5284 65901"/>
                              <a:gd name="T69" fmla="*/ T68 w 219072"/>
                              <a:gd name="T70" fmla="+- 0 3575 -21641"/>
                              <a:gd name="T71" fmla="*/ 3575 h 10269"/>
                              <a:gd name="T72" fmla="+- 0 5497 65901"/>
                              <a:gd name="T73" fmla="*/ T72 w 219072"/>
                              <a:gd name="T74" fmla="+- 0 3515 -21641"/>
                              <a:gd name="T75" fmla="*/ 3515 h 10269"/>
                              <a:gd name="T76" fmla="+- 0 5489 65901"/>
                              <a:gd name="T77" fmla="*/ T76 w 219072"/>
                              <a:gd name="T78" fmla="+- 0 3575 -21641"/>
                              <a:gd name="T79" fmla="*/ 3575 h 10269"/>
                              <a:gd name="T80" fmla="+- 0 5701 65901"/>
                              <a:gd name="T81" fmla="*/ T80 w 219072"/>
                              <a:gd name="T82" fmla="+- 0 3515 -21641"/>
                              <a:gd name="T83" fmla="*/ 3515 h 10269"/>
                              <a:gd name="T84" fmla="+- 0 5687 65901"/>
                              <a:gd name="T85" fmla="*/ T84 w 219072"/>
                              <a:gd name="T86" fmla="+- 0 3575 -21641"/>
                              <a:gd name="T87" fmla="*/ 3575 h 10269"/>
                              <a:gd name="T88" fmla="+- 0 5899 65901"/>
                              <a:gd name="T89" fmla="*/ T88 w 219072"/>
                              <a:gd name="T90" fmla="+- 0 3515 -21641"/>
                              <a:gd name="T91" fmla="*/ 3515 h 10269"/>
                              <a:gd name="T92" fmla="+- 0 5892 65901"/>
                              <a:gd name="T93" fmla="*/ T92 w 219072"/>
                              <a:gd name="T94" fmla="+- 0 3575 -21641"/>
                              <a:gd name="T95" fmla="*/ 3575 h 10269"/>
                              <a:gd name="T96" fmla="+- 0 6104 65901"/>
                              <a:gd name="T97" fmla="*/ T96 w 219072"/>
                              <a:gd name="T98" fmla="+- 0 3515 -21641"/>
                              <a:gd name="T99" fmla="*/ 3515 h 10269"/>
                              <a:gd name="T100" fmla="+- 0 6090 65901"/>
                              <a:gd name="T101" fmla="*/ T100 w 219072"/>
                              <a:gd name="T102" fmla="+- 0 3575 -21641"/>
                              <a:gd name="T103" fmla="*/ 3575 h 10269"/>
                              <a:gd name="T104" fmla="+- 0 6303 65901"/>
                              <a:gd name="T105" fmla="*/ T104 w 219072"/>
                              <a:gd name="T106" fmla="+- 0 3515 -21641"/>
                              <a:gd name="T107" fmla="*/ 3515 h 10269"/>
                              <a:gd name="T108" fmla="+- 0 6294 65901"/>
                              <a:gd name="T109" fmla="*/ T108 w 219072"/>
                              <a:gd name="T110" fmla="+- 0 3575 -21641"/>
                              <a:gd name="T111" fmla="*/ 3575 h 10269"/>
                              <a:gd name="T112" fmla="+- 0 6507 65901"/>
                              <a:gd name="T113" fmla="*/ T112 w 219072"/>
                              <a:gd name="T114" fmla="+- 0 3515 -21641"/>
                              <a:gd name="T115" fmla="*/ 3515 h 10269"/>
                              <a:gd name="T116" fmla="+- 0 6493 65901"/>
                              <a:gd name="T117" fmla="*/ T116 w 219072"/>
                              <a:gd name="T118" fmla="+- 0 3575 -21641"/>
                              <a:gd name="T119" fmla="*/ 3575 h 10269"/>
                              <a:gd name="T120" fmla="+- 0 6705 65901"/>
                              <a:gd name="T121" fmla="*/ T120 w 219072"/>
                              <a:gd name="T122" fmla="+- 0 3515 -21641"/>
                              <a:gd name="T123" fmla="*/ 3515 h 10269"/>
                              <a:gd name="T124" fmla="+- 0 6698 65901"/>
                              <a:gd name="T125" fmla="*/ T124 w 219072"/>
                              <a:gd name="T126" fmla="+- 0 3575 -21641"/>
                              <a:gd name="T127" fmla="*/ 3575 h 10269"/>
                              <a:gd name="T128" fmla="+- 0 6910 65901"/>
                              <a:gd name="T129" fmla="*/ T128 w 219072"/>
                              <a:gd name="T130" fmla="+- 0 3515 -21641"/>
                              <a:gd name="T131" fmla="*/ 3515 h 10269"/>
                              <a:gd name="T132" fmla="+- 0 6896 65901"/>
                              <a:gd name="T133" fmla="*/ T132 w 219072"/>
                              <a:gd name="T134" fmla="+- 0 3575 -21641"/>
                              <a:gd name="T135" fmla="*/ 3575 h 10269"/>
                              <a:gd name="T136" fmla="+- 0 7108 65901"/>
                              <a:gd name="T137" fmla="*/ T136 w 219072"/>
                              <a:gd name="T138" fmla="+- 0 3757 -21641"/>
                              <a:gd name="T139" fmla="*/ 3757 h 10269"/>
                              <a:gd name="T140" fmla="+- 0 7095 65901"/>
                              <a:gd name="T141" fmla="*/ T140 w 219072"/>
                              <a:gd name="T142" fmla="+- 0 3817 -21641"/>
                              <a:gd name="T143" fmla="*/ 3817 h 10269"/>
                              <a:gd name="T144" fmla="+- 0 7307 65901"/>
                              <a:gd name="T145" fmla="*/ T144 w 219072"/>
                              <a:gd name="T146" fmla="+- 0 3757 -21641"/>
                              <a:gd name="T147" fmla="*/ 3757 h 10269"/>
                              <a:gd name="T148" fmla="+- 0 7299 65901"/>
                              <a:gd name="T149" fmla="*/ T148 w 219072"/>
                              <a:gd name="T150" fmla="+- 0 3817 -21641"/>
                              <a:gd name="T151" fmla="*/ 3817 h 10269"/>
                              <a:gd name="T152" fmla="+- 0 7511 65901"/>
                              <a:gd name="T153" fmla="*/ T152 w 219072"/>
                              <a:gd name="T154" fmla="+- 0 3757 -21641"/>
                              <a:gd name="T155" fmla="*/ 3757 h 10269"/>
                              <a:gd name="T156" fmla="+- 0 7498 65901"/>
                              <a:gd name="T157" fmla="*/ T156 w 219072"/>
                              <a:gd name="T158" fmla="+- 0 3817 -21641"/>
                              <a:gd name="T159" fmla="*/ 3817 h 10269"/>
                              <a:gd name="T160" fmla="+- 0 7710 65901"/>
                              <a:gd name="T161" fmla="*/ T160 w 219072"/>
                              <a:gd name="T162" fmla="+- 0 3757 -21641"/>
                              <a:gd name="T163" fmla="*/ 3757 h 10269"/>
                              <a:gd name="T164" fmla="+- 0 7702 65901"/>
                              <a:gd name="T165" fmla="*/ T164 w 219072"/>
                              <a:gd name="T166" fmla="+- 0 3817 -21641"/>
                              <a:gd name="T167" fmla="*/ 3817 h 10269"/>
                              <a:gd name="T168" fmla="+- 0 7914 65901"/>
                              <a:gd name="T169" fmla="*/ T168 w 219072"/>
                              <a:gd name="T170" fmla="+- 0 3757 -21641"/>
                              <a:gd name="T171" fmla="*/ 3757 h 10269"/>
                              <a:gd name="T172" fmla="+- 0 7901 65901"/>
                              <a:gd name="T173" fmla="*/ T172 w 219072"/>
                              <a:gd name="T174" fmla="+- 0 3817 -21641"/>
                              <a:gd name="T175" fmla="*/ 3817 h 10269"/>
                              <a:gd name="T176" fmla="+- 0 8113 65901"/>
                              <a:gd name="T177" fmla="*/ T176 w 219072"/>
                              <a:gd name="T178" fmla="+- 0 3757 -21641"/>
                              <a:gd name="T179" fmla="*/ 3757 h 10269"/>
                              <a:gd name="T180" fmla="+- 0 8105 65901"/>
                              <a:gd name="T181" fmla="*/ T180 w 219072"/>
                              <a:gd name="T182" fmla="+- 0 3817 -21641"/>
                              <a:gd name="T183" fmla="*/ 3817 h 10269"/>
                              <a:gd name="T184" fmla="+- 0 8317 65901"/>
                              <a:gd name="T185" fmla="*/ T184 w 219072"/>
                              <a:gd name="T186" fmla="+- 0 3757 -21641"/>
                              <a:gd name="T187" fmla="*/ 3757 h 10269"/>
                              <a:gd name="T188" fmla="+- 0 8303 65901"/>
                              <a:gd name="T189" fmla="*/ T188 w 219072"/>
                              <a:gd name="T190" fmla="+- 0 3817 -21641"/>
                              <a:gd name="T191" fmla="*/ 3817 h 10269"/>
                              <a:gd name="T192" fmla="+- 0 8516 65901"/>
                              <a:gd name="T193" fmla="*/ T192 w 219072"/>
                              <a:gd name="T194" fmla="+- 0 3757 -21641"/>
                              <a:gd name="T195" fmla="*/ 3757 h 10269"/>
                              <a:gd name="T196" fmla="+- 0 8508 65901"/>
                              <a:gd name="T197" fmla="*/ T196 w 219072"/>
                              <a:gd name="T198" fmla="+- 0 3817 -21641"/>
                              <a:gd name="T199" fmla="*/ 3817 h 10269"/>
                              <a:gd name="T200" fmla="+- 0 8720 65901"/>
                              <a:gd name="T201" fmla="*/ T200 w 219072"/>
                              <a:gd name="T202" fmla="+- 0 3757 -21641"/>
                              <a:gd name="T203" fmla="*/ 3757 h 10269"/>
                              <a:gd name="T204" fmla="+- 0 8707 65901"/>
                              <a:gd name="T205" fmla="*/ T204 w 219072"/>
                              <a:gd name="T206" fmla="+- 0 3817 -21641"/>
                              <a:gd name="T207" fmla="*/ 3817 h 10269"/>
                              <a:gd name="T208" fmla="+- 0 8919 65901"/>
                              <a:gd name="T209" fmla="*/ T208 w 219072"/>
                              <a:gd name="T210" fmla="+- 0 3757 -21641"/>
                              <a:gd name="T211" fmla="*/ 3757 h 10269"/>
                              <a:gd name="T212" fmla="+- 0 8911 65901"/>
                              <a:gd name="T213" fmla="*/ T212 w 219072"/>
                              <a:gd name="T214" fmla="+- 0 3817 -21641"/>
                              <a:gd name="T215" fmla="*/ 3817 h 10269"/>
                              <a:gd name="T216" fmla="+- 0 9123 65901"/>
                              <a:gd name="T217" fmla="*/ T216 w 219072"/>
                              <a:gd name="T218" fmla="+- 0 3757 -21641"/>
                              <a:gd name="T219" fmla="*/ 3757 h 10269"/>
                              <a:gd name="T220" fmla="+- 0 9109 65901"/>
                              <a:gd name="T221" fmla="*/ T220 w 219072"/>
                              <a:gd name="T222" fmla="+- 0 3817 -21641"/>
                              <a:gd name="T223" fmla="*/ 3817 h 10269"/>
                              <a:gd name="T224" fmla="+- 0 9322 65901"/>
                              <a:gd name="T225" fmla="*/ T224 w 219072"/>
                              <a:gd name="T226" fmla="+- 0 3757 -21641"/>
                              <a:gd name="T227" fmla="*/ 3757 h 1026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</a:cxnLst>
                            <a:rect l="0" t="0" r="r" b="b"/>
                            <a:pathLst>
                              <a:path w="219072" h="10269">
                                <a:moveTo>
                                  <a:pt x="-62357" y="25216"/>
                                </a:moveTo>
                                <a:lnTo>
                                  <a:pt x="-62279" y="25156"/>
                                </a:lnTo>
                                <a:lnTo>
                                  <a:pt x="-62279" y="25277"/>
                                </a:lnTo>
                                <a:lnTo>
                                  <a:pt x="-62357" y="25216"/>
                                </a:lnTo>
                                <a:close/>
                                <a:moveTo>
                                  <a:pt x="-62292" y="25216"/>
                                </a:moveTo>
                                <a:lnTo>
                                  <a:pt x="-62215" y="25156"/>
                                </a:lnTo>
                                <a:lnTo>
                                  <a:pt x="-62215" y="25277"/>
                                </a:lnTo>
                                <a:lnTo>
                                  <a:pt x="-62292" y="25216"/>
                                </a:lnTo>
                                <a:close/>
                                <a:moveTo>
                                  <a:pt x="-62228" y="25216"/>
                                </a:moveTo>
                                <a:lnTo>
                                  <a:pt x="-62151" y="25156"/>
                                </a:lnTo>
                                <a:lnTo>
                                  <a:pt x="-62151" y="25277"/>
                                </a:lnTo>
                                <a:lnTo>
                                  <a:pt x="-62228" y="25216"/>
                                </a:lnTo>
                                <a:close/>
                                <a:moveTo>
                                  <a:pt x="-62158" y="25216"/>
                                </a:moveTo>
                                <a:lnTo>
                                  <a:pt x="-62081" y="25156"/>
                                </a:lnTo>
                                <a:lnTo>
                                  <a:pt x="-62081" y="25277"/>
                                </a:lnTo>
                                <a:lnTo>
                                  <a:pt x="-62158" y="25216"/>
                                </a:lnTo>
                                <a:close/>
                                <a:moveTo>
                                  <a:pt x="-62094" y="25216"/>
                                </a:moveTo>
                                <a:lnTo>
                                  <a:pt x="-62016" y="25156"/>
                                </a:lnTo>
                                <a:lnTo>
                                  <a:pt x="-62016" y="25277"/>
                                </a:lnTo>
                                <a:lnTo>
                                  <a:pt x="-62094" y="25216"/>
                                </a:lnTo>
                                <a:close/>
                                <a:moveTo>
                                  <a:pt x="-62024" y="25216"/>
                                </a:moveTo>
                                <a:lnTo>
                                  <a:pt x="-61946" y="25156"/>
                                </a:lnTo>
                                <a:lnTo>
                                  <a:pt x="-61946" y="25277"/>
                                </a:lnTo>
                                <a:lnTo>
                                  <a:pt x="-62024" y="25216"/>
                                </a:lnTo>
                                <a:close/>
                                <a:moveTo>
                                  <a:pt x="-61960" y="25216"/>
                                </a:moveTo>
                                <a:lnTo>
                                  <a:pt x="-61882" y="25156"/>
                                </a:lnTo>
                                <a:lnTo>
                                  <a:pt x="-61882" y="25277"/>
                                </a:lnTo>
                                <a:lnTo>
                                  <a:pt x="-61960" y="25216"/>
                                </a:lnTo>
                                <a:close/>
                                <a:moveTo>
                                  <a:pt x="-61890" y="25216"/>
                                </a:moveTo>
                                <a:lnTo>
                                  <a:pt x="-61812" y="25156"/>
                                </a:lnTo>
                                <a:lnTo>
                                  <a:pt x="-61812" y="25277"/>
                                </a:lnTo>
                                <a:lnTo>
                                  <a:pt x="-61890" y="25216"/>
                                </a:lnTo>
                                <a:close/>
                                <a:moveTo>
                                  <a:pt x="-61826" y="25216"/>
                                </a:moveTo>
                                <a:lnTo>
                                  <a:pt x="-61747" y="25156"/>
                                </a:lnTo>
                                <a:lnTo>
                                  <a:pt x="-61747" y="25277"/>
                                </a:lnTo>
                                <a:lnTo>
                                  <a:pt x="-61826" y="25216"/>
                                </a:lnTo>
                                <a:close/>
                                <a:moveTo>
                                  <a:pt x="-61756" y="25216"/>
                                </a:moveTo>
                                <a:lnTo>
                                  <a:pt x="-61677" y="25156"/>
                                </a:lnTo>
                                <a:lnTo>
                                  <a:pt x="-61677" y="25277"/>
                                </a:lnTo>
                                <a:lnTo>
                                  <a:pt x="-61756" y="25216"/>
                                </a:lnTo>
                                <a:close/>
                                <a:moveTo>
                                  <a:pt x="-61691" y="25216"/>
                                </a:moveTo>
                                <a:lnTo>
                                  <a:pt x="-61613" y="25156"/>
                                </a:lnTo>
                                <a:lnTo>
                                  <a:pt x="-61613" y="25277"/>
                                </a:lnTo>
                                <a:lnTo>
                                  <a:pt x="-61691" y="25216"/>
                                </a:lnTo>
                                <a:close/>
                                <a:moveTo>
                                  <a:pt x="-61621" y="25216"/>
                                </a:moveTo>
                                <a:lnTo>
                                  <a:pt x="-61543" y="25156"/>
                                </a:lnTo>
                                <a:lnTo>
                                  <a:pt x="-61543" y="25277"/>
                                </a:lnTo>
                                <a:lnTo>
                                  <a:pt x="-61621" y="25216"/>
                                </a:lnTo>
                                <a:close/>
                                <a:moveTo>
                                  <a:pt x="-61557" y="25216"/>
                                </a:moveTo>
                                <a:lnTo>
                                  <a:pt x="-61479" y="25156"/>
                                </a:lnTo>
                                <a:lnTo>
                                  <a:pt x="-61479" y="25277"/>
                                </a:lnTo>
                                <a:lnTo>
                                  <a:pt x="-61557" y="25216"/>
                                </a:lnTo>
                                <a:close/>
                                <a:moveTo>
                                  <a:pt x="-61487" y="25216"/>
                                </a:moveTo>
                                <a:lnTo>
                                  <a:pt x="-61409" y="25156"/>
                                </a:lnTo>
                                <a:lnTo>
                                  <a:pt x="-61409" y="25277"/>
                                </a:lnTo>
                                <a:lnTo>
                                  <a:pt x="-61487" y="25216"/>
                                </a:lnTo>
                                <a:close/>
                                <a:moveTo>
                                  <a:pt x="-61422" y="25216"/>
                                </a:moveTo>
                                <a:lnTo>
                                  <a:pt x="-61345" y="25156"/>
                                </a:lnTo>
                                <a:lnTo>
                                  <a:pt x="-61345" y="25277"/>
                                </a:lnTo>
                                <a:lnTo>
                                  <a:pt x="-61422" y="25216"/>
                                </a:lnTo>
                                <a:close/>
                                <a:moveTo>
                                  <a:pt x="-61352" y="25216"/>
                                </a:moveTo>
                                <a:lnTo>
                                  <a:pt x="-61274" y="25156"/>
                                </a:lnTo>
                                <a:lnTo>
                                  <a:pt x="-61274" y="25277"/>
                                </a:lnTo>
                                <a:lnTo>
                                  <a:pt x="-61352" y="25216"/>
                                </a:lnTo>
                                <a:close/>
                                <a:moveTo>
                                  <a:pt x="-61288" y="25216"/>
                                </a:moveTo>
                                <a:lnTo>
                                  <a:pt x="-61210" y="25156"/>
                                </a:lnTo>
                                <a:lnTo>
                                  <a:pt x="-61210" y="25277"/>
                                </a:lnTo>
                                <a:lnTo>
                                  <a:pt x="-61288" y="25216"/>
                                </a:lnTo>
                                <a:close/>
                                <a:moveTo>
                                  <a:pt x="-61218" y="25216"/>
                                </a:moveTo>
                                <a:lnTo>
                                  <a:pt x="-61140" y="25156"/>
                                </a:lnTo>
                                <a:lnTo>
                                  <a:pt x="-61140" y="25277"/>
                                </a:lnTo>
                                <a:lnTo>
                                  <a:pt x="-61218" y="25216"/>
                                </a:lnTo>
                                <a:close/>
                                <a:moveTo>
                                  <a:pt x="-61154" y="25216"/>
                                </a:moveTo>
                                <a:lnTo>
                                  <a:pt x="-61076" y="25156"/>
                                </a:lnTo>
                                <a:lnTo>
                                  <a:pt x="-61076" y="25277"/>
                                </a:lnTo>
                                <a:lnTo>
                                  <a:pt x="-61154" y="25216"/>
                                </a:lnTo>
                                <a:close/>
                                <a:moveTo>
                                  <a:pt x="-61084" y="25216"/>
                                </a:moveTo>
                                <a:lnTo>
                                  <a:pt x="-61006" y="25156"/>
                                </a:lnTo>
                                <a:lnTo>
                                  <a:pt x="-61006" y="25277"/>
                                </a:lnTo>
                                <a:lnTo>
                                  <a:pt x="-61084" y="25216"/>
                                </a:lnTo>
                                <a:close/>
                                <a:moveTo>
                                  <a:pt x="-61020" y="25216"/>
                                </a:moveTo>
                                <a:lnTo>
                                  <a:pt x="-60942" y="25156"/>
                                </a:lnTo>
                                <a:lnTo>
                                  <a:pt x="-60942" y="25277"/>
                                </a:lnTo>
                                <a:lnTo>
                                  <a:pt x="-61020" y="25216"/>
                                </a:lnTo>
                                <a:close/>
                                <a:moveTo>
                                  <a:pt x="-60949" y="25216"/>
                                </a:moveTo>
                                <a:lnTo>
                                  <a:pt x="-60872" y="25156"/>
                                </a:lnTo>
                                <a:lnTo>
                                  <a:pt x="-60872" y="25277"/>
                                </a:lnTo>
                                <a:lnTo>
                                  <a:pt x="-60949" y="25216"/>
                                </a:lnTo>
                                <a:close/>
                                <a:moveTo>
                                  <a:pt x="-60885" y="25216"/>
                                </a:moveTo>
                                <a:lnTo>
                                  <a:pt x="-60807" y="25156"/>
                                </a:lnTo>
                                <a:lnTo>
                                  <a:pt x="-60807" y="25277"/>
                                </a:lnTo>
                                <a:lnTo>
                                  <a:pt x="-60885" y="25216"/>
                                </a:lnTo>
                                <a:close/>
                                <a:moveTo>
                                  <a:pt x="-60815" y="25216"/>
                                </a:moveTo>
                                <a:lnTo>
                                  <a:pt x="-60737" y="25156"/>
                                </a:lnTo>
                                <a:lnTo>
                                  <a:pt x="-60737" y="25277"/>
                                </a:lnTo>
                                <a:lnTo>
                                  <a:pt x="-60815" y="25216"/>
                                </a:lnTo>
                                <a:close/>
                                <a:moveTo>
                                  <a:pt x="-60751" y="25216"/>
                                </a:moveTo>
                                <a:lnTo>
                                  <a:pt x="-60673" y="25156"/>
                                </a:lnTo>
                                <a:lnTo>
                                  <a:pt x="-60673" y="25277"/>
                                </a:lnTo>
                                <a:lnTo>
                                  <a:pt x="-60751" y="25216"/>
                                </a:lnTo>
                                <a:close/>
                                <a:moveTo>
                                  <a:pt x="-60681" y="25216"/>
                                </a:moveTo>
                                <a:lnTo>
                                  <a:pt x="-60603" y="25156"/>
                                </a:lnTo>
                                <a:lnTo>
                                  <a:pt x="-60603" y="25277"/>
                                </a:lnTo>
                                <a:lnTo>
                                  <a:pt x="-60681" y="25216"/>
                                </a:lnTo>
                                <a:close/>
                                <a:moveTo>
                                  <a:pt x="-60617" y="25216"/>
                                </a:moveTo>
                                <a:lnTo>
                                  <a:pt x="-60539" y="25156"/>
                                </a:lnTo>
                                <a:lnTo>
                                  <a:pt x="-60539" y="25277"/>
                                </a:lnTo>
                                <a:lnTo>
                                  <a:pt x="-60617" y="25216"/>
                                </a:lnTo>
                                <a:close/>
                                <a:moveTo>
                                  <a:pt x="-60547" y="25216"/>
                                </a:moveTo>
                                <a:lnTo>
                                  <a:pt x="-60468" y="25156"/>
                                </a:lnTo>
                                <a:lnTo>
                                  <a:pt x="-60468" y="25277"/>
                                </a:lnTo>
                                <a:lnTo>
                                  <a:pt x="-60547" y="25216"/>
                                </a:lnTo>
                                <a:close/>
                                <a:moveTo>
                                  <a:pt x="-60482" y="25216"/>
                                </a:moveTo>
                                <a:lnTo>
                                  <a:pt x="-60404" y="25156"/>
                                </a:lnTo>
                                <a:lnTo>
                                  <a:pt x="-60404" y="25277"/>
                                </a:lnTo>
                                <a:lnTo>
                                  <a:pt x="-60482" y="25216"/>
                                </a:lnTo>
                                <a:close/>
                                <a:moveTo>
                                  <a:pt x="-60412" y="25216"/>
                                </a:moveTo>
                                <a:lnTo>
                                  <a:pt x="-60334" y="25156"/>
                                </a:lnTo>
                                <a:lnTo>
                                  <a:pt x="-60334" y="25277"/>
                                </a:lnTo>
                                <a:lnTo>
                                  <a:pt x="-60412" y="25216"/>
                                </a:lnTo>
                                <a:close/>
                                <a:moveTo>
                                  <a:pt x="-60348" y="25216"/>
                                </a:moveTo>
                                <a:lnTo>
                                  <a:pt x="-60270" y="25156"/>
                                </a:lnTo>
                                <a:lnTo>
                                  <a:pt x="-60270" y="25277"/>
                                </a:lnTo>
                                <a:lnTo>
                                  <a:pt x="-60348" y="25216"/>
                                </a:lnTo>
                                <a:close/>
                                <a:moveTo>
                                  <a:pt x="-60278" y="25216"/>
                                </a:moveTo>
                                <a:lnTo>
                                  <a:pt x="-60200" y="25156"/>
                                </a:lnTo>
                                <a:lnTo>
                                  <a:pt x="-60200" y="25277"/>
                                </a:lnTo>
                                <a:lnTo>
                                  <a:pt x="-60278" y="25216"/>
                                </a:lnTo>
                                <a:close/>
                                <a:moveTo>
                                  <a:pt x="-60214" y="25216"/>
                                </a:moveTo>
                                <a:lnTo>
                                  <a:pt x="-60136" y="25156"/>
                                </a:lnTo>
                                <a:lnTo>
                                  <a:pt x="-60136" y="25277"/>
                                </a:lnTo>
                                <a:lnTo>
                                  <a:pt x="-60214" y="25216"/>
                                </a:lnTo>
                                <a:close/>
                                <a:moveTo>
                                  <a:pt x="-60143" y="25216"/>
                                </a:moveTo>
                                <a:lnTo>
                                  <a:pt x="-60066" y="25156"/>
                                </a:lnTo>
                                <a:lnTo>
                                  <a:pt x="-60066" y="25277"/>
                                </a:lnTo>
                                <a:lnTo>
                                  <a:pt x="-60143" y="25216"/>
                                </a:lnTo>
                                <a:close/>
                                <a:moveTo>
                                  <a:pt x="-60079" y="25216"/>
                                </a:moveTo>
                                <a:lnTo>
                                  <a:pt x="-60002" y="25156"/>
                                </a:lnTo>
                                <a:lnTo>
                                  <a:pt x="-60002" y="25277"/>
                                </a:lnTo>
                                <a:lnTo>
                                  <a:pt x="-60079" y="25216"/>
                                </a:lnTo>
                                <a:close/>
                                <a:moveTo>
                                  <a:pt x="-60009" y="25216"/>
                                </a:moveTo>
                                <a:lnTo>
                                  <a:pt x="-59932" y="25156"/>
                                </a:lnTo>
                                <a:lnTo>
                                  <a:pt x="-59932" y="25277"/>
                                </a:lnTo>
                                <a:lnTo>
                                  <a:pt x="-60009" y="25216"/>
                                </a:lnTo>
                                <a:close/>
                                <a:moveTo>
                                  <a:pt x="-59945" y="25216"/>
                                </a:moveTo>
                                <a:lnTo>
                                  <a:pt x="-59867" y="25156"/>
                                </a:lnTo>
                                <a:lnTo>
                                  <a:pt x="-59867" y="25277"/>
                                </a:lnTo>
                                <a:lnTo>
                                  <a:pt x="-59945" y="25216"/>
                                </a:lnTo>
                                <a:close/>
                                <a:moveTo>
                                  <a:pt x="-59875" y="25216"/>
                                </a:moveTo>
                                <a:lnTo>
                                  <a:pt x="-59797" y="25156"/>
                                </a:lnTo>
                                <a:lnTo>
                                  <a:pt x="-59797" y="25277"/>
                                </a:lnTo>
                                <a:lnTo>
                                  <a:pt x="-59875" y="25216"/>
                                </a:lnTo>
                                <a:close/>
                                <a:moveTo>
                                  <a:pt x="-59811" y="25216"/>
                                </a:moveTo>
                                <a:lnTo>
                                  <a:pt x="-59733" y="25156"/>
                                </a:lnTo>
                                <a:lnTo>
                                  <a:pt x="-59733" y="25277"/>
                                </a:lnTo>
                                <a:lnTo>
                                  <a:pt x="-59811" y="25216"/>
                                </a:lnTo>
                                <a:close/>
                                <a:moveTo>
                                  <a:pt x="-59741" y="25216"/>
                                </a:moveTo>
                                <a:lnTo>
                                  <a:pt x="-59663" y="25156"/>
                                </a:lnTo>
                                <a:lnTo>
                                  <a:pt x="-59663" y="25277"/>
                                </a:lnTo>
                                <a:lnTo>
                                  <a:pt x="-59741" y="25216"/>
                                </a:lnTo>
                                <a:close/>
                                <a:moveTo>
                                  <a:pt x="-59677" y="25216"/>
                                </a:moveTo>
                                <a:lnTo>
                                  <a:pt x="-59598" y="25156"/>
                                </a:lnTo>
                                <a:lnTo>
                                  <a:pt x="-59598" y="25277"/>
                                </a:lnTo>
                                <a:lnTo>
                                  <a:pt x="-59677" y="25216"/>
                                </a:lnTo>
                                <a:close/>
                                <a:moveTo>
                                  <a:pt x="-59607" y="25216"/>
                                </a:moveTo>
                                <a:lnTo>
                                  <a:pt x="-59528" y="25156"/>
                                </a:lnTo>
                                <a:lnTo>
                                  <a:pt x="-59528" y="25277"/>
                                </a:lnTo>
                                <a:lnTo>
                                  <a:pt x="-59607" y="25216"/>
                                </a:lnTo>
                                <a:close/>
                                <a:moveTo>
                                  <a:pt x="-59542" y="25216"/>
                                </a:moveTo>
                                <a:lnTo>
                                  <a:pt x="-59464" y="25156"/>
                                </a:lnTo>
                                <a:lnTo>
                                  <a:pt x="-59464" y="25277"/>
                                </a:lnTo>
                                <a:lnTo>
                                  <a:pt x="-59542" y="25216"/>
                                </a:lnTo>
                                <a:close/>
                                <a:moveTo>
                                  <a:pt x="-59472" y="25216"/>
                                </a:moveTo>
                                <a:lnTo>
                                  <a:pt x="-59394" y="25156"/>
                                </a:lnTo>
                                <a:lnTo>
                                  <a:pt x="-59394" y="25277"/>
                                </a:lnTo>
                                <a:lnTo>
                                  <a:pt x="-59472" y="25216"/>
                                </a:lnTo>
                                <a:close/>
                                <a:moveTo>
                                  <a:pt x="-59408" y="25216"/>
                                </a:moveTo>
                                <a:lnTo>
                                  <a:pt x="-59330" y="25156"/>
                                </a:lnTo>
                                <a:lnTo>
                                  <a:pt x="-59330" y="25277"/>
                                </a:lnTo>
                                <a:lnTo>
                                  <a:pt x="-59408" y="25216"/>
                                </a:lnTo>
                                <a:close/>
                                <a:moveTo>
                                  <a:pt x="-59338" y="25216"/>
                                </a:moveTo>
                                <a:lnTo>
                                  <a:pt x="-59260" y="25156"/>
                                </a:lnTo>
                                <a:lnTo>
                                  <a:pt x="-59260" y="25277"/>
                                </a:lnTo>
                                <a:lnTo>
                                  <a:pt x="-59338" y="25216"/>
                                </a:lnTo>
                                <a:close/>
                                <a:moveTo>
                                  <a:pt x="-59273" y="25216"/>
                                </a:moveTo>
                                <a:lnTo>
                                  <a:pt x="-59196" y="25156"/>
                                </a:lnTo>
                                <a:lnTo>
                                  <a:pt x="-59196" y="25277"/>
                                </a:lnTo>
                                <a:lnTo>
                                  <a:pt x="-59273" y="25216"/>
                                </a:lnTo>
                                <a:close/>
                                <a:moveTo>
                                  <a:pt x="-59203" y="25216"/>
                                </a:moveTo>
                                <a:lnTo>
                                  <a:pt x="-59125" y="25156"/>
                                </a:lnTo>
                                <a:lnTo>
                                  <a:pt x="-59125" y="25277"/>
                                </a:lnTo>
                                <a:lnTo>
                                  <a:pt x="-59203" y="25216"/>
                                </a:lnTo>
                                <a:close/>
                                <a:moveTo>
                                  <a:pt x="-59139" y="25216"/>
                                </a:moveTo>
                                <a:lnTo>
                                  <a:pt x="-59061" y="25156"/>
                                </a:lnTo>
                                <a:lnTo>
                                  <a:pt x="-59061" y="25277"/>
                                </a:lnTo>
                                <a:lnTo>
                                  <a:pt x="-59139" y="25216"/>
                                </a:lnTo>
                                <a:close/>
                                <a:moveTo>
                                  <a:pt x="-59069" y="25216"/>
                                </a:moveTo>
                                <a:lnTo>
                                  <a:pt x="-58991" y="25156"/>
                                </a:lnTo>
                                <a:lnTo>
                                  <a:pt x="-58991" y="25277"/>
                                </a:lnTo>
                                <a:lnTo>
                                  <a:pt x="-59069" y="25216"/>
                                </a:lnTo>
                                <a:close/>
                                <a:moveTo>
                                  <a:pt x="-59005" y="25216"/>
                                </a:moveTo>
                                <a:lnTo>
                                  <a:pt x="-58927" y="25156"/>
                                </a:lnTo>
                                <a:lnTo>
                                  <a:pt x="-58927" y="25277"/>
                                </a:lnTo>
                                <a:lnTo>
                                  <a:pt x="-59005" y="25216"/>
                                </a:lnTo>
                                <a:close/>
                                <a:moveTo>
                                  <a:pt x="-58941" y="25216"/>
                                </a:moveTo>
                                <a:lnTo>
                                  <a:pt x="-58863" y="25156"/>
                                </a:lnTo>
                                <a:lnTo>
                                  <a:pt x="-58863" y="25277"/>
                                </a:lnTo>
                                <a:lnTo>
                                  <a:pt x="-58941" y="25216"/>
                                </a:lnTo>
                                <a:close/>
                                <a:moveTo>
                                  <a:pt x="-58871" y="25458"/>
                                </a:moveTo>
                                <a:lnTo>
                                  <a:pt x="-58793" y="25398"/>
                                </a:lnTo>
                                <a:lnTo>
                                  <a:pt x="-58793" y="25519"/>
                                </a:lnTo>
                                <a:lnTo>
                                  <a:pt x="-58871" y="25458"/>
                                </a:lnTo>
                                <a:close/>
                                <a:moveTo>
                                  <a:pt x="-58806" y="25458"/>
                                </a:moveTo>
                                <a:lnTo>
                                  <a:pt x="-58728" y="25398"/>
                                </a:lnTo>
                                <a:lnTo>
                                  <a:pt x="-58728" y="25519"/>
                                </a:lnTo>
                                <a:lnTo>
                                  <a:pt x="-58806" y="25458"/>
                                </a:lnTo>
                                <a:close/>
                                <a:moveTo>
                                  <a:pt x="-58736" y="25458"/>
                                </a:moveTo>
                                <a:lnTo>
                                  <a:pt x="-58658" y="25398"/>
                                </a:lnTo>
                                <a:lnTo>
                                  <a:pt x="-58658" y="25519"/>
                                </a:lnTo>
                                <a:lnTo>
                                  <a:pt x="-58736" y="25458"/>
                                </a:lnTo>
                                <a:close/>
                                <a:moveTo>
                                  <a:pt x="-58672" y="25458"/>
                                </a:moveTo>
                                <a:lnTo>
                                  <a:pt x="-58594" y="25398"/>
                                </a:lnTo>
                                <a:lnTo>
                                  <a:pt x="-58594" y="25519"/>
                                </a:lnTo>
                                <a:lnTo>
                                  <a:pt x="-58672" y="25458"/>
                                </a:lnTo>
                                <a:close/>
                                <a:moveTo>
                                  <a:pt x="-58602" y="25458"/>
                                </a:moveTo>
                                <a:lnTo>
                                  <a:pt x="-58524" y="25398"/>
                                </a:lnTo>
                                <a:lnTo>
                                  <a:pt x="-58524" y="25519"/>
                                </a:lnTo>
                                <a:lnTo>
                                  <a:pt x="-58602" y="25458"/>
                                </a:lnTo>
                                <a:close/>
                                <a:moveTo>
                                  <a:pt x="-58538" y="25458"/>
                                </a:moveTo>
                                <a:lnTo>
                                  <a:pt x="-58460" y="25398"/>
                                </a:lnTo>
                                <a:lnTo>
                                  <a:pt x="-58460" y="25519"/>
                                </a:lnTo>
                                <a:lnTo>
                                  <a:pt x="-58538" y="25458"/>
                                </a:lnTo>
                                <a:close/>
                                <a:moveTo>
                                  <a:pt x="-58468" y="25458"/>
                                </a:moveTo>
                                <a:lnTo>
                                  <a:pt x="-58390" y="25398"/>
                                </a:lnTo>
                                <a:lnTo>
                                  <a:pt x="-58390" y="25519"/>
                                </a:lnTo>
                                <a:lnTo>
                                  <a:pt x="-58468" y="25458"/>
                                </a:lnTo>
                                <a:close/>
                                <a:moveTo>
                                  <a:pt x="-58403" y="25458"/>
                                </a:moveTo>
                                <a:lnTo>
                                  <a:pt x="-58325" y="25398"/>
                                </a:lnTo>
                                <a:lnTo>
                                  <a:pt x="-58325" y="25519"/>
                                </a:lnTo>
                                <a:lnTo>
                                  <a:pt x="-58403" y="25458"/>
                                </a:lnTo>
                                <a:close/>
                                <a:moveTo>
                                  <a:pt x="-58333" y="25458"/>
                                </a:moveTo>
                                <a:lnTo>
                                  <a:pt x="-58255" y="25398"/>
                                </a:lnTo>
                                <a:lnTo>
                                  <a:pt x="-58255" y="25519"/>
                                </a:lnTo>
                                <a:lnTo>
                                  <a:pt x="-58333" y="25458"/>
                                </a:lnTo>
                                <a:close/>
                                <a:moveTo>
                                  <a:pt x="-58269" y="25458"/>
                                </a:moveTo>
                                <a:lnTo>
                                  <a:pt x="-58191" y="25398"/>
                                </a:lnTo>
                                <a:lnTo>
                                  <a:pt x="-58191" y="25519"/>
                                </a:lnTo>
                                <a:lnTo>
                                  <a:pt x="-58269" y="25458"/>
                                </a:lnTo>
                                <a:close/>
                                <a:moveTo>
                                  <a:pt x="-58199" y="25458"/>
                                </a:moveTo>
                                <a:lnTo>
                                  <a:pt x="-58121" y="25398"/>
                                </a:lnTo>
                                <a:lnTo>
                                  <a:pt x="-58121" y="25519"/>
                                </a:lnTo>
                                <a:lnTo>
                                  <a:pt x="-58199" y="25458"/>
                                </a:lnTo>
                                <a:close/>
                                <a:moveTo>
                                  <a:pt x="-58135" y="25458"/>
                                </a:moveTo>
                                <a:lnTo>
                                  <a:pt x="-58057" y="25398"/>
                                </a:lnTo>
                                <a:lnTo>
                                  <a:pt x="-58057" y="25519"/>
                                </a:lnTo>
                                <a:lnTo>
                                  <a:pt x="-58135" y="25458"/>
                                </a:lnTo>
                                <a:close/>
                                <a:moveTo>
                                  <a:pt x="-58065" y="25458"/>
                                </a:moveTo>
                                <a:lnTo>
                                  <a:pt x="-57987" y="25398"/>
                                </a:lnTo>
                                <a:lnTo>
                                  <a:pt x="-57987" y="25519"/>
                                </a:lnTo>
                                <a:lnTo>
                                  <a:pt x="-58065" y="25458"/>
                                </a:lnTo>
                                <a:close/>
                                <a:moveTo>
                                  <a:pt x="-58000" y="25458"/>
                                </a:moveTo>
                                <a:lnTo>
                                  <a:pt x="-57923" y="25398"/>
                                </a:lnTo>
                                <a:lnTo>
                                  <a:pt x="-57923" y="25519"/>
                                </a:lnTo>
                                <a:lnTo>
                                  <a:pt x="-58000" y="25458"/>
                                </a:lnTo>
                                <a:close/>
                                <a:moveTo>
                                  <a:pt x="-57930" y="25458"/>
                                </a:moveTo>
                                <a:lnTo>
                                  <a:pt x="-57853" y="25398"/>
                                </a:lnTo>
                                <a:lnTo>
                                  <a:pt x="-57853" y="25519"/>
                                </a:lnTo>
                                <a:lnTo>
                                  <a:pt x="-57930" y="25458"/>
                                </a:lnTo>
                                <a:close/>
                                <a:moveTo>
                                  <a:pt x="-57866" y="25458"/>
                                </a:moveTo>
                                <a:lnTo>
                                  <a:pt x="-57788" y="25398"/>
                                </a:lnTo>
                                <a:lnTo>
                                  <a:pt x="-57788" y="25519"/>
                                </a:lnTo>
                                <a:lnTo>
                                  <a:pt x="-57866" y="25458"/>
                                </a:lnTo>
                                <a:close/>
                                <a:moveTo>
                                  <a:pt x="-57796" y="25458"/>
                                </a:moveTo>
                                <a:lnTo>
                                  <a:pt x="-57718" y="25398"/>
                                </a:lnTo>
                                <a:lnTo>
                                  <a:pt x="-57718" y="25519"/>
                                </a:lnTo>
                                <a:lnTo>
                                  <a:pt x="-57796" y="25458"/>
                                </a:lnTo>
                                <a:close/>
                                <a:moveTo>
                                  <a:pt x="-57732" y="25458"/>
                                </a:moveTo>
                                <a:lnTo>
                                  <a:pt x="-57654" y="25398"/>
                                </a:lnTo>
                                <a:lnTo>
                                  <a:pt x="-57654" y="25519"/>
                                </a:lnTo>
                                <a:lnTo>
                                  <a:pt x="-57732" y="25458"/>
                                </a:lnTo>
                                <a:close/>
                                <a:moveTo>
                                  <a:pt x="-57662" y="25458"/>
                                </a:moveTo>
                                <a:lnTo>
                                  <a:pt x="-57584" y="25398"/>
                                </a:lnTo>
                                <a:lnTo>
                                  <a:pt x="-57584" y="25519"/>
                                </a:lnTo>
                                <a:lnTo>
                                  <a:pt x="-57662" y="25458"/>
                                </a:lnTo>
                                <a:close/>
                                <a:moveTo>
                                  <a:pt x="-57598" y="25458"/>
                                </a:moveTo>
                                <a:lnTo>
                                  <a:pt x="-57519" y="25398"/>
                                </a:lnTo>
                                <a:lnTo>
                                  <a:pt x="-57519" y="25519"/>
                                </a:lnTo>
                                <a:lnTo>
                                  <a:pt x="-57598" y="25458"/>
                                </a:lnTo>
                                <a:close/>
                                <a:moveTo>
                                  <a:pt x="-57528" y="25458"/>
                                </a:moveTo>
                                <a:lnTo>
                                  <a:pt x="-57449" y="25398"/>
                                </a:lnTo>
                                <a:lnTo>
                                  <a:pt x="-57449" y="25519"/>
                                </a:lnTo>
                                <a:lnTo>
                                  <a:pt x="-57528" y="25458"/>
                                </a:lnTo>
                                <a:close/>
                                <a:moveTo>
                                  <a:pt x="-57463" y="25458"/>
                                </a:moveTo>
                                <a:lnTo>
                                  <a:pt x="-57385" y="25398"/>
                                </a:lnTo>
                                <a:lnTo>
                                  <a:pt x="-57385" y="25519"/>
                                </a:lnTo>
                                <a:lnTo>
                                  <a:pt x="-57463" y="25458"/>
                                </a:lnTo>
                                <a:close/>
                                <a:moveTo>
                                  <a:pt x="-57393" y="25458"/>
                                </a:moveTo>
                                <a:lnTo>
                                  <a:pt x="-57315" y="25398"/>
                                </a:lnTo>
                                <a:lnTo>
                                  <a:pt x="-57315" y="25519"/>
                                </a:lnTo>
                                <a:lnTo>
                                  <a:pt x="-57393" y="25458"/>
                                </a:lnTo>
                                <a:close/>
                                <a:moveTo>
                                  <a:pt x="-57329" y="25458"/>
                                </a:moveTo>
                                <a:lnTo>
                                  <a:pt x="-57251" y="25398"/>
                                </a:lnTo>
                                <a:lnTo>
                                  <a:pt x="-57251" y="25519"/>
                                </a:lnTo>
                                <a:lnTo>
                                  <a:pt x="-57329" y="25458"/>
                                </a:lnTo>
                                <a:close/>
                                <a:moveTo>
                                  <a:pt x="-57259" y="25458"/>
                                </a:moveTo>
                                <a:lnTo>
                                  <a:pt x="-57181" y="25398"/>
                                </a:lnTo>
                                <a:lnTo>
                                  <a:pt x="-57181" y="25519"/>
                                </a:lnTo>
                                <a:lnTo>
                                  <a:pt x="-57259" y="25458"/>
                                </a:lnTo>
                                <a:close/>
                                <a:moveTo>
                                  <a:pt x="-57194" y="25458"/>
                                </a:moveTo>
                                <a:lnTo>
                                  <a:pt x="-57117" y="25398"/>
                                </a:lnTo>
                                <a:lnTo>
                                  <a:pt x="-57117" y="25519"/>
                                </a:lnTo>
                                <a:lnTo>
                                  <a:pt x="-57194" y="25458"/>
                                </a:lnTo>
                                <a:close/>
                                <a:moveTo>
                                  <a:pt x="-57124" y="25458"/>
                                </a:moveTo>
                                <a:lnTo>
                                  <a:pt x="-57047" y="25398"/>
                                </a:lnTo>
                                <a:lnTo>
                                  <a:pt x="-57047" y="25519"/>
                                </a:lnTo>
                                <a:lnTo>
                                  <a:pt x="-57124" y="25458"/>
                                </a:lnTo>
                                <a:close/>
                                <a:moveTo>
                                  <a:pt x="-57060" y="25458"/>
                                </a:moveTo>
                                <a:lnTo>
                                  <a:pt x="-56982" y="25398"/>
                                </a:lnTo>
                                <a:lnTo>
                                  <a:pt x="-56982" y="25519"/>
                                </a:lnTo>
                                <a:lnTo>
                                  <a:pt x="-57060" y="25458"/>
                                </a:lnTo>
                                <a:close/>
                                <a:moveTo>
                                  <a:pt x="-56990" y="25458"/>
                                </a:moveTo>
                                <a:lnTo>
                                  <a:pt x="-56912" y="25398"/>
                                </a:lnTo>
                                <a:lnTo>
                                  <a:pt x="-56912" y="25519"/>
                                </a:lnTo>
                                <a:lnTo>
                                  <a:pt x="-56990" y="25458"/>
                                </a:lnTo>
                                <a:close/>
                                <a:moveTo>
                                  <a:pt x="-56926" y="25458"/>
                                </a:moveTo>
                                <a:lnTo>
                                  <a:pt x="-56848" y="25398"/>
                                </a:lnTo>
                                <a:lnTo>
                                  <a:pt x="-56848" y="25519"/>
                                </a:lnTo>
                                <a:lnTo>
                                  <a:pt x="-56926" y="25458"/>
                                </a:lnTo>
                                <a:close/>
                                <a:moveTo>
                                  <a:pt x="-56856" y="25458"/>
                                </a:moveTo>
                                <a:lnTo>
                                  <a:pt x="-56778" y="25398"/>
                                </a:lnTo>
                                <a:lnTo>
                                  <a:pt x="-56778" y="25519"/>
                                </a:lnTo>
                                <a:lnTo>
                                  <a:pt x="-56856" y="25458"/>
                                </a:lnTo>
                                <a:close/>
                                <a:moveTo>
                                  <a:pt x="-56792" y="25458"/>
                                </a:moveTo>
                                <a:lnTo>
                                  <a:pt x="-56714" y="25398"/>
                                </a:lnTo>
                                <a:lnTo>
                                  <a:pt x="-56714" y="25519"/>
                                </a:lnTo>
                                <a:lnTo>
                                  <a:pt x="-56792" y="25458"/>
                                </a:lnTo>
                                <a:close/>
                                <a:moveTo>
                                  <a:pt x="-56722" y="25458"/>
                                </a:moveTo>
                                <a:lnTo>
                                  <a:pt x="-56644" y="25398"/>
                                </a:lnTo>
                                <a:lnTo>
                                  <a:pt x="-56644" y="25519"/>
                                </a:lnTo>
                                <a:lnTo>
                                  <a:pt x="-56722" y="25458"/>
                                </a:lnTo>
                                <a:close/>
                                <a:moveTo>
                                  <a:pt x="-56657" y="25458"/>
                                </a:moveTo>
                                <a:lnTo>
                                  <a:pt x="-56579" y="25398"/>
                                </a:lnTo>
                                <a:lnTo>
                                  <a:pt x="-56579" y="25519"/>
                                </a:lnTo>
                                <a:lnTo>
                                  <a:pt x="-56657" y="2545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7334">
                            <a:solidFill>
                              <a:srgbClr val="000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88" name="AutoShape 959"/>
                        <wps:cNvSpPr>
                          <a:spLocks/>
                        </wps:cNvSpPr>
                        <wps:spPr bwMode="auto">
                          <a:xfrm>
                            <a:off x="33839" y="-115937"/>
                            <a:ext cx="250174" cy="102756"/>
                          </a:xfrm>
                          <a:custGeom>
                            <a:avLst/>
                            <a:gdLst>
                              <a:gd name="T0" fmla="+- 0 2698 33839"/>
                              <a:gd name="T1" fmla="*/ T0 w 250174"/>
                              <a:gd name="T2" fmla="+- 0 190 -115937"/>
                              <a:gd name="T3" fmla="*/ 190 h 102756"/>
                              <a:gd name="T4" fmla="+- 0 2721 33839"/>
                              <a:gd name="T5" fmla="*/ T4 w 250174"/>
                              <a:gd name="T6" fmla="+- 0 2123 -115937"/>
                              <a:gd name="T7" fmla="*/ 2123 h 102756"/>
                              <a:gd name="T8" fmla="+- 0 2788 33839"/>
                              <a:gd name="T9" fmla="*/ T8 w 250174"/>
                              <a:gd name="T10" fmla="+- 0 3089 -115937"/>
                              <a:gd name="T11" fmla="*/ 3089 h 102756"/>
                              <a:gd name="T12" fmla="+- 0 3124 33839"/>
                              <a:gd name="T13" fmla="*/ T12 w 250174"/>
                              <a:gd name="T14" fmla="+- 0 3089 -115937"/>
                              <a:gd name="T15" fmla="*/ 3089 h 102756"/>
                              <a:gd name="T16" fmla="+- 0 3191 33839"/>
                              <a:gd name="T17" fmla="*/ T16 w 250174"/>
                              <a:gd name="T18" fmla="+- 0 3572 -115937"/>
                              <a:gd name="T19" fmla="*/ 3572 h 102756"/>
                              <a:gd name="T20" fmla="+- 0 4801 33839"/>
                              <a:gd name="T21" fmla="*/ T20 w 250174"/>
                              <a:gd name="T22" fmla="+- 0 3572 -115937"/>
                              <a:gd name="T23" fmla="*/ 3572 h 102756"/>
                              <a:gd name="T24" fmla="+- 0 4868 33839"/>
                              <a:gd name="T25" fmla="*/ T24 w 250174"/>
                              <a:gd name="T26" fmla="+- 0 3814 -115937"/>
                              <a:gd name="T27" fmla="*/ 3814 h 102756"/>
                              <a:gd name="T28" fmla="+- 0 5942 33839"/>
                              <a:gd name="T29" fmla="*/ T28 w 250174"/>
                              <a:gd name="T30" fmla="+- 0 3814 -115937"/>
                              <a:gd name="T31" fmla="*/ 3814 h 102756"/>
                              <a:gd name="T32" fmla="+- 0 5874 33839"/>
                              <a:gd name="T33" fmla="*/ T32 w 250174"/>
                              <a:gd name="T34" fmla="+- 0 3814 -115937"/>
                              <a:gd name="T35" fmla="*/ 3814 h 102756"/>
                              <a:gd name="T36" fmla="+- 0 9296 33839"/>
                              <a:gd name="T37" fmla="*/ T36 w 250174"/>
                              <a:gd name="T38" fmla="+- 0 3814 -115937"/>
                              <a:gd name="T39" fmla="*/ 3814 h 102756"/>
                              <a:gd name="T40" fmla="+- 0 9229 33839"/>
                              <a:gd name="T41" fmla="*/ T40 w 250174"/>
                              <a:gd name="T42" fmla="+- 0 3814 -115937"/>
                              <a:gd name="T43" fmla="*/ 3814 h 102756"/>
                              <a:gd name="T44" fmla="+- 0 9296 33839"/>
                              <a:gd name="T45" fmla="*/ T44 w 250174"/>
                              <a:gd name="T46" fmla="+- 0 3814 -115937"/>
                              <a:gd name="T47" fmla="*/ 3814 h 10275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250174" h="102756">
                                <a:moveTo>
                                  <a:pt x="-31141" y="116127"/>
                                </a:moveTo>
                                <a:lnTo>
                                  <a:pt x="-31118" y="118060"/>
                                </a:lnTo>
                                <a:lnTo>
                                  <a:pt x="-31051" y="119026"/>
                                </a:lnTo>
                                <a:lnTo>
                                  <a:pt x="-30715" y="119026"/>
                                </a:lnTo>
                                <a:lnTo>
                                  <a:pt x="-30648" y="119509"/>
                                </a:lnTo>
                                <a:lnTo>
                                  <a:pt x="-29038" y="119509"/>
                                </a:lnTo>
                                <a:lnTo>
                                  <a:pt x="-28971" y="119751"/>
                                </a:lnTo>
                                <a:lnTo>
                                  <a:pt x="-27897" y="119751"/>
                                </a:lnTo>
                                <a:moveTo>
                                  <a:pt x="-27965" y="119751"/>
                                </a:moveTo>
                                <a:lnTo>
                                  <a:pt x="-24543" y="119751"/>
                                </a:lnTo>
                                <a:moveTo>
                                  <a:pt x="-24610" y="119751"/>
                                </a:moveTo>
                                <a:lnTo>
                                  <a:pt x="-24543" y="119751"/>
                                </a:lnTo>
                              </a:path>
                            </a:pathLst>
                          </a:custGeom>
                          <a:noFill/>
                          <a:ln w="17334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89" name="Freeform 958"/>
                        <wps:cNvSpPr>
                          <a:spLocks/>
                        </wps:cNvSpPr>
                        <wps:spPr bwMode="auto">
                          <a:xfrm>
                            <a:off x="2668" y="2063"/>
                            <a:ext cx="78" cy="121"/>
                          </a:xfrm>
                          <a:custGeom>
                            <a:avLst/>
                            <a:gdLst>
                              <a:gd name="T0" fmla="+- 0 2668 2668"/>
                              <a:gd name="T1" fmla="*/ T0 w 78"/>
                              <a:gd name="T2" fmla="+- 0 2123 2063"/>
                              <a:gd name="T3" fmla="*/ 2123 h 121"/>
                              <a:gd name="T4" fmla="+- 0 2746 2668"/>
                              <a:gd name="T5" fmla="*/ T4 w 78"/>
                              <a:gd name="T6" fmla="+- 0 2063 2063"/>
                              <a:gd name="T7" fmla="*/ 2063 h 121"/>
                              <a:gd name="T8" fmla="+- 0 2746 2668"/>
                              <a:gd name="T9" fmla="*/ T8 w 78"/>
                              <a:gd name="T10" fmla="+- 0 2183 2063"/>
                              <a:gd name="T11" fmla="*/ 2183 h 121"/>
                              <a:gd name="T12" fmla="+- 0 2668 2668"/>
                              <a:gd name="T13" fmla="*/ T12 w 78"/>
                              <a:gd name="T14" fmla="+- 0 2123 2063"/>
                              <a:gd name="T15" fmla="*/ 2123 h 12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78" h="121">
                                <a:moveTo>
                                  <a:pt x="0" y="60"/>
                                </a:moveTo>
                                <a:lnTo>
                                  <a:pt x="78" y="0"/>
                                </a:lnTo>
                                <a:lnTo>
                                  <a:pt x="78" y="120"/>
                                </a:lnTo>
                                <a:lnTo>
                                  <a:pt x="0" y="6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6311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90" name="Picture 9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725" y="3017"/>
                            <a:ext cx="437" cy="1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91" name="AutoShape 956"/>
                        <wps:cNvSpPr>
                          <a:spLocks/>
                        </wps:cNvSpPr>
                        <wps:spPr bwMode="auto">
                          <a:xfrm>
                            <a:off x="50628" y="-21641"/>
                            <a:ext cx="234345" cy="10269"/>
                          </a:xfrm>
                          <a:custGeom>
                            <a:avLst/>
                            <a:gdLst>
                              <a:gd name="T0" fmla="+- 0 3284 50628"/>
                              <a:gd name="T1" fmla="*/ T0 w 234345"/>
                              <a:gd name="T2" fmla="+- 0 3515 -21641"/>
                              <a:gd name="T3" fmla="*/ 3515 h 10269"/>
                              <a:gd name="T4" fmla="+- 0 3275 50628"/>
                              <a:gd name="T5" fmla="*/ T4 w 234345"/>
                              <a:gd name="T6" fmla="+- 0 3575 -21641"/>
                              <a:gd name="T7" fmla="*/ 3575 h 10269"/>
                              <a:gd name="T8" fmla="+- 0 3488 50628"/>
                              <a:gd name="T9" fmla="*/ T8 w 234345"/>
                              <a:gd name="T10" fmla="+- 0 3515 -21641"/>
                              <a:gd name="T11" fmla="*/ 3515 h 10269"/>
                              <a:gd name="T12" fmla="+- 0 3474 50628"/>
                              <a:gd name="T13" fmla="*/ T12 w 234345"/>
                              <a:gd name="T14" fmla="+- 0 3575 -21641"/>
                              <a:gd name="T15" fmla="*/ 3575 h 10269"/>
                              <a:gd name="T16" fmla="+- 0 3686 50628"/>
                              <a:gd name="T17" fmla="*/ T16 w 234345"/>
                              <a:gd name="T18" fmla="+- 0 3515 -21641"/>
                              <a:gd name="T19" fmla="*/ 3515 h 10269"/>
                              <a:gd name="T20" fmla="+- 0 3673 50628"/>
                              <a:gd name="T21" fmla="*/ T20 w 234345"/>
                              <a:gd name="T22" fmla="+- 0 3575 -21641"/>
                              <a:gd name="T23" fmla="*/ 3575 h 10269"/>
                              <a:gd name="T24" fmla="+- 0 3885 50628"/>
                              <a:gd name="T25" fmla="*/ T24 w 234345"/>
                              <a:gd name="T26" fmla="+- 0 3515 -21641"/>
                              <a:gd name="T27" fmla="*/ 3515 h 10269"/>
                              <a:gd name="T28" fmla="+- 0 3877 50628"/>
                              <a:gd name="T29" fmla="*/ T28 w 234345"/>
                              <a:gd name="T30" fmla="+- 0 3575 -21641"/>
                              <a:gd name="T31" fmla="*/ 3575 h 10269"/>
                              <a:gd name="T32" fmla="+- 0 4089 50628"/>
                              <a:gd name="T33" fmla="*/ T32 w 234345"/>
                              <a:gd name="T34" fmla="+- 0 3515 -21641"/>
                              <a:gd name="T35" fmla="*/ 3515 h 10269"/>
                              <a:gd name="T36" fmla="+- 0 4075 50628"/>
                              <a:gd name="T37" fmla="*/ T36 w 234345"/>
                              <a:gd name="T38" fmla="+- 0 3575 -21641"/>
                              <a:gd name="T39" fmla="*/ 3575 h 10269"/>
                              <a:gd name="T40" fmla="+- 0 4288 50628"/>
                              <a:gd name="T41" fmla="*/ T40 w 234345"/>
                              <a:gd name="T42" fmla="+- 0 3515 -21641"/>
                              <a:gd name="T43" fmla="*/ 3515 h 10269"/>
                              <a:gd name="T44" fmla="+- 0 4280 50628"/>
                              <a:gd name="T45" fmla="*/ T44 w 234345"/>
                              <a:gd name="T46" fmla="+- 0 3575 -21641"/>
                              <a:gd name="T47" fmla="*/ 3575 h 10269"/>
                              <a:gd name="T48" fmla="+- 0 4492 50628"/>
                              <a:gd name="T49" fmla="*/ T48 w 234345"/>
                              <a:gd name="T50" fmla="+- 0 3515 -21641"/>
                              <a:gd name="T51" fmla="*/ 3515 h 10269"/>
                              <a:gd name="T52" fmla="+- 0 4479 50628"/>
                              <a:gd name="T53" fmla="*/ T52 w 234345"/>
                              <a:gd name="T54" fmla="+- 0 3575 -21641"/>
                              <a:gd name="T55" fmla="*/ 3575 h 10269"/>
                              <a:gd name="T56" fmla="+- 0 4691 50628"/>
                              <a:gd name="T57" fmla="*/ T56 w 234345"/>
                              <a:gd name="T58" fmla="+- 0 3515 -21641"/>
                              <a:gd name="T59" fmla="*/ 3515 h 10269"/>
                              <a:gd name="T60" fmla="+- 0 4683 50628"/>
                              <a:gd name="T61" fmla="*/ T60 w 234345"/>
                              <a:gd name="T62" fmla="+- 0 3575 -21641"/>
                              <a:gd name="T63" fmla="*/ 3575 h 10269"/>
                              <a:gd name="T64" fmla="+- 0 4895 50628"/>
                              <a:gd name="T65" fmla="*/ T64 w 234345"/>
                              <a:gd name="T66" fmla="+- 0 3757 -21641"/>
                              <a:gd name="T67" fmla="*/ 3757 h 10269"/>
                              <a:gd name="T68" fmla="+- 0 4881 50628"/>
                              <a:gd name="T69" fmla="*/ T68 w 234345"/>
                              <a:gd name="T70" fmla="+- 0 3817 -21641"/>
                              <a:gd name="T71" fmla="*/ 3817 h 10269"/>
                              <a:gd name="T72" fmla="+- 0 5094 50628"/>
                              <a:gd name="T73" fmla="*/ T72 w 234345"/>
                              <a:gd name="T74" fmla="+- 0 3757 -21641"/>
                              <a:gd name="T75" fmla="*/ 3757 h 10269"/>
                              <a:gd name="T76" fmla="+- 0 5086 50628"/>
                              <a:gd name="T77" fmla="*/ T76 w 234345"/>
                              <a:gd name="T78" fmla="+- 0 3817 -21641"/>
                              <a:gd name="T79" fmla="*/ 3817 h 10269"/>
                              <a:gd name="T80" fmla="+- 0 5298 50628"/>
                              <a:gd name="T81" fmla="*/ T80 w 234345"/>
                              <a:gd name="T82" fmla="+- 0 3757 -21641"/>
                              <a:gd name="T83" fmla="*/ 3757 h 10269"/>
                              <a:gd name="T84" fmla="+- 0 5284 50628"/>
                              <a:gd name="T85" fmla="*/ T84 w 234345"/>
                              <a:gd name="T86" fmla="+- 0 3817 -21641"/>
                              <a:gd name="T87" fmla="*/ 3817 h 10269"/>
                              <a:gd name="T88" fmla="+- 0 5497 50628"/>
                              <a:gd name="T89" fmla="*/ T88 w 234345"/>
                              <a:gd name="T90" fmla="+- 0 3757 -21641"/>
                              <a:gd name="T91" fmla="*/ 3757 h 10269"/>
                              <a:gd name="T92" fmla="+- 0 5489 50628"/>
                              <a:gd name="T93" fmla="*/ T92 w 234345"/>
                              <a:gd name="T94" fmla="+- 0 3817 -21641"/>
                              <a:gd name="T95" fmla="*/ 3817 h 10269"/>
                              <a:gd name="T96" fmla="+- 0 5701 50628"/>
                              <a:gd name="T97" fmla="*/ T96 w 234345"/>
                              <a:gd name="T98" fmla="+- 0 3757 -21641"/>
                              <a:gd name="T99" fmla="*/ 3757 h 10269"/>
                              <a:gd name="T100" fmla="+- 0 5687 50628"/>
                              <a:gd name="T101" fmla="*/ T100 w 234345"/>
                              <a:gd name="T102" fmla="+- 0 3817 -21641"/>
                              <a:gd name="T103" fmla="*/ 3817 h 10269"/>
                              <a:gd name="T104" fmla="+- 0 5899 50628"/>
                              <a:gd name="T105" fmla="*/ T104 w 234345"/>
                              <a:gd name="T106" fmla="+- 0 3757 -21641"/>
                              <a:gd name="T107" fmla="*/ 3757 h 10269"/>
                              <a:gd name="T108" fmla="+- 0 5892 50628"/>
                              <a:gd name="T109" fmla="*/ T108 w 234345"/>
                              <a:gd name="T110" fmla="+- 0 3817 -21641"/>
                              <a:gd name="T111" fmla="*/ 3817 h 10269"/>
                              <a:gd name="T112" fmla="+- 0 6104 50628"/>
                              <a:gd name="T113" fmla="*/ T112 w 234345"/>
                              <a:gd name="T114" fmla="+- 0 3757 -21641"/>
                              <a:gd name="T115" fmla="*/ 3757 h 10269"/>
                              <a:gd name="T116" fmla="+- 0 6090 50628"/>
                              <a:gd name="T117" fmla="*/ T116 w 234345"/>
                              <a:gd name="T118" fmla="+- 0 3817 -21641"/>
                              <a:gd name="T119" fmla="*/ 3817 h 10269"/>
                              <a:gd name="T120" fmla="+- 0 6303 50628"/>
                              <a:gd name="T121" fmla="*/ T120 w 234345"/>
                              <a:gd name="T122" fmla="+- 0 3757 -21641"/>
                              <a:gd name="T123" fmla="*/ 3757 h 10269"/>
                              <a:gd name="T124" fmla="+- 0 6294 50628"/>
                              <a:gd name="T125" fmla="*/ T124 w 234345"/>
                              <a:gd name="T126" fmla="+- 0 3817 -21641"/>
                              <a:gd name="T127" fmla="*/ 3817 h 10269"/>
                              <a:gd name="T128" fmla="+- 0 6507 50628"/>
                              <a:gd name="T129" fmla="*/ T128 w 234345"/>
                              <a:gd name="T130" fmla="+- 0 3757 -21641"/>
                              <a:gd name="T131" fmla="*/ 3757 h 10269"/>
                              <a:gd name="T132" fmla="+- 0 6493 50628"/>
                              <a:gd name="T133" fmla="*/ T132 w 234345"/>
                              <a:gd name="T134" fmla="+- 0 3817 -21641"/>
                              <a:gd name="T135" fmla="*/ 3817 h 10269"/>
                              <a:gd name="T136" fmla="+- 0 6705 50628"/>
                              <a:gd name="T137" fmla="*/ T136 w 234345"/>
                              <a:gd name="T138" fmla="+- 0 3757 -21641"/>
                              <a:gd name="T139" fmla="*/ 3757 h 10269"/>
                              <a:gd name="T140" fmla="+- 0 6698 50628"/>
                              <a:gd name="T141" fmla="*/ T140 w 234345"/>
                              <a:gd name="T142" fmla="+- 0 3817 -21641"/>
                              <a:gd name="T143" fmla="*/ 3817 h 10269"/>
                              <a:gd name="T144" fmla="+- 0 6910 50628"/>
                              <a:gd name="T145" fmla="*/ T144 w 234345"/>
                              <a:gd name="T146" fmla="+- 0 3757 -21641"/>
                              <a:gd name="T147" fmla="*/ 3757 h 10269"/>
                              <a:gd name="T148" fmla="+- 0 6896 50628"/>
                              <a:gd name="T149" fmla="*/ T148 w 234345"/>
                              <a:gd name="T150" fmla="+- 0 3817 -21641"/>
                              <a:gd name="T151" fmla="*/ 3817 h 10269"/>
                              <a:gd name="T152" fmla="+- 0 7108 50628"/>
                              <a:gd name="T153" fmla="*/ T152 w 234345"/>
                              <a:gd name="T154" fmla="+- 0 3757 -21641"/>
                              <a:gd name="T155" fmla="*/ 3757 h 10269"/>
                              <a:gd name="T156" fmla="+- 0 7095 50628"/>
                              <a:gd name="T157" fmla="*/ T156 w 234345"/>
                              <a:gd name="T158" fmla="+- 0 3817 -21641"/>
                              <a:gd name="T159" fmla="*/ 3817 h 10269"/>
                              <a:gd name="T160" fmla="+- 0 7307 50628"/>
                              <a:gd name="T161" fmla="*/ T160 w 234345"/>
                              <a:gd name="T162" fmla="+- 0 3757 -21641"/>
                              <a:gd name="T163" fmla="*/ 3757 h 10269"/>
                              <a:gd name="T164" fmla="+- 0 7299 50628"/>
                              <a:gd name="T165" fmla="*/ T164 w 234345"/>
                              <a:gd name="T166" fmla="+- 0 3817 -21641"/>
                              <a:gd name="T167" fmla="*/ 3817 h 10269"/>
                              <a:gd name="T168" fmla="+- 0 7511 50628"/>
                              <a:gd name="T169" fmla="*/ T168 w 234345"/>
                              <a:gd name="T170" fmla="+- 0 3757 -21641"/>
                              <a:gd name="T171" fmla="*/ 3757 h 10269"/>
                              <a:gd name="T172" fmla="+- 0 7498 50628"/>
                              <a:gd name="T173" fmla="*/ T172 w 234345"/>
                              <a:gd name="T174" fmla="+- 0 3817 -21641"/>
                              <a:gd name="T175" fmla="*/ 3817 h 10269"/>
                              <a:gd name="T176" fmla="+- 0 7710 50628"/>
                              <a:gd name="T177" fmla="*/ T176 w 234345"/>
                              <a:gd name="T178" fmla="+- 0 3757 -21641"/>
                              <a:gd name="T179" fmla="*/ 3757 h 10269"/>
                              <a:gd name="T180" fmla="+- 0 7702 50628"/>
                              <a:gd name="T181" fmla="*/ T180 w 234345"/>
                              <a:gd name="T182" fmla="+- 0 3817 -21641"/>
                              <a:gd name="T183" fmla="*/ 3817 h 10269"/>
                              <a:gd name="T184" fmla="+- 0 7914 50628"/>
                              <a:gd name="T185" fmla="*/ T184 w 234345"/>
                              <a:gd name="T186" fmla="+- 0 3757 -21641"/>
                              <a:gd name="T187" fmla="*/ 3757 h 10269"/>
                              <a:gd name="T188" fmla="+- 0 7901 50628"/>
                              <a:gd name="T189" fmla="*/ T188 w 234345"/>
                              <a:gd name="T190" fmla="+- 0 3817 -21641"/>
                              <a:gd name="T191" fmla="*/ 3817 h 10269"/>
                              <a:gd name="T192" fmla="+- 0 8113 50628"/>
                              <a:gd name="T193" fmla="*/ T192 w 234345"/>
                              <a:gd name="T194" fmla="+- 0 3757 -21641"/>
                              <a:gd name="T195" fmla="*/ 3757 h 10269"/>
                              <a:gd name="T196" fmla="+- 0 8105 50628"/>
                              <a:gd name="T197" fmla="*/ T196 w 234345"/>
                              <a:gd name="T198" fmla="+- 0 3817 -21641"/>
                              <a:gd name="T199" fmla="*/ 3817 h 10269"/>
                              <a:gd name="T200" fmla="+- 0 8317 50628"/>
                              <a:gd name="T201" fmla="*/ T200 w 234345"/>
                              <a:gd name="T202" fmla="+- 0 3757 -21641"/>
                              <a:gd name="T203" fmla="*/ 3757 h 10269"/>
                              <a:gd name="T204" fmla="+- 0 8303 50628"/>
                              <a:gd name="T205" fmla="*/ T204 w 234345"/>
                              <a:gd name="T206" fmla="+- 0 3817 -21641"/>
                              <a:gd name="T207" fmla="*/ 3817 h 10269"/>
                              <a:gd name="T208" fmla="+- 0 8516 50628"/>
                              <a:gd name="T209" fmla="*/ T208 w 234345"/>
                              <a:gd name="T210" fmla="+- 0 3757 -21641"/>
                              <a:gd name="T211" fmla="*/ 3757 h 10269"/>
                              <a:gd name="T212" fmla="+- 0 8508 50628"/>
                              <a:gd name="T213" fmla="*/ T212 w 234345"/>
                              <a:gd name="T214" fmla="+- 0 3817 -21641"/>
                              <a:gd name="T215" fmla="*/ 3817 h 10269"/>
                              <a:gd name="T216" fmla="+- 0 8720 50628"/>
                              <a:gd name="T217" fmla="*/ T216 w 234345"/>
                              <a:gd name="T218" fmla="+- 0 3757 -21641"/>
                              <a:gd name="T219" fmla="*/ 3757 h 10269"/>
                              <a:gd name="T220" fmla="+- 0 8707 50628"/>
                              <a:gd name="T221" fmla="*/ T220 w 234345"/>
                              <a:gd name="T222" fmla="+- 0 3817 -21641"/>
                              <a:gd name="T223" fmla="*/ 3817 h 10269"/>
                              <a:gd name="T224" fmla="+- 0 8919 50628"/>
                              <a:gd name="T225" fmla="*/ T224 w 234345"/>
                              <a:gd name="T226" fmla="+- 0 3757 -21641"/>
                              <a:gd name="T227" fmla="*/ 3757 h 10269"/>
                              <a:gd name="T228" fmla="+- 0 8911 50628"/>
                              <a:gd name="T229" fmla="*/ T228 w 234345"/>
                              <a:gd name="T230" fmla="+- 0 3817 -21641"/>
                              <a:gd name="T231" fmla="*/ 3817 h 10269"/>
                              <a:gd name="T232" fmla="+- 0 9123 50628"/>
                              <a:gd name="T233" fmla="*/ T232 w 234345"/>
                              <a:gd name="T234" fmla="+- 0 3757 -21641"/>
                              <a:gd name="T235" fmla="*/ 3757 h 10269"/>
                              <a:gd name="T236" fmla="+- 0 9109 50628"/>
                              <a:gd name="T237" fmla="*/ T236 w 234345"/>
                              <a:gd name="T238" fmla="+- 0 3817 -21641"/>
                              <a:gd name="T239" fmla="*/ 3817 h 10269"/>
                              <a:gd name="T240" fmla="+- 0 9322 50628"/>
                              <a:gd name="T241" fmla="*/ T240 w 234345"/>
                              <a:gd name="T242" fmla="+- 0 3757 -21641"/>
                              <a:gd name="T243" fmla="*/ 3757 h 1026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</a:cxnLst>
                            <a:rect l="0" t="0" r="r" b="b"/>
                            <a:pathLst>
                              <a:path w="234345" h="10269">
                                <a:moveTo>
                                  <a:pt x="-47487" y="25216"/>
                                </a:moveTo>
                                <a:lnTo>
                                  <a:pt x="-47409" y="25156"/>
                                </a:lnTo>
                                <a:lnTo>
                                  <a:pt x="-47409" y="25277"/>
                                </a:lnTo>
                                <a:lnTo>
                                  <a:pt x="-47487" y="25216"/>
                                </a:lnTo>
                                <a:close/>
                                <a:moveTo>
                                  <a:pt x="-47423" y="25216"/>
                                </a:moveTo>
                                <a:lnTo>
                                  <a:pt x="-47344" y="25156"/>
                                </a:lnTo>
                                <a:lnTo>
                                  <a:pt x="-47344" y="25277"/>
                                </a:lnTo>
                                <a:lnTo>
                                  <a:pt x="-47423" y="25216"/>
                                </a:lnTo>
                                <a:close/>
                                <a:moveTo>
                                  <a:pt x="-47353" y="25216"/>
                                </a:moveTo>
                                <a:lnTo>
                                  <a:pt x="-47274" y="25156"/>
                                </a:lnTo>
                                <a:lnTo>
                                  <a:pt x="-47274" y="25277"/>
                                </a:lnTo>
                                <a:lnTo>
                                  <a:pt x="-47353" y="25216"/>
                                </a:lnTo>
                                <a:close/>
                                <a:moveTo>
                                  <a:pt x="-47288" y="25216"/>
                                </a:moveTo>
                                <a:lnTo>
                                  <a:pt x="-47210" y="25156"/>
                                </a:lnTo>
                                <a:lnTo>
                                  <a:pt x="-47210" y="25277"/>
                                </a:lnTo>
                                <a:lnTo>
                                  <a:pt x="-47288" y="25216"/>
                                </a:lnTo>
                                <a:close/>
                                <a:moveTo>
                                  <a:pt x="-47218" y="25216"/>
                                </a:moveTo>
                                <a:lnTo>
                                  <a:pt x="-47140" y="25156"/>
                                </a:lnTo>
                                <a:lnTo>
                                  <a:pt x="-47140" y="25277"/>
                                </a:lnTo>
                                <a:lnTo>
                                  <a:pt x="-47218" y="25216"/>
                                </a:lnTo>
                                <a:close/>
                                <a:moveTo>
                                  <a:pt x="-47154" y="25216"/>
                                </a:moveTo>
                                <a:lnTo>
                                  <a:pt x="-47076" y="25156"/>
                                </a:lnTo>
                                <a:lnTo>
                                  <a:pt x="-47076" y="25277"/>
                                </a:lnTo>
                                <a:lnTo>
                                  <a:pt x="-47154" y="25216"/>
                                </a:lnTo>
                                <a:close/>
                                <a:moveTo>
                                  <a:pt x="-47084" y="25216"/>
                                </a:moveTo>
                                <a:lnTo>
                                  <a:pt x="-47006" y="25156"/>
                                </a:lnTo>
                                <a:lnTo>
                                  <a:pt x="-47006" y="25277"/>
                                </a:lnTo>
                                <a:lnTo>
                                  <a:pt x="-47084" y="25216"/>
                                </a:lnTo>
                                <a:close/>
                                <a:moveTo>
                                  <a:pt x="-47019" y="25216"/>
                                </a:moveTo>
                                <a:lnTo>
                                  <a:pt x="-46942" y="25156"/>
                                </a:lnTo>
                                <a:lnTo>
                                  <a:pt x="-46942" y="25277"/>
                                </a:lnTo>
                                <a:lnTo>
                                  <a:pt x="-47019" y="25216"/>
                                </a:lnTo>
                                <a:close/>
                                <a:moveTo>
                                  <a:pt x="-46955" y="25216"/>
                                </a:moveTo>
                                <a:lnTo>
                                  <a:pt x="-46878" y="25156"/>
                                </a:lnTo>
                                <a:lnTo>
                                  <a:pt x="-46878" y="25277"/>
                                </a:lnTo>
                                <a:lnTo>
                                  <a:pt x="-46955" y="25216"/>
                                </a:lnTo>
                                <a:close/>
                                <a:moveTo>
                                  <a:pt x="-46885" y="25216"/>
                                </a:moveTo>
                                <a:lnTo>
                                  <a:pt x="-46808" y="25156"/>
                                </a:lnTo>
                                <a:lnTo>
                                  <a:pt x="-46808" y="25277"/>
                                </a:lnTo>
                                <a:lnTo>
                                  <a:pt x="-46885" y="25216"/>
                                </a:lnTo>
                                <a:close/>
                                <a:moveTo>
                                  <a:pt x="-46821" y="25216"/>
                                </a:moveTo>
                                <a:lnTo>
                                  <a:pt x="-46743" y="25156"/>
                                </a:lnTo>
                                <a:lnTo>
                                  <a:pt x="-46743" y="25277"/>
                                </a:lnTo>
                                <a:lnTo>
                                  <a:pt x="-46821" y="25216"/>
                                </a:lnTo>
                                <a:close/>
                                <a:moveTo>
                                  <a:pt x="-46751" y="25216"/>
                                </a:moveTo>
                                <a:lnTo>
                                  <a:pt x="-46673" y="25156"/>
                                </a:lnTo>
                                <a:lnTo>
                                  <a:pt x="-46673" y="25277"/>
                                </a:lnTo>
                                <a:lnTo>
                                  <a:pt x="-46751" y="25216"/>
                                </a:lnTo>
                                <a:close/>
                                <a:moveTo>
                                  <a:pt x="-46687" y="25216"/>
                                </a:moveTo>
                                <a:lnTo>
                                  <a:pt x="-46609" y="25156"/>
                                </a:lnTo>
                                <a:lnTo>
                                  <a:pt x="-46609" y="25277"/>
                                </a:lnTo>
                                <a:lnTo>
                                  <a:pt x="-46687" y="25216"/>
                                </a:lnTo>
                                <a:close/>
                                <a:moveTo>
                                  <a:pt x="-46617" y="25216"/>
                                </a:moveTo>
                                <a:lnTo>
                                  <a:pt x="-46539" y="25156"/>
                                </a:lnTo>
                                <a:lnTo>
                                  <a:pt x="-46539" y="25277"/>
                                </a:lnTo>
                                <a:lnTo>
                                  <a:pt x="-46617" y="25216"/>
                                </a:lnTo>
                                <a:close/>
                                <a:moveTo>
                                  <a:pt x="-46553" y="25216"/>
                                </a:moveTo>
                                <a:lnTo>
                                  <a:pt x="-46474" y="25156"/>
                                </a:lnTo>
                                <a:lnTo>
                                  <a:pt x="-46474" y="25277"/>
                                </a:lnTo>
                                <a:lnTo>
                                  <a:pt x="-46553" y="25216"/>
                                </a:lnTo>
                                <a:close/>
                                <a:moveTo>
                                  <a:pt x="-46483" y="25216"/>
                                </a:moveTo>
                                <a:lnTo>
                                  <a:pt x="-46404" y="25156"/>
                                </a:lnTo>
                                <a:lnTo>
                                  <a:pt x="-46404" y="25277"/>
                                </a:lnTo>
                                <a:lnTo>
                                  <a:pt x="-46483" y="25216"/>
                                </a:lnTo>
                                <a:close/>
                                <a:moveTo>
                                  <a:pt x="-46418" y="25216"/>
                                </a:moveTo>
                                <a:lnTo>
                                  <a:pt x="-46340" y="25156"/>
                                </a:lnTo>
                                <a:lnTo>
                                  <a:pt x="-46340" y="25277"/>
                                </a:lnTo>
                                <a:lnTo>
                                  <a:pt x="-46418" y="25216"/>
                                </a:lnTo>
                                <a:close/>
                                <a:moveTo>
                                  <a:pt x="-46348" y="25216"/>
                                </a:moveTo>
                                <a:lnTo>
                                  <a:pt x="-46270" y="25156"/>
                                </a:lnTo>
                                <a:lnTo>
                                  <a:pt x="-46270" y="25277"/>
                                </a:lnTo>
                                <a:lnTo>
                                  <a:pt x="-46348" y="25216"/>
                                </a:lnTo>
                                <a:close/>
                                <a:moveTo>
                                  <a:pt x="-46284" y="25216"/>
                                </a:moveTo>
                                <a:lnTo>
                                  <a:pt x="-46206" y="25156"/>
                                </a:lnTo>
                                <a:lnTo>
                                  <a:pt x="-46206" y="25277"/>
                                </a:lnTo>
                                <a:lnTo>
                                  <a:pt x="-46284" y="25216"/>
                                </a:lnTo>
                                <a:close/>
                                <a:moveTo>
                                  <a:pt x="-46214" y="25216"/>
                                </a:moveTo>
                                <a:lnTo>
                                  <a:pt x="-46136" y="25156"/>
                                </a:lnTo>
                                <a:lnTo>
                                  <a:pt x="-46136" y="25277"/>
                                </a:lnTo>
                                <a:lnTo>
                                  <a:pt x="-46214" y="25216"/>
                                </a:lnTo>
                                <a:close/>
                                <a:moveTo>
                                  <a:pt x="-46149" y="25216"/>
                                </a:moveTo>
                                <a:lnTo>
                                  <a:pt x="-46072" y="25156"/>
                                </a:lnTo>
                                <a:lnTo>
                                  <a:pt x="-46072" y="25277"/>
                                </a:lnTo>
                                <a:lnTo>
                                  <a:pt x="-46149" y="25216"/>
                                </a:lnTo>
                                <a:close/>
                                <a:moveTo>
                                  <a:pt x="-46079" y="25216"/>
                                </a:moveTo>
                                <a:lnTo>
                                  <a:pt x="-46001" y="25156"/>
                                </a:lnTo>
                                <a:lnTo>
                                  <a:pt x="-46001" y="25277"/>
                                </a:lnTo>
                                <a:lnTo>
                                  <a:pt x="-46079" y="25216"/>
                                </a:lnTo>
                                <a:close/>
                                <a:moveTo>
                                  <a:pt x="-46015" y="25216"/>
                                </a:moveTo>
                                <a:lnTo>
                                  <a:pt x="-45937" y="25156"/>
                                </a:lnTo>
                                <a:lnTo>
                                  <a:pt x="-45937" y="25277"/>
                                </a:lnTo>
                                <a:lnTo>
                                  <a:pt x="-46015" y="25216"/>
                                </a:lnTo>
                                <a:close/>
                                <a:moveTo>
                                  <a:pt x="-45945" y="25216"/>
                                </a:moveTo>
                                <a:lnTo>
                                  <a:pt x="-45867" y="25156"/>
                                </a:lnTo>
                                <a:lnTo>
                                  <a:pt x="-45867" y="25277"/>
                                </a:lnTo>
                                <a:lnTo>
                                  <a:pt x="-45945" y="25216"/>
                                </a:lnTo>
                                <a:close/>
                                <a:moveTo>
                                  <a:pt x="-45881" y="25216"/>
                                </a:moveTo>
                                <a:lnTo>
                                  <a:pt x="-45803" y="25156"/>
                                </a:lnTo>
                                <a:lnTo>
                                  <a:pt x="-45803" y="25277"/>
                                </a:lnTo>
                                <a:lnTo>
                                  <a:pt x="-45881" y="25216"/>
                                </a:lnTo>
                                <a:close/>
                                <a:moveTo>
                                  <a:pt x="-45811" y="25458"/>
                                </a:moveTo>
                                <a:lnTo>
                                  <a:pt x="-45733" y="25398"/>
                                </a:lnTo>
                                <a:lnTo>
                                  <a:pt x="-45733" y="25519"/>
                                </a:lnTo>
                                <a:lnTo>
                                  <a:pt x="-45811" y="25458"/>
                                </a:lnTo>
                                <a:close/>
                                <a:moveTo>
                                  <a:pt x="-45747" y="25458"/>
                                </a:moveTo>
                                <a:lnTo>
                                  <a:pt x="-45669" y="25398"/>
                                </a:lnTo>
                                <a:lnTo>
                                  <a:pt x="-45669" y="25519"/>
                                </a:lnTo>
                                <a:lnTo>
                                  <a:pt x="-45747" y="25458"/>
                                </a:lnTo>
                                <a:close/>
                                <a:moveTo>
                                  <a:pt x="-45676" y="25458"/>
                                </a:moveTo>
                                <a:lnTo>
                                  <a:pt x="-45599" y="25398"/>
                                </a:lnTo>
                                <a:lnTo>
                                  <a:pt x="-45599" y="25519"/>
                                </a:lnTo>
                                <a:lnTo>
                                  <a:pt x="-45676" y="25458"/>
                                </a:lnTo>
                                <a:close/>
                                <a:moveTo>
                                  <a:pt x="-45612" y="25458"/>
                                </a:moveTo>
                                <a:lnTo>
                                  <a:pt x="-45534" y="25398"/>
                                </a:lnTo>
                                <a:lnTo>
                                  <a:pt x="-45534" y="25519"/>
                                </a:lnTo>
                                <a:lnTo>
                                  <a:pt x="-45612" y="25458"/>
                                </a:lnTo>
                                <a:close/>
                                <a:moveTo>
                                  <a:pt x="-45542" y="25458"/>
                                </a:moveTo>
                                <a:lnTo>
                                  <a:pt x="-45464" y="25398"/>
                                </a:lnTo>
                                <a:lnTo>
                                  <a:pt x="-45464" y="25519"/>
                                </a:lnTo>
                                <a:lnTo>
                                  <a:pt x="-45542" y="25458"/>
                                </a:lnTo>
                                <a:close/>
                                <a:moveTo>
                                  <a:pt x="-45478" y="25458"/>
                                </a:moveTo>
                                <a:lnTo>
                                  <a:pt x="-45400" y="25398"/>
                                </a:lnTo>
                                <a:lnTo>
                                  <a:pt x="-45400" y="25519"/>
                                </a:lnTo>
                                <a:lnTo>
                                  <a:pt x="-45478" y="25458"/>
                                </a:lnTo>
                                <a:close/>
                                <a:moveTo>
                                  <a:pt x="-45408" y="25458"/>
                                </a:moveTo>
                                <a:lnTo>
                                  <a:pt x="-45330" y="25398"/>
                                </a:lnTo>
                                <a:lnTo>
                                  <a:pt x="-45330" y="25519"/>
                                </a:lnTo>
                                <a:lnTo>
                                  <a:pt x="-45408" y="25458"/>
                                </a:lnTo>
                                <a:close/>
                                <a:moveTo>
                                  <a:pt x="-45344" y="25458"/>
                                </a:moveTo>
                                <a:lnTo>
                                  <a:pt x="-45266" y="25398"/>
                                </a:lnTo>
                                <a:lnTo>
                                  <a:pt x="-45266" y="25519"/>
                                </a:lnTo>
                                <a:lnTo>
                                  <a:pt x="-45344" y="25458"/>
                                </a:lnTo>
                                <a:close/>
                                <a:moveTo>
                                  <a:pt x="-45274" y="25458"/>
                                </a:moveTo>
                                <a:lnTo>
                                  <a:pt x="-45195" y="25398"/>
                                </a:lnTo>
                                <a:lnTo>
                                  <a:pt x="-45195" y="25519"/>
                                </a:lnTo>
                                <a:lnTo>
                                  <a:pt x="-45274" y="25458"/>
                                </a:lnTo>
                                <a:close/>
                                <a:moveTo>
                                  <a:pt x="-45209" y="25458"/>
                                </a:moveTo>
                                <a:lnTo>
                                  <a:pt x="-45131" y="25398"/>
                                </a:lnTo>
                                <a:lnTo>
                                  <a:pt x="-45131" y="25519"/>
                                </a:lnTo>
                                <a:lnTo>
                                  <a:pt x="-45209" y="25458"/>
                                </a:lnTo>
                                <a:close/>
                                <a:moveTo>
                                  <a:pt x="-45139" y="25458"/>
                                </a:moveTo>
                                <a:lnTo>
                                  <a:pt x="-45061" y="25398"/>
                                </a:lnTo>
                                <a:lnTo>
                                  <a:pt x="-45061" y="25519"/>
                                </a:lnTo>
                                <a:lnTo>
                                  <a:pt x="-45139" y="25458"/>
                                </a:lnTo>
                                <a:close/>
                                <a:moveTo>
                                  <a:pt x="-45075" y="25458"/>
                                </a:moveTo>
                                <a:lnTo>
                                  <a:pt x="-44997" y="25398"/>
                                </a:lnTo>
                                <a:lnTo>
                                  <a:pt x="-44997" y="25519"/>
                                </a:lnTo>
                                <a:lnTo>
                                  <a:pt x="-45075" y="25458"/>
                                </a:lnTo>
                                <a:close/>
                                <a:moveTo>
                                  <a:pt x="-45005" y="25458"/>
                                </a:moveTo>
                                <a:lnTo>
                                  <a:pt x="-44927" y="25398"/>
                                </a:lnTo>
                                <a:lnTo>
                                  <a:pt x="-44927" y="25519"/>
                                </a:lnTo>
                                <a:lnTo>
                                  <a:pt x="-45005" y="25458"/>
                                </a:lnTo>
                                <a:close/>
                                <a:moveTo>
                                  <a:pt x="-44941" y="25458"/>
                                </a:moveTo>
                                <a:lnTo>
                                  <a:pt x="-44863" y="25398"/>
                                </a:lnTo>
                                <a:lnTo>
                                  <a:pt x="-44863" y="25519"/>
                                </a:lnTo>
                                <a:lnTo>
                                  <a:pt x="-44941" y="25458"/>
                                </a:lnTo>
                                <a:close/>
                                <a:moveTo>
                                  <a:pt x="-44870" y="25458"/>
                                </a:moveTo>
                                <a:lnTo>
                                  <a:pt x="-44793" y="25398"/>
                                </a:lnTo>
                                <a:lnTo>
                                  <a:pt x="-44793" y="25519"/>
                                </a:lnTo>
                                <a:lnTo>
                                  <a:pt x="-44870" y="25458"/>
                                </a:lnTo>
                                <a:close/>
                                <a:moveTo>
                                  <a:pt x="-44806" y="25458"/>
                                </a:moveTo>
                                <a:lnTo>
                                  <a:pt x="-44729" y="25398"/>
                                </a:lnTo>
                                <a:lnTo>
                                  <a:pt x="-44729" y="25519"/>
                                </a:lnTo>
                                <a:lnTo>
                                  <a:pt x="-44806" y="25458"/>
                                </a:lnTo>
                                <a:close/>
                                <a:moveTo>
                                  <a:pt x="-44736" y="25458"/>
                                </a:moveTo>
                                <a:lnTo>
                                  <a:pt x="-44659" y="25398"/>
                                </a:lnTo>
                                <a:lnTo>
                                  <a:pt x="-44659" y="25519"/>
                                </a:lnTo>
                                <a:lnTo>
                                  <a:pt x="-44736" y="25458"/>
                                </a:lnTo>
                                <a:close/>
                                <a:moveTo>
                                  <a:pt x="-44672" y="25458"/>
                                </a:moveTo>
                                <a:lnTo>
                                  <a:pt x="-44594" y="25398"/>
                                </a:lnTo>
                                <a:lnTo>
                                  <a:pt x="-44594" y="25519"/>
                                </a:lnTo>
                                <a:lnTo>
                                  <a:pt x="-44672" y="25458"/>
                                </a:lnTo>
                                <a:close/>
                                <a:moveTo>
                                  <a:pt x="-44602" y="25458"/>
                                </a:moveTo>
                                <a:lnTo>
                                  <a:pt x="-44524" y="25398"/>
                                </a:lnTo>
                                <a:lnTo>
                                  <a:pt x="-44524" y="25519"/>
                                </a:lnTo>
                                <a:lnTo>
                                  <a:pt x="-44602" y="25458"/>
                                </a:lnTo>
                                <a:close/>
                                <a:moveTo>
                                  <a:pt x="-44538" y="25458"/>
                                </a:moveTo>
                                <a:lnTo>
                                  <a:pt x="-44460" y="25398"/>
                                </a:lnTo>
                                <a:lnTo>
                                  <a:pt x="-44460" y="25519"/>
                                </a:lnTo>
                                <a:lnTo>
                                  <a:pt x="-44538" y="25458"/>
                                </a:lnTo>
                                <a:close/>
                                <a:moveTo>
                                  <a:pt x="-44468" y="25458"/>
                                </a:moveTo>
                                <a:lnTo>
                                  <a:pt x="-44390" y="25398"/>
                                </a:lnTo>
                                <a:lnTo>
                                  <a:pt x="-44390" y="25519"/>
                                </a:lnTo>
                                <a:lnTo>
                                  <a:pt x="-44468" y="25458"/>
                                </a:lnTo>
                                <a:close/>
                                <a:moveTo>
                                  <a:pt x="-44404" y="25458"/>
                                </a:moveTo>
                                <a:lnTo>
                                  <a:pt x="-44325" y="25398"/>
                                </a:lnTo>
                                <a:lnTo>
                                  <a:pt x="-44325" y="25519"/>
                                </a:lnTo>
                                <a:lnTo>
                                  <a:pt x="-44404" y="25458"/>
                                </a:lnTo>
                                <a:close/>
                                <a:moveTo>
                                  <a:pt x="-44334" y="25458"/>
                                </a:moveTo>
                                <a:lnTo>
                                  <a:pt x="-44255" y="25398"/>
                                </a:lnTo>
                                <a:lnTo>
                                  <a:pt x="-44255" y="25519"/>
                                </a:lnTo>
                                <a:lnTo>
                                  <a:pt x="-44334" y="25458"/>
                                </a:lnTo>
                                <a:close/>
                                <a:moveTo>
                                  <a:pt x="-44269" y="25458"/>
                                </a:moveTo>
                                <a:lnTo>
                                  <a:pt x="-44191" y="25398"/>
                                </a:lnTo>
                                <a:lnTo>
                                  <a:pt x="-44191" y="25519"/>
                                </a:lnTo>
                                <a:lnTo>
                                  <a:pt x="-44269" y="25458"/>
                                </a:lnTo>
                                <a:close/>
                                <a:moveTo>
                                  <a:pt x="-44199" y="25458"/>
                                </a:moveTo>
                                <a:lnTo>
                                  <a:pt x="-44121" y="25398"/>
                                </a:lnTo>
                                <a:lnTo>
                                  <a:pt x="-44121" y="25519"/>
                                </a:lnTo>
                                <a:lnTo>
                                  <a:pt x="-44199" y="25458"/>
                                </a:lnTo>
                                <a:close/>
                                <a:moveTo>
                                  <a:pt x="-44135" y="25458"/>
                                </a:moveTo>
                                <a:lnTo>
                                  <a:pt x="-44057" y="25398"/>
                                </a:lnTo>
                                <a:lnTo>
                                  <a:pt x="-44057" y="25519"/>
                                </a:lnTo>
                                <a:lnTo>
                                  <a:pt x="-44135" y="25458"/>
                                </a:lnTo>
                                <a:close/>
                                <a:moveTo>
                                  <a:pt x="-44065" y="25458"/>
                                </a:moveTo>
                                <a:lnTo>
                                  <a:pt x="-43987" y="25398"/>
                                </a:lnTo>
                                <a:lnTo>
                                  <a:pt x="-43987" y="25519"/>
                                </a:lnTo>
                                <a:lnTo>
                                  <a:pt x="-44065" y="25458"/>
                                </a:lnTo>
                                <a:close/>
                                <a:moveTo>
                                  <a:pt x="-44000" y="25458"/>
                                </a:moveTo>
                                <a:lnTo>
                                  <a:pt x="-43923" y="25398"/>
                                </a:lnTo>
                                <a:lnTo>
                                  <a:pt x="-43923" y="25519"/>
                                </a:lnTo>
                                <a:lnTo>
                                  <a:pt x="-44000" y="25458"/>
                                </a:lnTo>
                                <a:close/>
                                <a:moveTo>
                                  <a:pt x="-43930" y="25458"/>
                                </a:moveTo>
                                <a:lnTo>
                                  <a:pt x="-43852" y="25398"/>
                                </a:lnTo>
                                <a:lnTo>
                                  <a:pt x="-43852" y="25519"/>
                                </a:lnTo>
                                <a:lnTo>
                                  <a:pt x="-43930" y="25458"/>
                                </a:lnTo>
                                <a:close/>
                                <a:moveTo>
                                  <a:pt x="-43866" y="25458"/>
                                </a:moveTo>
                                <a:lnTo>
                                  <a:pt x="-43788" y="25398"/>
                                </a:lnTo>
                                <a:lnTo>
                                  <a:pt x="-43788" y="25519"/>
                                </a:lnTo>
                                <a:lnTo>
                                  <a:pt x="-43866" y="25458"/>
                                </a:lnTo>
                                <a:close/>
                                <a:moveTo>
                                  <a:pt x="-43796" y="25458"/>
                                </a:moveTo>
                                <a:lnTo>
                                  <a:pt x="-43718" y="25398"/>
                                </a:lnTo>
                                <a:lnTo>
                                  <a:pt x="-43718" y="25519"/>
                                </a:lnTo>
                                <a:lnTo>
                                  <a:pt x="-43796" y="25458"/>
                                </a:lnTo>
                                <a:close/>
                                <a:moveTo>
                                  <a:pt x="-43732" y="25458"/>
                                </a:moveTo>
                                <a:lnTo>
                                  <a:pt x="-43654" y="25398"/>
                                </a:lnTo>
                                <a:lnTo>
                                  <a:pt x="-43654" y="25519"/>
                                </a:lnTo>
                                <a:lnTo>
                                  <a:pt x="-43732" y="25458"/>
                                </a:lnTo>
                                <a:close/>
                                <a:moveTo>
                                  <a:pt x="-43668" y="25458"/>
                                </a:moveTo>
                                <a:lnTo>
                                  <a:pt x="-43590" y="25398"/>
                                </a:lnTo>
                                <a:lnTo>
                                  <a:pt x="-43590" y="25519"/>
                                </a:lnTo>
                                <a:lnTo>
                                  <a:pt x="-43668" y="25458"/>
                                </a:lnTo>
                                <a:close/>
                                <a:moveTo>
                                  <a:pt x="-43598" y="25458"/>
                                </a:moveTo>
                                <a:lnTo>
                                  <a:pt x="-43520" y="25398"/>
                                </a:lnTo>
                                <a:lnTo>
                                  <a:pt x="-43520" y="25519"/>
                                </a:lnTo>
                                <a:lnTo>
                                  <a:pt x="-43598" y="25458"/>
                                </a:lnTo>
                                <a:close/>
                                <a:moveTo>
                                  <a:pt x="-43533" y="25458"/>
                                </a:moveTo>
                                <a:lnTo>
                                  <a:pt x="-43455" y="25398"/>
                                </a:lnTo>
                                <a:lnTo>
                                  <a:pt x="-43455" y="25519"/>
                                </a:lnTo>
                                <a:lnTo>
                                  <a:pt x="-43533" y="25458"/>
                                </a:lnTo>
                                <a:close/>
                                <a:moveTo>
                                  <a:pt x="-43463" y="25458"/>
                                </a:moveTo>
                                <a:lnTo>
                                  <a:pt x="-43385" y="25398"/>
                                </a:lnTo>
                                <a:lnTo>
                                  <a:pt x="-43385" y="25519"/>
                                </a:lnTo>
                                <a:lnTo>
                                  <a:pt x="-43463" y="25458"/>
                                </a:lnTo>
                                <a:close/>
                                <a:moveTo>
                                  <a:pt x="-43399" y="25458"/>
                                </a:moveTo>
                                <a:lnTo>
                                  <a:pt x="-43321" y="25398"/>
                                </a:lnTo>
                                <a:lnTo>
                                  <a:pt x="-43321" y="25519"/>
                                </a:lnTo>
                                <a:lnTo>
                                  <a:pt x="-43399" y="25458"/>
                                </a:lnTo>
                                <a:close/>
                                <a:moveTo>
                                  <a:pt x="-43329" y="25458"/>
                                </a:moveTo>
                                <a:lnTo>
                                  <a:pt x="-43251" y="25398"/>
                                </a:lnTo>
                                <a:lnTo>
                                  <a:pt x="-43251" y="25519"/>
                                </a:lnTo>
                                <a:lnTo>
                                  <a:pt x="-43329" y="25458"/>
                                </a:lnTo>
                                <a:close/>
                                <a:moveTo>
                                  <a:pt x="-43265" y="25458"/>
                                </a:moveTo>
                                <a:lnTo>
                                  <a:pt x="-43187" y="25398"/>
                                </a:lnTo>
                                <a:lnTo>
                                  <a:pt x="-43187" y="25519"/>
                                </a:lnTo>
                                <a:lnTo>
                                  <a:pt x="-43265" y="25458"/>
                                </a:lnTo>
                                <a:close/>
                                <a:moveTo>
                                  <a:pt x="-43195" y="25458"/>
                                </a:moveTo>
                                <a:lnTo>
                                  <a:pt x="-43117" y="25398"/>
                                </a:lnTo>
                                <a:lnTo>
                                  <a:pt x="-43117" y="25519"/>
                                </a:lnTo>
                                <a:lnTo>
                                  <a:pt x="-43195" y="25458"/>
                                </a:lnTo>
                                <a:close/>
                                <a:moveTo>
                                  <a:pt x="-43130" y="25458"/>
                                </a:moveTo>
                                <a:lnTo>
                                  <a:pt x="-43052" y="25398"/>
                                </a:lnTo>
                                <a:lnTo>
                                  <a:pt x="-43052" y="25519"/>
                                </a:lnTo>
                                <a:lnTo>
                                  <a:pt x="-43130" y="25458"/>
                                </a:lnTo>
                                <a:close/>
                                <a:moveTo>
                                  <a:pt x="-43060" y="25458"/>
                                </a:moveTo>
                                <a:lnTo>
                                  <a:pt x="-42982" y="25398"/>
                                </a:lnTo>
                                <a:lnTo>
                                  <a:pt x="-42982" y="25519"/>
                                </a:lnTo>
                                <a:lnTo>
                                  <a:pt x="-43060" y="25458"/>
                                </a:lnTo>
                                <a:close/>
                                <a:moveTo>
                                  <a:pt x="-42996" y="25458"/>
                                </a:moveTo>
                                <a:lnTo>
                                  <a:pt x="-42918" y="25398"/>
                                </a:lnTo>
                                <a:lnTo>
                                  <a:pt x="-42918" y="25519"/>
                                </a:lnTo>
                                <a:lnTo>
                                  <a:pt x="-42996" y="25458"/>
                                </a:lnTo>
                                <a:close/>
                                <a:moveTo>
                                  <a:pt x="-42926" y="25458"/>
                                </a:moveTo>
                                <a:lnTo>
                                  <a:pt x="-42848" y="25398"/>
                                </a:lnTo>
                                <a:lnTo>
                                  <a:pt x="-42848" y="25519"/>
                                </a:lnTo>
                                <a:lnTo>
                                  <a:pt x="-42926" y="25458"/>
                                </a:lnTo>
                                <a:close/>
                                <a:moveTo>
                                  <a:pt x="-42862" y="25458"/>
                                </a:moveTo>
                                <a:lnTo>
                                  <a:pt x="-42784" y="25398"/>
                                </a:lnTo>
                                <a:lnTo>
                                  <a:pt x="-42784" y="25519"/>
                                </a:lnTo>
                                <a:lnTo>
                                  <a:pt x="-42862" y="25458"/>
                                </a:lnTo>
                                <a:close/>
                                <a:moveTo>
                                  <a:pt x="-42792" y="25458"/>
                                </a:moveTo>
                                <a:lnTo>
                                  <a:pt x="-42714" y="25398"/>
                                </a:lnTo>
                                <a:lnTo>
                                  <a:pt x="-42714" y="25519"/>
                                </a:lnTo>
                                <a:lnTo>
                                  <a:pt x="-42792" y="25458"/>
                                </a:lnTo>
                                <a:close/>
                                <a:moveTo>
                                  <a:pt x="-42727" y="25458"/>
                                </a:moveTo>
                                <a:lnTo>
                                  <a:pt x="-42650" y="25398"/>
                                </a:lnTo>
                                <a:lnTo>
                                  <a:pt x="-42650" y="25519"/>
                                </a:lnTo>
                                <a:lnTo>
                                  <a:pt x="-42727" y="25458"/>
                                </a:lnTo>
                                <a:close/>
                                <a:moveTo>
                                  <a:pt x="-42657" y="25458"/>
                                </a:moveTo>
                                <a:lnTo>
                                  <a:pt x="-42580" y="25398"/>
                                </a:lnTo>
                                <a:lnTo>
                                  <a:pt x="-42580" y="25519"/>
                                </a:lnTo>
                                <a:lnTo>
                                  <a:pt x="-42657" y="25458"/>
                                </a:lnTo>
                                <a:close/>
                                <a:moveTo>
                                  <a:pt x="-42593" y="25458"/>
                                </a:moveTo>
                                <a:lnTo>
                                  <a:pt x="-42515" y="25398"/>
                                </a:lnTo>
                                <a:lnTo>
                                  <a:pt x="-42515" y="25519"/>
                                </a:lnTo>
                                <a:lnTo>
                                  <a:pt x="-42593" y="25458"/>
                                </a:lnTo>
                                <a:close/>
                                <a:moveTo>
                                  <a:pt x="-42523" y="25458"/>
                                </a:moveTo>
                                <a:lnTo>
                                  <a:pt x="-42445" y="25398"/>
                                </a:lnTo>
                                <a:lnTo>
                                  <a:pt x="-42445" y="25519"/>
                                </a:lnTo>
                                <a:lnTo>
                                  <a:pt x="-42523" y="25458"/>
                                </a:lnTo>
                                <a:close/>
                                <a:moveTo>
                                  <a:pt x="-42459" y="25458"/>
                                </a:moveTo>
                                <a:lnTo>
                                  <a:pt x="-42381" y="25398"/>
                                </a:lnTo>
                                <a:lnTo>
                                  <a:pt x="-42381" y="25519"/>
                                </a:lnTo>
                                <a:lnTo>
                                  <a:pt x="-42459" y="25458"/>
                                </a:lnTo>
                                <a:close/>
                                <a:moveTo>
                                  <a:pt x="-42389" y="25458"/>
                                </a:moveTo>
                                <a:lnTo>
                                  <a:pt x="-42311" y="25398"/>
                                </a:lnTo>
                                <a:lnTo>
                                  <a:pt x="-42311" y="25519"/>
                                </a:lnTo>
                                <a:lnTo>
                                  <a:pt x="-42389" y="25458"/>
                                </a:lnTo>
                                <a:close/>
                                <a:moveTo>
                                  <a:pt x="-42325" y="25458"/>
                                </a:moveTo>
                                <a:lnTo>
                                  <a:pt x="-42246" y="25398"/>
                                </a:lnTo>
                                <a:lnTo>
                                  <a:pt x="-42246" y="25519"/>
                                </a:lnTo>
                                <a:lnTo>
                                  <a:pt x="-42325" y="25458"/>
                                </a:lnTo>
                                <a:close/>
                                <a:moveTo>
                                  <a:pt x="-42255" y="25458"/>
                                </a:moveTo>
                                <a:lnTo>
                                  <a:pt x="-42176" y="25398"/>
                                </a:lnTo>
                                <a:lnTo>
                                  <a:pt x="-42176" y="25519"/>
                                </a:lnTo>
                                <a:lnTo>
                                  <a:pt x="-42255" y="25458"/>
                                </a:lnTo>
                                <a:close/>
                                <a:moveTo>
                                  <a:pt x="-42190" y="25458"/>
                                </a:moveTo>
                                <a:lnTo>
                                  <a:pt x="-42112" y="25398"/>
                                </a:lnTo>
                                <a:lnTo>
                                  <a:pt x="-42112" y="25519"/>
                                </a:lnTo>
                                <a:lnTo>
                                  <a:pt x="-42190" y="25458"/>
                                </a:lnTo>
                                <a:close/>
                                <a:moveTo>
                                  <a:pt x="-42120" y="25458"/>
                                </a:moveTo>
                                <a:lnTo>
                                  <a:pt x="-42042" y="25398"/>
                                </a:lnTo>
                                <a:lnTo>
                                  <a:pt x="-42042" y="25519"/>
                                </a:lnTo>
                                <a:lnTo>
                                  <a:pt x="-42120" y="25458"/>
                                </a:lnTo>
                                <a:close/>
                                <a:moveTo>
                                  <a:pt x="-42056" y="25458"/>
                                </a:moveTo>
                                <a:lnTo>
                                  <a:pt x="-41978" y="25398"/>
                                </a:lnTo>
                                <a:lnTo>
                                  <a:pt x="-41978" y="25519"/>
                                </a:lnTo>
                                <a:lnTo>
                                  <a:pt x="-42056" y="25458"/>
                                </a:lnTo>
                                <a:close/>
                                <a:moveTo>
                                  <a:pt x="-41986" y="25458"/>
                                </a:moveTo>
                                <a:lnTo>
                                  <a:pt x="-41908" y="25398"/>
                                </a:lnTo>
                                <a:lnTo>
                                  <a:pt x="-41908" y="25519"/>
                                </a:lnTo>
                                <a:lnTo>
                                  <a:pt x="-41986" y="25458"/>
                                </a:lnTo>
                                <a:close/>
                                <a:moveTo>
                                  <a:pt x="-41921" y="25458"/>
                                </a:moveTo>
                                <a:lnTo>
                                  <a:pt x="-41844" y="25398"/>
                                </a:lnTo>
                                <a:lnTo>
                                  <a:pt x="-41844" y="25519"/>
                                </a:lnTo>
                                <a:lnTo>
                                  <a:pt x="-41921" y="25458"/>
                                </a:lnTo>
                                <a:close/>
                                <a:moveTo>
                                  <a:pt x="-41851" y="25458"/>
                                </a:moveTo>
                                <a:lnTo>
                                  <a:pt x="-41774" y="25398"/>
                                </a:lnTo>
                                <a:lnTo>
                                  <a:pt x="-41774" y="25519"/>
                                </a:lnTo>
                                <a:lnTo>
                                  <a:pt x="-41851" y="25458"/>
                                </a:lnTo>
                                <a:close/>
                                <a:moveTo>
                                  <a:pt x="-41787" y="25458"/>
                                </a:moveTo>
                                <a:lnTo>
                                  <a:pt x="-41709" y="25398"/>
                                </a:lnTo>
                                <a:lnTo>
                                  <a:pt x="-41709" y="25519"/>
                                </a:lnTo>
                                <a:lnTo>
                                  <a:pt x="-41787" y="25458"/>
                                </a:lnTo>
                                <a:close/>
                                <a:moveTo>
                                  <a:pt x="-41717" y="25458"/>
                                </a:moveTo>
                                <a:lnTo>
                                  <a:pt x="-41639" y="25398"/>
                                </a:lnTo>
                                <a:lnTo>
                                  <a:pt x="-41639" y="25519"/>
                                </a:lnTo>
                                <a:lnTo>
                                  <a:pt x="-41717" y="25458"/>
                                </a:lnTo>
                                <a:close/>
                                <a:moveTo>
                                  <a:pt x="-41653" y="25458"/>
                                </a:moveTo>
                                <a:lnTo>
                                  <a:pt x="-41575" y="25398"/>
                                </a:lnTo>
                                <a:lnTo>
                                  <a:pt x="-41575" y="25519"/>
                                </a:lnTo>
                                <a:lnTo>
                                  <a:pt x="-41653" y="25458"/>
                                </a:lnTo>
                                <a:close/>
                                <a:moveTo>
                                  <a:pt x="-41583" y="25458"/>
                                </a:moveTo>
                                <a:lnTo>
                                  <a:pt x="-41505" y="25398"/>
                                </a:lnTo>
                                <a:lnTo>
                                  <a:pt x="-41505" y="25519"/>
                                </a:lnTo>
                                <a:lnTo>
                                  <a:pt x="-41583" y="25458"/>
                                </a:lnTo>
                                <a:close/>
                                <a:moveTo>
                                  <a:pt x="-41519" y="25458"/>
                                </a:moveTo>
                                <a:lnTo>
                                  <a:pt x="-41441" y="25398"/>
                                </a:lnTo>
                                <a:lnTo>
                                  <a:pt x="-41441" y="25519"/>
                                </a:lnTo>
                                <a:lnTo>
                                  <a:pt x="-41519" y="25458"/>
                                </a:lnTo>
                                <a:close/>
                                <a:moveTo>
                                  <a:pt x="-41449" y="25458"/>
                                </a:moveTo>
                                <a:lnTo>
                                  <a:pt x="-41371" y="25398"/>
                                </a:lnTo>
                                <a:lnTo>
                                  <a:pt x="-41371" y="25519"/>
                                </a:lnTo>
                                <a:lnTo>
                                  <a:pt x="-41449" y="25458"/>
                                </a:lnTo>
                                <a:close/>
                                <a:moveTo>
                                  <a:pt x="-41384" y="25458"/>
                                </a:moveTo>
                                <a:lnTo>
                                  <a:pt x="-41306" y="25398"/>
                                </a:lnTo>
                                <a:lnTo>
                                  <a:pt x="-41306" y="25519"/>
                                </a:lnTo>
                                <a:lnTo>
                                  <a:pt x="-41384" y="2545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7334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92" name="AutoShape 955"/>
                        <wps:cNvSpPr>
                          <a:spLocks/>
                        </wps:cNvSpPr>
                        <wps:spPr bwMode="auto">
                          <a:xfrm>
                            <a:off x="32144" y="-115921"/>
                            <a:ext cx="251869" cy="106179"/>
                          </a:xfrm>
                          <a:custGeom>
                            <a:avLst/>
                            <a:gdLst>
                              <a:gd name="T0" fmla="+- 0 2654 32144"/>
                              <a:gd name="T1" fmla="*/ T0 w 251869"/>
                              <a:gd name="T2" fmla="+- 0 190 -115921"/>
                              <a:gd name="T3" fmla="*/ 190 h 106179"/>
                              <a:gd name="T4" fmla="+- 0 2721 32144"/>
                              <a:gd name="T5" fmla="*/ T4 w 251869"/>
                              <a:gd name="T6" fmla="+- 0 3089 -115921"/>
                              <a:gd name="T7" fmla="*/ 3089 h 106179"/>
                              <a:gd name="T8" fmla="+- 0 2855 32144"/>
                              <a:gd name="T9" fmla="*/ T8 w 251869"/>
                              <a:gd name="T10" fmla="+- 0 3089 -115921"/>
                              <a:gd name="T11" fmla="*/ 3089 h 106179"/>
                              <a:gd name="T12" fmla="+- 0 2922 32144"/>
                              <a:gd name="T13" fmla="*/ T12 w 251869"/>
                              <a:gd name="T14" fmla="+- 0 3572 -115921"/>
                              <a:gd name="T15" fmla="*/ 3572 h 106179"/>
                              <a:gd name="T16" fmla="+- 0 3526 32144"/>
                              <a:gd name="T17" fmla="*/ T16 w 251869"/>
                              <a:gd name="T18" fmla="+- 0 3572 -115921"/>
                              <a:gd name="T19" fmla="*/ 3572 h 106179"/>
                              <a:gd name="T20" fmla="+- 0 3593 32144"/>
                              <a:gd name="T21" fmla="*/ T20 w 251869"/>
                              <a:gd name="T22" fmla="+- 0 3814 -115921"/>
                              <a:gd name="T23" fmla="*/ 3814 h 106179"/>
                              <a:gd name="T24" fmla="+- 0 5539 32144"/>
                              <a:gd name="T25" fmla="*/ T24 w 251869"/>
                              <a:gd name="T26" fmla="+- 0 3814 -115921"/>
                              <a:gd name="T27" fmla="*/ 3814 h 106179"/>
                              <a:gd name="T28" fmla="+- 0 5606 32144"/>
                              <a:gd name="T29" fmla="*/ T28 w 251869"/>
                              <a:gd name="T30" fmla="+- 0 3935 -115921"/>
                              <a:gd name="T31" fmla="*/ 3935 h 106179"/>
                              <a:gd name="T32" fmla="+- 0 5942 32144"/>
                              <a:gd name="T33" fmla="*/ T32 w 251869"/>
                              <a:gd name="T34" fmla="+- 0 3935 -115921"/>
                              <a:gd name="T35" fmla="*/ 3935 h 106179"/>
                              <a:gd name="T36" fmla="+- 0 5874 32144"/>
                              <a:gd name="T37" fmla="*/ T36 w 251869"/>
                              <a:gd name="T38" fmla="+- 0 3935 -115921"/>
                              <a:gd name="T39" fmla="*/ 3935 h 106179"/>
                              <a:gd name="T40" fmla="+- 0 9296 32144"/>
                              <a:gd name="T41" fmla="*/ T40 w 251869"/>
                              <a:gd name="T42" fmla="+- 0 3935 -115921"/>
                              <a:gd name="T43" fmla="*/ 3935 h 106179"/>
                              <a:gd name="T44" fmla="+- 0 9229 32144"/>
                              <a:gd name="T45" fmla="*/ T44 w 251869"/>
                              <a:gd name="T46" fmla="+- 0 3935 -115921"/>
                              <a:gd name="T47" fmla="*/ 3935 h 106179"/>
                              <a:gd name="T48" fmla="+- 0 9296 32144"/>
                              <a:gd name="T49" fmla="*/ T48 w 251869"/>
                              <a:gd name="T50" fmla="+- 0 3935 -115921"/>
                              <a:gd name="T51" fmla="*/ 3935 h 10617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251869" h="106179">
                                <a:moveTo>
                                  <a:pt x="-29490" y="116111"/>
                                </a:moveTo>
                                <a:lnTo>
                                  <a:pt x="-29423" y="119010"/>
                                </a:lnTo>
                                <a:lnTo>
                                  <a:pt x="-29289" y="119010"/>
                                </a:lnTo>
                                <a:lnTo>
                                  <a:pt x="-29222" y="119493"/>
                                </a:lnTo>
                                <a:lnTo>
                                  <a:pt x="-28618" y="119493"/>
                                </a:lnTo>
                                <a:lnTo>
                                  <a:pt x="-28551" y="119735"/>
                                </a:lnTo>
                                <a:lnTo>
                                  <a:pt x="-26605" y="119735"/>
                                </a:lnTo>
                                <a:lnTo>
                                  <a:pt x="-26538" y="119856"/>
                                </a:lnTo>
                                <a:lnTo>
                                  <a:pt x="-26202" y="119856"/>
                                </a:lnTo>
                                <a:moveTo>
                                  <a:pt x="-26270" y="119856"/>
                                </a:moveTo>
                                <a:lnTo>
                                  <a:pt x="-22848" y="119856"/>
                                </a:lnTo>
                                <a:moveTo>
                                  <a:pt x="-22915" y="119856"/>
                                </a:moveTo>
                                <a:lnTo>
                                  <a:pt x="-22848" y="119856"/>
                                </a:lnTo>
                              </a:path>
                            </a:pathLst>
                          </a:custGeom>
                          <a:noFill/>
                          <a:ln w="1733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93" name="Freeform 954"/>
                        <wps:cNvSpPr>
                          <a:spLocks/>
                        </wps:cNvSpPr>
                        <wps:spPr bwMode="auto">
                          <a:xfrm>
                            <a:off x="2604" y="126"/>
                            <a:ext cx="78" cy="121"/>
                          </a:xfrm>
                          <a:custGeom>
                            <a:avLst/>
                            <a:gdLst>
                              <a:gd name="T0" fmla="+- 0 2604 2604"/>
                              <a:gd name="T1" fmla="*/ T0 w 78"/>
                              <a:gd name="T2" fmla="+- 0 186 126"/>
                              <a:gd name="T3" fmla="*/ 186 h 121"/>
                              <a:gd name="T4" fmla="+- 0 2682 2604"/>
                              <a:gd name="T5" fmla="*/ T4 w 78"/>
                              <a:gd name="T6" fmla="+- 0 126 126"/>
                              <a:gd name="T7" fmla="*/ 126 h 121"/>
                              <a:gd name="T8" fmla="+- 0 2682 2604"/>
                              <a:gd name="T9" fmla="*/ T8 w 78"/>
                              <a:gd name="T10" fmla="+- 0 246 126"/>
                              <a:gd name="T11" fmla="*/ 246 h 121"/>
                              <a:gd name="T12" fmla="+- 0 2604 2604"/>
                              <a:gd name="T13" fmla="*/ T12 w 78"/>
                              <a:gd name="T14" fmla="+- 0 186 126"/>
                              <a:gd name="T15" fmla="*/ 186 h 12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78" h="121">
                                <a:moveTo>
                                  <a:pt x="0" y="60"/>
                                </a:moveTo>
                                <a:lnTo>
                                  <a:pt x="78" y="0"/>
                                </a:lnTo>
                                <a:lnTo>
                                  <a:pt x="78" y="120"/>
                                </a:lnTo>
                                <a:lnTo>
                                  <a:pt x="0" y="6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6311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94" name="Picture 9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655" y="3017"/>
                            <a:ext cx="239" cy="1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95" name="Picture 9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59" y="3502"/>
                            <a:ext cx="706" cy="1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96" name="AutoShape 951"/>
                        <wps:cNvSpPr>
                          <a:spLocks/>
                        </wps:cNvSpPr>
                        <wps:spPr bwMode="auto">
                          <a:xfrm>
                            <a:off x="65901" y="-14779"/>
                            <a:ext cx="219072" cy="6732"/>
                          </a:xfrm>
                          <a:custGeom>
                            <a:avLst/>
                            <a:gdLst>
                              <a:gd name="T0" fmla="+- 0 3686 65901"/>
                              <a:gd name="T1" fmla="*/ T0 w 219072"/>
                              <a:gd name="T2" fmla="+- 0 3757 -14779"/>
                              <a:gd name="T3" fmla="*/ 3757 h 6732"/>
                              <a:gd name="T4" fmla="+- 0 3673 65901"/>
                              <a:gd name="T5" fmla="*/ T4 w 219072"/>
                              <a:gd name="T6" fmla="+- 0 3817 -14779"/>
                              <a:gd name="T7" fmla="*/ 3817 h 6732"/>
                              <a:gd name="T8" fmla="+- 0 3885 65901"/>
                              <a:gd name="T9" fmla="*/ T8 w 219072"/>
                              <a:gd name="T10" fmla="+- 0 3757 -14779"/>
                              <a:gd name="T11" fmla="*/ 3757 h 6732"/>
                              <a:gd name="T12" fmla="+- 0 3877 65901"/>
                              <a:gd name="T13" fmla="*/ T12 w 219072"/>
                              <a:gd name="T14" fmla="+- 0 3817 -14779"/>
                              <a:gd name="T15" fmla="*/ 3817 h 6732"/>
                              <a:gd name="T16" fmla="+- 0 4089 65901"/>
                              <a:gd name="T17" fmla="*/ T16 w 219072"/>
                              <a:gd name="T18" fmla="+- 0 3757 -14779"/>
                              <a:gd name="T19" fmla="*/ 3757 h 6732"/>
                              <a:gd name="T20" fmla="+- 0 4075 65901"/>
                              <a:gd name="T21" fmla="*/ T20 w 219072"/>
                              <a:gd name="T22" fmla="+- 0 3817 -14779"/>
                              <a:gd name="T23" fmla="*/ 3817 h 6732"/>
                              <a:gd name="T24" fmla="+- 0 4288 65901"/>
                              <a:gd name="T25" fmla="*/ T24 w 219072"/>
                              <a:gd name="T26" fmla="+- 0 3757 -14779"/>
                              <a:gd name="T27" fmla="*/ 3757 h 6732"/>
                              <a:gd name="T28" fmla="+- 0 4280 65901"/>
                              <a:gd name="T29" fmla="*/ T28 w 219072"/>
                              <a:gd name="T30" fmla="+- 0 3817 -14779"/>
                              <a:gd name="T31" fmla="*/ 3817 h 6732"/>
                              <a:gd name="T32" fmla="+- 0 4492 65901"/>
                              <a:gd name="T33" fmla="*/ T32 w 219072"/>
                              <a:gd name="T34" fmla="+- 0 3757 -14779"/>
                              <a:gd name="T35" fmla="*/ 3757 h 6732"/>
                              <a:gd name="T36" fmla="+- 0 4479 65901"/>
                              <a:gd name="T37" fmla="*/ T36 w 219072"/>
                              <a:gd name="T38" fmla="+- 0 3817 -14779"/>
                              <a:gd name="T39" fmla="*/ 3817 h 6732"/>
                              <a:gd name="T40" fmla="+- 0 4691 65901"/>
                              <a:gd name="T41" fmla="*/ T40 w 219072"/>
                              <a:gd name="T42" fmla="+- 0 3757 -14779"/>
                              <a:gd name="T43" fmla="*/ 3757 h 6732"/>
                              <a:gd name="T44" fmla="+- 0 4683 65901"/>
                              <a:gd name="T45" fmla="*/ T44 w 219072"/>
                              <a:gd name="T46" fmla="+- 0 3817 -14779"/>
                              <a:gd name="T47" fmla="*/ 3817 h 6732"/>
                              <a:gd name="T48" fmla="+- 0 4895 65901"/>
                              <a:gd name="T49" fmla="*/ T48 w 219072"/>
                              <a:gd name="T50" fmla="+- 0 3757 -14779"/>
                              <a:gd name="T51" fmla="*/ 3757 h 6732"/>
                              <a:gd name="T52" fmla="+- 0 4881 65901"/>
                              <a:gd name="T53" fmla="*/ T52 w 219072"/>
                              <a:gd name="T54" fmla="+- 0 3817 -14779"/>
                              <a:gd name="T55" fmla="*/ 3817 h 6732"/>
                              <a:gd name="T56" fmla="+- 0 5094 65901"/>
                              <a:gd name="T57" fmla="*/ T56 w 219072"/>
                              <a:gd name="T58" fmla="+- 0 3757 -14779"/>
                              <a:gd name="T59" fmla="*/ 3757 h 6732"/>
                              <a:gd name="T60" fmla="+- 0 5086 65901"/>
                              <a:gd name="T61" fmla="*/ T60 w 219072"/>
                              <a:gd name="T62" fmla="+- 0 3817 -14779"/>
                              <a:gd name="T63" fmla="*/ 3817 h 6732"/>
                              <a:gd name="T64" fmla="+- 0 5298 65901"/>
                              <a:gd name="T65" fmla="*/ T64 w 219072"/>
                              <a:gd name="T66" fmla="+- 0 3757 -14779"/>
                              <a:gd name="T67" fmla="*/ 3757 h 6732"/>
                              <a:gd name="T68" fmla="+- 0 5284 65901"/>
                              <a:gd name="T69" fmla="*/ T68 w 219072"/>
                              <a:gd name="T70" fmla="+- 0 3817 -14779"/>
                              <a:gd name="T71" fmla="*/ 3817 h 6732"/>
                              <a:gd name="T72" fmla="+- 0 5497 65901"/>
                              <a:gd name="T73" fmla="*/ T72 w 219072"/>
                              <a:gd name="T74" fmla="+- 0 3757 -14779"/>
                              <a:gd name="T75" fmla="*/ 3757 h 6732"/>
                              <a:gd name="T76" fmla="+- 0 5489 65901"/>
                              <a:gd name="T77" fmla="*/ T76 w 219072"/>
                              <a:gd name="T78" fmla="+- 0 3817 -14779"/>
                              <a:gd name="T79" fmla="*/ 3817 h 6732"/>
                              <a:gd name="T80" fmla="+- 0 5701 65901"/>
                              <a:gd name="T81" fmla="*/ T80 w 219072"/>
                              <a:gd name="T82" fmla="+- 0 3875 -14779"/>
                              <a:gd name="T83" fmla="*/ 3875 h 6732"/>
                              <a:gd name="T84" fmla="+- 0 5687 65901"/>
                              <a:gd name="T85" fmla="*/ T84 w 219072"/>
                              <a:gd name="T86" fmla="+- 0 3934 -14779"/>
                              <a:gd name="T87" fmla="*/ 3934 h 6732"/>
                              <a:gd name="T88" fmla="+- 0 5899 65901"/>
                              <a:gd name="T89" fmla="*/ T88 w 219072"/>
                              <a:gd name="T90" fmla="+- 0 3875 -14779"/>
                              <a:gd name="T91" fmla="*/ 3875 h 6732"/>
                              <a:gd name="T92" fmla="+- 0 5892 65901"/>
                              <a:gd name="T93" fmla="*/ T92 w 219072"/>
                              <a:gd name="T94" fmla="+- 0 3934 -14779"/>
                              <a:gd name="T95" fmla="*/ 3934 h 6732"/>
                              <a:gd name="T96" fmla="+- 0 6104 65901"/>
                              <a:gd name="T97" fmla="*/ T96 w 219072"/>
                              <a:gd name="T98" fmla="+- 0 3875 -14779"/>
                              <a:gd name="T99" fmla="*/ 3875 h 6732"/>
                              <a:gd name="T100" fmla="+- 0 6090 65901"/>
                              <a:gd name="T101" fmla="*/ T100 w 219072"/>
                              <a:gd name="T102" fmla="+- 0 3934 -14779"/>
                              <a:gd name="T103" fmla="*/ 3934 h 6732"/>
                              <a:gd name="T104" fmla="+- 0 6303 65901"/>
                              <a:gd name="T105" fmla="*/ T104 w 219072"/>
                              <a:gd name="T106" fmla="+- 0 3875 -14779"/>
                              <a:gd name="T107" fmla="*/ 3875 h 6732"/>
                              <a:gd name="T108" fmla="+- 0 6294 65901"/>
                              <a:gd name="T109" fmla="*/ T108 w 219072"/>
                              <a:gd name="T110" fmla="+- 0 3934 -14779"/>
                              <a:gd name="T111" fmla="*/ 3934 h 6732"/>
                              <a:gd name="T112" fmla="+- 0 6507 65901"/>
                              <a:gd name="T113" fmla="*/ T112 w 219072"/>
                              <a:gd name="T114" fmla="+- 0 3875 -14779"/>
                              <a:gd name="T115" fmla="*/ 3875 h 6732"/>
                              <a:gd name="T116" fmla="+- 0 6493 65901"/>
                              <a:gd name="T117" fmla="*/ T116 w 219072"/>
                              <a:gd name="T118" fmla="+- 0 3934 -14779"/>
                              <a:gd name="T119" fmla="*/ 3934 h 6732"/>
                              <a:gd name="T120" fmla="+- 0 6705 65901"/>
                              <a:gd name="T121" fmla="*/ T120 w 219072"/>
                              <a:gd name="T122" fmla="+- 0 3875 -14779"/>
                              <a:gd name="T123" fmla="*/ 3875 h 6732"/>
                              <a:gd name="T124" fmla="+- 0 6698 65901"/>
                              <a:gd name="T125" fmla="*/ T124 w 219072"/>
                              <a:gd name="T126" fmla="+- 0 3934 -14779"/>
                              <a:gd name="T127" fmla="*/ 3934 h 6732"/>
                              <a:gd name="T128" fmla="+- 0 6910 65901"/>
                              <a:gd name="T129" fmla="*/ T128 w 219072"/>
                              <a:gd name="T130" fmla="+- 0 3875 -14779"/>
                              <a:gd name="T131" fmla="*/ 3875 h 6732"/>
                              <a:gd name="T132" fmla="+- 0 6896 65901"/>
                              <a:gd name="T133" fmla="*/ T132 w 219072"/>
                              <a:gd name="T134" fmla="+- 0 3934 -14779"/>
                              <a:gd name="T135" fmla="*/ 3934 h 6732"/>
                              <a:gd name="T136" fmla="+- 0 7108 65901"/>
                              <a:gd name="T137" fmla="*/ T136 w 219072"/>
                              <a:gd name="T138" fmla="+- 0 3875 -14779"/>
                              <a:gd name="T139" fmla="*/ 3875 h 6732"/>
                              <a:gd name="T140" fmla="+- 0 7095 65901"/>
                              <a:gd name="T141" fmla="*/ T140 w 219072"/>
                              <a:gd name="T142" fmla="+- 0 3934 -14779"/>
                              <a:gd name="T143" fmla="*/ 3934 h 6732"/>
                              <a:gd name="T144" fmla="+- 0 7307 65901"/>
                              <a:gd name="T145" fmla="*/ T144 w 219072"/>
                              <a:gd name="T146" fmla="+- 0 3875 -14779"/>
                              <a:gd name="T147" fmla="*/ 3875 h 6732"/>
                              <a:gd name="T148" fmla="+- 0 7299 65901"/>
                              <a:gd name="T149" fmla="*/ T148 w 219072"/>
                              <a:gd name="T150" fmla="+- 0 3934 -14779"/>
                              <a:gd name="T151" fmla="*/ 3934 h 6732"/>
                              <a:gd name="T152" fmla="+- 0 7511 65901"/>
                              <a:gd name="T153" fmla="*/ T152 w 219072"/>
                              <a:gd name="T154" fmla="+- 0 3875 -14779"/>
                              <a:gd name="T155" fmla="*/ 3875 h 6732"/>
                              <a:gd name="T156" fmla="+- 0 7498 65901"/>
                              <a:gd name="T157" fmla="*/ T156 w 219072"/>
                              <a:gd name="T158" fmla="+- 0 3934 -14779"/>
                              <a:gd name="T159" fmla="*/ 3934 h 6732"/>
                              <a:gd name="T160" fmla="+- 0 7710 65901"/>
                              <a:gd name="T161" fmla="*/ T160 w 219072"/>
                              <a:gd name="T162" fmla="+- 0 3875 -14779"/>
                              <a:gd name="T163" fmla="*/ 3875 h 6732"/>
                              <a:gd name="T164" fmla="+- 0 7702 65901"/>
                              <a:gd name="T165" fmla="*/ T164 w 219072"/>
                              <a:gd name="T166" fmla="+- 0 3934 -14779"/>
                              <a:gd name="T167" fmla="*/ 3934 h 6732"/>
                              <a:gd name="T168" fmla="+- 0 7914 65901"/>
                              <a:gd name="T169" fmla="*/ T168 w 219072"/>
                              <a:gd name="T170" fmla="+- 0 3875 -14779"/>
                              <a:gd name="T171" fmla="*/ 3875 h 6732"/>
                              <a:gd name="T172" fmla="+- 0 7901 65901"/>
                              <a:gd name="T173" fmla="*/ T172 w 219072"/>
                              <a:gd name="T174" fmla="+- 0 3934 -14779"/>
                              <a:gd name="T175" fmla="*/ 3934 h 6732"/>
                              <a:gd name="T176" fmla="+- 0 8113 65901"/>
                              <a:gd name="T177" fmla="*/ T176 w 219072"/>
                              <a:gd name="T178" fmla="+- 0 3875 -14779"/>
                              <a:gd name="T179" fmla="*/ 3875 h 6732"/>
                              <a:gd name="T180" fmla="+- 0 8105 65901"/>
                              <a:gd name="T181" fmla="*/ T180 w 219072"/>
                              <a:gd name="T182" fmla="+- 0 3934 -14779"/>
                              <a:gd name="T183" fmla="*/ 3934 h 6732"/>
                              <a:gd name="T184" fmla="+- 0 8317 65901"/>
                              <a:gd name="T185" fmla="*/ T184 w 219072"/>
                              <a:gd name="T186" fmla="+- 0 3875 -14779"/>
                              <a:gd name="T187" fmla="*/ 3875 h 6732"/>
                              <a:gd name="T188" fmla="+- 0 8303 65901"/>
                              <a:gd name="T189" fmla="*/ T188 w 219072"/>
                              <a:gd name="T190" fmla="+- 0 3934 -14779"/>
                              <a:gd name="T191" fmla="*/ 3934 h 6732"/>
                              <a:gd name="T192" fmla="+- 0 8516 65901"/>
                              <a:gd name="T193" fmla="*/ T192 w 219072"/>
                              <a:gd name="T194" fmla="+- 0 3875 -14779"/>
                              <a:gd name="T195" fmla="*/ 3875 h 6732"/>
                              <a:gd name="T196" fmla="+- 0 8508 65901"/>
                              <a:gd name="T197" fmla="*/ T196 w 219072"/>
                              <a:gd name="T198" fmla="+- 0 3934 -14779"/>
                              <a:gd name="T199" fmla="*/ 3934 h 6732"/>
                              <a:gd name="T200" fmla="+- 0 8720 65901"/>
                              <a:gd name="T201" fmla="*/ T200 w 219072"/>
                              <a:gd name="T202" fmla="+- 0 3875 -14779"/>
                              <a:gd name="T203" fmla="*/ 3875 h 6732"/>
                              <a:gd name="T204" fmla="+- 0 8707 65901"/>
                              <a:gd name="T205" fmla="*/ T204 w 219072"/>
                              <a:gd name="T206" fmla="+- 0 3934 -14779"/>
                              <a:gd name="T207" fmla="*/ 3934 h 6732"/>
                              <a:gd name="T208" fmla="+- 0 8919 65901"/>
                              <a:gd name="T209" fmla="*/ T208 w 219072"/>
                              <a:gd name="T210" fmla="+- 0 3875 -14779"/>
                              <a:gd name="T211" fmla="*/ 3875 h 6732"/>
                              <a:gd name="T212" fmla="+- 0 8911 65901"/>
                              <a:gd name="T213" fmla="*/ T212 w 219072"/>
                              <a:gd name="T214" fmla="+- 0 3934 -14779"/>
                              <a:gd name="T215" fmla="*/ 3934 h 6732"/>
                              <a:gd name="T216" fmla="+- 0 9123 65901"/>
                              <a:gd name="T217" fmla="*/ T216 w 219072"/>
                              <a:gd name="T218" fmla="+- 0 3875 -14779"/>
                              <a:gd name="T219" fmla="*/ 3875 h 6732"/>
                              <a:gd name="T220" fmla="+- 0 9109 65901"/>
                              <a:gd name="T221" fmla="*/ T220 w 219072"/>
                              <a:gd name="T222" fmla="+- 0 3934 -14779"/>
                              <a:gd name="T223" fmla="*/ 3934 h 6732"/>
                              <a:gd name="T224" fmla="+- 0 9322 65901"/>
                              <a:gd name="T225" fmla="*/ T224 w 219072"/>
                              <a:gd name="T226" fmla="+- 0 3875 -14779"/>
                              <a:gd name="T227" fmla="*/ 3875 h 673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</a:cxnLst>
                            <a:rect l="0" t="0" r="r" b="b"/>
                            <a:pathLst>
                              <a:path w="219072" h="6732">
                                <a:moveTo>
                                  <a:pt x="-62357" y="18596"/>
                                </a:moveTo>
                                <a:lnTo>
                                  <a:pt x="-62279" y="18536"/>
                                </a:lnTo>
                                <a:lnTo>
                                  <a:pt x="-62279" y="18657"/>
                                </a:lnTo>
                                <a:lnTo>
                                  <a:pt x="-62357" y="18596"/>
                                </a:lnTo>
                                <a:close/>
                                <a:moveTo>
                                  <a:pt x="-62292" y="18596"/>
                                </a:moveTo>
                                <a:lnTo>
                                  <a:pt x="-62215" y="18536"/>
                                </a:lnTo>
                                <a:lnTo>
                                  <a:pt x="-62215" y="18657"/>
                                </a:lnTo>
                                <a:lnTo>
                                  <a:pt x="-62292" y="18596"/>
                                </a:lnTo>
                                <a:close/>
                                <a:moveTo>
                                  <a:pt x="-62228" y="18596"/>
                                </a:moveTo>
                                <a:lnTo>
                                  <a:pt x="-62151" y="18536"/>
                                </a:lnTo>
                                <a:lnTo>
                                  <a:pt x="-62151" y="18657"/>
                                </a:lnTo>
                                <a:lnTo>
                                  <a:pt x="-62228" y="18596"/>
                                </a:lnTo>
                                <a:close/>
                                <a:moveTo>
                                  <a:pt x="-62158" y="18596"/>
                                </a:moveTo>
                                <a:lnTo>
                                  <a:pt x="-62081" y="18536"/>
                                </a:lnTo>
                                <a:lnTo>
                                  <a:pt x="-62081" y="18657"/>
                                </a:lnTo>
                                <a:lnTo>
                                  <a:pt x="-62158" y="18596"/>
                                </a:lnTo>
                                <a:close/>
                                <a:moveTo>
                                  <a:pt x="-62094" y="18596"/>
                                </a:moveTo>
                                <a:lnTo>
                                  <a:pt x="-62016" y="18536"/>
                                </a:lnTo>
                                <a:lnTo>
                                  <a:pt x="-62016" y="18657"/>
                                </a:lnTo>
                                <a:lnTo>
                                  <a:pt x="-62094" y="18596"/>
                                </a:lnTo>
                                <a:close/>
                                <a:moveTo>
                                  <a:pt x="-62024" y="18596"/>
                                </a:moveTo>
                                <a:lnTo>
                                  <a:pt x="-61946" y="18536"/>
                                </a:lnTo>
                                <a:lnTo>
                                  <a:pt x="-61946" y="18657"/>
                                </a:lnTo>
                                <a:lnTo>
                                  <a:pt x="-62024" y="18596"/>
                                </a:lnTo>
                                <a:close/>
                                <a:moveTo>
                                  <a:pt x="-61960" y="18596"/>
                                </a:moveTo>
                                <a:lnTo>
                                  <a:pt x="-61882" y="18536"/>
                                </a:lnTo>
                                <a:lnTo>
                                  <a:pt x="-61882" y="18657"/>
                                </a:lnTo>
                                <a:lnTo>
                                  <a:pt x="-61960" y="18596"/>
                                </a:lnTo>
                                <a:close/>
                                <a:moveTo>
                                  <a:pt x="-61890" y="18596"/>
                                </a:moveTo>
                                <a:lnTo>
                                  <a:pt x="-61812" y="18536"/>
                                </a:lnTo>
                                <a:lnTo>
                                  <a:pt x="-61812" y="18657"/>
                                </a:lnTo>
                                <a:lnTo>
                                  <a:pt x="-61890" y="18596"/>
                                </a:lnTo>
                                <a:close/>
                                <a:moveTo>
                                  <a:pt x="-61826" y="18596"/>
                                </a:moveTo>
                                <a:lnTo>
                                  <a:pt x="-61747" y="18536"/>
                                </a:lnTo>
                                <a:lnTo>
                                  <a:pt x="-61747" y="18657"/>
                                </a:lnTo>
                                <a:lnTo>
                                  <a:pt x="-61826" y="18596"/>
                                </a:lnTo>
                                <a:close/>
                                <a:moveTo>
                                  <a:pt x="-61756" y="18596"/>
                                </a:moveTo>
                                <a:lnTo>
                                  <a:pt x="-61677" y="18536"/>
                                </a:lnTo>
                                <a:lnTo>
                                  <a:pt x="-61677" y="18657"/>
                                </a:lnTo>
                                <a:lnTo>
                                  <a:pt x="-61756" y="18596"/>
                                </a:lnTo>
                                <a:close/>
                                <a:moveTo>
                                  <a:pt x="-61691" y="18596"/>
                                </a:moveTo>
                                <a:lnTo>
                                  <a:pt x="-61613" y="18536"/>
                                </a:lnTo>
                                <a:lnTo>
                                  <a:pt x="-61613" y="18657"/>
                                </a:lnTo>
                                <a:lnTo>
                                  <a:pt x="-61691" y="18596"/>
                                </a:lnTo>
                                <a:close/>
                                <a:moveTo>
                                  <a:pt x="-61621" y="18596"/>
                                </a:moveTo>
                                <a:lnTo>
                                  <a:pt x="-61543" y="18536"/>
                                </a:lnTo>
                                <a:lnTo>
                                  <a:pt x="-61543" y="18657"/>
                                </a:lnTo>
                                <a:lnTo>
                                  <a:pt x="-61621" y="18596"/>
                                </a:lnTo>
                                <a:close/>
                                <a:moveTo>
                                  <a:pt x="-61557" y="18596"/>
                                </a:moveTo>
                                <a:lnTo>
                                  <a:pt x="-61479" y="18536"/>
                                </a:lnTo>
                                <a:lnTo>
                                  <a:pt x="-61479" y="18657"/>
                                </a:lnTo>
                                <a:lnTo>
                                  <a:pt x="-61557" y="18596"/>
                                </a:lnTo>
                                <a:close/>
                                <a:moveTo>
                                  <a:pt x="-61487" y="18596"/>
                                </a:moveTo>
                                <a:lnTo>
                                  <a:pt x="-61409" y="18536"/>
                                </a:lnTo>
                                <a:lnTo>
                                  <a:pt x="-61409" y="18657"/>
                                </a:lnTo>
                                <a:lnTo>
                                  <a:pt x="-61487" y="18596"/>
                                </a:lnTo>
                                <a:close/>
                                <a:moveTo>
                                  <a:pt x="-61422" y="18596"/>
                                </a:moveTo>
                                <a:lnTo>
                                  <a:pt x="-61345" y="18536"/>
                                </a:lnTo>
                                <a:lnTo>
                                  <a:pt x="-61345" y="18657"/>
                                </a:lnTo>
                                <a:lnTo>
                                  <a:pt x="-61422" y="18596"/>
                                </a:lnTo>
                                <a:close/>
                                <a:moveTo>
                                  <a:pt x="-61352" y="18596"/>
                                </a:moveTo>
                                <a:lnTo>
                                  <a:pt x="-61274" y="18536"/>
                                </a:lnTo>
                                <a:lnTo>
                                  <a:pt x="-61274" y="18657"/>
                                </a:lnTo>
                                <a:lnTo>
                                  <a:pt x="-61352" y="18596"/>
                                </a:lnTo>
                                <a:close/>
                                <a:moveTo>
                                  <a:pt x="-61288" y="18596"/>
                                </a:moveTo>
                                <a:lnTo>
                                  <a:pt x="-61210" y="18536"/>
                                </a:lnTo>
                                <a:lnTo>
                                  <a:pt x="-61210" y="18657"/>
                                </a:lnTo>
                                <a:lnTo>
                                  <a:pt x="-61288" y="18596"/>
                                </a:lnTo>
                                <a:close/>
                                <a:moveTo>
                                  <a:pt x="-61218" y="18596"/>
                                </a:moveTo>
                                <a:lnTo>
                                  <a:pt x="-61140" y="18536"/>
                                </a:lnTo>
                                <a:lnTo>
                                  <a:pt x="-61140" y="18657"/>
                                </a:lnTo>
                                <a:lnTo>
                                  <a:pt x="-61218" y="18596"/>
                                </a:lnTo>
                                <a:close/>
                                <a:moveTo>
                                  <a:pt x="-61154" y="18596"/>
                                </a:moveTo>
                                <a:lnTo>
                                  <a:pt x="-61076" y="18536"/>
                                </a:lnTo>
                                <a:lnTo>
                                  <a:pt x="-61076" y="18657"/>
                                </a:lnTo>
                                <a:lnTo>
                                  <a:pt x="-61154" y="18596"/>
                                </a:lnTo>
                                <a:close/>
                                <a:moveTo>
                                  <a:pt x="-61084" y="18596"/>
                                </a:moveTo>
                                <a:lnTo>
                                  <a:pt x="-61006" y="18536"/>
                                </a:lnTo>
                                <a:lnTo>
                                  <a:pt x="-61006" y="18657"/>
                                </a:lnTo>
                                <a:lnTo>
                                  <a:pt x="-61084" y="18596"/>
                                </a:lnTo>
                                <a:close/>
                                <a:moveTo>
                                  <a:pt x="-61020" y="18596"/>
                                </a:moveTo>
                                <a:lnTo>
                                  <a:pt x="-60942" y="18536"/>
                                </a:lnTo>
                                <a:lnTo>
                                  <a:pt x="-60942" y="18657"/>
                                </a:lnTo>
                                <a:lnTo>
                                  <a:pt x="-61020" y="18596"/>
                                </a:lnTo>
                                <a:close/>
                                <a:moveTo>
                                  <a:pt x="-60949" y="18596"/>
                                </a:moveTo>
                                <a:lnTo>
                                  <a:pt x="-60872" y="18536"/>
                                </a:lnTo>
                                <a:lnTo>
                                  <a:pt x="-60872" y="18657"/>
                                </a:lnTo>
                                <a:lnTo>
                                  <a:pt x="-60949" y="18596"/>
                                </a:lnTo>
                                <a:close/>
                                <a:moveTo>
                                  <a:pt x="-60885" y="18596"/>
                                </a:moveTo>
                                <a:lnTo>
                                  <a:pt x="-60807" y="18536"/>
                                </a:lnTo>
                                <a:lnTo>
                                  <a:pt x="-60807" y="18657"/>
                                </a:lnTo>
                                <a:lnTo>
                                  <a:pt x="-60885" y="18596"/>
                                </a:lnTo>
                                <a:close/>
                                <a:moveTo>
                                  <a:pt x="-60815" y="18596"/>
                                </a:moveTo>
                                <a:lnTo>
                                  <a:pt x="-60737" y="18536"/>
                                </a:lnTo>
                                <a:lnTo>
                                  <a:pt x="-60737" y="18657"/>
                                </a:lnTo>
                                <a:lnTo>
                                  <a:pt x="-60815" y="18596"/>
                                </a:lnTo>
                                <a:close/>
                                <a:moveTo>
                                  <a:pt x="-60751" y="18596"/>
                                </a:moveTo>
                                <a:lnTo>
                                  <a:pt x="-60673" y="18536"/>
                                </a:lnTo>
                                <a:lnTo>
                                  <a:pt x="-60673" y="18657"/>
                                </a:lnTo>
                                <a:lnTo>
                                  <a:pt x="-60751" y="18596"/>
                                </a:lnTo>
                                <a:close/>
                                <a:moveTo>
                                  <a:pt x="-60681" y="18596"/>
                                </a:moveTo>
                                <a:lnTo>
                                  <a:pt x="-60603" y="18536"/>
                                </a:lnTo>
                                <a:lnTo>
                                  <a:pt x="-60603" y="18657"/>
                                </a:lnTo>
                                <a:lnTo>
                                  <a:pt x="-60681" y="18596"/>
                                </a:lnTo>
                                <a:close/>
                                <a:moveTo>
                                  <a:pt x="-60617" y="18596"/>
                                </a:moveTo>
                                <a:lnTo>
                                  <a:pt x="-60539" y="18536"/>
                                </a:lnTo>
                                <a:lnTo>
                                  <a:pt x="-60539" y="18657"/>
                                </a:lnTo>
                                <a:lnTo>
                                  <a:pt x="-60617" y="18596"/>
                                </a:lnTo>
                                <a:close/>
                                <a:moveTo>
                                  <a:pt x="-60547" y="18596"/>
                                </a:moveTo>
                                <a:lnTo>
                                  <a:pt x="-60468" y="18536"/>
                                </a:lnTo>
                                <a:lnTo>
                                  <a:pt x="-60468" y="18657"/>
                                </a:lnTo>
                                <a:lnTo>
                                  <a:pt x="-60547" y="18596"/>
                                </a:lnTo>
                                <a:close/>
                                <a:moveTo>
                                  <a:pt x="-60482" y="18596"/>
                                </a:moveTo>
                                <a:lnTo>
                                  <a:pt x="-60404" y="18536"/>
                                </a:lnTo>
                                <a:lnTo>
                                  <a:pt x="-60404" y="18657"/>
                                </a:lnTo>
                                <a:lnTo>
                                  <a:pt x="-60482" y="18596"/>
                                </a:lnTo>
                                <a:close/>
                                <a:moveTo>
                                  <a:pt x="-60412" y="18596"/>
                                </a:moveTo>
                                <a:lnTo>
                                  <a:pt x="-60334" y="18536"/>
                                </a:lnTo>
                                <a:lnTo>
                                  <a:pt x="-60334" y="18657"/>
                                </a:lnTo>
                                <a:lnTo>
                                  <a:pt x="-60412" y="18596"/>
                                </a:lnTo>
                                <a:close/>
                                <a:moveTo>
                                  <a:pt x="-60348" y="18713"/>
                                </a:moveTo>
                                <a:lnTo>
                                  <a:pt x="-60270" y="18654"/>
                                </a:lnTo>
                                <a:lnTo>
                                  <a:pt x="-60270" y="18774"/>
                                </a:lnTo>
                                <a:lnTo>
                                  <a:pt x="-60348" y="18713"/>
                                </a:lnTo>
                                <a:close/>
                                <a:moveTo>
                                  <a:pt x="-60278" y="18713"/>
                                </a:moveTo>
                                <a:lnTo>
                                  <a:pt x="-60200" y="18654"/>
                                </a:lnTo>
                                <a:lnTo>
                                  <a:pt x="-60200" y="18774"/>
                                </a:lnTo>
                                <a:lnTo>
                                  <a:pt x="-60278" y="18713"/>
                                </a:lnTo>
                                <a:close/>
                                <a:moveTo>
                                  <a:pt x="-60214" y="18713"/>
                                </a:moveTo>
                                <a:lnTo>
                                  <a:pt x="-60136" y="18654"/>
                                </a:lnTo>
                                <a:lnTo>
                                  <a:pt x="-60136" y="18774"/>
                                </a:lnTo>
                                <a:lnTo>
                                  <a:pt x="-60214" y="18713"/>
                                </a:lnTo>
                                <a:close/>
                                <a:moveTo>
                                  <a:pt x="-60143" y="18713"/>
                                </a:moveTo>
                                <a:lnTo>
                                  <a:pt x="-60066" y="18654"/>
                                </a:lnTo>
                                <a:lnTo>
                                  <a:pt x="-60066" y="18774"/>
                                </a:lnTo>
                                <a:lnTo>
                                  <a:pt x="-60143" y="18713"/>
                                </a:lnTo>
                                <a:close/>
                                <a:moveTo>
                                  <a:pt x="-60079" y="18713"/>
                                </a:moveTo>
                                <a:lnTo>
                                  <a:pt x="-60002" y="18654"/>
                                </a:lnTo>
                                <a:lnTo>
                                  <a:pt x="-60002" y="18774"/>
                                </a:lnTo>
                                <a:lnTo>
                                  <a:pt x="-60079" y="18713"/>
                                </a:lnTo>
                                <a:close/>
                                <a:moveTo>
                                  <a:pt x="-60009" y="18713"/>
                                </a:moveTo>
                                <a:lnTo>
                                  <a:pt x="-59932" y="18654"/>
                                </a:lnTo>
                                <a:lnTo>
                                  <a:pt x="-59932" y="18774"/>
                                </a:lnTo>
                                <a:lnTo>
                                  <a:pt x="-60009" y="18713"/>
                                </a:lnTo>
                                <a:close/>
                                <a:moveTo>
                                  <a:pt x="-59945" y="18713"/>
                                </a:moveTo>
                                <a:lnTo>
                                  <a:pt x="-59867" y="18654"/>
                                </a:lnTo>
                                <a:lnTo>
                                  <a:pt x="-59867" y="18774"/>
                                </a:lnTo>
                                <a:lnTo>
                                  <a:pt x="-59945" y="18713"/>
                                </a:lnTo>
                                <a:close/>
                                <a:moveTo>
                                  <a:pt x="-59875" y="18713"/>
                                </a:moveTo>
                                <a:lnTo>
                                  <a:pt x="-59797" y="18654"/>
                                </a:lnTo>
                                <a:lnTo>
                                  <a:pt x="-59797" y="18774"/>
                                </a:lnTo>
                                <a:lnTo>
                                  <a:pt x="-59875" y="18713"/>
                                </a:lnTo>
                                <a:close/>
                                <a:moveTo>
                                  <a:pt x="-59811" y="18713"/>
                                </a:moveTo>
                                <a:lnTo>
                                  <a:pt x="-59733" y="18654"/>
                                </a:lnTo>
                                <a:lnTo>
                                  <a:pt x="-59733" y="18774"/>
                                </a:lnTo>
                                <a:lnTo>
                                  <a:pt x="-59811" y="18713"/>
                                </a:lnTo>
                                <a:close/>
                                <a:moveTo>
                                  <a:pt x="-59741" y="18713"/>
                                </a:moveTo>
                                <a:lnTo>
                                  <a:pt x="-59663" y="18654"/>
                                </a:lnTo>
                                <a:lnTo>
                                  <a:pt x="-59663" y="18774"/>
                                </a:lnTo>
                                <a:lnTo>
                                  <a:pt x="-59741" y="18713"/>
                                </a:lnTo>
                                <a:close/>
                                <a:moveTo>
                                  <a:pt x="-59677" y="18713"/>
                                </a:moveTo>
                                <a:lnTo>
                                  <a:pt x="-59598" y="18654"/>
                                </a:lnTo>
                                <a:lnTo>
                                  <a:pt x="-59598" y="18774"/>
                                </a:lnTo>
                                <a:lnTo>
                                  <a:pt x="-59677" y="18713"/>
                                </a:lnTo>
                                <a:close/>
                                <a:moveTo>
                                  <a:pt x="-59607" y="18713"/>
                                </a:moveTo>
                                <a:lnTo>
                                  <a:pt x="-59528" y="18654"/>
                                </a:lnTo>
                                <a:lnTo>
                                  <a:pt x="-59528" y="18774"/>
                                </a:lnTo>
                                <a:lnTo>
                                  <a:pt x="-59607" y="18713"/>
                                </a:lnTo>
                                <a:close/>
                                <a:moveTo>
                                  <a:pt x="-59542" y="18713"/>
                                </a:moveTo>
                                <a:lnTo>
                                  <a:pt x="-59464" y="18654"/>
                                </a:lnTo>
                                <a:lnTo>
                                  <a:pt x="-59464" y="18774"/>
                                </a:lnTo>
                                <a:lnTo>
                                  <a:pt x="-59542" y="18713"/>
                                </a:lnTo>
                                <a:close/>
                                <a:moveTo>
                                  <a:pt x="-59472" y="18713"/>
                                </a:moveTo>
                                <a:lnTo>
                                  <a:pt x="-59394" y="18654"/>
                                </a:lnTo>
                                <a:lnTo>
                                  <a:pt x="-59394" y="18774"/>
                                </a:lnTo>
                                <a:lnTo>
                                  <a:pt x="-59472" y="18713"/>
                                </a:lnTo>
                                <a:close/>
                                <a:moveTo>
                                  <a:pt x="-59408" y="18713"/>
                                </a:moveTo>
                                <a:lnTo>
                                  <a:pt x="-59330" y="18654"/>
                                </a:lnTo>
                                <a:lnTo>
                                  <a:pt x="-59330" y="18774"/>
                                </a:lnTo>
                                <a:lnTo>
                                  <a:pt x="-59408" y="18713"/>
                                </a:lnTo>
                                <a:close/>
                                <a:moveTo>
                                  <a:pt x="-59338" y="18713"/>
                                </a:moveTo>
                                <a:lnTo>
                                  <a:pt x="-59260" y="18654"/>
                                </a:lnTo>
                                <a:lnTo>
                                  <a:pt x="-59260" y="18774"/>
                                </a:lnTo>
                                <a:lnTo>
                                  <a:pt x="-59338" y="18713"/>
                                </a:lnTo>
                                <a:close/>
                                <a:moveTo>
                                  <a:pt x="-59273" y="18713"/>
                                </a:moveTo>
                                <a:lnTo>
                                  <a:pt x="-59196" y="18654"/>
                                </a:lnTo>
                                <a:lnTo>
                                  <a:pt x="-59196" y="18774"/>
                                </a:lnTo>
                                <a:lnTo>
                                  <a:pt x="-59273" y="18713"/>
                                </a:lnTo>
                                <a:close/>
                                <a:moveTo>
                                  <a:pt x="-59203" y="18713"/>
                                </a:moveTo>
                                <a:lnTo>
                                  <a:pt x="-59125" y="18654"/>
                                </a:lnTo>
                                <a:lnTo>
                                  <a:pt x="-59125" y="18774"/>
                                </a:lnTo>
                                <a:lnTo>
                                  <a:pt x="-59203" y="18713"/>
                                </a:lnTo>
                                <a:close/>
                                <a:moveTo>
                                  <a:pt x="-59139" y="18713"/>
                                </a:moveTo>
                                <a:lnTo>
                                  <a:pt x="-59061" y="18654"/>
                                </a:lnTo>
                                <a:lnTo>
                                  <a:pt x="-59061" y="18774"/>
                                </a:lnTo>
                                <a:lnTo>
                                  <a:pt x="-59139" y="18713"/>
                                </a:lnTo>
                                <a:close/>
                                <a:moveTo>
                                  <a:pt x="-59069" y="18713"/>
                                </a:moveTo>
                                <a:lnTo>
                                  <a:pt x="-58991" y="18654"/>
                                </a:lnTo>
                                <a:lnTo>
                                  <a:pt x="-58991" y="18774"/>
                                </a:lnTo>
                                <a:lnTo>
                                  <a:pt x="-59069" y="18713"/>
                                </a:lnTo>
                                <a:close/>
                                <a:moveTo>
                                  <a:pt x="-59005" y="18713"/>
                                </a:moveTo>
                                <a:lnTo>
                                  <a:pt x="-58927" y="18654"/>
                                </a:lnTo>
                                <a:lnTo>
                                  <a:pt x="-58927" y="18774"/>
                                </a:lnTo>
                                <a:lnTo>
                                  <a:pt x="-59005" y="18713"/>
                                </a:lnTo>
                                <a:close/>
                                <a:moveTo>
                                  <a:pt x="-58941" y="18713"/>
                                </a:moveTo>
                                <a:lnTo>
                                  <a:pt x="-58863" y="18654"/>
                                </a:lnTo>
                                <a:lnTo>
                                  <a:pt x="-58863" y="18774"/>
                                </a:lnTo>
                                <a:lnTo>
                                  <a:pt x="-58941" y="18713"/>
                                </a:lnTo>
                                <a:close/>
                                <a:moveTo>
                                  <a:pt x="-58871" y="18713"/>
                                </a:moveTo>
                                <a:lnTo>
                                  <a:pt x="-58793" y="18654"/>
                                </a:lnTo>
                                <a:lnTo>
                                  <a:pt x="-58793" y="18774"/>
                                </a:lnTo>
                                <a:lnTo>
                                  <a:pt x="-58871" y="18713"/>
                                </a:lnTo>
                                <a:close/>
                                <a:moveTo>
                                  <a:pt x="-58806" y="18713"/>
                                </a:moveTo>
                                <a:lnTo>
                                  <a:pt x="-58728" y="18654"/>
                                </a:lnTo>
                                <a:lnTo>
                                  <a:pt x="-58728" y="18774"/>
                                </a:lnTo>
                                <a:lnTo>
                                  <a:pt x="-58806" y="18713"/>
                                </a:lnTo>
                                <a:close/>
                                <a:moveTo>
                                  <a:pt x="-58736" y="18713"/>
                                </a:moveTo>
                                <a:lnTo>
                                  <a:pt x="-58658" y="18654"/>
                                </a:lnTo>
                                <a:lnTo>
                                  <a:pt x="-58658" y="18774"/>
                                </a:lnTo>
                                <a:lnTo>
                                  <a:pt x="-58736" y="18713"/>
                                </a:lnTo>
                                <a:close/>
                                <a:moveTo>
                                  <a:pt x="-58672" y="18713"/>
                                </a:moveTo>
                                <a:lnTo>
                                  <a:pt x="-58594" y="18654"/>
                                </a:lnTo>
                                <a:lnTo>
                                  <a:pt x="-58594" y="18774"/>
                                </a:lnTo>
                                <a:lnTo>
                                  <a:pt x="-58672" y="18713"/>
                                </a:lnTo>
                                <a:close/>
                                <a:moveTo>
                                  <a:pt x="-58602" y="18713"/>
                                </a:moveTo>
                                <a:lnTo>
                                  <a:pt x="-58524" y="18654"/>
                                </a:lnTo>
                                <a:lnTo>
                                  <a:pt x="-58524" y="18774"/>
                                </a:lnTo>
                                <a:lnTo>
                                  <a:pt x="-58602" y="18713"/>
                                </a:lnTo>
                                <a:close/>
                                <a:moveTo>
                                  <a:pt x="-58538" y="18713"/>
                                </a:moveTo>
                                <a:lnTo>
                                  <a:pt x="-58460" y="18654"/>
                                </a:lnTo>
                                <a:lnTo>
                                  <a:pt x="-58460" y="18774"/>
                                </a:lnTo>
                                <a:lnTo>
                                  <a:pt x="-58538" y="18713"/>
                                </a:lnTo>
                                <a:close/>
                                <a:moveTo>
                                  <a:pt x="-58468" y="18713"/>
                                </a:moveTo>
                                <a:lnTo>
                                  <a:pt x="-58390" y="18654"/>
                                </a:lnTo>
                                <a:lnTo>
                                  <a:pt x="-58390" y="18774"/>
                                </a:lnTo>
                                <a:lnTo>
                                  <a:pt x="-58468" y="18713"/>
                                </a:lnTo>
                                <a:close/>
                                <a:moveTo>
                                  <a:pt x="-58403" y="18713"/>
                                </a:moveTo>
                                <a:lnTo>
                                  <a:pt x="-58325" y="18654"/>
                                </a:lnTo>
                                <a:lnTo>
                                  <a:pt x="-58325" y="18774"/>
                                </a:lnTo>
                                <a:lnTo>
                                  <a:pt x="-58403" y="18713"/>
                                </a:lnTo>
                                <a:close/>
                                <a:moveTo>
                                  <a:pt x="-58333" y="18713"/>
                                </a:moveTo>
                                <a:lnTo>
                                  <a:pt x="-58255" y="18654"/>
                                </a:lnTo>
                                <a:lnTo>
                                  <a:pt x="-58255" y="18774"/>
                                </a:lnTo>
                                <a:lnTo>
                                  <a:pt x="-58333" y="18713"/>
                                </a:lnTo>
                                <a:close/>
                                <a:moveTo>
                                  <a:pt x="-58269" y="18713"/>
                                </a:moveTo>
                                <a:lnTo>
                                  <a:pt x="-58191" y="18654"/>
                                </a:lnTo>
                                <a:lnTo>
                                  <a:pt x="-58191" y="18774"/>
                                </a:lnTo>
                                <a:lnTo>
                                  <a:pt x="-58269" y="18713"/>
                                </a:lnTo>
                                <a:close/>
                                <a:moveTo>
                                  <a:pt x="-58199" y="18713"/>
                                </a:moveTo>
                                <a:lnTo>
                                  <a:pt x="-58121" y="18654"/>
                                </a:lnTo>
                                <a:lnTo>
                                  <a:pt x="-58121" y="18774"/>
                                </a:lnTo>
                                <a:lnTo>
                                  <a:pt x="-58199" y="18713"/>
                                </a:lnTo>
                                <a:close/>
                                <a:moveTo>
                                  <a:pt x="-58135" y="18713"/>
                                </a:moveTo>
                                <a:lnTo>
                                  <a:pt x="-58057" y="18654"/>
                                </a:lnTo>
                                <a:lnTo>
                                  <a:pt x="-58057" y="18774"/>
                                </a:lnTo>
                                <a:lnTo>
                                  <a:pt x="-58135" y="18713"/>
                                </a:lnTo>
                                <a:close/>
                                <a:moveTo>
                                  <a:pt x="-58065" y="18713"/>
                                </a:moveTo>
                                <a:lnTo>
                                  <a:pt x="-57987" y="18654"/>
                                </a:lnTo>
                                <a:lnTo>
                                  <a:pt x="-57987" y="18774"/>
                                </a:lnTo>
                                <a:lnTo>
                                  <a:pt x="-58065" y="18713"/>
                                </a:lnTo>
                                <a:close/>
                                <a:moveTo>
                                  <a:pt x="-58000" y="18713"/>
                                </a:moveTo>
                                <a:lnTo>
                                  <a:pt x="-57923" y="18654"/>
                                </a:lnTo>
                                <a:lnTo>
                                  <a:pt x="-57923" y="18774"/>
                                </a:lnTo>
                                <a:lnTo>
                                  <a:pt x="-58000" y="18713"/>
                                </a:lnTo>
                                <a:close/>
                                <a:moveTo>
                                  <a:pt x="-57930" y="18713"/>
                                </a:moveTo>
                                <a:lnTo>
                                  <a:pt x="-57853" y="18654"/>
                                </a:lnTo>
                                <a:lnTo>
                                  <a:pt x="-57853" y="18774"/>
                                </a:lnTo>
                                <a:lnTo>
                                  <a:pt x="-57930" y="18713"/>
                                </a:lnTo>
                                <a:close/>
                                <a:moveTo>
                                  <a:pt x="-57866" y="18713"/>
                                </a:moveTo>
                                <a:lnTo>
                                  <a:pt x="-57788" y="18654"/>
                                </a:lnTo>
                                <a:lnTo>
                                  <a:pt x="-57788" y="18774"/>
                                </a:lnTo>
                                <a:lnTo>
                                  <a:pt x="-57866" y="18713"/>
                                </a:lnTo>
                                <a:close/>
                                <a:moveTo>
                                  <a:pt x="-57796" y="18713"/>
                                </a:moveTo>
                                <a:lnTo>
                                  <a:pt x="-57718" y="18654"/>
                                </a:lnTo>
                                <a:lnTo>
                                  <a:pt x="-57718" y="18774"/>
                                </a:lnTo>
                                <a:lnTo>
                                  <a:pt x="-57796" y="18713"/>
                                </a:lnTo>
                                <a:close/>
                                <a:moveTo>
                                  <a:pt x="-57732" y="18713"/>
                                </a:moveTo>
                                <a:lnTo>
                                  <a:pt x="-57654" y="18654"/>
                                </a:lnTo>
                                <a:lnTo>
                                  <a:pt x="-57654" y="18774"/>
                                </a:lnTo>
                                <a:lnTo>
                                  <a:pt x="-57732" y="18713"/>
                                </a:lnTo>
                                <a:close/>
                                <a:moveTo>
                                  <a:pt x="-57662" y="18713"/>
                                </a:moveTo>
                                <a:lnTo>
                                  <a:pt x="-57584" y="18654"/>
                                </a:lnTo>
                                <a:lnTo>
                                  <a:pt x="-57584" y="18774"/>
                                </a:lnTo>
                                <a:lnTo>
                                  <a:pt x="-57662" y="18713"/>
                                </a:lnTo>
                                <a:close/>
                                <a:moveTo>
                                  <a:pt x="-57598" y="18713"/>
                                </a:moveTo>
                                <a:lnTo>
                                  <a:pt x="-57519" y="18654"/>
                                </a:lnTo>
                                <a:lnTo>
                                  <a:pt x="-57519" y="18774"/>
                                </a:lnTo>
                                <a:lnTo>
                                  <a:pt x="-57598" y="18713"/>
                                </a:lnTo>
                                <a:close/>
                                <a:moveTo>
                                  <a:pt x="-57528" y="18713"/>
                                </a:moveTo>
                                <a:lnTo>
                                  <a:pt x="-57449" y="18654"/>
                                </a:lnTo>
                                <a:lnTo>
                                  <a:pt x="-57449" y="18774"/>
                                </a:lnTo>
                                <a:lnTo>
                                  <a:pt x="-57528" y="18713"/>
                                </a:lnTo>
                                <a:close/>
                                <a:moveTo>
                                  <a:pt x="-57463" y="18713"/>
                                </a:moveTo>
                                <a:lnTo>
                                  <a:pt x="-57385" y="18654"/>
                                </a:lnTo>
                                <a:lnTo>
                                  <a:pt x="-57385" y="18774"/>
                                </a:lnTo>
                                <a:lnTo>
                                  <a:pt x="-57463" y="18713"/>
                                </a:lnTo>
                                <a:close/>
                                <a:moveTo>
                                  <a:pt x="-57393" y="18713"/>
                                </a:moveTo>
                                <a:lnTo>
                                  <a:pt x="-57315" y="18654"/>
                                </a:lnTo>
                                <a:lnTo>
                                  <a:pt x="-57315" y="18774"/>
                                </a:lnTo>
                                <a:lnTo>
                                  <a:pt x="-57393" y="18713"/>
                                </a:lnTo>
                                <a:close/>
                                <a:moveTo>
                                  <a:pt x="-57329" y="18713"/>
                                </a:moveTo>
                                <a:lnTo>
                                  <a:pt x="-57251" y="18654"/>
                                </a:lnTo>
                                <a:lnTo>
                                  <a:pt x="-57251" y="18774"/>
                                </a:lnTo>
                                <a:lnTo>
                                  <a:pt x="-57329" y="18713"/>
                                </a:lnTo>
                                <a:close/>
                                <a:moveTo>
                                  <a:pt x="-57259" y="18713"/>
                                </a:moveTo>
                                <a:lnTo>
                                  <a:pt x="-57181" y="18654"/>
                                </a:lnTo>
                                <a:lnTo>
                                  <a:pt x="-57181" y="18774"/>
                                </a:lnTo>
                                <a:lnTo>
                                  <a:pt x="-57259" y="18713"/>
                                </a:lnTo>
                                <a:close/>
                                <a:moveTo>
                                  <a:pt x="-57194" y="18713"/>
                                </a:moveTo>
                                <a:lnTo>
                                  <a:pt x="-57117" y="18654"/>
                                </a:lnTo>
                                <a:lnTo>
                                  <a:pt x="-57117" y="18774"/>
                                </a:lnTo>
                                <a:lnTo>
                                  <a:pt x="-57194" y="18713"/>
                                </a:lnTo>
                                <a:close/>
                                <a:moveTo>
                                  <a:pt x="-57124" y="18713"/>
                                </a:moveTo>
                                <a:lnTo>
                                  <a:pt x="-57047" y="18654"/>
                                </a:lnTo>
                                <a:lnTo>
                                  <a:pt x="-57047" y="18774"/>
                                </a:lnTo>
                                <a:lnTo>
                                  <a:pt x="-57124" y="18713"/>
                                </a:lnTo>
                                <a:close/>
                                <a:moveTo>
                                  <a:pt x="-57060" y="18713"/>
                                </a:moveTo>
                                <a:lnTo>
                                  <a:pt x="-56982" y="18654"/>
                                </a:lnTo>
                                <a:lnTo>
                                  <a:pt x="-56982" y="18774"/>
                                </a:lnTo>
                                <a:lnTo>
                                  <a:pt x="-57060" y="18713"/>
                                </a:lnTo>
                                <a:close/>
                                <a:moveTo>
                                  <a:pt x="-56990" y="18713"/>
                                </a:moveTo>
                                <a:lnTo>
                                  <a:pt x="-56912" y="18654"/>
                                </a:lnTo>
                                <a:lnTo>
                                  <a:pt x="-56912" y="18774"/>
                                </a:lnTo>
                                <a:lnTo>
                                  <a:pt x="-56990" y="18713"/>
                                </a:lnTo>
                                <a:close/>
                                <a:moveTo>
                                  <a:pt x="-56926" y="18713"/>
                                </a:moveTo>
                                <a:lnTo>
                                  <a:pt x="-56848" y="18654"/>
                                </a:lnTo>
                                <a:lnTo>
                                  <a:pt x="-56848" y="18774"/>
                                </a:lnTo>
                                <a:lnTo>
                                  <a:pt x="-56926" y="18713"/>
                                </a:lnTo>
                                <a:close/>
                                <a:moveTo>
                                  <a:pt x="-56856" y="18713"/>
                                </a:moveTo>
                                <a:lnTo>
                                  <a:pt x="-56778" y="18654"/>
                                </a:lnTo>
                                <a:lnTo>
                                  <a:pt x="-56778" y="18774"/>
                                </a:lnTo>
                                <a:lnTo>
                                  <a:pt x="-56856" y="18713"/>
                                </a:lnTo>
                                <a:close/>
                                <a:moveTo>
                                  <a:pt x="-56792" y="18713"/>
                                </a:moveTo>
                                <a:lnTo>
                                  <a:pt x="-56714" y="18654"/>
                                </a:lnTo>
                                <a:lnTo>
                                  <a:pt x="-56714" y="18774"/>
                                </a:lnTo>
                                <a:lnTo>
                                  <a:pt x="-56792" y="18713"/>
                                </a:lnTo>
                                <a:close/>
                                <a:moveTo>
                                  <a:pt x="-56722" y="18713"/>
                                </a:moveTo>
                                <a:lnTo>
                                  <a:pt x="-56644" y="18654"/>
                                </a:lnTo>
                                <a:lnTo>
                                  <a:pt x="-56644" y="18774"/>
                                </a:lnTo>
                                <a:lnTo>
                                  <a:pt x="-56722" y="18713"/>
                                </a:lnTo>
                                <a:close/>
                                <a:moveTo>
                                  <a:pt x="-56657" y="18713"/>
                                </a:moveTo>
                                <a:lnTo>
                                  <a:pt x="-56579" y="18654"/>
                                </a:lnTo>
                                <a:lnTo>
                                  <a:pt x="-56579" y="18774"/>
                                </a:lnTo>
                                <a:lnTo>
                                  <a:pt x="-56657" y="1871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733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97" name="Rectangle 950"/>
                        <wps:cNvSpPr>
                          <a:spLocks noChangeArrowheads="1"/>
                        </wps:cNvSpPr>
                        <wps:spPr bwMode="auto">
                          <a:xfrm>
                            <a:off x="6671" y="190"/>
                            <a:ext cx="2692" cy="193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98" name="AutoShape 949"/>
                        <wps:cNvSpPr>
                          <a:spLocks/>
                        </wps:cNvSpPr>
                        <wps:spPr bwMode="auto">
                          <a:xfrm>
                            <a:off x="8802" y="355"/>
                            <a:ext cx="89" cy="96"/>
                          </a:xfrm>
                          <a:custGeom>
                            <a:avLst/>
                            <a:gdLst>
                              <a:gd name="T0" fmla="+- 0 8838 8802"/>
                              <a:gd name="T1" fmla="*/ T0 w 89"/>
                              <a:gd name="T2" fmla="+- 0 355 355"/>
                              <a:gd name="T3" fmla="*/ 355 h 96"/>
                              <a:gd name="T4" fmla="+- 0 8824 8802"/>
                              <a:gd name="T5" fmla="*/ T4 w 89"/>
                              <a:gd name="T6" fmla="+- 0 363 355"/>
                              <a:gd name="T7" fmla="*/ 363 h 96"/>
                              <a:gd name="T8" fmla="+- 0 8813 8802"/>
                              <a:gd name="T9" fmla="*/ T8 w 89"/>
                              <a:gd name="T10" fmla="+- 0 377 355"/>
                              <a:gd name="T11" fmla="*/ 377 h 96"/>
                              <a:gd name="T12" fmla="+- 0 8805 8802"/>
                              <a:gd name="T13" fmla="*/ T12 w 89"/>
                              <a:gd name="T14" fmla="+- 0 396 355"/>
                              <a:gd name="T15" fmla="*/ 396 h 96"/>
                              <a:gd name="T16" fmla="+- 0 8802 8802"/>
                              <a:gd name="T17" fmla="*/ T16 w 89"/>
                              <a:gd name="T18" fmla="+- 0 421 355"/>
                              <a:gd name="T19" fmla="*/ 421 h 96"/>
                              <a:gd name="T20" fmla="+- 0 8806 8802"/>
                              <a:gd name="T21" fmla="*/ T20 w 89"/>
                              <a:gd name="T22" fmla="+- 0 432 355"/>
                              <a:gd name="T23" fmla="*/ 432 h 96"/>
                              <a:gd name="T24" fmla="+- 0 8811 8802"/>
                              <a:gd name="T25" fmla="*/ T24 w 89"/>
                              <a:gd name="T26" fmla="+- 0 442 355"/>
                              <a:gd name="T27" fmla="*/ 442 h 96"/>
                              <a:gd name="T28" fmla="+- 0 8819 8802"/>
                              <a:gd name="T29" fmla="*/ T28 w 89"/>
                              <a:gd name="T30" fmla="+- 0 448 355"/>
                              <a:gd name="T31" fmla="*/ 448 h 96"/>
                              <a:gd name="T32" fmla="+- 0 8834 8802"/>
                              <a:gd name="T33" fmla="*/ T32 w 89"/>
                              <a:gd name="T34" fmla="+- 0 450 355"/>
                              <a:gd name="T35" fmla="*/ 450 h 96"/>
                              <a:gd name="T36" fmla="+- 0 8845 8802"/>
                              <a:gd name="T37" fmla="*/ T36 w 89"/>
                              <a:gd name="T38" fmla="+- 0 446 355"/>
                              <a:gd name="T39" fmla="*/ 446 h 96"/>
                              <a:gd name="T40" fmla="+- 0 8824 8802"/>
                              <a:gd name="T41" fmla="*/ T40 w 89"/>
                              <a:gd name="T42" fmla="+- 0 444 355"/>
                              <a:gd name="T43" fmla="*/ 444 h 96"/>
                              <a:gd name="T44" fmla="+- 0 8818 8802"/>
                              <a:gd name="T45" fmla="*/ T44 w 89"/>
                              <a:gd name="T46" fmla="+- 0 438 355"/>
                              <a:gd name="T47" fmla="*/ 438 h 96"/>
                              <a:gd name="T48" fmla="+- 0 8815 8802"/>
                              <a:gd name="T49" fmla="*/ T48 w 89"/>
                              <a:gd name="T50" fmla="+- 0 429 355"/>
                              <a:gd name="T51" fmla="*/ 429 h 96"/>
                              <a:gd name="T52" fmla="+- 0 8816 8802"/>
                              <a:gd name="T53" fmla="*/ T52 w 89"/>
                              <a:gd name="T54" fmla="+- 0 406 355"/>
                              <a:gd name="T55" fmla="*/ 406 h 96"/>
                              <a:gd name="T56" fmla="+- 0 8821 8802"/>
                              <a:gd name="T57" fmla="*/ T56 w 89"/>
                              <a:gd name="T58" fmla="+- 0 386 355"/>
                              <a:gd name="T59" fmla="*/ 386 h 96"/>
                              <a:gd name="T60" fmla="+- 0 8829 8802"/>
                              <a:gd name="T61" fmla="*/ T60 w 89"/>
                              <a:gd name="T62" fmla="+- 0 371 355"/>
                              <a:gd name="T63" fmla="*/ 371 h 96"/>
                              <a:gd name="T64" fmla="+- 0 8839 8802"/>
                              <a:gd name="T65" fmla="*/ T64 w 89"/>
                              <a:gd name="T66" fmla="+- 0 360 355"/>
                              <a:gd name="T67" fmla="*/ 360 h 96"/>
                              <a:gd name="T68" fmla="+- 0 8855 8802"/>
                              <a:gd name="T69" fmla="*/ T68 w 89"/>
                              <a:gd name="T70" fmla="+- 0 356 355"/>
                              <a:gd name="T71" fmla="*/ 356 h 96"/>
                              <a:gd name="T72" fmla="+- 0 8872 8802"/>
                              <a:gd name="T73" fmla="*/ T72 w 89"/>
                              <a:gd name="T74" fmla="+- 0 432 355"/>
                              <a:gd name="T75" fmla="*/ 432 h 96"/>
                              <a:gd name="T76" fmla="+- 0 8862 8802"/>
                              <a:gd name="T77" fmla="*/ T76 w 89"/>
                              <a:gd name="T78" fmla="+- 0 438 355"/>
                              <a:gd name="T79" fmla="*/ 438 h 96"/>
                              <a:gd name="T80" fmla="+- 0 8867 8802"/>
                              <a:gd name="T81" fmla="*/ T80 w 89"/>
                              <a:gd name="T82" fmla="+- 0 445 355"/>
                              <a:gd name="T83" fmla="*/ 445 h 96"/>
                              <a:gd name="T84" fmla="+- 0 8872 8802"/>
                              <a:gd name="T85" fmla="*/ T84 w 89"/>
                              <a:gd name="T86" fmla="+- 0 450 355"/>
                              <a:gd name="T87" fmla="*/ 450 h 96"/>
                              <a:gd name="T88" fmla="+- 0 8882 8802"/>
                              <a:gd name="T89" fmla="*/ T88 w 89"/>
                              <a:gd name="T90" fmla="+- 0 448 355"/>
                              <a:gd name="T91" fmla="*/ 448 h 96"/>
                              <a:gd name="T92" fmla="+- 0 8886 8802"/>
                              <a:gd name="T93" fmla="*/ T92 w 89"/>
                              <a:gd name="T94" fmla="+- 0 444 355"/>
                              <a:gd name="T95" fmla="*/ 444 h 96"/>
                              <a:gd name="T96" fmla="+- 0 8872 8802"/>
                              <a:gd name="T97" fmla="*/ T96 w 89"/>
                              <a:gd name="T98" fmla="+- 0 436 355"/>
                              <a:gd name="T99" fmla="*/ 436 h 96"/>
                              <a:gd name="T100" fmla="+- 0 8859 8802"/>
                              <a:gd name="T101" fmla="*/ T100 w 89"/>
                              <a:gd name="T102" fmla="+- 0 360 355"/>
                              <a:gd name="T103" fmla="*/ 360 h 96"/>
                              <a:gd name="T104" fmla="+- 0 8852 8802"/>
                              <a:gd name="T105" fmla="*/ T104 w 89"/>
                              <a:gd name="T106" fmla="+- 0 362 355"/>
                              <a:gd name="T107" fmla="*/ 362 h 96"/>
                              <a:gd name="T108" fmla="+- 0 8860 8802"/>
                              <a:gd name="T109" fmla="*/ T108 w 89"/>
                              <a:gd name="T110" fmla="+- 0 382 355"/>
                              <a:gd name="T111" fmla="*/ 382 h 96"/>
                              <a:gd name="T112" fmla="+- 0 8860 8802"/>
                              <a:gd name="T113" fmla="*/ T112 w 89"/>
                              <a:gd name="T114" fmla="+- 0 425 355"/>
                              <a:gd name="T115" fmla="*/ 425 h 96"/>
                              <a:gd name="T116" fmla="+- 0 8851 8802"/>
                              <a:gd name="T117" fmla="*/ T116 w 89"/>
                              <a:gd name="T118" fmla="+- 0 439 355"/>
                              <a:gd name="T119" fmla="*/ 439 h 96"/>
                              <a:gd name="T120" fmla="+- 0 8847 8802"/>
                              <a:gd name="T121" fmla="*/ T120 w 89"/>
                              <a:gd name="T122" fmla="+- 0 444 355"/>
                              <a:gd name="T123" fmla="*/ 444 h 96"/>
                              <a:gd name="T124" fmla="+- 0 8857 8802"/>
                              <a:gd name="T125" fmla="*/ T124 w 89"/>
                              <a:gd name="T126" fmla="+- 0 438 355"/>
                              <a:gd name="T127" fmla="*/ 438 h 96"/>
                              <a:gd name="T128" fmla="+- 0 8872 8802"/>
                              <a:gd name="T129" fmla="*/ T128 w 89"/>
                              <a:gd name="T130" fmla="+- 0 432 355"/>
                              <a:gd name="T131" fmla="*/ 432 h 96"/>
                              <a:gd name="T132" fmla="+- 0 8875 8802"/>
                              <a:gd name="T133" fmla="*/ T132 w 89"/>
                              <a:gd name="T134" fmla="+- 0 414 355"/>
                              <a:gd name="T135" fmla="*/ 414 h 96"/>
                              <a:gd name="T136" fmla="+- 0 8872 8802"/>
                              <a:gd name="T137" fmla="*/ T136 w 89"/>
                              <a:gd name="T138" fmla="+- 0 409 355"/>
                              <a:gd name="T139" fmla="*/ 409 h 96"/>
                              <a:gd name="T140" fmla="+- 0 8872 8802"/>
                              <a:gd name="T141" fmla="*/ T140 w 89"/>
                              <a:gd name="T142" fmla="+- 0 388 355"/>
                              <a:gd name="T143" fmla="*/ 388 h 96"/>
                              <a:gd name="T144" fmla="+- 0 8869 8802"/>
                              <a:gd name="T145" fmla="*/ T144 w 89"/>
                              <a:gd name="T146" fmla="+- 0 375 355"/>
                              <a:gd name="T147" fmla="*/ 375 h 96"/>
                              <a:gd name="T148" fmla="+- 0 8864 8802"/>
                              <a:gd name="T149" fmla="*/ T148 w 89"/>
                              <a:gd name="T150" fmla="+- 0 364 355"/>
                              <a:gd name="T151" fmla="*/ 364 h 96"/>
                              <a:gd name="T152" fmla="+- 0 8889 8802"/>
                              <a:gd name="T153" fmla="*/ T152 w 89"/>
                              <a:gd name="T154" fmla="+- 0 433 355"/>
                              <a:gd name="T155" fmla="*/ 433 h 96"/>
                              <a:gd name="T156" fmla="+- 0 8885 8802"/>
                              <a:gd name="T157" fmla="*/ T156 w 89"/>
                              <a:gd name="T158" fmla="+- 0 434 355"/>
                              <a:gd name="T159" fmla="*/ 434 h 96"/>
                              <a:gd name="T160" fmla="+- 0 8882 8802"/>
                              <a:gd name="T161" fmla="*/ T160 w 89"/>
                              <a:gd name="T162" fmla="+- 0 441 355"/>
                              <a:gd name="T163" fmla="*/ 441 h 96"/>
                              <a:gd name="T164" fmla="+- 0 8880 8802"/>
                              <a:gd name="T165" fmla="*/ T164 w 89"/>
                              <a:gd name="T166" fmla="+- 0 444 355"/>
                              <a:gd name="T167" fmla="*/ 444 h 96"/>
                              <a:gd name="T168" fmla="+- 0 8886 8802"/>
                              <a:gd name="T169" fmla="*/ T168 w 89"/>
                              <a:gd name="T170" fmla="+- 0 444 355"/>
                              <a:gd name="T171" fmla="*/ 444 h 96"/>
                              <a:gd name="T172" fmla="+- 0 8889 8802"/>
                              <a:gd name="T173" fmla="*/ T172 w 89"/>
                              <a:gd name="T174" fmla="+- 0 439 355"/>
                              <a:gd name="T175" fmla="*/ 439 h 96"/>
                              <a:gd name="T176" fmla="+- 0 8891 8802"/>
                              <a:gd name="T177" fmla="*/ T176 w 89"/>
                              <a:gd name="T178" fmla="+- 0 365 355"/>
                              <a:gd name="T179" fmla="*/ 365 h 96"/>
                              <a:gd name="T180" fmla="+- 0 8887 8802"/>
                              <a:gd name="T181" fmla="*/ T180 w 89"/>
                              <a:gd name="T182" fmla="+- 0 366 355"/>
                              <a:gd name="T183" fmla="*/ 366 h 96"/>
                              <a:gd name="T184" fmla="+- 0 8884 8802"/>
                              <a:gd name="T185" fmla="*/ T184 w 89"/>
                              <a:gd name="T186" fmla="+- 0 381 355"/>
                              <a:gd name="T187" fmla="*/ 381 h 96"/>
                              <a:gd name="T188" fmla="+- 0 8879 8802"/>
                              <a:gd name="T189" fmla="*/ T188 w 89"/>
                              <a:gd name="T190" fmla="+- 0 396 355"/>
                              <a:gd name="T191" fmla="*/ 396 h 96"/>
                              <a:gd name="T192" fmla="+- 0 8872 8802"/>
                              <a:gd name="T193" fmla="*/ T192 w 89"/>
                              <a:gd name="T194" fmla="+- 0 409 355"/>
                              <a:gd name="T195" fmla="*/ 409 h 96"/>
                              <a:gd name="T196" fmla="+- 0 8878 8802"/>
                              <a:gd name="T197" fmla="*/ T196 w 89"/>
                              <a:gd name="T198" fmla="+- 0 409 355"/>
                              <a:gd name="T199" fmla="*/ 409 h 96"/>
                              <a:gd name="T200" fmla="+- 0 8882 8802"/>
                              <a:gd name="T201" fmla="*/ T200 w 89"/>
                              <a:gd name="T202" fmla="+- 0 398 355"/>
                              <a:gd name="T203" fmla="*/ 398 h 96"/>
                              <a:gd name="T204" fmla="+- 0 8887 8802"/>
                              <a:gd name="T205" fmla="*/ T204 w 89"/>
                              <a:gd name="T206" fmla="+- 0 386 355"/>
                              <a:gd name="T207" fmla="*/ 386 h 96"/>
                              <a:gd name="T208" fmla="+- 0 8890 8802"/>
                              <a:gd name="T209" fmla="*/ T208 w 89"/>
                              <a:gd name="T210" fmla="+- 0 374 355"/>
                              <a:gd name="T211" fmla="*/ 374 h 96"/>
                              <a:gd name="T212" fmla="+- 0 8891 8802"/>
                              <a:gd name="T213" fmla="*/ T212 w 89"/>
                              <a:gd name="T214" fmla="+- 0 367 355"/>
                              <a:gd name="T215" fmla="*/ 367 h 96"/>
                              <a:gd name="T216" fmla="+- 0 8891 8802"/>
                              <a:gd name="T217" fmla="*/ T216 w 89"/>
                              <a:gd name="T218" fmla="+- 0 365 355"/>
                              <a:gd name="T219" fmla="*/ 365 h 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</a:cxnLst>
                            <a:rect l="0" t="0" r="r" b="b"/>
                            <a:pathLst>
                              <a:path w="89" h="96">
                                <a:moveTo>
                                  <a:pt x="49" y="0"/>
                                </a:moveTo>
                                <a:lnTo>
                                  <a:pt x="36" y="0"/>
                                </a:lnTo>
                                <a:lnTo>
                                  <a:pt x="29" y="3"/>
                                </a:lnTo>
                                <a:lnTo>
                                  <a:pt x="22" y="8"/>
                                </a:lnTo>
                                <a:lnTo>
                                  <a:pt x="16" y="14"/>
                                </a:lnTo>
                                <a:lnTo>
                                  <a:pt x="11" y="22"/>
                                </a:lnTo>
                                <a:lnTo>
                                  <a:pt x="6" y="31"/>
                                </a:lnTo>
                                <a:lnTo>
                                  <a:pt x="3" y="41"/>
                                </a:lnTo>
                                <a:lnTo>
                                  <a:pt x="0" y="50"/>
                                </a:lnTo>
                                <a:lnTo>
                                  <a:pt x="0" y="66"/>
                                </a:lnTo>
                                <a:lnTo>
                                  <a:pt x="2" y="72"/>
                                </a:lnTo>
                                <a:lnTo>
                                  <a:pt x="4" y="77"/>
                                </a:lnTo>
                                <a:lnTo>
                                  <a:pt x="6" y="83"/>
                                </a:lnTo>
                                <a:lnTo>
                                  <a:pt x="9" y="87"/>
                                </a:lnTo>
                                <a:lnTo>
                                  <a:pt x="13" y="91"/>
                                </a:lnTo>
                                <a:lnTo>
                                  <a:pt x="17" y="93"/>
                                </a:lnTo>
                                <a:lnTo>
                                  <a:pt x="21" y="95"/>
                                </a:lnTo>
                                <a:lnTo>
                                  <a:pt x="32" y="95"/>
                                </a:lnTo>
                                <a:lnTo>
                                  <a:pt x="38" y="93"/>
                                </a:lnTo>
                                <a:lnTo>
                                  <a:pt x="43" y="91"/>
                                </a:lnTo>
                                <a:lnTo>
                                  <a:pt x="45" y="89"/>
                                </a:lnTo>
                                <a:lnTo>
                                  <a:pt x="22" y="89"/>
                                </a:lnTo>
                                <a:lnTo>
                                  <a:pt x="19" y="88"/>
                                </a:lnTo>
                                <a:lnTo>
                                  <a:pt x="16" y="83"/>
                                </a:lnTo>
                                <a:lnTo>
                                  <a:pt x="14" y="79"/>
                                </a:lnTo>
                                <a:lnTo>
                                  <a:pt x="13" y="74"/>
                                </a:lnTo>
                                <a:lnTo>
                                  <a:pt x="13" y="60"/>
                                </a:lnTo>
                                <a:lnTo>
                                  <a:pt x="14" y="51"/>
                                </a:lnTo>
                                <a:lnTo>
                                  <a:pt x="16" y="41"/>
                                </a:lnTo>
                                <a:lnTo>
                                  <a:pt x="19" y="31"/>
                                </a:lnTo>
                                <a:lnTo>
                                  <a:pt x="22" y="23"/>
                                </a:lnTo>
                                <a:lnTo>
                                  <a:pt x="27" y="16"/>
                                </a:lnTo>
                                <a:lnTo>
                                  <a:pt x="31" y="8"/>
                                </a:lnTo>
                                <a:lnTo>
                                  <a:pt x="37" y="5"/>
                                </a:lnTo>
                                <a:lnTo>
                                  <a:pt x="57" y="5"/>
                                </a:lnTo>
                                <a:lnTo>
                                  <a:pt x="53" y="1"/>
                                </a:lnTo>
                                <a:lnTo>
                                  <a:pt x="49" y="0"/>
                                </a:lnTo>
                                <a:close/>
                                <a:moveTo>
                                  <a:pt x="70" y="77"/>
                                </a:moveTo>
                                <a:lnTo>
                                  <a:pt x="59" y="77"/>
                                </a:lnTo>
                                <a:lnTo>
                                  <a:pt x="60" y="83"/>
                                </a:lnTo>
                                <a:lnTo>
                                  <a:pt x="62" y="87"/>
                                </a:lnTo>
                                <a:lnTo>
                                  <a:pt x="65" y="90"/>
                                </a:lnTo>
                                <a:lnTo>
                                  <a:pt x="67" y="93"/>
                                </a:lnTo>
                                <a:lnTo>
                                  <a:pt x="70" y="95"/>
                                </a:lnTo>
                                <a:lnTo>
                                  <a:pt x="77" y="95"/>
                                </a:lnTo>
                                <a:lnTo>
                                  <a:pt x="80" y="93"/>
                                </a:lnTo>
                                <a:lnTo>
                                  <a:pt x="83" y="90"/>
                                </a:lnTo>
                                <a:lnTo>
                                  <a:pt x="84" y="89"/>
                                </a:lnTo>
                                <a:lnTo>
                                  <a:pt x="71" y="89"/>
                                </a:lnTo>
                                <a:lnTo>
                                  <a:pt x="70" y="81"/>
                                </a:lnTo>
                                <a:lnTo>
                                  <a:pt x="70" y="77"/>
                                </a:lnTo>
                                <a:close/>
                                <a:moveTo>
                                  <a:pt x="57" y="5"/>
                                </a:moveTo>
                                <a:lnTo>
                                  <a:pt x="43" y="5"/>
                                </a:lnTo>
                                <a:lnTo>
                                  <a:pt x="50" y="7"/>
                                </a:lnTo>
                                <a:lnTo>
                                  <a:pt x="55" y="14"/>
                                </a:lnTo>
                                <a:lnTo>
                                  <a:pt x="58" y="27"/>
                                </a:lnTo>
                                <a:lnTo>
                                  <a:pt x="58" y="43"/>
                                </a:lnTo>
                                <a:lnTo>
                                  <a:pt x="58" y="70"/>
                                </a:lnTo>
                                <a:lnTo>
                                  <a:pt x="59" y="71"/>
                                </a:lnTo>
                                <a:lnTo>
                                  <a:pt x="49" y="84"/>
                                </a:lnTo>
                                <a:lnTo>
                                  <a:pt x="37" y="89"/>
                                </a:lnTo>
                                <a:lnTo>
                                  <a:pt x="45" y="89"/>
                                </a:lnTo>
                                <a:lnTo>
                                  <a:pt x="49" y="87"/>
                                </a:lnTo>
                                <a:lnTo>
                                  <a:pt x="55" y="83"/>
                                </a:lnTo>
                                <a:lnTo>
                                  <a:pt x="59" y="77"/>
                                </a:lnTo>
                                <a:lnTo>
                                  <a:pt x="70" y="77"/>
                                </a:lnTo>
                                <a:lnTo>
                                  <a:pt x="70" y="64"/>
                                </a:lnTo>
                                <a:lnTo>
                                  <a:pt x="73" y="59"/>
                                </a:lnTo>
                                <a:lnTo>
                                  <a:pt x="75" y="54"/>
                                </a:lnTo>
                                <a:lnTo>
                                  <a:pt x="70" y="54"/>
                                </a:lnTo>
                                <a:lnTo>
                                  <a:pt x="70" y="40"/>
                                </a:lnTo>
                                <a:lnTo>
                                  <a:pt x="70" y="33"/>
                                </a:lnTo>
                                <a:lnTo>
                                  <a:pt x="69" y="26"/>
                                </a:lnTo>
                                <a:lnTo>
                                  <a:pt x="67" y="20"/>
                                </a:lnTo>
                                <a:lnTo>
                                  <a:pt x="65" y="14"/>
                                </a:lnTo>
                                <a:lnTo>
                                  <a:pt x="62" y="9"/>
                                </a:lnTo>
                                <a:lnTo>
                                  <a:pt x="57" y="5"/>
                                </a:lnTo>
                                <a:close/>
                                <a:moveTo>
                                  <a:pt x="87" y="78"/>
                                </a:moveTo>
                                <a:lnTo>
                                  <a:pt x="84" y="78"/>
                                </a:lnTo>
                                <a:lnTo>
                                  <a:pt x="83" y="79"/>
                                </a:lnTo>
                                <a:lnTo>
                                  <a:pt x="82" y="84"/>
                                </a:lnTo>
                                <a:lnTo>
                                  <a:pt x="80" y="86"/>
                                </a:lnTo>
                                <a:lnTo>
                                  <a:pt x="79" y="87"/>
                                </a:lnTo>
                                <a:lnTo>
                                  <a:pt x="78" y="89"/>
                                </a:lnTo>
                                <a:lnTo>
                                  <a:pt x="77" y="89"/>
                                </a:lnTo>
                                <a:lnTo>
                                  <a:pt x="84" y="89"/>
                                </a:lnTo>
                                <a:lnTo>
                                  <a:pt x="86" y="87"/>
                                </a:lnTo>
                                <a:lnTo>
                                  <a:pt x="87" y="84"/>
                                </a:lnTo>
                                <a:lnTo>
                                  <a:pt x="87" y="78"/>
                                </a:lnTo>
                                <a:close/>
                                <a:moveTo>
                                  <a:pt x="89" y="10"/>
                                </a:moveTo>
                                <a:lnTo>
                                  <a:pt x="85" y="10"/>
                                </a:lnTo>
                                <a:lnTo>
                                  <a:pt x="85" y="11"/>
                                </a:lnTo>
                                <a:lnTo>
                                  <a:pt x="83" y="19"/>
                                </a:lnTo>
                                <a:lnTo>
                                  <a:pt x="82" y="26"/>
                                </a:lnTo>
                                <a:lnTo>
                                  <a:pt x="79" y="34"/>
                                </a:lnTo>
                                <a:lnTo>
                                  <a:pt x="77" y="41"/>
                                </a:lnTo>
                                <a:lnTo>
                                  <a:pt x="74" y="47"/>
                                </a:lnTo>
                                <a:lnTo>
                                  <a:pt x="70" y="54"/>
                                </a:lnTo>
                                <a:lnTo>
                                  <a:pt x="75" y="54"/>
                                </a:lnTo>
                                <a:lnTo>
                                  <a:pt x="76" y="54"/>
                                </a:lnTo>
                                <a:lnTo>
                                  <a:pt x="78" y="48"/>
                                </a:lnTo>
                                <a:lnTo>
                                  <a:pt x="80" y="43"/>
                                </a:lnTo>
                                <a:lnTo>
                                  <a:pt x="83" y="37"/>
                                </a:lnTo>
                                <a:lnTo>
                                  <a:pt x="85" y="31"/>
                                </a:lnTo>
                                <a:lnTo>
                                  <a:pt x="86" y="25"/>
                                </a:lnTo>
                                <a:lnTo>
                                  <a:pt x="88" y="19"/>
                                </a:lnTo>
                                <a:lnTo>
                                  <a:pt x="89" y="12"/>
                                </a:lnTo>
                                <a:lnTo>
                                  <a:pt x="89" y="11"/>
                                </a:lnTo>
                                <a:lnTo>
                                  <a:pt x="89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99" name="Line 948"/>
                        <wps:cNvCnPr/>
                        <wps:spPr bwMode="auto">
                          <a:xfrm>
                            <a:off x="6719" y="372"/>
                            <a:ext cx="241" cy="0"/>
                          </a:xfrm>
                          <a:prstGeom prst="line">
                            <a:avLst/>
                          </a:prstGeom>
                          <a:noFill/>
                          <a:ln w="19835">
                            <a:solidFill>
                              <a:srgbClr val="000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00" name="AutoShape 947"/>
                        <wps:cNvSpPr>
                          <a:spLocks/>
                        </wps:cNvSpPr>
                        <wps:spPr bwMode="auto">
                          <a:xfrm>
                            <a:off x="8616" y="675"/>
                            <a:ext cx="89" cy="96"/>
                          </a:xfrm>
                          <a:custGeom>
                            <a:avLst/>
                            <a:gdLst>
                              <a:gd name="T0" fmla="+- 0 8651 8616"/>
                              <a:gd name="T1" fmla="*/ T0 w 89"/>
                              <a:gd name="T2" fmla="+- 0 675 675"/>
                              <a:gd name="T3" fmla="*/ 675 h 96"/>
                              <a:gd name="T4" fmla="+- 0 8638 8616"/>
                              <a:gd name="T5" fmla="*/ T4 w 89"/>
                              <a:gd name="T6" fmla="+- 0 684 675"/>
                              <a:gd name="T7" fmla="*/ 684 h 96"/>
                              <a:gd name="T8" fmla="+- 0 8626 8616"/>
                              <a:gd name="T9" fmla="*/ T8 w 89"/>
                              <a:gd name="T10" fmla="+- 0 697 675"/>
                              <a:gd name="T11" fmla="*/ 697 h 96"/>
                              <a:gd name="T12" fmla="+- 0 8618 8616"/>
                              <a:gd name="T13" fmla="*/ T12 w 89"/>
                              <a:gd name="T14" fmla="+- 0 716 675"/>
                              <a:gd name="T15" fmla="*/ 716 h 96"/>
                              <a:gd name="T16" fmla="+- 0 8616 8616"/>
                              <a:gd name="T17" fmla="*/ T16 w 89"/>
                              <a:gd name="T18" fmla="+- 0 742 675"/>
                              <a:gd name="T19" fmla="*/ 742 h 96"/>
                              <a:gd name="T20" fmla="+- 0 8619 8616"/>
                              <a:gd name="T21" fmla="*/ T20 w 89"/>
                              <a:gd name="T22" fmla="+- 0 753 675"/>
                              <a:gd name="T23" fmla="*/ 753 h 96"/>
                              <a:gd name="T24" fmla="+- 0 8624 8616"/>
                              <a:gd name="T25" fmla="*/ T24 w 89"/>
                              <a:gd name="T26" fmla="+- 0 762 675"/>
                              <a:gd name="T27" fmla="*/ 762 h 96"/>
                              <a:gd name="T28" fmla="+- 0 8632 8616"/>
                              <a:gd name="T29" fmla="*/ T28 w 89"/>
                              <a:gd name="T30" fmla="+- 0 769 675"/>
                              <a:gd name="T31" fmla="*/ 769 h 96"/>
                              <a:gd name="T32" fmla="+- 0 8647 8616"/>
                              <a:gd name="T33" fmla="*/ T32 w 89"/>
                              <a:gd name="T34" fmla="+- 0 770 675"/>
                              <a:gd name="T35" fmla="*/ 770 h 96"/>
                              <a:gd name="T36" fmla="+- 0 8658 8616"/>
                              <a:gd name="T37" fmla="*/ T36 w 89"/>
                              <a:gd name="T38" fmla="+- 0 766 675"/>
                              <a:gd name="T39" fmla="*/ 766 h 96"/>
                              <a:gd name="T40" fmla="+- 0 8637 8616"/>
                              <a:gd name="T41" fmla="*/ T40 w 89"/>
                              <a:gd name="T42" fmla="+- 0 765 675"/>
                              <a:gd name="T43" fmla="*/ 765 h 96"/>
                              <a:gd name="T44" fmla="+- 0 8631 8616"/>
                              <a:gd name="T45" fmla="*/ T44 w 89"/>
                              <a:gd name="T46" fmla="+- 0 758 675"/>
                              <a:gd name="T47" fmla="*/ 758 h 96"/>
                              <a:gd name="T48" fmla="+- 0 8628 8616"/>
                              <a:gd name="T49" fmla="*/ T48 w 89"/>
                              <a:gd name="T50" fmla="+- 0 749 675"/>
                              <a:gd name="T51" fmla="*/ 749 h 96"/>
                              <a:gd name="T52" fmla="+- 0 8629 8616"/>
                              <a:gd name="T53" fmla="*/ T52 w 89"/>
                              <a:gd name="T54" fmla="+- 0 726 675"/>
                              <a:gd name="T55" fmla="*/ 726 h 96"/>
                              <a:gd name="T56" fmla="+- 0 8634 8616"/>
                              <a:gd name="T57" fmla="*/ T56 w 89"/>
                              <a:gd name="T58" fmla="+- 0 706 675"/>
                              <a:gd name="T59" fmla="*/ 706 h 96"/>
                              <a:gd name="T60" fmla="+- 0 8642 8616"/>
                              <a:gd name="T61" fmla="*/ T60 w 89"/>
                              <a:gd name="T62" fmla="+- 0 691 675"/>
                              <a:gd name="T63" fmla="*/ 691 h 96"/>
                              <a:gd name="T64" fmla="+- 0 8652 8616"/>
                              <a:gd name="T65" fmla="*/ T64 w 89"/>
                              <a:gd name="T66" fmla="+- 0 680 675"/>
                              <a:gd name="T67" fmla="*/ 680 h 96"/>
                              <a:gd name="T68" fmla="+- 0 8668 8616"/>
                              <a:gd name="T69" fmla="*/ T68 w 89"/>
                              <a:gd name="T70" fmla="+- 0 677 675"/>
                              <a:gd name="T71" fmla="*/ 677 h 96"/>
                              <a:gd name="T72" fmla="+- 0 8685 8616"/>
                              <a:gd name="T73" fmla="*/ T72 w 89"/>
                              <a:gd name="T74" fmla="+- 0 753 675"/>
                              <a:gd name="T75" fmla="*/ 753 h 96"/>
                              <a:gd name="T76" fmla="+- 0 8676 8616"/>
                              <a:gd name="T77" fmla="*/ T76 w 89"/>
                              <a:gd name="T78" fmla="+- 0 758 675"/>
                              <a:gd name="T79" fmla="*/ 758 h 96"/>
                              <a:gd name="T80" fmla="+- 0 8680 8616"/>
                              <a:gd name="T81" fmla="*/ T80 w 89"/>
                              <a:gd name="T82" fmla="+- 0 765 675"/>
                              <a:gd name="T83" fmla="*/ 765 h 96"/>
                              <a:gd name="T84" fmla="+- 0 8686 8616"/>
                              <a:gd name="T85" fmla="*/ T84 w 89"/>
                              <a:gd name="T86" fmla="+- 0 770 675"/>
                              <a:gd name="T87" fmla="*/ 770 h 96"/>
                              <a:gd name="T88" fmla="+- 0 8695 8616"/>
                              <a:gd name="T89" fmla="*/ T88 w 89"/>
                              <a:gd name="T90" fmla="+- 0 769 675"/>
                              <a:gd name="T91" fmla="*/ 769 h 96"/>
                              <a:gd name="T92" fmla="+- 0 8699 8616"/>
                              <a:gd name="T93" fmla="*/ T92 w 89"/>
                              <a:gd name="T94" fmla="+- 0 765 675"/>
                              <a:gd name="T95" fmla="*/ 765 h 96"/>
                              <a:gd name="T96" fmla="+- 0 8685 8616"/>
                              <a:gd name="T97" fmla="*/ T96 w 89"/>
                              <a:gd name="T98" fmla="+- 0 756 675"/>
                              <a:gd name="T99" fmla="*/ 756 h 96"/>
                              <a:gd name="T100" fmla="+- 0 8673 8616"/>
                              <a:gd name="T101" fmla="*/ T100 w 89"/>
                              <a:gd name="T102" fmla="+- 0 680 675"/>
                              <a:gd name="T103" fmla="*/ 680 h 96"/>
                              <a:gd name="T104" fmla="+- 0 8665 8616"/>
                              <a:gd name="T105" fmla="*/ T104 w 89"/>
                              <a:gd name="T106" fmla="+- 0 683 675"/>
                              <a:gd name="T107" fmla="*/ 683 h 96"/>
                              <a:gd name="T108" fmla="+- 0 8673 8616"/>
                              <a:gd name="T109" fmla="*/ T108 w 89"/>
                              <a:gd name="T110" fmla="+- 0 702 675"/>
                              <a:gd name="T111" fmla="*/ 702 h 96"/>
                              <a:gd name="T112" fmla="+- 0 8673 8616"/>
                              <a:gd name="T113" fmla="*/ T112 w 89"/>
                              <a:gd name="T114" fmla="+- 0 745 675"/>
                              <a:gd name="T115" fmla="*/ 745 h 96"/>
                              <a:gd name="T116" fmla="+- 0 8674 8616"/>
                              <a:gd name="T117" fmla="*/ T116 w 89"/>
                              <a:gd name="T118" fmla="+- 0 746 675"/>
                              <a:gd name="T119" fmla="*/ 746 h 96"/>
                              <a:gd name="T120" fmla="+- 0 8653 8616"/>
                              <a:gd name="T121" fmla="*/ T120 w 89"/>
                              <a:gd name="T122" fmla="+- 0 765 675"/>
                              <a:gd name="T123" fmla="*/ 765 h 96"/>
                              <a:gd name="T124" fmla="+- 0 8664 8616"/>
                              <a:gd name="T125" fmla="*/ T124 w 89"/>
                              <a:gd name="T126" fmla="+- 0 762 675"/>
                              <a:gd name="T127" fmla="*/ 762 h 96"/>
                              <a:gd name="T128" fmla="+- 0 8675 8616"/>
                              <a:gd name="T129" fmla="*/ T128 w 89"/>
                              <a:gd name="T130" fmla="+- 0 753 675"/>
                              <a:gd name="T131" fmla="*/ 753 h 96"/>
                              <a:gd name="T132" fmla="+- 0 8685 8616"/>
                              <a:gd name="T133" fmla="*/ T132 w 89"/>
                              <a:gd name="T134" fmla="+- 0 739 675"/>
                              <a:gd name="T135" fmla="*/ 739 h 96"/>
                              <a:gd name="T136" fmla="+- 0 8690 8616"/>
                              <a:gd name="T137" fmla="*/ T136 w 89"/>
                              <a:gd name="T138" fmla="+- 0 730 675"/>
                              <a:gd name="T139" fmla="*/ 730 h 96"/>
                              <a:gd name="T140" fmla="+- 0 8685 8616"/>
                              <a:gd name="T141" fmla="*/ T140 w 89"/>
                              <a:gd name="T142" fmla="+- 0 715 675"/>
                              <a:gd name="T143" fmla="*/ 715 h 96"/>
                              <a:gd name="T144" fmla="+- 0 8684 8616"/>
                              <a:gd name="T145" fmla="*/ T144 w 89"/>
                              <a:gd name="T146" fmla="+- 0 701 675"/>
                              <a:gd name="T147" fmla="*/ 701 h 96"/>
                              <a:gd name="T148" fmla="+- 0 8679 8616"/>
                              <a:gd name="T149" fmla="*/ T148 w 89"/>
                              <a:gd name="T150" fmla="+- 0 689 675"/>
                              <a:gd name="T151" fmla="*/ 689 h 96"/>
                              <a:gd name="T152" fmla="+- 0 8673 8616"/>
                              <a:gd name="T153" fmla="*/ T152 w 89"/>
                              <a:gd name="T154" fmla="+- 0 680 675"/>
                              <a:gd name="T155" fmla="*/ 680 h 96"/>
                              <a:gd name="T156" fmla="+- 0 8699 8616"/>
                              <a:gd name="T157" fmla="*/ T156 w 89"/>
                              <a:gd name="T158" fmla="+- 0 753 675"/>
                              <a:gd name="T159" fmla="*/ 753 h 96"/>
                              <a:gd name="T160" fmla="+- 0 8698 8616"/>
                              <a:gd name="T161" fmla="*/ T160 w 89"/>
                              <a:gd name="T162" fmla="+- 0 757 675"/>
                              <a:gd name="T163" fmla="*/ 757 h 96"/>
                              <a:gd name="T164" fmla="+- 0 8695 8616"/>
                              <a:gd name="T165" fmla="*/ T164 w 89"/>
                              <a:gd name="T166" fmla="+- 0 761 675"/>
                              <a:gd name="T167" fmla="*/ 761 h 96"/>
                              <a:gd name="T168" fmla="+- 0 8693 8616"/>
                              <a:gd name="T169" fmla="*/ T168 w 89"/>
                              <a:gd name="T170" fmla="+- 0 764 675"/>
                              <a:gd name="T171" fmla="*/ 764 h 96"/>
                              <a:gd name="T172" fmla="+- 0 8699 8616"/>
                              <a:gd name="T173" fmla="*/ T172 w 89"/>
                              <a:gd name="T174" fmla="+- 0 765 675"/>
                              <a:gd name="T175" fmla="*/ 765 h 96"/>
                              <a:gd name="T176" fmla="+- 0 8703 8616"/>
                              <a:gd name="T177" fmla="*/ T176 w 89"/>
                              <a:gd name="T178" fmla="+- 0 759 675"/>
                              <a:gd name="T179" fmla="*/ 759 h 96"/>
                              <a:gd name="T180" fmla="+- 0 8702 8616"/>
                              <a:gd name="T181" fmla="*/ T180 w 89"/>
                              <a:gd name="T182" fmla="+- 0 753 675"/>
                              <a:gd name="T183" fmla="*/ 753 h 96"/>
                              <a:gd name="T184" fmla="+- 0 8700 8616"/>
                              <a:gd name="T185" fmla="*/ T184 w 89"/>
                              <a:gd name="T186" fmla="+- 0 685 675"/>
                              <a:gd name="T187" fmla="*/ 685 h 96"/>
                              <a:gd name="T188" fmla="+- 0 8698 8616"/>
                              <a:gd name="T189" fmla="*/ T188 w 89"/>
                              <a:gd name="T190" fmla="+- 0 694 675"/>
                              <a:gd name="T191" fmla="*/ 694 h 96"/>
                              <a:gd name="T192" fmla="+- 0 8694 8616"/>
                              <a:gd name="T193" fmla="*/ T192 w 89"/>
                              <a:gd name="T194" fmla="+- 0 709 675"/>
                              <a:gd name="T195" fmla="*/ 709 h 96"/>
                              <a:gd name="T196" fmla="+- 0 8689 8616"/>
                              <a:gd name="T197" fmla="*/ T196 w 89"/>
                              <a:gd name="T198" fmla="+- 0 723 675"/>
                              <a:gd name="T199" fmla="*/ 723 h 96"/>
                              <a:gd name="T200" fmla="+- 0 8690 8616"/>
                              <a:gd name="T201" fmla="*/ T200 w 89"/>
                              <a:gd name="T202" fmla="+- 0 730 675"/>
                              <a:gd name="T203" fmla="*/ 730 h 96"/>
                              <a:gd name="T204" fmla="+- 0 8693 8616"/>
                              <a:gd name="T205" fmla="*/ T204 w 89"/>
                              <a:gd name="T206" fmla="+- 0 723 675"/>
                              <a:gd name="T207" fmla="*/ 723 h 96"/>
                              <a:gd name="T208" fmla="+- 0 8698 8616"/>
                              <a:gd name="T209" fmla="*/ T208 w 89"/>
                              <a:gd name="T210" fmla="+- 0 712 675"/>
                              <a:gd name="T211" fmla="*/ 712 h 96"/>
                              <a:gd name="T212" fmla="+- 0 8701 8616"/>
                              <a:gd name="T213" fmla="*/ T212 w 89"/>
                              <a:gd name="T214" fmla="+- 0 700 675"/>
                              <a:gd name="T215" fmla="*/ 700 h 96"/>
                              <a:gd name="T216" fmla="+- 0 8704 8616"/>
                              <a:gd name="T217" fmla="*/ T216 w 89"/>
                              <a:gd name="T218" fmla="+- 0 688 675"/>
                              <a:gd name="T219" fmla="*/ 688 h 96"/>
                              <a:gd name="T220" fmla="+- 0 8704 8616"/>
                              <a:gd name="T221" fmla="*/ T220 w 89"/>
                              <a:gd name="T222" fmla="+- 0 685 675"/>
                              <a:gd name="T223" fmla="*/ 685 h 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</a:cxnLst>
                            <a:rect l="0" t="0" r="r" b="b"/>
                            <a:pathLst>
                              <a:path w="89" h="96">
                                <a:moveTo>
                                  <a:pt x="48" y="0"/>
                                </a:moveTo>
                                <a:lnTo>
                                  <a:pt x="35" y="0"/>
                                </a:lnTo>
                                <a:lnTo>
                                  <a:pt x="28" y="3"/>
                                </a:lnTo>
                                <a:lnTo>
                                  <a:pt x="22" y="9"/>
                                </a:lnTo>
                                <a:lnTo>
                                  <a:pt x="15" y="14"/>
                                </a:lnTo>
                                <a:lnTo>
                                  <a:pt x="10" y="22"/>
                                </a:lnTo>
                                <a:lnTo>
                                  <a:pt x="6" y="31"/>
                                </a:lnTo>
                                <a:lnTo>
                                  <a:pt x="2" y="41"/>
                                </a:lnTo>
                                <a:lnTo>
                                  <a:pt x="0" y="50"/>
                                </a:lnTo>
                                <a:lnTo>
                                  <a:pt x="0" y="67"/>
                                </a:lnTo>
                                <a:lnTo>
                                  <a:pt x="1" y="72"/>
                                </a:lnTo>
                                <a:lnTo>
                                  <a:pt x="3" y="78"/>
                                </a:lnTo>
                                <a:lnTo>
                                  <a:pt x="5" y="83"/>
                                </a:lnTo>
                                <a:lnTo>
                                  <a:pt x="8" y="87"/>
                                </a:lnTo>
                                <a:lnTo>
                                  <a:pt x="12" y="91"/>
                                </a:lnTo>
                                <a:lnTo>
                                  <a:pt x="16" y="94"/>
                                </a:lnTo>
                                <a:lnTo>
                                  <a:pt x="20" y="95"/>
                                </a:lnTo>
                                <a:lnTo>
                                  <a:pt x="31" y="95"/>
                                </a:lnTo>
                                <a:lnTo>
                                  <a:pt x="37" y="94"/>
                                </a:lnTo>
                                <a:lnTo>
                                  <a:pt x="42" y="91"/>
                                </a:lnTo>
                                <a:lnTo>
                                  <a:pt x="44" y="90"/>
                                </a:lnTo>
                                <a:lnTo>
                                  <a:pt x="21" y="90"/>
                                </a:lnTo>
                                <a:lnTo>
                                  <a:pt x="18" y="88"/>
                                </a:lnTo>
                                <a:lnTo>
                                  <a:pt x="15" y="83"/>
                                </a:lnTo>
                                <a:lnTo>
                                  <a:pt x="13" y="79"/>
                                </a:lnTo>
                                <a:lnTo>
                                  <a:pt x="12" y="74"/>
                                </a:lnTo>
                                <a:lnTo>
                                  <a:pt x="12" y="60"/>
                                </a:lnTo>
                                <a:lnTo>
                                  <a:pt x="13" y="51"/>
                                </a:lnTo>
                                <a:lnTo>
                                  <a:pt x="15" y="41"/>
                                </a:lnTo>
                                <a:lnTo>
                                  <a:pt x="18" y="31"/>
                                </a:lnTo>
                                <a:lnTo>
                                  <a:pt x="21" y="23"/>
                                </a:lnTo>
                                <a:lnTo>
                                  <a:pt x="26" y="16"/>
                                </a:lnTo>
                                <a:lnTo>
                                  <a:pt x="30" y="9"/>
                                </a:lnTo>
                                <a:lnTo>
                                  <a:pt x="36" y="5"/>
                                </a:lnTo>
                                <a:lnTo>
                                  <a:pt x="57" y="5"/>
                                </a:lnTo>
                                <a:lnTo>
                                  <a:pt x="52" y="2"/>
                                </a:lnTo>
                                <a:lnTo>
                                  <a:pt x="48" y="0"/>
                                </a:lnTo>
                                <a:close/>
                                <a:moveTo>
                                  <a:pt x="69" y="78"/>
                                </a:moveTo>
                                <a:lnTo>
                                  <a:pt x="59" y="78"/>
                                </a:lnTo>
                                <a:lnTo>
                                  <a:pt x="60" y="83"/>
                                </a:lnTo>
                                <a:lnTo>
                                  <a:pt x="61" y="87"/>
                                </a:lnTo>
                                <a:lnTo>
                                  <a:pt x="64" y="90"/>
                                </a:lnTo>
                                <a:lnTo>
                                  <a:pt x="66" y="94"/>
                                </a:lnTo>
                                <a:lnTo>
                                  <a:pt x="70" y="95"/>
                                </a:lnTo>
                                <a:lnTo>
                                  <a:pt x="76" y="95"/>
                                </a:lnTo>
                                <a:lnTo>
                                  <a:pt x="79" y="94"/>
                                </a:lnTo>
                                <a:lnTo>
                                  <a:pt x="82" y="90"/>
                                </a:lnTo>
                                <a:lnTo>
                                  <a:pt x="83" y="90"/>
                                </a:lnTo>
                                <a:lnTo>
                                  <a:pt x="70" y="90"/>
                                </a:lnTo>
                                <a:lnTo>
                                  <a:pt x="69" y="81"/>
                                </a:lnTo>
                                <a:lnTo>
                                  <a:pt x="69" y="78"/>
                                </a:lnTo>
                                <a:close/>
                                <a:moveTo>
                                  <a:pt x="57" y="5"/>
                                </a:moveTo>
                                <a:lnTo>
                                  <a:pt x="42" y="5"/>
                                </a:lnTo>
                                <a:lnTo>
                                  <a:pt x="49" y="8"/>
                                </a:lnTo>
                                <a:lnTo>
                                  <a:pt x="54" y="15"/>
                                </a:lnTo>
                                <a:lnTo>
                                  <a:pt x="57" y="27"/>
                                </a:lnTo>
                                <a:lnTo>
                                  <a:pt x="57" y="44"/>
                                </a:lnTo>
                                <a:lnTo>
                                  <a:pt x="57" y="70"/>
                                </a:lnTo>
                                <a:lnTo>
                                  <a:pt x="58" y="71"/>
                                </a:lnTo>
                                <a:lnTo>
                                  <a:pt x="48" y="83"/>
                                </a:lnTo>
                                <a:lnTo>
                                  <a:pt x="37" y="90"/>
                                </a:lnTo>
                                <a:lnTo>
                                  <a:pt x="44" y="90"/>
                                </a:lnTo>
                                <a:lnTo>
                                  <a:pt x="48" y="87"/>
                                </a:lnTo>
                                <a:lnTo>
                                  <a:pt x="54" y="83"/>
                                </a:lnTo>
                                <a:lnTo>
                                  <a:pt x="59" y="78"/>
                                </a:lnTo>
                                <a:lnTo>
                                  <a:pt x="69" y="78"/>
                                </a:lnTo>
                                <a:lnTo>
                                  <a:pt x="69" y="64"/>
                                </a:lnTo>
                                <a:lnTo>
                                  <a:pt x="72" y="59"/>
                                </a:lnTo>
                                <a:lnTo>
                                  <a:pt x="74" y="55"/>
                                </a:lnTo>
                                <a:lnTo>
                                  <a:pt x="69" y="55"/>
                                </a:lnTo>
                                <a:lnTo>
                                  <a:pt x="69" y="40"/>
                                </a:lnTo>
                                <a:lnTo>
                                  <a:pt x="69" y="33"/>
                                </a:lnTo>
                                <a:lnTo>
                                  <a:pt x="68" y="26"/>
                                </a:lnTo>
                                <a:lnTo>
                                  <a:pt x="66" y="20"/>
                                </a:lnTo>
                                <a:lnTo>
                                  <a:pt x="63" y="14"/>
                                </a:lnTo>
                                <a:lnTo>
                                  <a:pt x="60" y="9"/>
                                </a:lnTo>
                                <a:lnTo>
                                  <a:pt x="57" y="5"/>
                                </a:lnTo>
                                <a:close/>
                                <a:moveTo>
                                  <a:pt x="86" y="78"/>
                                </a:moveTo>
                                <a:lnTo>
                                  <a:pt x="83" y="78"/>
                                </a:lnTo>
                                <a:lnTo>
                                  <a:pt x="83" y="79"/>
                                </a:lnTo>
                                <a:lnTo>
                                  <a:pt x="82" y="82"/>
                                </a:lnTo>
                                <a:lnTo>
                                  <a:pt x="81" y="84"/>
                                </a:lnTo>
                                <a:lnTo>
                                  <a:pt x="79" y="86"/>
                                </a:lnTo>
                                <a:lnTo>
                                  <a:pt x="79" y="87"/>
                                </a:lnTo>
                                <a:lnTo>
                                  <a:pt x="77" y="89"/>
                                </a:lnTo>
                                <a:lnTo>
                                  <a:pt x="76" y="90"/>
                                </a:lnTo>
                                <a:lnTo>
                                  <a:pt x="83" y="90"/>
                                </a:lnTo>
                                <a:lnTo>
                                  <a:pt x="85" y="87"/>
                                </a:lnTo>
                                <a:lnTo>
                                  <a:pt x="87" y="84"/>
                                </a:lnTo>
                                <a:lnTo>
                                  <a:pt x="87" y="79"/>
                                </a:lnTo>
                                <a:lnTo>
                                  <a:pt x="86" y="78"/>
                                </a:lnTo>
                                <a:close/>
                                <a:moveTo>
                                  <a:pt x="88" y="10"/>
                                </a:moveTo>
                                <a:lnTo>
                                  <a:pt x="84" y="10"/>
                                </a:lnTo>
                                <a:lnTo>
                                  <a:pt x="84" y="11"/>
                                </a:lnTo>
                                <a:lnTo>
                                  <a:pt x="82" y="19"/>
                                </a:lnTo>
                                <a:lnTo>
                                  <a:pt x="81" y="26"/>
                                </a:lnTo>
                                <a:lnTo>
                                  <a:pt x="78" y="34"/>
                                </a:lnTo>
                                <a:lnTo>
                                  <a:pt x="76" y="41"/>
                                </a:lnTo>
                                <a:lnTo>
                                  <a:pt x="73" y="48"/>
                                </a:lnTo>
                                <a:lnTo>
                                  <a:pt x="69" y="55"/>
                                </a:lnTo>
                                <a:lnTo>
                                  <a:pt x="74" y="55"/>
                                </a:lnTo>
                                <a:lnTo>
                                  <a:pt x="75" y="54"/>
                                </a:lnTo>
                                <a:lnTo>
                                  <a:pt x="77" y="48"/>
                                </a:lnTo>
                                <a:lnTo>
                                  <a:pt x="79" y="43"/>
                                </a:lnTo>
                                <a:lnTo>
                                  <a:pt x="82" y="37"/>
                                </a:lnTo>
                                <a:lnTo>
                                  <a:pt x="84" y="31"/>
                                </a:lnTo>
                                <a:lnTo>
                                  <a:pt x="85" y="25"/>
                                </a:lnTo>
                                <a:lnTo>
                                  <a:pt x="87" y="19"/>
                                </a:lnTo>
                                <a:lnTo>
                                  <a:pt x="88" y="13"/>
                                </a:lnTo>
                                <a:lnTo>
                                  <a:pt x="88" y="11"/>
                                </a:lnTo>
                                <a:lnTo>
                                  <a:pt x="88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01" name="Freeform 946"/>
                        <wps:cNvSpPr>
                          <a:spLocks/>
                        </wps:cNvSpPr>
                        <wps:spPr bwMode="auto">
                          <a:xfrm>
                            <a:off x="6785" y="626"/>
                            <a:ext cx="78" cy="121"/>
                          </a:xfrm>
                          <a:custGeom>
                            <a:avLst/>
                            <a:gdLst>
                              <a:gd name="T0" fmla="+- 0 6785 6785"/>
                              <a:gd name="T1" fmla="*/ T0 w 78"/>
                              <a:gd name="T2" fmla="+- 0 686 626"/>
                              <a:gd name="T3" fmla="*/ 686 h 121"/>
                              <a:gd name="T4" fmla="+- 0 6863 6785"/>
                              <a:gd name="T5" fmla="*/ T4 w 78"/>
                              <a:gd name="T6" fmla="+- 0 626 626"/>
                              <a:gd name="T7" fmla="*/ 626 h 121"/>
                              <a:gd name="T8" fmla="+- 0 6863 6785"/>
                              <a:gd name="T9" fmla="*/ T8 w 78"/>
                              <a:gd name="T10" fmla="+- 0 746 626"/>
                              <a:gd name="T11" fmla="*/ 746 h 121"/>
                              <a:gd name="T12" fmla="+- 0 6785 6785"/>
                              <a:gd name="T13" fmla="*/ T12 w 78"/>
                              <a:gd name="T14" fmla="+- 0 686 626"/>
                              <a:gd name="T15" fmla="*/ 686 h 12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78" h="121">
                                <a:moveTo>
                                  <a:pt x="0" y="60"/>
                                </a:moveTo>
                                <a:lnTo>
                                  <a:pt x="78" y="0"/>
                                </a:lnTo>
                                <a:lnTo>
                                  <a:pt x="78" y="120"/>
                                </a:lnTo>
                                <a:lnTo>
                                  <a:pt x="0" y="6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6311">
                            <a:solidFill>
                              <a:srgbClr val="000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02" name="AutoShape 945"/>
                        <wps:cNvSpPr>
                          <a:spLocks/>
                        </wps:cNvSpPr>
                        <wps:spPr bwMode="auto">
                          <a:xfrm>
                            <a:off x="8802" y="987"/>
                            <a:ext cx="89" cy="96"/>
                          </a:xfrm>
                          <a:custGeom>
                            <a:avLst/>
                            <a:gdLst>
                              <a:gd name="T0" fmla="+- 0 8838 8802"/>
                              <a:gd name="T1" fmla="*/ T0 w 89"/>
                              <a:gd name="T2" fmla="+- 0 987 987"/>
                              <a:gd name="T3" fmla="*/ 987 h 96"/>
                              <a:gd name="T4" fmla="+- 0 8824 8802"/>
                              <a:gd name="T5" fmla="*/ T4 w 89"/>
                              <a:gd name="T6" fmla="+- 0 996 987"/>
                              <a:gd name="T7" fmla="*/ 996 h 96"/>
                              <a:gd name="T8" fmla="+- 0 8813 8802"/>
                              <a:gd name="T9" fmla="*/ T8 w 89"/>
                              <a:gd name="T10" fmla="+- 0 1010 987"/>
                              <a:gd name="T11" fmla="*/ 1010 h 96"/>
                              <a:gd name="T12" fmla="+- 0 8805 8802"/>
                              <a:gd name="T13" fmla="*/ T12 w 89"/>
                              <a:gd name="T14" fmla="+- 0 1028 987"/>
                              <a:gd name="T15" fmla="*/ 1028 h 96"/>
                              <a:gd name="T16" fmla="+- 0 8802 8802"/>
                              <a:gd name="T17" fmla="*/ T16 w 89"/>
                              <a:gd name="T18" fmla="+- 0 1054 987"/>
                              <a:gd name="T19" fmla="*/ 1054 h 96"/>
                              <a:gd name="T20" fmla="+- 0 8806 8802"/>
                              <a:gd name="T21" fmla="*/ T20 w 89"/>
                              <a:gd name="T22" fmla="+- 0 1065 987"/>
                              <a:gd name="T23" fmla="*/ 1065 h 96"/>
                              <a:gd name="T24" fmla="+- 0 8811 8802"/>
                              <a:gd name="T25" fmla="*/ T24 w 89"/>
                              <a:gd name="T26" fmla="+- 0 1074 987"/>
                              <a:gd name="T27" fmla="*/ 1074 h 96"/>
                              <a:gd name="T28" fmla="+- 0 8823 8802"/>
                              <a:gd name="T29" fmla="*/ T28 w 89"/>
                              <a:gd name="T30" fmla="+- 0 1083 987"/>
                              <a:gd name="T31" fmla="*/ 1083 h 96"/>
                              <a:gd name="T32" fmla="+- 0 8840 8802"/>
                              <a:gd name="T33" fmla="*/ T32 w 89"/>
                              <a:gd name="T34" fmla="+- 0 1081 987"/>
                              <a:gd name="T35" fmla="*/ 1081 h 96"/>
                              <a:gd name="T36" fmla="+- 0 8847 8802"/>
                              <a:gd name="T37" fmla="*/ T36 w 89"/>
                              <a:gd name="T38" fmla="+- 0 1077 987"/>
                              <a:gd name="T39" fmla="*/ 1077 h 96"/>
                              <a:gd name="T40" fmla="+- 0 8821 8802"/>
                              <a:gd name="T41" fmla="*/ T40 w 89"/>
                              <a:gd name="T42" fmla="+- 0 1075 987"/>
                              <a:gd name="T43" fmla="*/ 1075 h 96"/>
                              <a:gd name="T44" fmla="+- 0 8816 8802"/>
                              <a:gd name="T45" fmla="*/ T44 w 89"/>
                              <a:gd name="T46" fmla="+- 0 1066 987"/>
                              <a:gd name="T47" fmla="*/ 1066 h 96"/>
                              <a:gd name="T48" fmla="+- 0 8815 8802"/>
                              <a:gd name="T49" fmla="*/ T48 w 89"/>
                              <a:gd name="T50" fmla="+- 0 1047 987"/>
                              <a:gd name="T51" fmla="*/ 1047 h 96"/>
                              <a:gd name="T52" fmla="+- 0 8818 8802"/>
                              <a:gd name="T53" fmla="*/ T52 w 89"/>
                              <a:gd name="T54" fmla="+- 0 1029 987"/>
                              <a:gd name="T55" fmla="*/ 1029 h 96"/>
                              <a:gd name="T56" fmla="+- 0 8824 8802"/>
                              <a:gd name="T57" fmla="*/ T56 w 89"/>
                              <a:gd name="T58" fmla="+- 0 1010 987"/>
                              <a:gd name="T59" fmla="*/ 1010 h 96"/>
                              <a:gd name="T60" fmla="+- 0 8833 8802"/>
                              <a:gd name="T61" fmla="*/ T60 w 89"/>
                              <a:gd name="T62" fmla="+- 0 996 987"/>
                              <a:gd name="T63" fmla="*/ 996 h 96"/>
                              <a:gd name="T64" fmla="+- 0 8859 8802"/>
                              <a:gd name="T65" fmla="*/ T64 w 89"/>
                              <a:gd name="T66" fmla="+- 0 992 987"/>
                              <a:gd name="T67" fmla="*/ 992 h 96"/>
                              <a:gd name="T68" fmla="+- 0 8851 8802"/>
                              <a:gd name="T69" fmla="*/ T68 w 89"/>
                              <a:gd name="T70" fmla="+- 0 987 987"/>
                              <a:gd name="T71" fmla="*/ 987 h 96"/>
                              <a:gd name="T72" fmla="+- 0 8861 8802"/>
                              <a:gd name="T73" fmla="*/ T72 w 89"/>
                              <a:gd name="T74" fmla="+- 0 1065 987"/>
                              <a:gd name="T75" fmla="*/ 1065 h 96"/>
                              <a:gd name="T76" fmla="+- 0 8864 8802"/>
                              <a:gd name="T77" fmla="*/ T76 w 89"/>
                              <a:gd name="T78" fmla="+- 0 1074 987"/>
                              <a:gd name="T79" fmla="*/ 1074 h 96"/>
                              <a:gd name="T80" fmla="+- 0 8869 8802"/>
                              <a:gd name="T81" fmla="*/ T80 w 89"/>
                              <a:gd name="T82" fmla="+- 0 1081 987"/>
                              <a:gd name="T83" fmla="*/ 1081 h 96"/>
                              <a:gd name="T84" fmla="+- 0 8879 8802"/>
                              <a:gd name="T85" fmla="*/ T84 w 89"/>
                              <a:gd name="T86" fmla="+- 0 1083 987"/>
                              <a:gd name="T87" fmla="*/ 1083 h 96"/>
                              <a:gd name="T88" fmla="+- 0 8885 8802"/>
                              <a:gd name="T89" fmla="*/ T88 w 89"/>
                              <a:gd name="T90" fmla="+- 0 1078 987"/>
                              <a:gd name="T91" fmla="*/ 1078 h 96"/>
                              <a:gd name="T92" fmla="+- 0 8873 8802"/>
                              <a:gd name="T93" fmla="*/ T92 w 89"/>
                              <a:gd name="T94" fmla="+- 0 1077 987"/>
                              <a:gd name="T95" fmla="*/ 1077 h 96"/>
                              <a:gd name="T96" fmla="+- 0 8872 8802"/>
                              <a:gd name="T97" fmla="*/ T96 w 89"/>
                              <a:gd name="T98" fmla="+- 0 1065 987"/>
                              <a:gd name="T99" fmla="*/ 1065 h 96"/>
                              <a:gd name="T100" fmla="+- 0 8845 8802"/>
                              <a:gd name="T101" fmla="*/ T100 w 89"/>
                              <a:gd name="T102" fmla="+- 0 992 987"/>
                              <a:gd name="T103" fmla="*/ 992 h 96"/>
                              <a:gd name="T104" fmla="+- 0 8857 8802"/>
                              <a:gd name="T105" fmla="*/ T104 w 89"/>
                              <a:gd name="T106" fmla="+- 0 1002 987"/>
                              <a:gd name="T107" fmla="*/ 1002 h 96"/>
                              <a:gd name="T108" fmla="+- 0 8860 8802"/>
                              <a:gd name="T109" fmla="*/ T108 w 89"/>
                              <a:gd name="T110" fmla="+- 0 1031 987"/>
                              <a:gd name="T111" fmla="*/ 1031 h 96"/>
                              <a:gd name="T112" fmla="+- 0 8861 8802"/>
                              <a:gd name="T113" fmla="*/ T112 w 89"/>
                              <a:gd name="T114" fmla="+- 0 1058 987"/>
                              <a:gd name="T115" fmla="*/ 1058 h 96"/>
                              <a:gd name="T116" fmla="+- 0 8839 8802"/>
                              <a:gd name="T117" fmla="*/ T116 w 89"/>
                              <a:gd name="T118" fmla="+- 0 1077 987"/>
                              <a:gd name="T119" fmla="*/ 1077 h 96"/>
                              <a:gd name="T120" fmla="+- 0 8851 8802"/>
                              <a:gd name="T121" fmla="*/ T120 w 89"/>
                              <a:gd name="T122" fmla="+- 0 1075 987"/>
                              <a:gd name="T123" fmla="*/ 1075 h 96"/>
                              <a:gd name="T124" fmla="+- 0 8861 8802"/>
                              <a:gd name="T125" fmla="*/ T124 w 89"/>
                              <a:gd name="T126" fmla="+- 0 1065 987"/>
                              <a:gd name="T127" fmla="*/ 1065 h 96"/>
                              <a:gd name="T128" fmla="+- 0 8872 8802"/>
                              <a:gd name="T129" fmla="*/ T128 w 89"/>
                              <a:gd name="T130" fmla="+- 0 1051 987"/>
                              <a:gd name="T131" fmla="*/ 1051 h 96"/>
                              <a:gd name="T132" fmla="+- 0 8877 8802"/>
                              <a:gd name="T133" fmla="*/ T132 w 89"/>
                              <a:gd name="T134" fmla="+- 0 1042 987"/>
                              <a:gd name="T135" fmla="*/ 1042 h 96"/>
                              <a:gd name="T136" fmla="+- 0 8872 8802"/>
                              <a:gd name="T137" fmla="*/ T136 w 89"/>
                              <a:gd name="T138" fmla="+- 0 1027 987"/>
                              <a:gd name="T139" fmla="*/ 1027 h 96"/>
                              <a:gd name="T140" fmla="+- 0 8871 8802"/>
                              <a:gd name="T141" fmla="*/ T140 w 89"/>
                              <a:gd name="T142" fmla="+- 0 1014 987"/>
                              <a:gd name="T143" fmla="*/ 1014 h 96"/>
                              <a:gd name="T144" fmla="+- 0 8867 8802"/>
                              <a:gd name="T145" fmla="*/ T144 w 89"/>
                              <a:gd name="T146" fmla="+- 0 1001 987"/>
                              <a:gd name="T147" fmla="*/ 1001 h 96"/>
                              <a:gd name="T148" fmla="+- 0 8859 8802"/>
                              <a:gd name="T149" fmla="*/ T148 w 89"/>
                              <a:gd name="T150" fmla="+- 0 993 987"/>
                              <a:gd name="T151" fmla="*/ 993 h 96"/>
                              <a:gd name="T152" fmla="+- 0 8889 8802"/>
                              <a:gd name="T153" fmla="*/ T152 w 89"/>
                              <a:gd name="T154" fmla="+- 0 1066 987"/>
                              <a:gd name="T155" fmla="*/ 1066 h 96"/>
                              <a:gd name="T156" fmla="+- 0 8885 8802"/>
                              <a:gd name="T157" fmla="*/ T156 w 89"/>
                              <a:gd name="T158" fmla="+- 0 1067 987"/>
                              <a:gd name="T159" fmla="*/ 1067 h 96"/>
                              <a:gd name="T160" fmla="+- 0 8884 8802"/>
                              <a:gd name="T161" fmla="*/ T160 w 89"/>
                              <a:gd name="T162" fmla="+- 0 1071 987"/>
                              <a:gd name="T163" fmla="*/ 1071 h 96"/>
                              <a:gd name="T164" fmla="+- 0 8881 8802"/>
                              <a:gd name="T165" fmla="*/ T164 w 89"/>
                              <a:gd name="T166" fmla="+- 0 1075 987"/>
                              <a:gd name="T167" fmla="*/ 1075 h 96"/>
                              <a:gd name="T168" fmla="+- 0 8879 8802"/>
                              <a:gd name="T169" fmla="*/ T168 w 89"/>
                              <a:gd name="T170" fmla="+- 0 1077 987"/>
                              <a:gd name="T171" fmla="*/ 1077 h 96"/>
                              <a:gd name="T172" fmla="+- 0 8888 8802"/>
                              <a:gd name="T173" fmla="*/ T172 w 89"/>
                              <a:gd name="T174" fmla="+- 0 1074 987"/>
                              <a:gd name="T175" fmla="*/ 1074 h 96"/>
                              <a:gd name="T176" fmla="+- 0 8889 8802"/>
                              <a:gd name="T177" fmla="*/ T176 w 89"/>
                              <a:gd name="T178" fmla="+- 0 1066 987"/>
                              <a:gd name="T179" fmla="*/ 1066 h 96"/>
                              <a:gd name="T180" fmla="+- 0 8887 8802"/>
                              <a:gd name="T181" fmla="*/ T180 w 89"/>
                              <a:gd name="T182" fmla="+- 0 997 987"/>
                              <a:gd name="T183" fmla="*/ 997 h 96"/>
                              <a:gd name="T184" fmla="+- 0 8887 8802"/>
                              <a:gd name="T185" fmla="*/ T184 w 89"/>
                              <a:gd name="T186" fmla="+- 0 999 987"/>
                              <a:gd name="T187" fmla="*/ 999 h 96"/>
                              <a:gd name="T188" fmla="+- 0 8884 8802"/>
                              <a:gd name="T189" fmla="*/ T188 w 89"/>
                              <a:gd name="T190" fmla="+- 0 1014 987"/>
                              <a:gd name="T191" fmla="*/ 1014 h 96"/>
                              <a:gd name="T192" fmla="+- 0 8879 8802"/>
                              <a:gd name="T193" fmla="*/ T192 w 89"/>
                              <a:gd name="T194" fmla="+- 0 1028 987"/>
                              <a:gd name="T195" fmla="*/ 1028 h 96"/>
                              <a:gd name="T196" fmla="+- 0 8872 8802"/>
                              <a:gd name="T197" fmla="*/ T196 w 89"/>
                              <a:gd name="T198" fmla="+- 0 1042 987"/>
                              <a:gd name="T199" fmla="*/ 1042 h 96"/>
                              <a:gd name="T200" fmla="+- 0 8878 8802"/>
                              <a:gd name="T201" fmla="*/ T200 w 89"/>
                              <a:gd name="T202" fmla="+- 0 1041 987"/>
                              <a:gd name="T203" fmla="*/ 1041 h 96"/>
                              <a:gd name="T204" fmla="+- 0 8882 8802"/>
                              <a:gd name="T205" fmla="*/ T204 w 89"/>
                              <a:gd name="T206" fmla="+- 0 1030 987"/>
                              <a:gd name="T207" fmla="*/ 1030 h 96"/>
                              <a:gd name="T208" fmla="+- 0 8888 8802"/>
                              <a:gd name="T209" fmla="*/ T208 w 89"/>
                              <a:gd name="T210" fmla="+- 0 1012 987"/>
                              <a:gd name="T211" fmla="*/ 1012 h 96"/>
                              <a:gd name="T212" fmla="+- 0 8891 8802"/>
                              <a:gd name="T213" fmla="*/ T212 w 89"/>
                              <a:gd name="T214" fmla="+- 0 1000 987"/>
                              <a:gd name="T215" fmla="*/ 1000 h 96"/>
                              <a:gd name="T216" fmla="+- 0 8891 8802"/>
                              <a:gd name="T217" fmla="*/ T216 w 89"/>
                              <a:gd name="T218" fmla="+- 0 998 987"/>
                              <a:gd name="T219" fmla="*/ 998 h 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</a:cxnLst>
                            <a:rect l="0" t="0" r="r" b="b"/>
                            <a:pathLst>
                              <a:path w="89" h="96">
                                <a:moveTo>
                                  <a:pt x="49" y="0"/>
                                </a:moveTo>
                                <a:lnTo>
                                  <a:pt x="36" y="0"/>
                                </a:lnTo>
                                <a:lnTo>
                                  <a:pt x="29" y="3"/>
                                </a:lnTo>
                                <a:lnTo>
                                  <a:pt x="22" y="9"/>
                                </a:lnTo>
                                <a:lnTo>
                                  <a:pt x="16" y="14"/>
                                </a:lnTo>
                                <a:lnTo>
                                  <a:pt x="11" y="23"/>
                                </a:lnTo>
                                <a:lnTo>
                                  <a:pt x="6" y="32"/>
                                </a:lnTo>
                                <a:lnTo>
                                  <a:pt x="3" y="41"/>
                                </a:lnTo>
                                <a:lnTo>
                                  <a:pt x="0" y="50"/>
                                </a:lnTo>
                                <a:lnTo>
                                  <a:pt x="0" y="67"/>
                                </a:lnTo>
                                <a:lnTo>
                                  <a:pt x="2" y="73"/>
                                </a:lnTo>
                                <a:lnTo>
                                  <a:pt x="4" y="78"/>
                                </a:lnTo>
                                <a:lnTo>
                                  <a:pt x="6" y="83"/>
                                </a:lnTo>
                                <a:lnTo>
                                  <a:pt x="9" y="87"/>
                                </a:lnTo>
                                <a:lnTo>
                                  <a:pt x="17" y="94"/>
                                </a:lnTo>
                                <a:lnTo>
                                  <a:pt x="21" y="96"/>
                                </a:lnTo>
                                <a:lnTo>
                                  <a:pt x="32" y="96"/>
                                </a:lnTo>
                                <a:lnTo>
                                  <a:pt x="38" y="94"/>
                                </a:lnTo>
                                <a:lnTo>
                                  <a:pt x="43" y="91"/>
                                </a:lnTo>
                                <a:lnTo>
                                  <a:pt x="45" y="90"/>
                                </a:lnTo>
                                <a:lnTo>
                                  <a:pt x="22" y="90"/>
                                </a:lnTo>
                                <a:lnTo>
                                  <a:pt x="19" y="88"/>
                                </a:lnTo>
                                <a:lnTo>
                                  <a:pt x="16" y="84"/>
                                </a:lnTo>
                                <a:lnTo>
                                  <a:pt x="14" y="79"/>
                                </a:lnTo>
                                <a:lnTo>
                                  <a:pt x="13" y="74"/>
                                </a:lnTo>
                                <a:lnTo>
                                  <a:pt x="13" y="60"/>
                                </a:lnTo>
                                <a:lnTo>
                                  <a:pt x="14" y="51"/>
                                </a:lnTo>
                                <a:lnTo>
                                  <a:pt x="16" y="42"/>
                                </a:lnTo>
                                <a:lnTo>
                                  <a:pt x="19" y="32"/>
                                </a:lnTo>
                                <a:lnTo>
                                  <a:pt x="22" y="23"/>
                                </a:lnTo>
                                <a:lnTo>
                                  <a:pt x="27" y="16"/>
                                </a:lnTo>
                                <a:lnTo>
                                  <a:pt x="31" y="9"/>
                                </a:lnTo>
                                <a:lnTo>
                                  <a:pt x="37" y="5"/>
                                </a:lnTo>
                                <a:lnTo>
                                  <a:pt x="57" y="5"/>
                                </a:lnTo>
                                <a:lnTo>
                                  <a:pt x="53" y="2"/>
                                </a:lnTo>
                                <a:lnTo>
                                  <a:pt x="49" y="0"/>
                                </a:lnTo>
                                <a:close/>
                                <a:moveTo>
                                  <a:pt x="70" y="78"/>
                                </a:moveTo>
                                <a:lnTo>
                                  <a:pt x="59" y="78"/>
                                </a:lnTo>
                                <a:lnTo>
                                  <a:pt x="60" y="83"/>
                                </a:lnTo>
                                <a:lnTo>
                                  <a:pt x="62" y="87"/>
                                </a:lnTo>
                                <a:lnTo>
                                  <a:pt x="65" y="91"/>
                                </a:lnTo>
                                <a:lnTo>
                                  <a:pt x="67" y="94"/>
                                </a:lnTo>
                                <a:lnTo>
                                  <a:pt x="70" y="96"/>
                                </a:lnTo>
                                <a:lnTo>
                                  <a:pt x="77" y="96"/>
                                </a:lnTo>
                                <a:lnTo>
                                  <a:pt x="80" y="94"/>
                                </a:lnTo>
                                <a:lnTo>
                                  <a:pt x="83" y="91"/>
                                </a:lnTo>
                                <a:lnTo>
                                  <a:pt x="83" y="90"/>
                                </a:lnTo>
                                <a:lnTo>
                                  <a:pt x="71" y="90"/>
                                </a:lnTo>
                                <a:lnTo>
                                  <a:pt x="70" y="81"/>
                                </a:lnTo>
                                <a:lnTo>
                                  <a:pt x="70" y="78"/>
                                </a:lnTo>
                                <a:close/>
                                <a:moveTo>
                                  <a:pt x="57" y="5"/>
                                </a:moveTo>
                                <a:lnTo>
                                  <a:pt x="43" y="5"/>
                                </a:lnTo>
                                <a:lnTo>
                                  <a:pt x="50" y="8"/>
                                </a:lnTo>
                                <a:lnTo>
                                  <a:pt x="55" y="15"/>
                                </a:lnTo>
                                <a:lnTo>
                                  <a:pt x="58" y="27"/>
                                </a:lnTo>
                                <a:lnTo>
                                  <a:pt x="58" y="44"/>
                                </a:lnTo>
                                <a:lnTo>
                                  <a:pt x="58" y="71"/>
                                </a:lnTo>
                                <a:lnTo>
                                  <a:pt x="59" y="71"/>
                                </a:lnTo>
                                <a:lnTo>
                                  <a:pt x="49" y="84"/>
                                </a:lnTo>
                                <a:lnTo>
                                  <a:pt x="37" y="90"/>
                                </a:lnTo>
                                <a:lnTo>
                                  <a:pt x="45" y="90"/>
                                </a:lnTo>
                                <a:lnTo>
                                  <a:pt x="49" y="88"/>
                                </a:lnTo>
                                <a:lnTo>
                                  <a:pt x="55" y="83"/>
                                </a:lnTo>
                                <a:lnTo>
                                  <a:pt x="59" y="78"/>
                                </a:lnTo>
                                <a:lnTo>
                                  <a:pt x="70" y="78"/>
                                </a:lnTo>
                                <a:lnTo>
                                  <a:pt x="70" y="64"/>
                                </a:lnTo>
                                <a:lnTo>
                                  <a:pt x="73" y="59"/>
                                </a:lnTo>
                                <a:lnTo>
                                  <a:pt x="75" y="55"/>
                                </a:lnTo>
                                <a:lnTo>
                                  <a:pt x="70" y="55"/>
                                </a:lnTo>
                                <a:lnTo>
                                  <a:pt x="70" y="40"/>
                                </a:lnTo>
                                <a:lnTo>
                                  <a:pt x="70" y="33"/>
                                </a:lnTo>
                                <a:lnTo>
                                  <a:pt x="69" y="27"/>
                                </a:lnTo>
                                <a:lnTo>
                                  <a:pt x="67" y="21"/>
                                </a:lnTo>
                                <a:lnTo>
                                  <a:pt x="65" y="14"/>
                                </a:lnTo>
                                <a:lnTo>
                                  <a:pt x="62" y="9"/>
                                </a:lnTo>
                                <a:lnTo>
                                  <a:pt x="57" y="6"/>
                                </a:lnTo>
                                <a:lnTo>
                                  <a:pt x="57" y="5"/>
                                </a:lnTo>
                                <a:close/>
                                <a:moveTo>
                                  <a:pt x="87" y="79"/>
                                </a:moveTo>
                                <a:lnTo>
                                  <a:pt x="84" y="79"/>
                                </a:lnTo>
                                <a:lnTo>
                                  <a:pt x="83" y="80"/>
                                </a:lnTo>
                                <a:lnTo>
                                  <a:pt x="83" y="82"/>
                                </a:lnTo>
                                <a:lnTo>
                                  <a:pt x="82" y="84"/>
                                </a:lnTo>
                                <a:lnTo>
                                  <a:pt x="80" y="86"/>
                                </a:lnTo>
                                <a:lnTo>
                                  <a:pt x="79" y="88"/>
                                </a:lnTo>
                                <a:lnTo>
                                  <a:pt x="78" y="89"/>
                                </a:lnTo>
                                <a:lnTo>
                                  <a:pt x="77" y="90"/>
                                </a:lnTo>
                                <a:lnTo>
                                  <a:pt x="83" y="90"/>
                                </a:lnTo>
                                <a:lnTo>
                                  <a:pt x="86" y="87"/>
                                </a:lnTo>
                                <a:lnTo>
                                  <a:pt x="87" y="84"/>
                                </a:lnTo>
                                <a:lnTo>
                                  <a:pt x="87" y="79"/>
                                </a:lnTo>
                                <a:close/>
                                <a:moveTo>
                                  <a:pt x="89" y="10"/>
                                </a:moveTo>
                                <a:lnTo>
                                  <a:pt x="85" y="10"/>
                                </a:lnTo>
                                <a:lnTo>
                                  <a:pt x="85" y="11"/>
                                </a:lnTo>
                                <a:lnTo>
                                  <a:pt x="85" y="12"/>
                                </a:lnTo>
                                <a:lnTo>
                                  <a:pt x="83" y="20"/>
                                </a:lnTo>
                                <a:lnTo>
                                  <a:pt x="82" y="27"/>
                                </a:lnTo>
                                <a:lnTo>
                                  <a:pt x="79" y="34"/>
                                </a:lnTo>
                                <a:lnTo>
                                  <a:pt x="77" y="41"/>
                                </a:lnTo>
                                <a:lnTo>
                                  <a:pt x="74" y="48"/>
                                </a:lnTo>
                                <a:lnTo>
                                  <a:pt x="70" y="55"/>
                                </a:lnTo>
                                <a:lnTo>
                                  <a:pt x="75" y="55"/>
                                </a:lnTo>
                                <a:lnTo>
                                  <a:pt x="76" y="54"/>
                                </a:lnTo>
                                <a:lnTo>
                                  <a:pt x="78" y="49"/>
                                </a:lnTo>
                                <a:lnTo>
                                  <a:pt x="80" y="43"/>
                                </a:lnTo>
                                <a:lnTo>
                                  <a:pt x="85" y="32"/>
                                </a:lnTo>
                                <a:lnTo>
                                  <a:pt x="86" y="25"/>
                                </a:lnTo>
                                <a:lnTo>
                                  <a:pt x="88" y="20"/>
                                </a:lnTo>
                                <a:lnTo>
                                  <a:pt x="89" y="13"/>
                                </a:lnTo>
                                <a:lnTo>
                                  <a:pt x="89" y="11"/>
                                </a:lnTo>
                                <a:lnTo>
                                  <a:pt x="89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03" name="Line 944"/>
                        <wps:cNvCnPr/>
                        <wps:spPr bwMode="auto">
                          <a:xfrm>
                            <a:off x="6719" y="1001"/>
                            <a:ext cx="241" cy="0"/>
                          </a:xfrm>
                          <a:prstGeom prst="line">
                            <a:avLst/>
                          </a:prstGeom>
                          <a:noFill/>
                          <a:ln w="19835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04" name="AutoShape 943"/>
                        <wps:cNvSpPr>
                          <a:spLocks/>
                        </wps:cNvSpPr>
                        <wps:spPr bwMode="auto">
                          <a:xfrm>
                            <a:off x="8616" y="1299"/>
                            <a:ext cx="89" cy="96"/>
                          </a:xfrm>
                          <a:custGeom>
                            <a:avLst/>
                            <a:gdLst>
                              <a:gd name="T0" fmla="+- 0 8651 8616"/>
                              <a:gd name="T1" fmla="*/ T0 w 89"/>
                              <a:gd name="T2" fmla="+- 0 1299 1299"/>
                              <a:gd name="T3" fmla="*/ 1299 h 96"/>
                              <a:gd name="T4" fmla="+- 0 8638 8616"/>
                              <a:gd name="T5" fmla="*/ T4 w 89"/>
                              <a:gd name="T6" fmla="+- 0 1308 1299"/>
                              <a:gd name="T7" fmla="*/ 1308 h 96"/>
                              <a:gd name="T8" fmla="+- 0 8626 8616"/>
                              <a:gd name="T9" fmla="*/ T8 w 89"/>
                              <a:gd name="T10" fmla="+- 0 1322 1299"/>
                              <a:gd name="T11" fmla="*/ 1322 h 96"/>
                              <a:gd name="T12" fmla="+- 0 8618 8616"/>
                              <a:gd name="T13" fmla="*/ T12 w 89"/>
                              <a:gd name="T14" fmla="+- 0 1340 1299"/>
                              <a:gd name="T15" fmla="*/ 1340 h 96"/>
                              <a:gd name="T16" fmla="+- 0 8616 8616"/>
                              <a:gd name="T17" fmla="*/ T16 w 89"/>
                              <a:gd name="T18" fmla="+- 0 1366 1299"/>
                              <a:gd name="T19" fmla="*/ 1366 h 96"/>
                              <a:gd name="T20" fmla="+- 0 8621 8616"/>
                              <a:gd name="T21" fmla="*/ T20 w 89"/>
                              <a:gd name="T22" fmla="+- 0 1383 1299"/>
                              <a:gd name="T23" fmla="*/ 1383 h 96"/>
                              <a:gd name="T24" fmla="+- 0 8628 8616"/>
                              <a:gd name="T25" fmla="*/ T24 w 89"/>
                              <a:gd name="T26" fmla="+- 0 1390 1299"/>
                              <a:gd name="T27" fmla="*/ 1390 h 96"/>
                              <a:gd name="T28" fmla="+- 0 8636 8616"/>
                              <a:gd name="T29" fmla="*/ T28 w 89"/>
                              <a:gd name="T30" fmla="+- 0 1395 1299"/>
                              <a:gd name="T31" fmla="*/ 1395 h 96"/>
                              <a:gd name="T32" fmla="+- 0 8653 8616"/>
                              <a:gd name="T33" fmla="*/ T32 w 89"/>
                              <a:gd name="T34" fmla="+- 0 1394 1299"/>
                              <a:gd name="T35" fmla="*/ 1394 h 96"/>
                              <a:gd name="T36" fmla="+- 0 8660 8616"/>
                              <a:gd name="T37" fmla="*/ T36 w 89"/>
                              <a:gd name="T38" fmla="+- 0 1390 1299"/>
                              <a:gd name="T39" fmla="*/ 1390 h 96"/>
                              <a:gd name="T40" fmla="+- 0 8634 8616"/>
                              <a:gd name="T41" fmla="*/ T40 w 89"/>
                              <a:gd name="T42" fmla="+- 0 1387 1299"/>
                              <a:gd name="T43" fmla="*/ 1387 h 96"/>
                              <a:gd name="T44" fmla="+- 0 8629 8616"/>
                              <a:gd name="T45" fmla="*/ T44 w 89"/>
                              <a:gd name="T46" fmla="+- 0 1379 1299"/>
                              <a:gd name="T47" fmla="*/ 1379 h 96"/>
                              <a:gd name="T48" fmla="+- 0 8628 8616"/>
                              <a:gd name="T49" fmla="*/ T48 w 89"/>
                              <a:gd name="T50" fmla="+- 0 1360 1299"/>
                              <a:gd name="T51" fmla="*/ 1360 h 96"/>
                              <a:gd name="T52" fmla="+- 0 8631 8616"/>
                              <a:gd name="T53" fmla="*/ T52 w 89"/>
                              <a:gd name="T54" fmla="+- 0 1341 1299"/>
                              <a:gd name="T55" fmla="*/ 1341 h 96"/>
                              <a:gd name="T56" fmla="+- 0 8637 8616"/>
                              <a:gd name="T57" fmla="*/ T56 w 89"/>
                              <a:gd name="T58" fmla="+- 0 1322 1299"/>
                              <a:gd name="T59" fmla="*/ 1322 h 96"/>
                              <a:gd name="T60" fmla="+- 0 8646 8616"/>
                              <a:gd name="T61" fmla="*/ T60 w 89"/>
                              <a:gd name="T62" fmla="+- 0 1308 1299"/>
                              <a:gd name="T63" fmla="*/ 1308 h 96"/>
                              <a:gd name="T64" fmla="+- 0 8673 8616"/>
                              <a:gd name="T65" fmla="*/ T64 w 89"/>
                              <a:gd name="T66" fmla="+- 0 1305 1299"/>
                              <a:gd name="T67" fmla="*/ 1305 h 96"/>
                              <a:gd name="T68" fmla="+- 0 8664 8616"/>
                              <a:gd name="T69" fmla="*/ T68 w 89"/>
                              <a:gd name="T70" fmla="+- 0 1299 1299"/>
                              <a:gd name="T71" fmla="*/ 1299 h 96"/>
                              <a:gd name="T72" fmla="+- 0 8675 8616"/>
                              <a:gd name="T73" fmla="*/ T72 w 89"/>
                              <a:gd name="T74" fmla="+- 0 1377 1299"/>
                              <a:gd name="T75" fmla="*/ 1377 h 96"/>
                              <a:gd name="T76" fmla="+- 0 8677 8616"/>
                              <a:gd name="T77" fmla="*/ T76 w 89"/>
                              <a:gd name="T78" fmla="+- 0 1387 1299"/>
                              <a:gd name="T79" fmla="*/ 1387 h 96"/>
                              <a:gd name="T80" fmla="+- 0 8682 8616"/>
                              <a:gd name="T81" fmla="*/ T80 w 89"/>
                              <a:gd name="T82" fmla="+- 0 1394 1299"/>
                              <a:gd name="T83" fmla="*/ 1394 h 96"/>
                              <a:gd name="T84" fmla="+- 0 8692 8616"/>
                              <a:gd name="T85" fmla="*/ T84 w 89"/>
                              <a:gd name="T86" fmla="+- 0 1395 1299"/>
                              <a:gd name="T87" fmla="*/ 1395 h 96"/>
                              <a:gd name="T88" fmla="+- 0 8699 8616"/>
                              <a:gd name="T89" fmla="*/ T88 w 89"/>
                              <a:gd name="T90" fmla="+- 0 1390 1299"/>
                              <a:gd name="T91" fmla="*/ 1390 h 96"/>
                              <a:gd name="T92" fmla="+- 0 8685 8616"/>
                              <a:gd name="T93" fmla="*/ T92 w 89"/>
                              <a:gd name="T94" fmla="+- 0 1381 1299"/>
                              <a:gd name="T95" fmla="*/ 1381 h 96"/>
                              <a:gd name="T96" fmla="+- 0 8673 8616"/>
                              <a:gd name="T97" fmla="*/ T96 w 89"/>
                              <a:gd name="T98" fmla="+- 0 1305 1299"/>
                              <a:gd name="T99" fmla="*/ 1305 h 96"/>
                              <a:gd name="T100" fmla="+- 0 8665 8616"/>
                              <a:gd name="T101" fmla="*/ T100 w 89"/>
                              <a:gd name="T102" fmla="+- 0 1307 1299"/>
                              <a:gd name="T103" fmla="*/ 1307 h 96"/>
                              <a:gd name="T104" fmla="+- 0 8673 8616"/>
                              <a:gd name="T105" fmla="*/ T104 w 89"/>
                              <a:gd name="T106" fmla="+- 0 1326 1299"/>
                              <a:gd name="T107" fmla="*/ 1326 h 96"/>
                              <a:gd name="T108" fmla="+- 0 8673 8616"/>
                              <a:gd name="T109" fmla="*/ T108 w 89"/>
                              <a:gd name="T110" fmla="+- 0 1369 1299"/>
                              <a:gd name="T111" fmla="*/ 1369 h 96"/>
                              <a:gd name="T112" fmla="+- 0 8674 8616"/>
                              <a:gd name="T113" fmla="*/ T112 w 89"/>
                              <a:gd name="T114" fmla="+- 0 1371 1299"/>
                              <a:gd name="T115" fmla="*/ 1371 h 96"/>
                              <a:gd name="T116" fmla="+- 0 8653 8616"/>
                              <a:gd name="T117" fmla="*/ T116 w 89"/>
                              <a:gd name="T118" fmla="+- 0 1390 1299"/>
                              <a:gd name="T119" fmla="*/ 1390 h 96"/>
                              <a:gd name="T120" fmla="+- 0 8664 8616"/>
                              <a:gd name="T121" fmla="*/ T120 w 89"/>
                              <a:gd name="T122" fmla="+- 0 1387 1299"/>
                              <a:gd name="T123" fmla="*/ 1387 h 96"/>
                              <a:gd name="T124" fmla="+- 0 8675 8616"/>
                              <a:gd name="T125" fmla="*/ T124 w 89"/>
                              <a:gd name="T126" fmla="+- 0 1377 1299"/>
                              <a:gd name="T127" fmla="*/ 1377 h 96"/>
                              <a:gd name="T128" fmla="+- 0 8685 8616"/>
                              <a:gd name="T129" fmla="*/ T128 w 89"/>
                              <a:gd name="T130" fmla="+- 0 1363 1299"/>
                              <a:gd name="T131" fmla="*/ 1363 h 96"/>
                              <a:gd name="T132" fmla="+- 0 8691 8616"/>
                              <a:gd name="T133" fmla="*/ T132 w 89"/>
                              <a:gd name="T134" fmla="+- 0 1354 1299"/>
                              <a:gd name="T135" fmla="*/ 1354 h 96"/>
                              <a:gd name="T136" fmla="+- 0 8685 8616"/>
                              <a:gd name="T137" fmla="*/ T136 w 89"/>
                              <a:gd name="T138" fmla="+- 0 1340 1299"/>
                              <a:gd name="T139" fmla="*/ 1340 h 96"/>
                              <a:gd name="T140" fmla="+- 0 8684 8616"/>
                              <a:gd name="T141" fmla="*/ T140 w 89"/>
                              <a:gd name="T142" fmla="+- 0 1326 1299"/>
                              <a:gd name="T143" fmla="*/ 1326 h 96"/>
                              <a:gd name="T144" fmla="+- 0 8676 8616"/>
                              <a:gd name="T145" fmla="*/ T144 w 89"/>
                              <a:gd name="T146" fmla="+- 0 1309 1299"/>
                              <a:gd name="T147" fmla="*/ 1309 h 96"/>
                              <a:gd name="T148" fmla="+- 0 8702 8616"/>
                              <a:gd name="T149" fmla="*/ T148 w 89"/>
                              <a:gd name="T150" fmla="+- 0 1378 1299"/>
                              <a:gd name="T151" fmla="*/ 1378 h 96"/>
                              <a:gd name="T152" fmla="+- 0 8699 8616"/>
                              <a:gd name="T153" fmla="*/ T152 w 89"/>
                              <a:gd name="T154" fmla="+- 0 1379 1299"/>
                              <a:gd name="T155" fmla="*/ 1379 h 96"/>
                              <a:gd name="T156" fmla="+- 0 8697 8616"/>
                              <a:gd name="T157" fmla="*/ T156 w 89"/>
                              <a:gd name="T158" fmla="+- 0 1384 1299"/>
                              <a:gd name="T159" fmla="*/ 1384 h 96"/>
                              <a:gd name="T160" fmla="+- 0 8695 8616"/>
                              <a:gd name="T161" fmla="*/ T160 w 89"/>
                              <a:gd name="T162" fmla="+- 0 1387 1299"/>
                              <a:gd name="T163" fmla="*/ 1387 h 96"/>
                              <a:gd name="T164" fmla="+- 0 8692 8616"/>
                              <a:gd name="T165" fmla="*/ T164 w 89"/>
                              <a:gd name="T166" fmla="+- 0 1390 1299"/>
                              <a:gd name="T167" fmla="*/ 1390 h 96"/>
                              <a:gd name="T168" fmla="+- 0 8701 8616"/>
                              <a:gd name="T169" fmla="*/ T168 w 89"/>
                              <a:gd name="T170" fmla="+- 0 1387 1299"/>
                              <a:gd name="T171" fmla="*/ 1387 h 96"/>
                              <a:gd name="T172" fmla="+- 0 8703 8616"/>
                              <a:gd name="T173" fmla="*/ T172 w 89"/>
                              <a:gd name="T174" fmla="+- 0 1379 1299"/>
                              <a:gd name="T175" fmla="*/ 1379 h 96"/>
                              <a:gd name="T176" fmla="+- 0 8704 8616"/>
                              <a:gd name="T177" fmla="*/ T176 w 89"/>
                              <a:gd name="T178" fmla="+- 0 1310 1299"/>
                              <a:gd name="T179" fmla="*/ 1310 h 96"/>
                              <a:gd name="T180" fmla="+- 0 8700 8616"/>
                              <a:gd name="T181" fmla="*/ T180 w 89"/>
                              <a:gd name="T182" fmla="+- 0 1310 1299"/>
                              <a:gd name="T183" fmla="*/ 1310 h 96"/>
                              <a:gd name="T184" fmla="+- 0 8698 8616"/>
                              <a:gd name="T185" fmla="*/ T184 w 89"/>
                              <a:gd name="T186" fmla="+- 0 1319 1299"/>
                              <a:gd name="T187" fmla="*/ 1319 h 96"/>
                              <a:gd name="T188" fmla="+- 0 8694 8616"/>
                              <a:gd name="T189" fmla="*/ T188 w 89"/>
                              <a:gd name="T190" fmla="+- 0 1333 1299"/>
                              <a:gd name="T191" fmla="*/ 1333 h 96"/>
                              <a:gd name="T192" fmla="+- 0 8689 8616"/>
                              <a:gd name="T193" fmla="*/ T192 w 89"/>
                              <a:gd name="T194" fmla="+- 0 1348 1299"/>
                              <a:gd name="T195" fmla="*/ 1348 h 96"/>
                              <a:gd name="T196" fmla="+- 0 8691 8616"/>
                              <a:gd name="T197" fmla="*/ T196 w 89"/>
                              <a:gd name="T198" fmla="+- 0 1354 1299"/>
                              <a:gd name="T199" fmla="*/ 1354 h 96"/>
                              <a:gd name="T200" fmla="+- 0 8695 8616"/>
                              <a:gd name="T201" fmla="*/ T200 w 89"/>
                              <a:gd name="T202" fmla="+- 0 1342 1299"/>
                              <a:gd name="T203" fmla="*/ 1342 h 96"/>
                              <a:gd name="T204" fmla="+- 0 8700 8616"/>
                              <a:gd name="T205" fmla="*/ T204 w 89"/>
                              <a:gd name="T206" fmla="+- 0 1331 1299"/>
                              <a:gd name="T207" fmla="*/ 1331 h 96"/>
                              <a:gd name="T208" fmla="+- 0 8703 8616"/>
                              <a:gd name="T209" fmla="*/ T208 w 89"/>
                              <a:gd name="T210" fmla="+- 0 1319 1299"/>
                              <a:gd name="T211" fmla="*/ 1319 h 96"/>
                              <a:gd name="T212" fmla="+- 0 8704 8616"/>
                              <a:gd name="T213" fmla="*/ T212 w 89"/>
                              <a:gd name="T214" fmla="+- 0 1310 1299"/>
                              <a:gd name="T215" fmla="*/ 1310 h 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</a:cxnLst>
                            <a:rect l="0" t="0" r="r" b="b"/>
                            <a:pathLst>
                              <a:path w="89" h="96">
                                <a:moveTo>
                                  <a:pt x="48" y="0"/>
                                </a:moveTo>
                                <a:lnTo>
                                  <a:pt x="35" y="0"/>
                                </a:lnTo>
                                <a:lnTo>
                                  <a:pt x="28" y="4"/>
                                </a:lnTo>
                                <a:lnTo>
                                  <a:pt x="22" y="9"/>
                                </a:lnTo>
                                <a:lnTo>
                                  <a:pt x="15" y="15"/>
                                </a:lnTo>
                                <a:lnTo>
                                  <a:pt x="10" y="23"/>
                                </a:lnTo>
                                <a:lnTo>
                                  <a:pt x="6" y="32"/>
                                </a:lnTo>
                                <a:lnTo>
                                  <a:pt x="2" y="41"/>
                                </a:lnTo>
                                <a:lnTo>
                                  <a:pt x="0" y="51"/>
                                </a:lnTo>
                                <a:lnTo>
                                  <a:pt x="0" y="67"/>
                                </a:lnTo>
                                <a:lnTo>
                                  <a:pt x="1" y="73"/>
                                </a:lnTo>
                                <a:lnTo>
                                  <a:pt x="5" y="84"/>
                                </a:lnTo>
                                <a:lnTo>
                                  <a:pt x="8" y="88"/>
                                </a:lnTo>
                                <a:lnTo>
                                  <a:pt x="12" y="91"/>
                                </a:lnTo>
                                <a:lnTo>
                                  <a:pt x="16" y="95"/>
                                </a:lnTo>
                                <a:lnTo>
                                  <a:pt x="20" y="96"/>
                                </a:lnTo>
                                <a:lnTo>
                                  <a:pt x="31" y="96"/>
                                </a:lnTo>
                                <a:lnTo>
                                  <a:pt x="37" y="95"/>
                                </a:lnTo>
                                <a:lnTo>
                                  <a:pt x="42" y="91"/>
                                </a:lnTo>
                                <a:lnTo>
                                  <a:pt x="44" y="91"/>
                                </a:lnTo>
                                <a:lnTo>
                                  <a:pt x="21" y="91"/>
                                </a:lnTo>
                                <a:lnTo>
                                  <a:pt x="18" y="88"/>
                                </a:lnTo>
                                <a:lnTo>
                                  <a:pt x="15" y="84"/>
                                </a:lnTo>
                                <a:lnTo>
                                  <a:pt x="13" y="80"/>
                                </a:lnTo>
                                <a:lnTo>
                                  <a:pt x="12" y="74"/>
                                </a:lnTo>
                                <a:lnTo>
                                  <a:pt x="12" y="61"/>
                                </a:lnTo>
                                <a:lnTo>
                                  <a:pt x="13" y="51"/>
                                </a:lnTo>
                                <a:lnTo>
                                  <a:pt x="15" y="42"/>
                                </a:lnTo>
                                <a:lnTo>
                                  <a:pt x="18" y="32"/>
                                </a:lnTo>
                                <a:lnTo>
                                  <a:pt x="21" y="23"/>
                                </a:lnTo>
                                <a:lnTo>
                                  <a:pt x="26" y="16"/>
                                </a:lnTo>
                                <a:lnTo>
                                  <a:pt x="30" y="9"/>
                                </a:lnTo>
                                <a:lnTo>
                                  <a:pt x="36" y="6"/>
                                </a:lnTo>
                                <a:lnTo>
                                  <a:pt x="57" y="6"/>
                                </a:lnTo>
                                <a:lnTo>
                                  <a:pt x="52" y="3"/>
                                </a:lnTo>
                                <a:lnTo>
                                  <a:pt x="48" y="0"/>
                                </a:lnTo>
                                <a:close/>
                                <a:moveTo>
                                  <a:pt x="69" y="78"/>
                                </a:moveTo>
                                <a:lnTo>
                                  <a:pt x="59" y="78"/>
                                </a:lnTo>
                                <a:lnTo>
                                  <a:pt x="60" y="84"/>
                                </a:lnTo>
                                <a:lnTo>
                                  <a:pt x="61" y="88"/>
                                </a:lnTo>
                                <a:lnTo>
                                  <a:pt x="64" y="91"/>
                                </a:lnTo>
                                <a:lnTo>
                                  <a:pt x="66" y="95"/>
                                </a:lnTo>
                                <a:lnTo>
                                  <a:pt x="70" y="96"/>
                                </a:lnTo>
                                <a:lnTo>
                                  <a:pt x="76" y="96"/>
                                </a:lnTo>
                                <a:lnTo>
                                  <a:pt x="79" y="95"/>
                                </a:lnTo>
                                <a:lnTo>
                                  <a:pt x="83" y="91"/>
                                </a:lnTo>
                                <a:lnTo>
                                  <a:pt x="70" y="91"/>
                                </a:lnTo>
                                <a:lnTo>
                                  <a:pt x="69" y="82"/>
                                </a:lnTo>
                                <a:lnTo>
                                  <a:pt x="69" y="78"/>
                                </a:lnTo>
                                <a:close/>
                                <a:moveTo>
                                  <a:pt x="57" y="6"/>
                                </a:moveTo>
                                <a:lnTo>
                                  <a:pt x="42" y="6"/>
                                </a:lnTo>
                                <a:lnTo>
                                  <a:pt x="49" y="8"/>
                                </a:lnTo>
                                <a:lnTo>
                                  <a:pt x="54" y="16"/>
                                </a:lnTo>
                                <a:lnTo>
                                  <a:pt x="57" y="27"/>
                                </a:lnTo>
                                <a:lnTo>
                                  <a:pt x="57" y="44"/>
                                </a:lnTo>
                                <a:lnTo>
                                  <a:pt x="57" y="70"/>
                                </a:lnTo>
                                <a:lnTo>
                                  <a:pt x="58" y="71"/>
                                </a:lnTo>
                                <a:lnTo>
                                  <a:pt x="58" y="72"/>
                                </a:lnTo>
                                <a:lnTo>
                                  <a:pt x="48" y="84"/>
                                </a:lnTo>
                                <a:lnTo>
                                  <a:pt x="37" y="91"/>
                                </a:lnTo>
                                <a:lnTo>
                                  <a:pt x="44" y="91"/>
                                </a:lnTo>
                                <a:lnTo>
                                  <a:pt x="48" y="88"/>
                                </a:lnTo>
                                <a:lnTo>
                                  <a:pt x="54" y="84"/>
                                </a:lnTo>
                                <a:lnTo>
                                  <a:pt x="59" y="78"/>
                                </a:lnTo>
                                <a:lnTo>
                                  <a:pt x="69" y="78"/>
                                </a:lnTo>
                                <a:lnTo>
                                  <a:pt x="69" y="64"/>
                                </a:lnTo>
                                <a:lnTo>
                                  <a:pt x="72" y="60"/>
                                </a:lnTo>
                                <a:lnTo>
                                  <a:pt x="75" y="55"/>
                                </a:lnTo>
                                <a:lnTo>
                                  <a:pt x="69" y="55"/>
                                </a:lnTo>
                                <a:lnTo>
                                  <a:pt x="69" y="41"/>
                                </a:lnTo>
                                <a:lnTo>
                                  <a:pt x="69" y="34"/>
                                </a:lnTo>
                                <a:lnTo>
                                  <a:pt x="68" y="27"/>
                                </a:lnTo>
                                <a:lnTo>
                                  <a:pt x="63" y="15"/>
                                </a:lnTo>
                                <a:lnTo>
                                  <a:pt x="60" y="10"/>
                                </a:lnTo>
                                <a:lnTo>
                                  <a:pt x="57" y="6"/>
                                </a:lnTo>
                                <a:close/>
                                <a:moveTo>
                                  <a:pt x="86" y="79"/>
                                </a:moveTo>
                                <a:lnTo>
                                  <a:pt x="83" y="79"/>
                                </a:lnTo>
                                <a:lnTo>
                                  <a:pt x="83" y="80"/>
                                </a:lnTo>
                                <a:lnTo>
                                  <a:pt x="82" y="82"/>
                                </a:lnTo>
                                <a:lnTo>
                                  <a:pt x="81" y="85"/>
                                </a:lnTo>
                                <a:lnTo>
                                  <a:pt x="79" y="87"/>
                                </a:lnTo>
                                <a:lnTo>
                                  <a:pt x="79" y="88"/>
                                </a:lnTo>
                                <a:lnTo>
                                  <a:pt x="77" y="90"/>
                                </a:lnTo>
                                <a:lnTo>
                                  <a:pt x="76" y="91"/>
                                </a:lnTo>
                                <a:lnTo>
                                  <a:pt x="83" y="91"/>
                                </a:lnTo>
                                <a:lnTo>
                                  <a:pt x="85" y="88"/>
                                </a:lnTo>
                                <a:lnTo>
                                  <a:pt x="87" y="85"/>
                                </a:lnTo>
                                <a:lnTo>
                                  <a:pt x="87" y="80"/>
                                </a:lnTo>
                                <a:lnTo>
                                  <a:pt x="86" y="79"/>
                                </a:lnTo>
                                <a:close/>
                                <a:moveTo>
                                  <a:pt x="88" y="11"/>
                                </a:moveTo>
                                <a:lnTo>
                                  <a:pt x="85" y="11"/>
                                </a:lnTo>
                                <a:lnTo>
                                  <a:pt x="84" y="11"/>
                                </a:lnTo>
                                <a:lnTo>
                                  <a:pt x="84" y="12"/>
                                </a:lnTo>
                                <a:lnTo>
                                  <a:pt x="82" y="20"/>
                                </a:lnTo>
                                <a:lnTo>
                                  <a:pt x="81" y="27"/>
                                </a:lnTo>
                                <a:lnTo>
                                  <a:pt x="78" y="34"/>
                                </a:lnTo>
                                <a:lnTo>
                                  <a:pt x="76" y="42"/>
                                </a:lnTo>
                                <a:lnTo>
                                  <a:pt x="73" y="49"/>
                                </a:lnTo>
                                <a:lnTo>
                                  <a:pt x="69" y="55"/>
                                </a:lnTo>
                                <a:lnTo>
                                  <a:pt x="75" y="55"/>
                                </a:lnTo>
                                <a:lnTo>
                                  <a:pt x="77" y="49"/>
                                </a:lnTo>
                                <a:lnTo>
                                  <a:pt x="79" y="43"/>
                                </a:lnTo>
                                <a:lnTo>
                                  <a:pt x="82" y="38"/>
                                </a:lnTo>
                                <a:lnTo>
                                  <a:pt x="84" y="32"/>
                                </a:lnTo>
                                <a:lnTo>
                                  <a:pt x="85" y="26"/>
                                </a:lnTo>
                                <a:lnTo>
                                  <a:pt x="87" y="20"/>
                                </a:lnTo>
                                <a:lnTo>
                                  <a:pt x="88" y="13"/>
                                </a:lnTo>
                                <a:lnTo>
                                  <a:pt x="88" y="1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05" name="Freeform 942"/>
                        <wps:cNvSpPr>
                          <a:spLocks/>
                        </wps:cNvSpPr>
                        <wps:spPr bwMode="auto">
                          <a:xfrm>
                            <a:off x="6785" y="1258"/>
                            <a:ext cx="78" cy="121"/>
                          </a:xfrm>
                          <a:custGeom>
                            <a:avLst/>
                            <a:gdLst>
                              <a:gd name="T0" fmla="+- 0 6785 6785"/>
                              <a:gd name="T1" fmla="*/ T0 w 78"/>
                              <a:gd name="T2" fmla="+- 0 1318 1258"/>
                              <a:gd name="T3" fmla="*/ 1318 h 121"/>
                              <a:gd name="T4" fmla="+- 0 6863 6785"/>
                              <a:gd name="T5" fmla="*/ T4 w 78"/>
                              <a:gd name="T6" fmla="+- 0 1258 1258"/>
                              <a:gd name="T7" fmla="*/ 1258 h 121"/>
                              <a:gd name="T8" fmla="+- 0 6863 6785"/>
                              <a:gd name="T9" fmla="*/ T8 w 78"/>
                              <a:gd name="T10" fmla="+- 0 1379 1258"/>
                              <a:gd name="T11" fmla="*/ 1379 h 121"/>
                              <a:gd name="T12" fmla="+- 0 6785 6785"/>
                              <a:gd name="T13" fmla="*/ T12 w 78"/>
                              <a:gd name="T14" fmla="+- 0 1318 1258"/>
                              <a:gd name="T15" fmla="*/ 1318 h 12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78" h="121">
                                <a:moveTo>
                                  <a:pt x="0" y="60"/>
                                </a:moveTo>
                                <a:lnTo>
                                  <a:pt x="78" y="0"/>
                                </a:lnTo>
                                <a:lnTo>
                                  <a:pt x="78" y="121"/>
                                </a:lnTo>
                                <a:lnTo>
                                  <a:pt x="0" y="6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6311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06" name="AutoShape 941"/>
                        <wps:cNvSpPr>
                          <a:spLocks/>
                        </wps:cNvSpPr>
                        <wps:spPr bwMode="auto">
                          <a:xfrm>
                            <a:off x="8802" y="1612"/>
                            <a:ext cx="89" cy="96"/>
                          </a:xfrm>
                          <a:custGeom>
                            <a:avLst/>
                            <a:gdLst>
                              <a:gd name="T0" fmla="+- 0 8838 8802"/>
                              <a:gd name="T1" fmla="*/ T0 w 89"/>
                              <a:gd name="T2" fmla="+- 0 1612 1612"/>
                              <a:gd name="T3" fmla="*/ 1612 h 96"/>
                              <a:gd name="T4" fmla="+- 0 8824 8802"/>
                              <a:gd name="T5" fmla="*/ T4 w 89"/>
                              <a:gd name="T6" fmla="+- 0 1621 1612"/>
                              <a:gd name="T7" fmla="*/ 1621 h 96"/>
                              <a:gd name="T8" fmla="+- 0 8813 8802"/>
                              <a:gd name="T9" fmla="*/ T8 w 89"/>
                              <a:gd name="T10" fmla="+- 0 1634 1612"/>
                              <a:gd name="T11" fmla="*/ 1634 h 96"/>
                              <a:gd name="T12" fmla="+- 0 8805 8802"/>
                              <a:gd name="T13" fmla="*/ T12 w 89"/>
                              <a:gd name="T14" fmla="+- 0 1653 1612"/>
                              <a:gd name="T15" fmla="*/ 1653 h 96"/>
                              <a:gd name="T16" fmla="+- 0 8802 8802"/>
                              <a:gd name="T17" fmla="*/ T16 w 89"/>
                              <a:gd name="T18" fmla="+- 0 1679 1612"/>
                              <a:gd name="T19" fmla="*/ 1679 h 96"/>
                              <a:gd name="T20" fmla="+- 0 8806 8802"/>
                              <a:gd name="T21" fmla="*/ T20 w 89"/>
                              <a:gd name="T22" fmla="+- 0 1690 1612"/>
                              <a:gd name="T23" fmla="*/ 1690 h 96"/>
                              <a:gd name="T24" fmla="+- 0 8811 8802"/>
                              <a:gd name="T25" fmla="*/ T24 w 89"/>
                              <a:gd name="T26" fmla="+- 0 1699 1612"/>
                              <a:gd name="T27" fmla="*/ 1699 h 96"/>
                              <a:gd name="T28" fmla="+- 0 8819 8802"/>
                              <a:gd name="T29" fmla="*/ T28 w 89"/>
                              <a:gd name="T30" fmla="+- 0 1706 1612"/>
                              <a:gd name="T31" fmla="*/ 1706 h 96"/>
                              <a:gd name="T32" fmla="+- 0 8834 8802"/>
                              <a:gd name="T33" fmla="*/ T32 w 89"/>
                              <a:gd name="T34" fmla="+- 0 1707 1612"/>
                              <a:gd name="T35" fmla="*/ 1707 h 96"/>
                              <a:gd name="T36" fmla="+- 0 8845 8802"/>
                              <a:gd name="T37" fmla="*/ T36 w 89"/>
                              <a:gd name="T38" fmla="+- 0 1703 1612"/>
                              <a:gd name="T39" fmla="*/ 1703 h 96"/>
                              <a:gd name="T40" fmla="+- 0 8824 8802"/>
                              <a:gd name="T41" fmla="*/ T40 w 89"/>
                              <a:gd name="T42" fmla="+- 0 1702 1612"/>
                              <a:gd name="T43" fmla="*/ 1702 h 96"/>
                              <a:gd name="T44" fmla="+- 0 8818 8802"/>
                              <a:gd name="T45" fmla="*/ T44 w 89"/>
                              <a:gd name="T46" fmla="+- 0 1695 1612"/>
                              <a:gd name="T47" fmla="*/ 1695 h 96"/>
                              <a:gd name="T48" fmla="+- 0 8815 8802"/>
                              <a:gd name="T49" fmla="*/ T48 w 89"/>
                              <a:gd name="T50" fmla="+- 0 1686 1612"/>
                              <a:gd name="T51" fmla="*/ 1686 h 96"/>
                              <a:gd name="T52" fmla="+- 0 8816 8802"/>
                              <a:gd name="T53" fmla="*/ T52 w 89"/>
                              <a:gd name="T54" fmla="+- 0 1663 1612"/>
                              <a:gd name="T55" fmla="*/ 1663 h 96"/>
                              <a:gd name="T56" fmla="+- 0 8821 8802"/>
                              <a:gd name="T57" fmla="*/ T56 w 89"/>
                              <a:gd name="T58" fmla="+- 0 1643 1612"/>
                              <a:gd name="T59" fmla="*/ 1643 h 96"/>
                              <a:gd name="T60" fmla="+- 0 8829 8802"/>
                              <a:gd name="T61" fmla="*/ T60 w 89"/>
                              <a:gd name="T62" fmla="+- 0 1628 1612"/>
                              <a:gd name="T63" fmla="*/ 1628 h 96"/>
                              <a:gd name="T64" fmla="+- 0 8839 8802"/>
                              <a:gd name="T65" fmla="*/ T64 w 89"/>
                              <a:gd name="T66" fmla="+- 0 1617 1612"/>
                              <a:gd name="T67" fmla="*/ 1617 h 96"/>
                              <a:gd name="T68" fmla="+- 0 8855 8802"/>
                              <a:gd name="T69" fmla="*/ T68 w 89"/>
                              <a:gd name="T70" fmla="+- 0 1614 1612"/>
                              <a:gd name="T71" fmla="*/ 1614 h 96"/>
                              <a:gd name="T72" fmla="+- 0 8872 8802"/>
                              <a:gd name="T73" fmla="*/ T72 w 89"/>
                              <a:gd name="T74" fmla="+- 0 1690 1612"/>
                              <a:gd name="T75" fmla="*/ 1690 h 96"/>
                              <a:gd name="T76" fmla="+- 0 8862 8802"/>
                              <a:gd name="T77" fmla="*/ T76 w 89"/>
                              <a:gd name="T78" fmla="+- 0 1695 1612"/>
                              <a:gd name="T79" fmla="*/ 1695 h 96"/>
                              <a:gd name="T80" fmla="+- 0 8867 8802"/>
                              <a:gd name="T81" fmla="*/ T80 w 89"/>
                              <a:gd name="T82" fmla="+- 0 1702 1612"/>
                              <a:gd name="T83" fmla="*/ 1702 h 96"/>
                              <a:gd name="T84" fmla="+- 0 8872 8802"/>
                              <a:gd name="T85" fmla="*/ T84 w 89"/>
                              <a:gd name="T86" fmla="+- 0 1707 1612"/>
                              <a:gd name="T87" fmla="*/ 1707 h 96"/>
                              <a:gd name="T88" fmla="+- 0 8882 8802"/>
                              <a:gd name="T89" fmla="*/ T88 w 89"/>
                              <a:gd name="T90" fmla="+- 0 1706 1612"/>
                              <a:gd name="T91" fmla="*/ 1706 h 96"/>
                              <a:gd name="T92" fmla="+- 0 8886 8802"/>
                              <a:gd name="T93" fmla="*/ T92 w 89"/>
                              <a:gd name="T94" fmla="+- 0 1702 1612"/>
                              <a:gd name="T95" fmla="*/ 1702 h 96"/>
                              <a:gd name="T96" fmla="+- 0 8872 8802"/>
                              <a:gd name="T97" fmla="*/ T96 w 89"/>
                              <a:gd name="T98" fmla="+- 0 1693 1612"/>
                              <a:gd name="T99" fmla="*/ 1693 h 96"/>
                              <a:gd name="T100" fmla="+- 0 8859 8802"/>
                              <a:gd name="T101" fmla="*/ T100 w 89"/>
                              <a:gd name="T102" fmla="+- 0 1617 1612"/>
                              <a:gd name="T103" fmla="*/ 1617 h 96"/>
                              <a:gd name="T104" fmla="+- 0 8852 8802"/>
                              <a:gd name="T105" fmla="*/ T104 w 89"/>
                              <a:gd name="T106" fmla="+- 0 1620 1612"/>
                              <a:gd name="T107" fmla="*/ 1620 h 96"/>
                              <a:gd name="T108" fmla="+- 0 8860 8802"/>
                              <a:gd name="T109" fmla="*/ T108 w 89"/>
                              <a:gd name="T110" fmla="+- 0 1639 1612"/>
                              <a:gd name="T111" fmla="*/ 1639 h 96"/>
                              <a:gd name="T112" fmla="+- 0 8860 8802"/>
                              <a:gd name="T113" fmla="*/ T112 w 89"/>
                              <a:gd name="T114" fmla="+- 0 1683 1612"/>
                              <a:gd name="T115" fmla="*/ 1683 h 96"/>
                              <a:gd name="T116" fmla="+- 0 8851 8802"/>
                              <a:gd name="T117" fmla="*/ T116 w 89"/>
                              <a:gd name="T118" fmla="+- 0 1696 1612"/>
                              <a:gd name="T119" fmla="*/ 1696 h 96"/>
                              <a:gd name="T120" fmla="+- 0 8847 8802"/>
                              <a:gd name="T121" fmla="*/ T120 w 89"/>
                              <a:gd name="T122" fmla="+- 0 1702 1612"/>
                              <a:gd name="T123" fmla="*/ 1702 h 96"/>
                              <a:gd name="T124" fmla="+- 0 8857 8802"/>
                              <a:gd name="T125" fmla="*/ T124 w 89"/>
                              <a:gd name="T126" fmla="+- 0 1695 1612"/>
                              <a:gd name="T127" fmla="*/ 1695 h 96"/>
                              <a:gd name="T128" fmla="+- 0 8872 8802"/>
                              <a:gd name="T129" fmla="*/ T128 w 89"/>
                              <a:gd name="T130" fmla="+- 0 1690 1612"/>
                              <a:gd name="T131" fmla="*/ 1690 h 96"/>
                              <a:gd name="T132" fmla="+- 0 8875 8802"/>
                              <a:gd name="T133" fmla="*/ T132 w 89"/>
                              <a:gd name="T134" fmla="+- 0 1671 1612"/>
                              <a:gd name="T135" fmla="*/ 1671 h 96"/>
                              <a:gd name="T136" fmla="+- 0 8872 8802"/>
                              <a:gd name="T137" fmla="*/ T136 w 89"/>
                              <a:gd name="T138" fmla="+- 0 1667 1612"/>
                              <a:gd name="T139" fmla="*/ 1667 h 96"/>
                              <a:gd name="T140" fmla="+- 0 8872 8802"/>
                              <a:gd name="T141" fmla="*/ T140 w 89"/>
                              <a:gd name="T142" fmla="+- 0 1645 1612"/>
                              <a:gd name="T143" fmla="*/ 1645 h 96"/>
                              <a:gd name="T144" fmla="+- 0 8869 8802"/>
                              <a:gd name="T145" fmla="*/ T144 w 89"/>
                              <a:gd name="T146" fmla="+- 0 1632 1612"/>
                              <a:gd name="T147" fmla="*/ 1632 h 96"/>
                              <a:gd name="T148" fmla="+- 0 8864 8802"/>
                              <a:gd name="T149" fmla="*/ T148 w 89"/>
                              <a:gd name="T150" fmla="+- 0 1621 1612"/>
                              <a:gd name="T151" fmla="*/ 1621 h 96"/>
                              <a:gd name="T152" fmla="+- 0 8859 8802"/>
                              <a:gd name="T153" fmla="*/ T152 w 89"/>
                              <a:gd name="T154" fmla="+- 0 1617 1612"/>
                              <a:gd name="T155" fmla="*/ 1617 h 96"/>
                              <a:gd name="T156" fmla="+- 0 8886 8802"/>
                              <a:gd name="T157" fmla="*/ T156 w 89"/>
                              <a:gd name="T158" fmla="+- 0 1690 1612"/>
                              <a:gd name="T159" fmla="*/ 1690 h 96"/>
                              <a:gd name="T160" fmla="+- 0 8884 8802"/>
                              <a:gd name="T161" fmla="*/ T160 w 89"/>
                              <a:gd name="T162" fmla="+- 0 1696 1612"/>
                              <a:gd name="T163" fmla="*/ 1696 h 96"/>
                              <a:gd name="T164" fmla="+- 0 8881 8802"/>
                              <a:gd name="T165" fmla="*/ T164 w 89"/>
                              <a:gd name="T166" fmla="+- 0 1699 1612"/>
                              <a:gd name="T167" fmla="*/ 1699 h 96"/>
                              <a:gd name="T168" fmla="+- 0 8879 8802"/>
                              <a:gd name="T169" fmla="*/ T168 w 89"/>
                              <a:gd name="T170" fmla="+- 0 1702 1612"/>
                              <a:gd name="T171" fmla="*/ 1702 h 96"/>
                              <a:gd name="T172" fmla="+- 0 8888 8802"/>
                              <a:gd name="T173" fmla="*/ T172 w 89"/>
                              <a:gd name="T174" fmla="+- 0 1699 1612"/>
                              <a:gd name="T175" fmla="*/ 1699 h 96"/>
                              <a:gd name="T176" fmla="+- 0 8889 8802"/>
                              <a:gd name="T177" fmla="*/ T176 w 89"/>
                              <a:gd name="T178" fmla="+- 0 1690 1612"/>
                              <a:gd name="T179" fmla="*/ 1690 h 96"/>
                              <a:gd name="T180" fmla="+- 0 8887 8802"/>
                              <a:gd name="T181" fmla="*/ T180 w 89"/>
                              <a:gd name="T182" fmla="+- 0 1622 1612"/>
                              <a:gd name="T183" fmla="*/ 1622 h 96"/>
                              <a:gd name="T184" fmla="+- 0 8885 8802"/>
                              <a:gd name="T185" fmla="*/ T184 w 89"/>
                              <a:gd name="T186" fmla="+- 0 1631 1612"/>
                              <a:gd name="T187" fmla="*/ 1631 h 96"/>
                              <a:gd name="T188" fmla="+- 0 8881 8802"/>
                              <a:gd name="T189" fmla="*/ T188 w 89"/>
                              <a:gd name="T190" fmla="+- 0 1646 1612"/>
                              <a:gd name="T191" fmla="*/ 1646 h 96"/>
                              <a:gd name="T192" fmla="+- 0 8876 8802"/>
                              <a:gd name="T193" fmla="*/ T192 w 89"/>
                              <a:gd name="T194" fmla="+- 0 1660 1612"/>
                              <a:gd name="T195" fmla="*/ 1660 h 96"/>
                              <a:gd name="T196" fmla="+- 0 8877 8802"/>
                              <a:gd name="T197" fmla="*/ T196 w 89"/>
                              <a:gd name="T198" fmla="+- 0 1667 1612"/>
                              <a:gd name="T199" fmla="*/ 1667 h 96"/>
                              <a:gd name="T200" fmla="+- 0 8880 8802"/>
                              <a:gd name="T201" fmla="*/ T200 w 89"/>
                              <a:gd name="T202" fmla="+- 0 1660 1612"/>
                              <a:gd name="T203" fmla="*/ 1660 h 96"/>
                              <a:gd name="T204" fmla="+- 0 8885 8802"/>
                              <a:gd name="T205" fmla="*/ T204 w 89"/>
                              <a:gd name="T206" fmla="+- 0 1649 1612"/>
                              <a:gd name="T207" fmla="*/ 1649 h 96"/>
                              <a:gd name="T208" fmla="+- 0 8888 8802"/>
                              <a:gd name="T209" fmla="*/ T208 w 89"/>
                              <a:gd name="T210" fmla="+- 0 1637 1612"/>
                              <a:gd name="T211" fmla="*/ 1637 h 96"/>
                              <a:gd name="T212" fmla="+- 0 8891 8802"/>
                              <a:gd name="T213" fmla="*/ T212 w 89"/>
                              <a:gd name="T214" fmla="+- 0 1625 1612"/>
                              <a:gd name="T215" fmla="*/ 1625 h 96"/>
                              <a:gd name="T216" fmla="+- 0 8891 8802"/>
                              <a:gd name="T217" fmla="*/ T216 w 89"/>
                              <a:gd name="T218" fmla="+- 0 1623 1612"/>
                              <a:gd name="T219" fmla="*/ 1623 h 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</a:cxnLst>
                            <a:rect l="0" t="0" r="r" b="b"/>
                            <a:pathLst>
                              <a:path w="89" h="96">
                                <a:moveTo>
                                  <a:pt x="49" y="0"/>
                                </a:moveTo>
                                <a:lnTo>
                                  <a:pt x="36" y="0"/>
                                </a:lnTo>
                                <a:lnTo>
                                  <a:pt x="29" y="3"/>
                                </a:lnTo>
                                <a:lnTo>
                                  <a:pt x="22" y="9"/>
                                </a:lnTo>
                                <a:lnTo>
                                  <a:pt x="16" y="14"/>
                                </a:lnTo>
                                <a:lnTo>
                                  <a:pt x="11" y="22"/>
                                </a:lnTo>
                                <a:lnTo>
                                  <a:pt x="6" y="32"/>
                                </a:lnTo>
                                <a:lnTo>
                                  <a:pt x="3" y="41"/>
                                </a:lnTo>
                                <a:lnTo>
                                  <a:pt x="0" y="50"/>
                                </a:lnTo>
                                <a:lnTo>
                                  <a:pt x="0" y="67"/>
                                </a:lnTo>
                                <a:lnTo>
                                  <a:pt x="2" y="72"/>
                                </a:lnTo>
                                <a:lnTo>
                                  <a:pt x="4" y="78"/>
                                </a:lnTo>
                                <a:lnTo>
                                  <a:pt x="6" y="83"/>
                                </a:lnTo>
                                <a:lnTo>
                                  <a:pt x="9" y="87"/>
                                </a:lnTo>
                                <a:lnTo>
                                  <a:pt x="13" y="91"/>
                                </a:lnTo>
                                <a:lnTo>
                                  <a:pt x="17" y="94"/>
                                </a:lnTo>
                                <a:lnTo>
                                  <a:pt x="21" y="95"/>
                                </a:lnTo>
                                <a:lnTo>
                                  <a:pt x="32" y="95"/>
                                </a:lnTo>
                                <a:lnTo>
                                  <a:pt x="38" y="94"/>
                                </a:lnTo>
                                <a:lnTo>
                                  <a:pt x="43" y="91"/>
                                </a:lnTo>
                                <a:lnTo>
                                  <a:pt x="45" y="90"/>
                                </a:lnTo>
                                <a:lnTo>
                                  <a:pt x="22" y="90"/>
                                </a:lnTo>
                                <a:lnTo>
                                  <a:pt x="19" y="88"/>
                                </a:lnTo>
                                <a:lnTo>
                                  <a:pt x="16" y="83"/>
                                </a:lnTo>
                                <a:lnTo>
                                  <a:pt x="14" y="79"/>
                                </a:lnTo>
                                <a:lnTo>
                                  <a:pt x="13" y="74"/>
                                </a:lnTo>
                                <a:lnTo>
                                  <a:pt x="13" y="60"/>
                                </a:lnTo>
                                <a:lnTo>
                                  <a:pt x="14" y="51"/>
                                </a:lnTo>
                                <a:lnTo>
                                  <a:pt x="16" y="41"/>
                                </a:lnTo>
                                <a:lnTo>
                                  <a:pt x="19" y="31"/>
                                </a:lnTo>
                                <a:lnTo>
                                  <a:pt x="22" y="23"/>
                                </a:lnTo>
                                <a:lnTo>
                                  <a:pt x="27" y="16"/>
                                </a:lnTo>
                                <a:lnTo>
                                  <a:pt x="31" y="9"/>
                                </a:lnTo>
                                <a:lnTo>
                                  <a:pt x="37" y="5"/>
                                </a:lnTo>
                                <a:lnTo>
                                  <a:pt x="57" y="5"/>
                                </a:lnTo>
                                <a:lnTo>
                                  <a:pt x="53" y="2"/>
                                </a:lnTo>
                                <a:lnTo>
                                  <a:pt x="49" y="0"/>
                                </a:lnTo>
                                <a:close/>
                                <a:moveTo>
                                  <a:pt x="70" y="78"/>
                                </a:moveTo>
                                <a:lnTo>
                                  <a:pt x="59" y="78"/>
                                </a:lnTo>
                                <a:lnTo>
                                  <a:pt x="60" y="83"/>
                                </a:lnTo>
                                <a:lnTo>
                                  <a:pt x="62" y="87"/>
                                </a:lnTo>
                                <a:lnTo>
                                  <a:pt x="65" y="90"/>
                                </a:lnTo>
                                <a:lnTo>
                                  <a:pt x="67" y="94"/>
                                </a:lnTo>
                                <a:lnTo>
                                  <a:pt x="70" y="95"/>
                                </a:lnTo>
                                <a:lnTo>
                                  <a:pt x="77" y="95"/>
                                </a:lnTo>
                                <a:lnTo>
                                  <a:pt x="80" y="94"/>
                                </a:lnTo>
                                <a:lnTo>
                                  <a:pt x="83" y="90"/>
                                </a:lnTo>
                                <a:lnTo>
                                  <a:pt x="84" y="90"/>
                                </a:lnTo>
                                <a:lnTo>
                                  <a:pt x="71" y="90"/>
                                </a:lnTo>
                                <a:lnTo>
                                  <a:pt x="70" y="81"/>
                                </a:lnTo>
                                <a:lnTo>
                                  <a:pt x="70" y="78"/>
                                </a:lnTo>
                                <a:close/>
                                <a:moveTo>
                                  <a:pt x="57" y="5"/>
                                </a:moveTo>
                                <a:lnTo>
                                  <a:pt x="43" y="5"/>
                                </a:lnTo>
                                <a:lnTo>
                                  <a:pt x="50" y="8"/>
                                </a:lnTo>
                                <a:lnTo>
                                  <a:pt x="55" y="15"/>
                                </a:lnTo>
                                <a:lnTo>
                                  <a:pt x="58" y="27"/>
                                </a:lnTo>
                                <a:lnTo>
                                  <a:pt x="58" y="44"/>
                                </a:lnTo>
                                <a:lnTo>
                                  <a:pt x="58" y="71"/>
                                </a:lnTo>
                                <a:lnTo>
                                  <a:pt x="59" y="71"/>
                                </a:lnTo>
                                <a:lnTo>
                                  <a:pt x="49" y="84"/>
                                </a:lnTo>
                                <a:lnTo>
                                  <a:pt x="37" y="90"/>
                                </a:lnTo>
                                <a:lnTo>
                                  <a:pt x="45" y="90"/>
                                </a:lnTo>
                                <a:lnTo>
                                  <a:pt x="49" y="87"/>
                                </a:lnTo>
                                <a:lnTo>
                                  <a:pt x="55" y="83"/>
                                </a:lnTo>
                                <a:lnTo>
                                  <a:pt x="59" y="78"/>
                                </a:lnTo>
                                <a:lnTo>
                                  <a:pt x="70" y="78"/>
                                </a:lnTo>
                                <a:lnTo>
                                  <a:pt x="70" y="64"/>
                                </a:lnTo>
                                <a:lnTo>
                                  <a:pt x="73" y="59"/>
                                </a:lnTo>
                                <a:lnTo>
                                  <a:pt x="75" y="55"/>
                                </a:lnTo>
                                <a:lnTo>
                                  <a:pt x="70" y="55"/>
                                </a:lnTo>
                                <a:lnTo>
                                  <a:pt x="70" y="40"/>
                                </a:lnTo>
                                <a:lnTo>
                                  <a:pt x="70" y="33"/>
                                </a:lnTo>
                                <a:lnTo>
                                  <a:pt x="69" y="26"/>
                                </a:lnTo>
                                <a:lnTo>
                                  <a:pt x="67" y="20"/>
                                </a:lnTo>
                                <a:lnTo>
                                  <a:pt x="65" y="14"/>
                                </a:lnTo>
                                <a:lnTo>
                                  <a:pt x="62" y="9"/>
                                </a:lnTo>
                                <a:lnTo>
                                  <a:pt x="57" y="6"/>
                                </a:lnTo>
                                <a:lnTo>
                                  <a:pt x="57" y="5"/>
                                </a:lnTo>
                                <a:close/>
                                <a:moveTo>
                                  <a:pt x="87" y="78"/>
                                </a:moveTo>
                                <a:lnTo>
                                  <a:pt x="84" y="78"/>
                                </a:lnTo>
                                <a:lnTo>
                                  <a:pt x="83" y="79"/>
                                </a:lnTo>
                                <a:lnTo>
                                  <a:pt x="82" y="84"/>
                                </a:lnTo>
                                <a:lnTo>
                                  <a:pt x="80" y="86"/>
                                </a:lnTo>
                                <a:lnTo>
                                  <a:pt x="79" y="87"/>
                                </a:lnTo>
                                <a:lnTo>
                                  <a:pt x="78" y="89"/>
                                </a:lnTo>
                                <a:lnTo>
                                  <a:pt x="77" y="90"/>
                                </a:lnTo>
                                <a:lnTo>
                                  <a:pt x="84" y="90"/>
                                </a:lnTo>
                                <a:lnTo>
                                  <a:pt x="86" y="87"/>
                                </a:lnTo>
                                <a:lnTo>
                                  <a:pt x="87" y="84"/>
                                </a:lnTo>
                                <a:lnTo>
                                  <a:pt x="87" y="78"/>
                                </a:lnTo>
                                <a:close/>
                                <a:moveTo>
                                  <a:pt x="89" y="10"/>
                                </a:moveTo>
                                <a:lnTo>
                                  <a:pt x="85" y="10"/>
                                </a:lnTo>
                                <a:lnTo>
                                  <a:pt x="85" y="11"/>
                                </a:lnTo>
                                <a:lnTo>
                                  <a:pt x="83" y="19"/>
                                </a:lnTo>
                                <a:lnTo>
                                  <a:pt x="82" y="26"/>
                                </a:lnTo>
                                <a:lnTo>
                                  <a:pt x="79" y="34"/>
                                </a:lnTo>
                                <a:lnTo>
                                  <a:pt x="77" y="41"/>
                                </a:lnTo>
                                <a:lnTo>
                                  <a:pt x="74" y="48"/>
                                </a:lnTo>
                                <a:lnTo>
                                  <a:pt x="70" y="55"/>
                                </a:lnTo>
                                <a:lnTo>
                                  <a:pt x="75" y="55"/>
                                </a:lnTo>
                                <a:lnTo>
                                  <a:pt x="76" y="54"/>
                                </a:lnTo>
                                <a:lnTo>
                                  <a:pt x="78" y="48"/>
                                </a:lnTo>
                                <a:lnTo>
                                  <a:pt x="80" y="43"/>
                                </a:lnTo>
                                <a:lnTo>
                                  <a:pt x="83" y="37"/>
                                </a:lnTo>
                                <a:lnTo>
                                  <a:pt x="85" y="31"/>
                                </a:lnTo>
                                <a:lnTo>
                                  <a:pt x="86" y="25"/>
                                </a:lnTo>
                                <a:lnTo>
                                  <a:pt x="88" y="19"/>
                                </a:lnTo>
                                <a:lnTo>
                                  <a:pt x="89" y="13"/>
                                </a:lnTo>
                                <a:lnTo>
                                  <a:pt x="89" y="12"/>
                                </a:lnTo>
                                <a:lnTo>
                                  <a:pt x="89" y="11"/>
                                </a:lnTo>
                                <a:lnTo>
                                  <a:pt x="89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07" name="Line 940"/>
                        <wps:cNvCnPr/>
                        <wps:spPr bwMode="auto">
                          <a:xfrm>
                            <a:off x="6719" y="1630"/>
                            <a:ext cx="241" cy="0"/>
                          </a:xfrm>
                          <a:prstGeom prst="line">
                            <a:avLst/>
                          </a:prstGeom>
                          <a:noFill/>
                          <a:ln w="1983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08" name="AutoShape 939"/>
                        <wps:cNvSpPr>
                          <a:spLocks/>
                        </wps:cNvSpPr>
                        <wps:spPr bwMode="auto">
                          <a:xfrm>
                            <a:off x="8616" y="1932"/>
                            <a:ext cx="89" cy="96"/>
                          </a:xfrm>
                          <a:custGeom>
                            <a:avLst/>
                            <a:gdLst>
                              <a:gd name="T0" fmla="+- 0 8651 8616"/>
                              <a:gd name="T1" fmla="*/ T0 w 89"/>
                              <a:gd name="T2" fmla="+- 0 1932 1932"/>
                              <a:gd name="T3" fmla="*/ 1932 h 96"/>
                              <a:gd name="T4" fmla="+- 0 8638 8616"/>
                              <a:gd name="T5" fmla="*/ T4 w 89"/>
                              <a:gd name="T6" fmla="+- 0 1941 1932"/>
                              <a:gd name="T7" fmla="*/ 1941 h 96"/>
                              <a:gd name="T8" fmla="+- 0 8626 8616"/>
                              <a:gd name="T9" fmla="*/ T8 w 89"/>
                              <a:gd name="T10" fmla="+- 0 1954 1932"/>
                              <a:gd name="T11" fmla="*/ 1954 h 96"/>
                              <a:gd name="T12" fmla="+- 0 8618 8616"/>
                              <a:gd name="T13" fmla="*/ T12 w 89"/>
                              <a:gd name="T14" fmla="+- 0 1973 1932"/>
                              <a:gd name="T15" fmla="*/ 1973 h 96"/>
                              <a:gd name="T16" fmla="+- 0 8616 8616"/>
                              <a:gd name="T17" fmla="*/ T16 w 89"/>
                              <a:gd name="T18" fmla="+- 0 1999 1932"/>
                              <a:gd name="T19" fmla="*/ 1999 h 96"/>
                              <a:gd name="T20" fmla="+- 0 8619 8616"/>
                              <a:gd name="T21" fmla="*/ T20 w 89"/>
                              <a:gd name="T22" fmla="+- 0 2010 1932"/>
                              <a:gd name="T23" fmla="*/ 2010 h 96"/>
                              <a:gd name="T24" fmla="+- 0 8624 8616"/>
                              <a:gd name="T25" fmla="*/ T24 w 89"/>
                              <a:gd name="T26" fmla="+- 0 2020 1932"/>
                              <a:gd name="T27" fmla="*/ 2020 h 96"/>
                              <a:gd name="T28" fmla="+- 0 8632 8616"/>
                              <a:gd name="T29" fmla="*/ T28 w 89"/>
                              <a:gd name="T30" fmla="+- 0 2026 1932"/>
                              <a:gd name="T31" fmla="*/ 2026 h 96"/>
                              <a:gd name="T32" fmla="+- 0 8647 8616"/>
                              <a:gd name="T33" fmla="*/ T32 w 89"/>
                              <a:gd name="T34" fmla="+- 0 2028 1932"/>
                              <a:gd name="T35" fmla="*/ 2028 h 96"/>
                              <a:gd name="T36" fmla="+- 0 8658 8616"/>
                              <a:gd name="T37" fmla="*/ T36 w 89"/>
                              <a:gd name="T38" fmla="+- 0 2023 1932"/>
                              <a:gd name="T39" fmla="*/ 2023 h 96"/>
                              <a:gd name="T40" fmla="+- 0 8637 8616"/>
                              <a:gd name="T41" fmla="*/ T40 w 89"/>
                              <a:gd name="T42" fmla="+- 0 2022 1932"/>
                              <a:gd name="T43" fmla="*/ 2022 h 96"/>
                              <a:gd name="T44" fmla="+- 0 8631 8616"/>
                              <a:gd name="T45" fmla="*/ T44 w 89"/>
                              <a:gd name="T46" fmla="+- 0 2016 1932"/>
                              <a:gd name="T47" fmla="*/ 2016 h 96"/>
                              <a:gd name="T48" fmla="+- 0 8628 8616"/>
                              <a:gd name="T49" fmla="*/ T48 w 89"/>
                              <a:gd name="T50" fmla="+- 0 2006 1932"/>
                              <a:gd name="T51" fmla="*/ 2006 h 96"/>
                              <a:gd name="T52" fmla="+- 0 8629 8616"/>
                              <a:gd name="T53" fmla="*/ T52 w 89"/>
                              <a:gd name="T54" fmla="+- 0 1983 1932"/>
                              <a:gd name="T55" fmla="*/ 1983 h 96"/>
                              <a:gd name="T56" fmla="+- 0 8634 8616"/>
                              <a:gd name="T57" fmla="*/ T56 w 89"/>
                              <a:gd name="T58" fmla="+- 0 1963 1932"/>
                              <a:gd name="T59" fmla="*/ 1963 h 96"/>
                              <a:gd name="T60" fmla="+- 0 8642 8616"/>
                              <a:gd name="T61" fmla="*/ T60 w 89"/>
                              <a:gd name="T62" fmla="+- 0 1948 1932"/>
                              <a:gd name="T63" fmla="*/ 1948 h 96"/>
                              <a:gd name="T64" fmla="+- 0 8652 8616"/>
                              <a:gd name="T65" fmla="*/ T64 w 89"/>
                              <a:gd name="T66" fmla="+- 0 1937 1932"/>
                              <a:gd name="T67" fmla="*/ 1937 h 96"/>
                              <a:gd name="T68" fmla="+- 0 8668 8616"/>
                              <a:gd name="T69" fmla="*/ T68 w 89"/>
                              <a:gd name="T70" fmla="+- 0 1934 1932"/>
                              <a:gd name="T71" fmla="*/ 1934 h 96"/>
                              <a:gd name="T72" fmla="+- 0 8685 8616"/>
                              <a:gd name="T73" fmla="*/ T72 w 89"/>
                              <a:gd name="T74" fmla="+- 0 2010 1932"/>
                              <a:gd name="T75" fmla="*/ 2010 h 96"/>
                              <a:gd name="T76" fmla="+- 0 8676 8616"/>
                              <a:gd name="T77" fmla="*/ T76 w 89"/>
                              <a:gd name="T78" fmla="+- 0 2015 1932"/>
                              <a:gd name="T79" fmla="*/ 2015 h 96"/>
                              <a:gd name="T80" fmla="+- 0 8680 8616"/>
                              <a:gd name="T81" fmla="*/ T80 w 89"/>
                              <a:gd name="T82" fmla="+- 0 2022 1932"/>
                              <a:gd name="T83" fmla="*/ 2022 h 96"/>
                              <a:gd name="T84" fmla="+- 0 8686 8616"/>
                              <a:gd name="T85" fmla="*/ T84 w 89"/>
                              <a:gd name="T86" fmla="+- 0 2028 1932"/>
                              <a:gd name="T87" fmla="*/ 2028 h 96"/>
                              <a:gd name="T88" fmla="+- 0 8695 8616"/>
                              <a:gd name="T89" fmla="*/ T88 w 89"/>
                              <a:gd name="T90" fmla="+- 0 2026 1932"/>
                              <a:gd name="T91" fmla="*/ 2026 h 96"/>
                              <a:gd name="T92" fmla="+- 0 8699 8616"/>
                              <a:gd name="T93" fmla="*/ T92 w 89"/>
                              <a:gd name="T94" fmla="+- 0 2022 1932"/>
                              <a:gd name="T95" fmla="*/ 2022 h 96"/>
                              <a:gd name="T96" fmla="+- 0 8685 8616"/>
                              <a:gd name="T97" fmla="*/ T96 w 89"/>
                              <a:gd name="T98" fmla="+- 0 2013 1932"/>
                              <a:gd name="T99" fmla="*/ 2013 h 96"/>
                              <a:gd name="T100" fmla="+- 0 8673 8616"/>
                              <a:gd name="T101" fmla="*/ T100 w 89"/>
                              <a:gd name="T102" fmla="+- 0 1937 1932"/>
                              <a:gd name="T103" fmla="*/ 1937 h 96"/>
                              <a:gd name="T104" fmla="+- 0 8665 8616"/>
                              <a:gd name="T105" fmla="*/ T104 w 89"/>
                              <a:gd name="T106" fmla="+- 0 1940 1932"/>
                              <a:gd name="T107" fmla="*/ 1940 h 96"/>
                              <a:gd name="T108" fmla="+- 0 8673 8616"/>
                              <a:gd name="T109" fmla="*/ T108 w 89"/>
                              <a:gd name="T110" fmla="+- 0 1959 1932"/>
                              <a:gd name="T111" fmla="*/ 1959 h 96"/>
                              <a:gd name="T112" fmla="+- 0 8673 8616"/>
                              <a:gd name="T113" fmla="*/ T112 w 89"/>
                              <a:gd name="T114" fmla="+- 0 2002 1932"/>
                              <a:gd name="T115" fmla="*/ 2002 h 96"/>
                              <a:gd name="T116" fmla="+- 0 8674 8616"/>
                              <a:gd name="T117" fmla="*/ T116 w 89"/>
                              <a:gd name="T118" fmla="+- 0 2003 1932"/>
                              <a:gd name="T119" fmla="*/ 2003 h 96"/>
                              <a:gd name="T120" fmla="+- 0 8653 8616"/>
                              <a:gd name="T121" fmla="*/ T120 w 89"/>
                              <a:gd name="T122" fmla="+- 0 2022 1932"/>
                              <a:gd name="T123" fmla="*/ 2022 h 96"/>
                              <a:gd name="T124" fmla="+- 0 8664 8616"/>
                              <a:gd name="T125" fmla="*/ T124 w 89"/>
                              <a:gd name="T126" fmla="+- 0 2020 1932"/>
                              <a:gd name="T127" fmla="*/ 2020 h 96"/>
                              <a:gd name="T128" fmla="+- 0 8675 8616"/>
                              <a:gd name="T129" fmla="*/ T128 w 89"/>
                              <a:gd name="T130" fmla="+- 0 2010 1932"/>
                              <a:gd name="T131" fmla="*/ 2010 h 96"/>
                              <a:gd name="T132" fmla="+- 0 8685 8616"/>
                              <a:gd name="T133" fmla="*/ T132 w 89"/>
                              <a:gd name="T134" fmla="+- 0 1996 1932"/>
                              <a:gd name="T135" fmla="*/ 1996 h 96"/>
                              <a:gd name="T136" fmla="+- 0 8690 8616"/>
                              <a:gd name="T137" fmla="*/ T136 w 89"/>
                              <a:gd name="T138" fmla="+- 0 1987 1932"/>
                              <a:gd name="T139" fmla="*/ 1987 h 96"/>
                              <a:gd name="T140" fmla="+- 0 8685 8616"/>
                              <a:gd name="T141" fmla="*/ T140 w 89"/>
                              <a:gd name="T142" fmla="+- 0 1972 1932"/>
                              <a:gd name="T143" fmla="*/ 1972 h 96"/>
                              <a:gd name="T144" fmla="+- 0 8684 8616"/>
                              <a:gd name="T145" fmla="*/ T144 w 89"/>
                              <a:gd name="T146" fmla="+- 0 1959 1932"/>
                              <a:gd name="T147" fmla="*/ 1959 h 96"/>
                              <a:gd name="T148" fmla="+- 0 8679 8616"/>
                              <a:gd name="T149" fmla="*/ T148 w 89"/>
                              <a:gd name="T150" fmla="+- 0 1947 1932"/>
                              <a:gd name="T151" fmla="*/ 1947 h 96"/>
                              <a:gd name="T152" fmla="+- 0 8673 8616"/>
                              <a:gd name="T153" fmla="*/ T152 w 89"/>
                              <a:gd name="T154" fmla="+- 0 1937 1932"/>
                              <a:gd name="T155" fmla="*/ 1937 h 96"/>
                              <a:gd name="T156" fmla="+- 0 8699 8616"/>
                              <a:gd name="T157" fmla="*/ T156 w 89"/>
                              <a:gd name="T158" fmla="+- 0 2010 1932"/>
                              <a:gd name="T159" fmla="*/ 2010 h 96"/>
                              <a:gd name="T160" fmla="+- 0 8698 8616"/>
                              <a:gd name="T161" fmla="*/ T160 w 89"/>
                              <a:gd name="T162" fmla="+- 0 2014 1932"/>
                              <a:gd name="T163" fmla="*/ 2014 h 96"/>
                              <a:gd name="T164" fmla="+- 0 8695 8616"/>
                              <a:gd name="T165" fmla="*/ T164 w 89"/>
                              <a:gd name="T166" fmla="+- 0 2018 1932"/>
                              <a:gd name="T167" fmla="*/ 2018 h 96"/>
                              <a:gd name="T168" fmla="+- 0 8693 8616"/>
                              <a:gd name="T169" fmla="*/ T168 w 89"/>
                              <a:gd name="T170" fmla="+- 0 2021 1932"/>
                              <a:gd name="T171" fmla="*/ 2021 h 96"/>
                              <a:gd name="T172" fmla="+- 0 8699 8616"/>
                              <a:gd name="T173" fmla="*/ T172 w 89"/>
                              <a:gd name="T174" fmla="+- 0 2022 1932"/>
                              <a:gd name="T175" fmla="*/ 2022 h 96"/>
                              <a:gd name="T176" fmla="+- 0 8703 8616"/>
                              <a:gd name="T177" fmla="*/ T176 w 89"/>
                              <a:gd name="T178" fmla="+- 0 2016 1932"/>
                              <a:gd name="T179" fmla="*/ 2016 h 96"/>
                              <a:gd name="T180" fmla="+- 0 8702 8616"/>
                              <a:gd name="T181" fmla="*/ T180 w 89"/>
                              <a:gd name="T182" fmla="+- 0 2010 1932"/>
                              <a:gd name="T183" fmla="*/ 2010 h 96"/>
                              <a:gd name="T184" fmla="+- 0 8700 8616"/>
                              <a:gd name="T185" fmla="*/ T184 w 89"/>
                              <a:gd name="T186" fmla="+- 0 1943 1932"/>
                              <a:gd name="T187" fmla="*/ 1943 h 96"/>
                              <a:gd name="T188" fmla="+- 0 8698 8616"/>
                              <a:gd name="T189" fmla="*/ T188 w 89"/>
                              <a:gd name="T190" fmla="+- 0 1951 1932"/>
                              <a:gd name="T191" fmla="*/ 1951 h 96"/>
                              <a:gd name="T192" fmla="+- 0 8694 8616"/>
                              <a:gd name="T193" fmla="*/ T192 w 89"/>
                              <a:gd name="T194" fmla="+- 0 1966 1932"/>
                              <a:gd name="T195" fmla="*/ 1966 h 96"/>
                              <a:gd name="T196" fmla="+- 0 8689 8616"/>
                              <a:gd name="T197" fmla="*/ T196 w 89"/>
                              <a:gd name="T198" fmla="+- 0 1980 1932"/>
                              <a:gd name="T199" fmla="*/ 1980 h 96"/>
                              <a:gd name="T200" fmla="+- 0 8690 8616"/>
                              <a:gd name="T201" fmla="*/ T200 w 89"/>
                              <a:gd name="T202" fmla="+- 0 1987 1932"/>
                              <a:gd name="T203" fmla="*/ 1987 h 96"/>
                              <a:gd name="T204" fmla="+- 0 8693 8616"/>
                              <a:gd name="T205" fmla="*/ T204 w 89"/>
                              <a:gd name="T206" fmla="+- 0 1980 1932"/>
                              <a:gd name="T207" fmla="*/ 1980 h 96"/>
                              <a:gd name="T208" fmla="+- 0 8698 8616"/>
                              <a:gd name="T209" fmla="*/ T208 w 89"/>
                              <a:gd name="T210" fmla="+- 0 1970 1932"/>
                              <a:gd name="T211" fmla="*/ 1970 h 96"/>
                              <a:gd name="T212" fmla="+- 0 8701 8616"/>
                              <a:gd name="T213" fmla="*/ T212 w 89"/>
                              <a:gd name="T214" fmla="+- 0 1958 1932"/>
                              <a:gd name="T215" fmla="*/ 1958 h 96"/>
                              <a:gd name="T216" fmla="+- 0 8704 8616"/>
                              <a:gd name="T217" fmla="*/ T216 w 89"/>
                              <a:gd name="T218" fmla="+- 0 1945 1932"/>
                              <a:gd name="T219" fmla="*/ 1945 h 96"/>
                              <a:gd name="T220" fmla="+- 0 8704 8616"/>
                              <a:gd name="T221" fmla="*/ T220 w 89"/>
                              <a:gd name="T222" fmla="+- 0 1943 1932"/>
                              <a:gd name="T223" fmla="*/ 1943 h 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</a:cxnLst>
                            <a:rect l="0" t="0" r="r" b="b"/>
                            <a:pathLst>
                              <a:path w="89" h="96">
                                <a:moveTo>
                                  <a:pt x="48" y="0"/>
                                </a:moveTo>
                                <a:lnTo>
                                  <a:pt x="35" y="0"/>
                                </a:lnTo>
                                <a:lnTo>
                                  <a:pt x="28" y="3"/>
                                </a:lnTo>
                                <a:lnTo>
                                  <a:pt x="22" y="9"/>
                                </a:lnTo>
                                <a:lnTo>
                                  <a:pt x="15" y="15"/>
                                </a:lnTo>
                                <a:lnTo>
                                  <a:pt x="10" y="22"/>
                                </a:lnTo>
                                <a:lnTo>
                                  <a:pt x="6" y="32"/>
                                </a:lnTo>
                                <a:lnTo>
                                  <a:pt x="2" y="41"/>
                                </a:lnTo>
                                <a:lnTo>
                                  <a:pt x="0" y="50"/>
                                </a:lnTo>
                                <a:lnTo>
                                  <a:pt x="0" y="67"/>
                                </a:lnTo>
                                <a:lnTo>
                                  <a:pt x="1" y="73"/>
                                </a:lnTo>
                                <a:lnTo>
                                  <a:pt x="3" y="78"/>
                                </a:lnTo>
                                <a:lnTo>
                                  <a:pt x="5" y="84"/>
                                </a:lnTo>
                                <a:lnTo>
                                  <a:pt x="8" y="88"/>
                                </a:lnTo>
                                <a:lnTo>
                                  <a:pt x="12" y="91"/>
                                </a:lnTo>
                                <a:lnTo>
                                  <a:pt x="16" y="94"/>
                                </a:lnTo>
                                <a:lnTo>
                                  <a:pt x="20" y="96"/>
                                </a:lnTo>
                                <a:lnTo>
                                  <a:pt x="31" y="96"/>
                                </a:lnTo>
                                <a:lnTo>
                                  <a:pt x="37" y="94"/>
                                </a:lnTo>
                                <a:lnTo>
                                  <a:pt x="42" y="91"/>
                                </a:lnTo>
                                <a:lnTo>
                                  <a:pt x="44" y="90"/>
                                </a:lnTo>
                                <a:lnTo>
                                  <a:pt x="21" y="90"/>
                                </a:lnTo>
                                <a:lnTo>
                                  <a:pt x="18" y="88"/>
                                </a:lnTo>
                                <a:lnTo>
                                  <a:pt x="15" y="84"/>
                                </a:lnTo>
                                <a:lnTo>
                                  <a:pt x="13" y="80"/>
                                </a:lnTo>
                                <a:lnTo>
                                  <a:pt x="12" y="74"/>
                                </a:lnTo>
                                <a:lnTo>
                                  <a:pt x="12" y="60"/>
                                </a:lnTo>
                                <a:lnTo>
                                  <a:pt x="13" y="51"/>
                                </a:lnTo>
                                <a:lnTo>
                                  <a:pt x="15" y="41"/>
                                </a:lnTo>
                                <a:lnTo>
                                  <a:pt x="18" y="31"/>
                                </a:lnTo>
                                <a:lnTo>
                                  <a:pt x="21" y="23"/>
                                </a:lnTo>
                                <a:lnTo>
                                  <a:pt x="26" y="16"/>
                                </a:lnTo>
                                <a:lnTo>
                                  <a:pt x="30" y="9"/>
                                </a:lnTo>
                                <a:lnTo>
                                  <a:pt x="36" y="5"/>
                                </a:lnTo>
                                <a:lnTo>
                                  <a:pt x="57" y="5"/>
                                </a:lnTo>
                                <a:lnTo>
                                  <a:pt x="52" y="2"/>
                                </a:lnTo>
                                <a:lnTo>
                                  <a:pt x="48" y="0"/>
                                </a:lnTo>
                                <a:close/>
                                <a:moveTo>
                                  <a:pt x="69" y="78"/>
                                </a:moveTo>
                                <a:lnTo>
                                  <a:pt x="59" y="78"/>
                                </a:lnTo>
                                <a:lnTo>
                                  <a:pt x="60" y="83"/>
                                </a:lnTo>
                                <a:lnTo>
                                  <a:pt x="61" y="88"/>
                                </a:lnTo>
                                <a:lnTo>
                                  <a:pt x="64" y="90"/>
                                </a:lnTo>
                                <a:lnTo>
                                  <a:pt x="66" y="94"/>
                                </a:lnTo>
                                <a:lnTo>
                                  <a:pt x="70" y="96"/>
                                </a:lnTo>
                                <a:lnTo>
                                  <a:pt x="76" y="96"/>
                                </a:lnTo>
                                <a:lnTo>
                                  <a:pt x="79" y="94"/>
                                </a:lnTo>
                                <a:lnTo>
                                  <a:pt x="82" y="90"/>
                                </a:lnTo>
                                <a:lnTo>
                                  <a:pt x="83" y="90"/>
                                </a:lnTo>
                                <a:lnTo>
                                  <a:pt x="70" y="90"/>
                                </a:lnTo>
                                <a:lnTo>
                                  <a:pt x="69" y="81"/>
                                </a:lnTo>
                                <a:lnTo>
                                  <a:pt x="69" y="78"/>
                                </a:lnTo>
                                <a:close/>
                                <a:moveTo>
                                  <a:pt x="57" y="5"/>
                                </a:moveTo>
                                <a:lnTo>
                                  <a:pt x="42" y="5"/>
                                </a:lnTo>
                                <a:lnTo>
                                  <a:pt x="49" y="8"/>
                                </a:lnTo>
                                <a:lnTo>
                                  <a:pt x="54" y="15"/>
                                </a:lnTo>
                                <a:lnTo>
                                  <a:pt x="57" y="27"/>
                                </a:lnTo>
                                <a:lnTo>
                                  <a:pt x="57" y="44"/>
                                </a:lnTo>
                                <a:lnTo>
                                  <a:pt x="57" y="70"/>
                                </a:lnTo>
                                <a:lnTo>
                                  <a:pt x="58" y="71"/>
                                </a:lnTo>
                                <a:lnTo>
                                  <a:pt x="48" y="84"/>
                                </a:lnTo>
                                <a:lnTo>
                                  <a:pt x="37" y="90"/>
                                </a:lnTo>
                                <a:lnTo>
                                  <a:pt x="44" y="90"/>
                                </a:lnTo>
                                <a:lnTo>
                                  <a:pt x="48" y="88"/>
                                </a:lnTo>
                                <a:lnTo>
                                  <a:pt x="54" y="84"/>
                                </a:lnTo>
                                <a:lnTo>
                                  <a:pt x="59" y="78"/>
                                </a:lnTo>
                                <a:lnTo>
                                  <a:pt x="69" y="78"/>
                                </a:lnTo>
                                <a:lnTo>
                                  <a:pt x="69" y="64"/>
                                </a:lnTo>
                                <a:lnTo>
                                  <a:pt x="72" y="59"/>
                                </a:lnTo>
                                <a:lnTo>
                                  <a:pt x="74" y="55"/>
                                </a:lnTo>
                                <a:lnTo>
                                  <a:pt x="69" y="55"/>
                                </a:lnTo>
                                <a:lnTo>
                                  <a:pt x="69" y="40"/>
                                </a:lnTo>
                                <a:lnTo>
                                  <a:pt x="69" y="34"/>
                                </a:lnTo>
                                <a:lnTo>
                                  <a:pt x="68" y="27"/>
                                </a:lnTo>
                                <a:lnTo>
                                  <a:pt x="66" y="20"/>
                                </a:lnTo>
                                <a:lnTo>
                                  <a:pt x="63" y="15"/>
                                </a:lnTo>
                                <a:lnTo>
                                  <a:pt x="60" y="9"/>
                                </a:lnTo>
                                <a:lnTo>
                                  <a:pt x="57" y="5"/>
                                </a:lnTo>
                                <a:close/>
                                <a:moveTo>
                                  <a:pt x="86" y="78"/>
                                </a:moveTo>
                                <a:lnTo>
                                  <a:pt x="83" y="78"/>
                                </a:lnTo>
                                <a:lnTo>
                                  <a:pt x="83" y="80"/>
                                </a:lnTo>
                                <a:lnTo>
                                  <a:pt x="82" y="82"/>
                                </a:lnTo>
                                <a:lnTo>
                                  <a:pt x="81" y="84"/>
                                </a:lnTo>
                                <a:lnTo>
                                  <a:pt x="79" y="86"/>
                                </a:lnTo>
                                <a:lnTo>
                                  <a:pt x="79" y="88"/>
                                </a:lnTo>
                                <a:lnTo>
                                  <a:pt x="77" y="89"/>
                                </a:lnTo>
                                <a:lnTo>
                                  <a:pt x="76" y="90"/>
                                </a:lnTo>
                                <a:lnTo>
                                  <a:pt x="83" y="90"/>
                                </a:lnTo>
                                <a:lnTo>
                                  <a:pt x="85" y="88"/>
                                </a:lnTo>
                                <a:lnTo>
                                  <a:pt x="87" y="84"/>
                                </a:lnTo>
                                <a:lnTo>
                                  <a:pt x="87" y="79"/>
                                </a:lnTo>
                                <a:lnTo>
                                  <a:pt x="86" y="78"/>
                                </a:lnTo>
                                <a:close/>
                                <a:moveTo>
                                  <a:pt x="88" y="11"/>
                                </a:moveTo>
                                <a:lnTo>
                                  <a:pt x="84" y="11"/>
                                </a:lnTo>
                                <a:lnTo>
                                  <a:pt x="84" y="12"/>
                                </a:lnTo>
                                <a:lnTo>
                                  <a:pt x="82" y="19"/>
                                </a:lnTo>
                                <a:lnTo>
                                  <a:pt x="81" y="27"/>
                                </a:lnTo>
                                <a:lnTo>
                                  <a:pt x="78" y="34"/>
                                </a:lnTo>
                                <a:lnTo>
                                  <a:pt x="76" y="41"/>
                                </a:lnTo>
                                <a:lnTo>
                                  <a:pt x="73" y="48"/>
                                </a:lnTo>
                                <a:lnTo>
                                  <a:pt x="69" y="55"/>
                                </a:lnTo>
                                <a:lnTo>
                                  <a:pt x="74" y="55"/>
                                </a:lnTo>
                                <a:lnTo>
                                  <a:pt x="75" y="54"/>
                                </a:lnTo>
                                <a:lnTo>
                                  <a:pt x="77" y="48"/>
                                </a:lnTo>
                                <a:lnTo>
                                  <a:pt x="79" y="43"/>
                                </a:lnTo>
                                <a:lnTo>
                                  <a:pt x="82" y="38"/>
                                </a:lnTo>
                                <a:lnTo>
                                  <a:pt x="84" y="31"/>
                                </a:lnTo>
                                <a:lnTo>
                                  <a:pt x="85" y="26"/>
                                </a:lnTo>
                                <a:lnTo>
                                  <a:pt x="87" y="19"/>
                                </a:lnTo>
                                <a:lnTo>
                                  <a:pt x="88" y="13"/>
                                </a:lnTo>
                                <a:lnTo>
                                  <a:pt x="88" y="1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09" name="Freeform 938"/>
                        <wps:cNvSpPr>
                          <a:spLocks/>
                        </wps:cNvSpPr>
                        <wps:spPr bwMode="auto">
                          <a:xfrm>
                            <a:off x="6785" y="1883"/>
                            <a:ext cx="78" cy="121"/>
                          </a:xfrm>
                          <a:custGeom>
                            <a:avLst/>
                            <a:gdLst>
                              <a:gd name="T0" fmla="+- 0 6785 6785"/>
                              <a:gd name="T1" fmla="*/ T0 w 78"/>
                              <a:gd name="T2" fmla="+- 0 1943 1883"/>
                              <a:gd name="T3" fmla="*/ 1943 h 121"/>
                              <a:gd name="T4" fmla="+- 0 6863 6785"/>
                              <a:gd name="T5" fmla="*/ T4 w 78"/>
                              <a:gd name="T6" fmla="+- 0 1883 1883"/>
                              <a:gd name="T7" fmla="*/ 1883 h 121"/>
                              <a:gd name="T8" fmla="+- 0 6863 6785"/>
                              <a:gd name="T9" fmla="*/ T8 w 78"/>
                              <a:gd name="T10" fmla="+- 0 2003 1883"/>
                              <a:gd name="T11" fmla="*/ 2003 h 121"/>
                              <a:gd name="T12" fmla="+- 0 6785 6785"/>
                              <a:gd name="T13" fmla="*/ T12 w 78"/>
                              <a:gd name="T14" fmla="+- 0 1943 1883"/>
                              <a:gd name="T15" fmla="*/ 1943 h 12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78" h="121">
                                <a:moveTo>
                                  <a:pt x="0" y="60"/>
                                </a:moveTo>
                                <a:lnTo>
                                  <a:pt x="78" y="0"/>
                                </a:lnTo>
                                <a:lnTo>
                                  <a:pt x="78" y="120"/>
                                </a:lnTo>
                                <a:lnTo>
                                  <a:pt x="0" y="6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6311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10" name="Rectangle 937"/>
                        <wps:cNvSpPr>
                          <a:spLocks noChangeArrowheads="1"/>
                        </wps:cNvSpPr>
                        <wps:spPr bwMode="auto">
                          <a:xfrm>
                            <a:off x="6671" y="190"/>
                            <a:ext cx="2692" cy="1936"/>
                          </a:xfrm>
                          <a:prstGeom prst="rect">
                            <a:avLst/>
                          </a:prstGeom>
                          <a:noFill/>
                          <a:ln w="3022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61B05E1" id="Group 936" o:spid="_x0000_s1026" style="position:absolute;margin-left:129.5pt;margin-top:5.6pt;width:338.75pt;height:197.35pt;z-index:-251571200;mso-position-horizontal-relative:page" coordorigin="2590,112" coordsize="6775,394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">
                <v:shape id="Picture 986" o:spid="_x0000_s1027" type="#_x0000_t75" style="position:absolute;left:2645;top:187;width:6714;height:38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">
                  <v:imagedata r:id="rId275" o:title=""/>
                </v:shape>
                <v:shape id="AutoShape 985" o:spid="_x0000_s1028" style="position:absolute;left:2647;top:190;width:6712;height:3866;visibility:visible;mso-wrap-style:square;v-text-anchor:top" coordsize="6712,38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" path="m,3865r6712,m,l6712,e" filled="f" strokecolor="#252525" strokeweight=".09128mm">
                  <v:path arrowok="t" o:connecttype="custom" o:connectlocs="0,4055;6712,4055;0,190;6712,190" o:connectangles="0,0,0,0"/>
                </v:shape>
                <v:line id="Line 984" o:spid="_x0000_s1029" style="position:absolute;visibility:visible;mso-wrap-style:square" from="2647,3963" to="2647,40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" strokecolor="#252525" strokeweight=".06825mm"/>
                <v:shape id="AutoShape 983" o:spid="_x0000_s1030" style="position:absolute;left:3318;top:3963;width:672;height:93;visibility:visible;mso-wrap-style:square;v-text-anchor:top" coordsize="672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" path="m,l,93m671,r,93e" filled="f" strokecolor="#252525" strokeweight=".06825mm">
                  <v:path arrowok="t" o:connecttype="custom" o:connectlocs="0,3963;0,4056;671,3963;671,4056" o:connectangles="0,0,0,0"/>
                </v:shape>
                <v:line id="Line 982" o:spid="_x0000_s1031" style="position:absolute;visibility:visible;mso-wrap-style:square" from="4660,3963" to="4660,40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" strokecolor="#252525" strokeweight=".06825mm"/>
                <v:line id="Line 981" o:spid="_x0000_s1032" style="position:absolute;visibility:visible;mso-wrap-style:square" from="5331,3963" to="5331,40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" strokecolor="#252525" strokeweight=".06822mm"/>
                <v:line id="Line 980" o:spid="_x0000_s1033" style="position:absolute;visibility:visible;mso-wrap-style:square" from="6002,3963" to="6002,40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" strokecolor="#252525" strokeweight=".06825mm"/>
                <v:shape id="AutoShape 979" o:spid="_x0000_s1034" style="position:absolute;left:6673;top:3963;width:2684;height:93;visibility:visible;mso-wrap-style:square;v-text-anchor:top" coordsize="2684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" path="m,l,93m671,r,93m1342,r,93m2013,r,93m2684,r,93e" filled="f" strokecolor="#252525" strokeweight=".06825mm">
                  <v:path arrowok="t" o:connecttype="custom" o:connectlocs="0,3963;0,4056;671,3963;671,4056;1342,3963;1342,4056;2013,3963;2013,4056;2684,3963;2684,4056" o:connectangles="0,0,0,0,0,0,0,0,0,0"/>
                </v:shape>
                <v:line id="Line 978" o:spid="_x0000_s1035" style="position:absolute;visibility:visible;mso-wrap-style:square" from="2647,190" to="2647,2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" strokecolor="#252525" strokeweight=".06825mm"/>
                <v:shape id="AutoShape 977" o:spid="_x0000_s1036" style="position:absolute;left:3318;top:190;width:672;height:92;visibility:visible;mso-wrap-style:square;v-text-anchor:top" coordsize="672,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" path="m,l,92m671,r,92e" filled="f" strokecolor="#252525" strokeweight=".06825mm">
                  <v:path arrowok="t" o:connecttype="custom" o:connectlocs="0,190;0,282;671,190;671,282" o:connectangles="0,0,0,0"/>
                </v:shape>
                <v:line id="Line 976" o:spid="_x0000_s1037" style="position:absolute;visibility:visible;mso-wrap-style:square" from="4660,190" to="4660,2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" strokecolor="#252525" strokeweight=".06825mm"/>
                <v:line id="Line 975" o:spid="_x0000_s1038" style="position:absolute;visibility:visible;mso-wrap-style:square" from="5331,190" to="5331,2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" strokecolor="#252525" strokeweight=".06822mm"/>
                <v:line id="Line 974" o:spid="_x0000_s1039" style="position:absolute;visibility:visible;mso-wrap-style:square" from="6002,190" to="6002,2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" strokecolor="#252525" strokeweight=".06825mm"/>
                <v:shape id="AutoShape 973" o:spid="_x0000_s1040" style="position:absolute;left:6673;top:190;width:2684;height:92;visibility:visible;mso-wrap-style:square;v-text-anchor:top" coordsize="2684,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" path="m,l,92m2684,r,92e" filled="f" strokecolor="#252525" strokeweight=".06825mm">
                  <v:path arrowok="t" o:connecttype="custom" o:connectlocs="0,190;0,282;2684,190;2684,282" o:connectangles="0,0,0,0"/>
                </v:shape>
                <v:shape id="AutoShape 972" o:spid="_x0000_s1041" style="position:absolute;left:2647;top:187;width:6710;height:3869;visibility:visible;mso-wrap-style:square;v-text-anchor:top" coordsize="6710,38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" path="m,l,3869m6710,r,3869e" filled="f" strokecolor="#252525" strokeweight=".06825mm">
                  <v:path arrowok="t" o:connecttype="custom" o:connectlocs="0,187;0,4056;6710,187;6710,4056" o:connectangles="0,0,0,0"/>
                </v:shape>
                <v:shape id="AutoShape 971" o:spid="_x0000_s1042" style="position:absolute;left:2647;top:3089;width:69;height:967;visibility:visible;mso-wrap-style:square;v-text-anchor:top" coordsize="69,9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" path="m,966r69,m,484r69,m,l69,e" filled="f" strokecolor="#252525" strokeweight=".09128mm">
                  <v:path arrowok="t" o:connecttype="custom" o:connectlocs="0,4055;69,4055;0,3573;69,3573;0,3089;69,3089" o:connectangles="0,0,0,0,0,0"/>
                </v:shape>
                <v:line id="Line 970" o:spid="_x0000_s1043" style="position:absolute;visibility:visible;mso-wrap-style:square" from="2647,2606" to="2716,26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" strokecolor="#252525" strokeweight=".09122mm"/>
                <v:line id="Line 969" o:spid="_x0000_s1044" style="position:absolute;visibility:visible;mso-wrap-style:square" from="2647,2123" to="2716,21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" strokecolor="#252525" strokeweight=".09128mm"/>
                <v:line id="Line 968" o:spid="_x0000_s1045" style="position:absolute;visibility:visible;mso-wrap-style:square" from="2647,1640" to="2716,16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" strokecolor="#252525" strokeweight=".09128mm"/>
                <v:line id="Line 967" o:spid="_x0000_s1046" style="position:absolute;visibility:visible;mso-wrap-style:square" from="2647,1156" to="2716,11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" strokecolor="#252525" strokeweight=".09122mm"/>
                <v:shape id="AutoShape 966" o:spid="_x0000_s1047" style="position:absolute;left:2647;top:190;width:6710;height:3866;visibility:visible;mso-wrap-style:square;v-text-anchor:top" coordsize="6710,38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" path="m,484r69,m,l69,m6641,3865r69,m6641,3383r69,m6641,2899r69,e" filled="f" strokecolor="#252525" strokeweight=".09128mm">
                  <v:path arrowok="t" o:connecttype="custom" o:connectlocs="0,674;69,674;0,190;69,190;6641,4055;6710,4055;6641,3573;6710,3573;6641,3089;6710,3089" o:connectangles="0,0,0,0,0,0,0,0,0,0"/>
                </v:shape>
                <v:line id="Line 965" o:spid="_x0000_s1048" style="position:absolute;visibility:visible;mso-wrap-style:square" from="9288,2606" to="9357,26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" strokecolor="#252525" strokeweight=".09122mm"/>
                <v:shape id="AutoShape 964" o:spid="_x0000_s1049" style="position:absolute;left:9288;top:190;width:70;height:1933;visibility:visible;mso-wrap-style:square;v-text-anchor:top" coordsize="70,19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" path="m,1933r69,m,l69,e" filled="f" strokecolor="#252525" strokeweight=".09128mm">
                  <v:path arrowok="t" o:connecttype="custom" o:connectlocs="0,2123;69,2123;0,190;69,190" o:connectangles="0,0,0,0"/>
                </v:shape>
                <v:shape id="AutoShape 963" o:spid="_x0000_s1050" style="position:absolute;left:33839;top:-115937;width:250174;height:102756;visibility:visible;mso-wrap-style:square;v-text-anchor:top" coordsize="250174,1027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" path="m-31141,116127r23,1933l-30984,118060r67,966l-30313,119026r67,483l-27897,119509t-68,l-26824,119509r67,242l-24543,119751t-67,l-24543,119751e" filled="f" strokecolor="blue" strokeweight=".4815mm">
                  <v:path arrowok="t" o:connecttype="custom" o:connectlocs="-31141,190;-31118,2123;-30984,2123;-30917,3089;-30313,3089;-30246,3572;-27897,3572;-27965,3572;-26824,3572;-26757,3814;-24543,3814;-24610,3814;-24543,3814" o:connectangles="0,0,0,0,0,0,0,0,0,0,0,0,0"/>
                </v:shape>
                <v:shape id="Picture 962" o:spid="_x0000_s1051" type="#_x0000_t75" style="position:absolute;left:2655;top:2049;width:239;height:1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">
                  <v:imagedata r:id="rId276" o:title=""/>
                </v:shape>
                <v:shape id="Picture 961" o:spid="_x0000_s1052" type="#_x0000_t75" style="position:absolute;left:2859;top:3017;width:706;height:1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">
                  <v:imagedata r:id="rId277" o:title=""/>
                </v:shape>
                <v:shape id="AutoShape 960" o:spid="_x0000_s1053" style="position:absolute;left:65901;top:-21641;width:219072;height:10269;visibility:visible;mso-wrap-style:square;v-text-anchor:top" coordsize="219072,10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" path="m-62357,25216r78,-60l-62279,25277r-78,-61xm-62292,25216r77,-60l-62215,25277r-77,-61xm-62228,25216r77,-60l-62151,25277r-77,-61xm-62158,25216r77,-60l-62081,25277r-77,-61xm-62094,25216r78,-60l-62016,25277r-78,-61xm-62024,25216r78,-60l-61946,25277r-78,-61xm-61960,25216r78,-60l-61882,25277r-78,-61xm-61890,25216r78,-60l-61812,25277r-78,-61xm-61826,25216r79,-60l-61747,25277r-79,-61xm-61756,25216r79,-60l-61677,25277r-79,-61xm-61691,25216r78,-60l-61613,25277r-78,-61xm-61621,25216r78,-60l-61543,25277r-78,-61xm-61557,25216r78,-60l-61479,25277r-78,-61xm-61487,25216r78,-60l-61409,25277r-78,-61xm-61422,25216r77,-60l-61345,25277r-77,-61xm-61352,25216r78,-60l-61274,25277r-78,-61xm-61288,25216r78,-60l-61210,25277r-78,-61xm-61218,25216r78,-60l-61140,25277r-78,-61xm-61154,25216r78,-60l-61076,25277r-78,-61xm-61084,25216r78,-60l-61006,25277r-78,-61xm-61020,25216r78,-60l-60942,25277r-78,-61xm-60949,25216r77,-60l-60872,25277r-77,-61xm-60885,25216r78,-60l-60807,25277r-78,-61xm-60815,25216r78,-60l-60737,25277r-78,-61xm-60751,25216r78,-60l-60673,25277r-78,-61xm-60681,25216r78,-60l-60603,25277r-78,-61xm-60617,25216r78,-60l-60539,25277r-78,-61xm-60547,25216r79,-60l-60468,25277r-79,-61xm-60482,25216r78,-60l-60404,25277r-78,-61xm-60412,25216r78,-60l-60334,25277r-78,-61xm-60348,25216r78,-60l-60270,25277r-78,-61xm-60278,25216r78,-60l-60200,25277r-78,-61xm-60214,25216r78,-60l-60136,25277r-78,-61xm-60143,25216r77,-60l-60066,25277r-77,-61xm-60079,25216r77,-60l-60002,25277r-77,-61xm-60009,25216r77,-60l-59932,25277r-77,-61xm-59945,25216r78,-60l-59867,25277r-78,-61xm-59875,25216r78,-60l-59797,25277r-78,-61xm-59811,25216r78,-60l-59733,25277r-78,-61xm-59741,25216r78,-60l-59663,25277r-78,-61xm-59677,25216r79,-60l-59598,25277r-79,-61xm-59607,25216r79,-60l-59528,25277r-79,-61xm-59542,25216r78,-60l-59464,25277r-78,-61xm-59472,25216r78,-60l-59394,25277r-78,-61xm-59408,25216r78,-60l-59330,25277r-78,-61xm-59338,25216r78,-60l-59260,25277r-78,-61xm-59273,25216r77,-60l-59196,25277r-77,-61xm-59203,25216r78,-60l-59125,25277r-78,-61xm-59139,25216r78,-60l-59061,25277r-78,-61xm-59069,25216r78,-60l-58991,25277r-78,-61xm-59005,25216r78,-60l-58927,25277r-78,-61xm-58941,25216r78,-60l-58863,25277r-78,-61xm-58871,25458r78,-60l-58793,25519r-78,-61xm-58806,25458r78,-60l-58728,25519r-78,-61xm-58736,25458r78,-60l-58658,25519r-78,-61xm-58672,25458r78,-60l-58594,25519r-78,-61xm-58602,25458r78,-60l-58524,25519r-78,-61xm-58538,25458r78,-60l-58460,25519r-78,-61xm-58468,25458r78,-60l-58390,25519r-78,-61xm-58403,25458r78,-60l-58325,25519r-78,-61xm-58333,25458r78,-60l-58255,25519r-78,-61xm-58269,25458r78,-60l-58191,25519r-78,-61xm-58199,25458r78,-60l-58121,25519r-78,-61xm-58135,25458r78,-60l-58057,25519r-78,-61xm-58065,25458r78,-60l-57987,25519r-78,-61xm-58000,25458r77,-60l-57923,25519r-77,-61xm-57930,25458r77,-60l-57853,25519r-77,-61xm-57866,25458r78,-60l-57788,25519r-78,-61xm-57796,25458r78,-60l-57718,25519r-78,-61xm-57732,25458r78,-60l-57654,25519r-78,-61xm-57662,25458r78,-60l-57584,25519r-78,-61xm-57598,25458r79,-60l-57519,25519r-79,-61xm-57528,25458r79,-60l-57449,25519r-79,-61xm-57463,25458r78,-60l-57385,25519r-78,-61xm-57393,25458r78,-60l-57315,25519r-78,-61xm-57329,25458r78,-60l-57251,25519r-78,-61xm-57259,25458r78,-60l-57181,25519r-78,-61xm-57194,25458r77,-60l-57117,25519r-77,-61xm-57124,25458r77,-60l-57047,25519r-77,-61xm-57060,25458r78,-60l-56982,25519r-78,-61xm-56990,25458r78,-60l-56912,25519r-78,-61xm-56926,25458r78,-60l-56848,25519r-78,-61xm-56856,25458r78,-60l-56778,25519r-78,-61xm-56792,25458r78,-60l-56714,25519r-78,-61xm-56722,25458r78,-60l-56644,25519r-78,-61xm-56657,25458r78,-60l-56579,25519r-78,-61xe" filled="f" strokecolor="blue" strokeweight=".4815mm">
                  <v:path arrowok="t" o:connecttype="custom" o:connectlocs="-62215,3515;-62228,3575;-62016,3515;-62024,3575;-61812,3515;-61826,3575;-61613,3515;-61621,3575;-61409,3515;-61422,3575;-61210,3515;-61218,3575;-61006,3515;-61020,3575;-60807,3515;-60815,3575;-60603,3515;-60617,3575;-60404,3515;-60412,3575;-60200,3515;-60214,3575;-60002,3515;-60009,3575;-59797,3515;-59811,3575;-59598,3515;-59607,3575;-59394,3515;-59408,3575;-59196,3515;-59203,3575;-58991,3515;-59005,3575;-58793,3757;-58806,3817;-58594,3757;-58602,3817;-58390,3757;-58403,3817;-58191,3757;-58199,3817;-57987,3757;-58000,3817;-57788,3757;-57796,3817;-57584,3757;-57598,3817;-57385,3757;-57393,3817;-57181,3757;-57194,3817;-56982,3757;-56990,3817;-56778,3757;-56792,3817;-56579,3757" o:connectangles="0,0,0,0,0,0,0,0,0,0,0,0,0,0,0,0,0,0,0,0,0,0,0,0,0,0,0,0,0,0,0,0,0,0,0,0,0,0,0,0,0,0,0,0,0,0,0,0,0,0,0,0,0,0,0,0,0"/>
                </v:shape>
                <v:shape id="AutoShape 959" o:spid="_x0000_s1054" style="position:absolute;left:33839;top:-115937;width:250174;height:102756;visibility:visible;mso-wrap-style:square;v-text-anchor:top" coordsize="250174,1027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" path="m-31141,116127r23,1933l-31051,119026r336,l-30648,119509r1610,l-28971,119751r1074,m-27965,119751r3422,m-24610,119751r67,e" filled="f" strokecolor="red" strokeweight=".4815mm">
                  <v:path arrowok="t" o:connecttype="custom" o:connectlocs="-31141,190;-31118,2123;-31051,3089;-30715,3089;-30648,3572;-29038,3572;-28971,3814;-27897,3814;-27965,3814;-24543,3814;-24610,3814;-24543,3814" o:connectangles="0,0,0,0,0,0,0,0,0,0,0,0"/>
                </v:shape>
                <v:shape id="Freeform 958" o:spid="_x0000_s1055" style="position:absolute;left:2668;top:2063;width:78;height:121;visibility:visible;mso-wrap-style:square;v-text-anchor:top" coordsize="78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" path="m,60l78,r,120l,60xe" filled="f" strokecolor="red" strokeweight=".45308mm">
                  <v:path arrowok="t" o:connecttype="custom" o:connectlocs="0,2123;78,2063;78,2183;0,2123" o:connectangles="0,0,0,0"/>
                </v:shape>
                <v:shape id="Picture 957" o:spid="_x0000_s1056" type="#_x0000_t75" style="position:absolute;left:2725;top:3017;width:437;height:1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">
                  <v:imagedata r:id="rId278" o:title=""/>
                </v:shape>
                <v:shape id="AutoShape 956" o:spid="_x0000_s1057" style="position:absolute;left:50628;top:-21641;width:234345;height:10269;visibility:visible;mso-wrap-style:square;v-text-anchor:top" coordsize="234345,10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" path="m-47487,25216r78,-60l-47409,25277r-78,-61xm-47423,25216r79,-60l-47344,25277r-79,-61xm-47353,25216r79,-60l-47274,25277r-79,-61xm-47288,25216r78,-60l-47210,25277r-78,-61xm-47218,25216r78,-60l-47140,25277r-78,-61xm-47154,25216r78,-60l-47076,25277r-78,-61xm-47084,25216r78,-60l-47006,25277r-78,-61xm-47019,25216r77,-60l-46942,25277r-77,-61xm-46955,25216r77,-60l-46878,25277r-77,-61xm-46885,25216r77,-60l-46808,25277r-77,-61xm-46821,25216r78,-60l-46743,25277r-78,-61xm-46751,25216r78,-60l-46673,25277r-78,-61xm-46687,25216r78,-60l-46609,25277r-78,-61xm-46617,25216r78,-60l-46539,25277r-78,-61xm-46553,25216r79,-60l-46474,25277r-79,-61xm-46483,25216r79,-60l-46404,25277r-79,-61xm-46418,25216r78,-60l-46340,25277r-78,-61xm-46348,25216r78,-60l-46270,25277r-78,-61xm-46284,25216r78,-60l-46206,25277r-78,-61xm-46214,25216r78,-60l-46136,25277r-78,-61xm-46149,25216r77,-60l-46072,25277r-77,-61xm-46079,25216r78,-60l-46001,25277r-78,-61xm-46015,25216r78,-60l-45937,25277r-78,-61xm-45945,25216r78,-60l-45867,25277r-78,-61xm-45881,25216r78,-60l-45803,25277r-78,-61xm-45811,25458r78,-60l-45733,25519r-78,-61xm-45747,25458r78,-60l-45669,25519r-78,-61xm-45676,25458r77,-60l-45599,25519r-77,-61xm-45612,25458r78,-60l-45534,25519r-78,-61xm-45542,25458r78,-60l-45464,25519r-78,-61xm-45478,25458r78,-60l-45400,25519r-78,-61xm-45408,25458r78,-60l-45330,25519r-78,-61xm-45344,25458r78,-60l-45266,25519r-78,-61xm-45274,25458r79,-60l-45195,25519r-79,-61xm-45209,25458r78,-60l-45131,25519r-78,-61xm-45139,25458r78,-60l-45061,25519r-78,-61xm-45075,25458r78,-60l-44997,25519r-78,-61xm-45005,25458r78,-60l-44927,25519r-78,-61xm-44941,25458r78,-60l-44863,25519r-78,-61xm-44870,25458r77,-60l-44793,25519r-77,-61xm-44806,25458r77,-60l-44729,25519r-77,-61xm-44736,25458r77,-60l-44659,25519r-77,-61xm-44672,25458r78,-60l-44594,25519r-78,-61xm-44602,25458r78,-60l-44524,25519r-78,-61xm-44538,25458r78,-60l-44460,25519r-78,-61xm-44468,25458r78,-60l-44390,25519r-78,-61xm-44404,25458r79,-60l-44325,25519r-79,-61xm-44334,25458r79,-60l-44255,25519r-79,-61xm-44269,25458r78,-60l-44191,25519r-78,-61xm-44199,25458r78,-60l-44121,25519r-78,-61xm-44135,25458r78,-60l-44057,25519r-78,-61xm-44065,25458r78,-60l-43987,25519r-78,-61xm-44000,25458r77,-60l-43923,25519r-77,-61xm-43930,25458r78,-60l-43852,25519r-78,-61xm-43866,25458r78,-60l-43788,25519r-78,-61xm-43796,25458r78,-60l-43718,25519r-78,-61xm-43732,25458r78,-60l-43654,25519r-78,-61xm-43668,25458r78,-60l-43590,25519r-78,-61xm-43598,25458r78,-60l-43520,25519r-78,-61xm-43533,25458r78,-60l-43455,25519r-78,-61xm-43463,25458r78,-60l-43385,25519r-78,-61xm-43399,25458r78,-60l-43321,25519r-78,-61xm-43329,25458r78,-60l-43251,25519r-78,-61xm-43265,25458r78,-60l-43187,25519r-78,-61xm-43195,25458r78,-60l-43117,25519r-78,-61xm-43130,25458r78,-60l-43052,25519r-78,-61xm-43060,25458r78,-60l-42982,25519r-78,-61xm-42996,25458r78,-60l-42918,25519r-78,-61xm-42926,25458r78,-60l-42848,25519r-78,-61xm-42862,25458r78,-60l-42784,25519r-78,-61xm-42792,25458r78,-60l-42714,25519r-78,-61xm-42727,25458r77,-60l-42650,25519r-77,-61xm-42657,25458r77,-60l-42580,25519r-77,-61xm-42593,25458r78,-60l-42515,25519r-78,-61xm-42523,25458r78,-60l-42445,25519r-78,-61xm-42459,25458r78,-60l-42381,25519r-78,-61xm-42389,25458r78,-60l-42311,25519r-78,-61xm-42325,25458r79,-60l-42246,25519r-79,-61xm-42255,25458r79,-60l-42176,25519r-79,-61xm-42190,25458r78,-60l-42112,25519r-78,-61xm-42120,25458r78,-60l-42042,25519r-78,-61xm-42056,25458r78,-60l-41978,25519r-78,-61xm-41986,25458r78,-60l-41908,25519r-78,-61xm-41921,25458r77,-60l-41844,25519r-77,-61xm-41851,25458r77,-60l-41774,25519r-77,-61xm-41787,25458r78,-60l-41709,25519r-78,-61xm-41717,25458r78,-60l-41639,25519r-78,-61xm-41653,25458r78,-60l-41575,25519r-78,-61xm-41583,25458r78,-60l-41505,25519r-78,-61xm-41519,25458r78,-60l-41441,25519r-78,-61xm-41449,25458r78,-60l-41371,25519r-78,-61xm-41384,25458r78,-60l-41306,25519r-78,-61xe" filled="f" strokecolor="red" strokeweight=".4815mm">
                  <v:path arrowok="t" o:connecttype="custom" o:connectlocs="-47344,3515;-47353,3575;-47140,3515;-47154,3575;-46942,3515;-46955,3575;-46743,3515;-46751,3575;-46539,3515;-46553,3575;-46340,3515;-46348,3575;-46136,3515;-46149,3575;-45937,3515;-45945,3575;-45733,3757;-45747,3817;-45534,3757;-45542,3817;-45330,3757;-45344,3817;-45131,3757;-45139,3817;-44927,3757;-44941,3817;-44729,3757;-44736,3817;-44524,3757;-44538,3817;-44325,3757;-44334,3817;-44121,3757;-44135,3817;-43923,3757;-43930,3817;-43718,3757;-43732,3817;-43520,3757;-43533,3817;-43321,3757;-43329,3817;-43117,3757;-43130,3817;-42918,3757;-42926,3817;-42714,3757;-42727,3817;-42515,3757;-42523,3817;-42311,3757;-42325,3817;-42112,3757;-42120,3817;-41908,3757;-41921,3817;-41709,3757;-41717,3817;-41505,3757;-41519,3817;-41306,3757" o:connectangles="0,0,0,0,0,0,0,0,0,0,0,0,0,0,0,0,0,0,0,0,0,0,0,0,0,0,0,0,0,0,0,0,0,0,0,0,0,0,0,0,0,0,0,0,0,0,0,0,0,0,0,0,0,0,0,0,0,0,0,0,0"/>
                </v:shape>
                <v:shape id="AutoShape 955" o:spid="_x0000_s1058" style="position:absolute;left:32144;top:-115921;width:251869;height:106179;visibility:visible;mso-wrap-style:square;v-text-anchor:top" coordsize="251869,1061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" path="m-29490,116111r67,2899l-29289,119010r67,483l-28618,119493r67,242l-26605,119735r67,121l-26202,119856t-68,l-22848,119856t-67,l-22848,119856e" filled="f" strokeweight=".4815mm">
                  <v:path arrowok="t" o:connecttype="custom" o:connectlocs="-29490,190;-29423,3089;-29289,3089;-29222,3572;-28618,3572;-28551,3814;-26605,3814;-26538,3935;-26202,3935;-26270,3935;-22848,3935;-22915,3935;-22848,3935" o:connectangles="0,0,0,0,0,0,0,0,0,0,0,0,0"/>
                </v:shape>
                <v:shape id="Freeform 954" o:spid="_x0000_s1059" style="position:absolute;left:2604;top:126;width:78;height:121;visibility:visible;mso-wrap-style:square;v-text-anchor:top" coordsize="78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" path="m,60l78,r,120l,60xe" filled="f" strokeweight=".45308mm">
                  <v:path arrowok="t" o:connecttype="custom" o:connectlocs="0,186;78,126;78,246;0,186" o:connectangles="0,0,0,0"/>
                </v:shape>
                <v:shape id="Picture 953" o:spid="_x0000_s1060" type="#_x0000_t75" style="position:absolute;left:2655;top:3017;width:239;height:1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">
                  <v:imagedata r:id="rId279" o:title=""/>
                </v:shape>
                <v:shape id="Picture 952" o:spid="_x0000_s1061" type="#_x0000_t75" style="position:absolute;left:2859;top:3502;width:706;height:1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">
                  <v:imagedata r:id="rId280" o:title=""/>
                </v:shape>
                <v:shape id="AutoShape 951" o:spid="_x0000_s1062" style="position:absolute;left:65901;top:-14779;width:219072;height:6732;visibility:visible;mso-wrap-style:square;v-text-anchor:top" coordsize="219072,6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" path="m-62357,18596r78,-60l-62279,18657r-78,-61xm-62292,18596r77,-60l-62215,18657r-77,-61xm-62228,18596r77,-60l-62151,18657r-77,-61xm-62158,18596r77,-60l-62081,18657r-77,-61xm-62094,18596r78,-60l-62016,18657r-78,-61xm-62024,18596r78,-60l-61946,18657r-78,-61xm-61960,18596r78,-60l-61882,18657r-78,-61xm-61890,18596r78,-60l-61812,18657r-78,-61xm-61826,18596r79,-60l-61747,18657r-79,-61xm-61756,18596r79,-60l-61677,18657r-79,-61xm-61691,18596r78,-60l-61613,18657r-78,-61xm-61621,18596r78,-60l-61543,18657r-78,-61xm-61557,18596r78,-60l-61479,18657r-78,-61xm-61487,18596r78,-60l-61409,18657r-78,-61xm-61422,18596r77,-60l-61345,18657r-77,-61xm-61352,18596r78,-60l-61274,18657r-78,-61xm-61288,18596r78,-60l-61210,18657r-78,-61xm-61218,18596r78,-60l-61140,18657r-78,-61xm-61154,18596r78,-60l-61076,18657r-78,-61xm-61084,18596r78,-60l-61006,18657r-78,-61xm-61020,18596r78,-60l-60942,18657r-78,-61xm-60949,18596r77,-60l-60872,18657r-77,-61xm-60885,18596r78,-60l-60807,18657r-78,-61xm-60815,18596r78,-60l-60737,18657r-78,-61xm-60751,18596r78,-60l-60673,18657r-78,-61xm-60681,18596r78,-60l-60603,18657r-78,-61xm-60617,18596r78,-60l-60539,18657r-78,-61xm-60547,18596r79,-60l-60468,18657r-79,-61xm-60482,18596r78,-60l-60404,18657r-78,-61xm-60412,18596r78,-60l-60334,18657r-78,-61xm-60348,18713r78,-59l-60270,18774r-78,-61xm-60278,18713r78,-59l-60200,18774r-78,-61xm-60214,18713r78,-59l-60136,18774r-78,-61xm-60143,18713r77,-59l-60066,18774r-77,-61xm-60079,18713r77,-59l-60002,18774r-77,-61xm-60009,18713r77,-59l-59932,18774r-77,-61xm-59945,18713r78,-59l-59867,18774r-78,-61xm-59875,18713r78,-59l-59797,18774r-78,-61xm-59811,18713r78,-59l-59733,18774r-78,-61xm-59741,18713r78,-59l-59663,18774r-78,-61xm-59677,18713r79,-59l-59598,18774r-79,-61xm-59607,18713r79,-59l-59528,18774r-79,-61xm-59542,18713r78,-59l-59464,18774r-78,-61xm-59472,18713r78,-59l-59394,18774r-78,-61xm-59408,18713r78,-59l-59330,18774r-78,-61xm-59338,18713r78,-59l-59260,18774r-78,-61xm-59273,18713r77,-59l-59196,18774r-77,-61xm-59203,18713r78,-59l-59125,18774r-78,-61xm-59139,18713r78,-59l-59061,18774r-78,-61xm-59069,18713r78,-59l-58991,18774r-78,-61xm-59005,18713r78,-59l-58927,18774r-78,-61xm-58941,18713r78,-59l-58863,18774r-78,-61xm-58871,18713r78,-59l-58793,18774r-78,-61xm-58806,18713r78,-59l-58728,18774r-78,-61xm-58736,18713r78,-59l-58658,18774r-78,-61xm-58672,18713r78,-59l-58594,18774r-78,-61xm-58602,18713r78,-59l-58524,18774r-78,-61xm-58538,18713r78,-59l-58460,18774r-78,-61xm-58468,18713r78,-59l-58390,18774r-78,-61xm-58403,18713r78,-59l-58325,18774r-78,-61xm-58333,18713r78,-59l-58255,18774r-78,-61xm-58269,18713r78,-59l-58191,18774r-78,-61xm-58199,18713r78,-59l-58121,18774r-78,-61xm-58135,18713r78,-59l-58057,18774r-78,-61xm-58065,18713r78,-59l-57987,18774r-78,-61xm-58000,18713r77,-59l-57923,18774r-77,-61xm-57930,18713r77,-59l-57853,18774r-77,-61xm-57866,18713r78,-59l-57788,18774r-78,-61xm-57796,18713r78,-59l-57718,18774r-78,-61xm-57732,18713r78,-59l-57654,18774r-78,-61xm-57662,18713r78,-59l-57584,18774r-78,-61xm-57598,18713r79,-59l-57519,18774r-79,-61xm-57528,18713r79,-59l-57449,18774r-79,-61xm-57463,18713r78,-59l-57385,18774r-78,-61xm-57393,18713r78,-59l-57315,18774r-78,-61xm-57329,18713r78,-59l-57251,18774r-78,-61xm-57259,18713r78,-59l-57181,18774r-78,-61xm-57194,18713r77,-59l-57117,18774r-77,-61xm-57124,18713r77,-59l-57047,18774r-77,-61xm-57060,18713r78,-59l-56982,18774r-78,-61xm-56990,18713r78,-59l-56912,18774r-78,-61xm-56926,18713r78,-59l-56848,18774r-78,-61xm-56856,18713r78,-59l-56778,18774r-78,-61xm-56792,18713r78,-59l-56714,18774r-78,-61xm-56722,18713r78,-59l-56644,18774r-78,-61xm-56657,18713r78,-59l-56579,18774r-78,-61xe" filled="f" strokeweight=".4815mm">
                  <v:path arrowok="t" o:connecttype="custom" o:connectlocs="-62215,3757;-62228,3817;-62016,3757;-62024,3817;-61812,3757;-61826,3817;-61613,3757;-61621,3817;-61409,3757;-61422,3817;-61210,3757;-61218,3817;-61006,3757;-61020,3817;-60807,3757;-60815,3817;-60603,3757;-60617,3817;-60404,3757;-60412,3817;-60200,3875;-60214,3934;-60002,3875;-60009,3934;-59797,3875;-59811,3934;-59598,3875;-59607,3934;-59394,3875;-59408,3934;-59196,3875;-59203,3934;-58991,3875;-59005,3934;-58793,3875;-58806,3934;-58594,3875;-58602,3934;-58390,3875;-58403,3934;-58191,3875;-58199,3934;-57987,3875;-58000,3934;-57788,3875;-57796,3934;-57584,3875;-57598,3934;-57385,3875;-57393,3934;-57181,3875;-57194,3934;-56982,3875;-56990,3934;-56778,3875;-56792,3934;-56579,3875" o:connectangles="0,0,0,0,0,0,0,0,0,0,0,0,0,0,0,0,0,0,0,0,0,0,0,0,0,0,0,0,0,0,0,0,0,0,0,0,0,0,0,0,0,0,0,0,0,0,0,0,0,0,0,0,0,0,0,0,0"/>
                </v:shape>
                <v:rect id="Rectangle 950" o:spid="_x0000_s1063" style="position:absolute;left:6671;top:190;width:2692;height:19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" stroked="f"/>
                <v:shape id="AutoShape 949" o:spid="_x0000_s1064" style="position:absolute;left:8802;top:355;width:89;height:96;visibility:visible;mso-wrap-style:square;v-text-anchor:top" coordsize="89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" path="m49,l36,,29,3,22,8r-6,6l11,22,6,31,3,41,,50,,66r2,6l4,77r2,6l9,87r4,4l17,93r4,2l32,95r6,-2l43,91r2,-2l22,89,19,88,16,83,14,79,13,74r,-14l14,51,16,41,19,31r3,-8l27,16,31,8,37,5r20,l53,1,49,xm70,77r-11,l60,83r2,4l65,90r2,3l70,95r7,l80,93r3,-3l84,89r-13,l70,81r,-4xm57,5l43,5r7,2l55,14r3,13l58,43r,27l59,71,49,84,37,89r8,l49,87r6,-4l59,77r11,l70,64r3,-5l75,54r-5,l70,40r,-7l69,26,67,20,65,14,62,9,57,5xm87,78r-3,l83,79r-1,5l80,86r-1,1l78,89r-1,l84,89r2,-2l87,84r,-6xm89,10r-4,l85,11r-2,8l82,26r-3,8l77,41r-3,6l70,54r5,l76,54r2,-6l80,43r3,-6l85,31r1,-6l88,19r1,-7l89,11r,-1xe" fillcolor="black" stroked="f">
                  <v:path arrowok="t" o:connecttype="custom" o:connectlocs="36,355;22,363;11,377;3,396;0,421;4,432;9,442;17,448;32,450;43,446;22,444;16,438;13,429;14,406;19,386;27,371;37,360;53,356;70,432;60,438;65,445;70,450;80,448;84,444;70,436;57,360;50,362;58,382;58,425;49,439;45,444;55,438;70,432;73,414;70,409;70,388;67,375;62,364;87,433;83,434;80,441;78,444;84,444;87,439;89,365;85,366;82,381;77,396;70,409;76,409;80,398;85,386;88,374;89,367;89,365" o:connectangles="0,0,0,0,0,0,0,0,0,0,0,0,0,0,0,0,0,0,0,0,0,0,0,0,0,0,0,0,0,0,0,0,0,0,0,0,0,0,0,0,0,0,0,0,0,0,0,0,0,0,0,0,0,0,0"/>
                </v:shape>
                <v:line id="Line 948" o:spid="_x0000_s1065" style="position:absolute;visibility:visible;mso-wrap-style:square" from="6719,372" to="6960,3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" strokecolor="blue" strokeweight=".55097mm"/>
                <v:shape id="AutoShape 947" o:spid="_x0000_s1066" style="position:absolute;left:8616;top:675;width:89;height:96;visibility:visible;mso-wrap-style:square;v-text-anchor:top" coordsize="89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" path="m48,l35,,28,3,22,9r-7,5l10,22,6,31,2,41,,50,,67r1,5l3,78r2,5l8,87r4,4l16,94r4,1l31,95r6,-1l42,91r2,-1l21,90,18,88,15,83,13,79,12,74r,-14l13,51,15,41,18,31r3,-8l26,16,30,9,36,5r21,l52,2,48,xm69,78r-10,l60,83r1,4l64,90r2,4l70,95r6,l79,94r3,-4l83,90r-13,l69,81r,-3xm57,5l42,5r7,3l54,15r3,12l57,44r,26l58,71,48,83,37,90r7,l48,87r6,-4l59,78r10,l69,64r3,-5l74,55r-5,l69,40r,-7l68,26,66,20,63,14,60,9,57,5xm86,78r-3,l83,79r-1,3l81,84r-2,2l79,87r-2,2l76,90r7,l85,87r2,-3l87,79,86,78xm88,10r-4,l84,11r-2,8l81,26r-3,8l76,41r-3,7l69,55r5,l75,54r2,-6l79,43r3,-6l84,31r1,-6l87,19r1,-6l88,11r,-1xe" fillcolor="black" stroked="f">
                  <v:path arrowok="t" o:connecttype="custom" o:connectlocs="35,675;22,684;10,697;2,716;0,742;3,753;8,762;16,769;31,770;42,766;21,765;15,758;12,749;13,726;18,706;26,691;36,680;52,677;69,753;60,758;64,765;70,770;79,769;83,765;69,756;57,680;49,683;57,702;57,745;58,746;37,765;48,762;59,753;69,739;74,730;69,715;68,701;63,689;57,680;83,753;82,757;79,761;77,764;83,765;87,759;86,753;84,685;82,694;78,709;73,723;74,730;77,723;82,712;85,700;88,688;88,685" o:connectangles="0,0,0,0,0,0,0,0,0,0,0,0,0,0,0,0,0,0,0,0,0,0,0,0,0,0,0,0,0,0,0,0,0,0,0,0,0,0,0,0,0,0,0,0,0,0,0,0,0,0,0,0,0,0,0,0"/>
                </v:shape>
                <v:shape id="Freeform 946" o:spid="_x0000_s1067" style="position:absolute;left:6785;top:626;width:78;height:121;visibility:visible;mso-wrap-style:square;v-text-anchor:top" coordsize="78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" path="m,60l78,r,120l,60xe" filled="f" strokecolor="blue" strokeweight=".45308mm">
                  <v:path arrowok="t" o:connecttype="custom" o:connectlocs="0,686;78,626;78,746;0,686" o:connectangles="0,0,0,0"/>
                </v:shape>
                <v:shape id="AutoShape 945" o:spid="_x0000_s1068" style="position:absolute;left:8802;top:987;width:89;height:96;visibility:visible;mso-wrap-style:square;v-text-anchor:top" coordsize="89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" path="m49,l36,,29,3,22,9r-6,5l11,23,6,32,3,41,,50,,67r2,6l4,78r2,5l9,87r8,7l21,96r11,l38,94r5,-3l45,90r-23,l19,88,16,84,14,79,13,74r,-14l14,51r2,-9l19,32r3,-9l27,16,31,9,37,5r20,l53,2,49,xm70,78r-11,l60,83r2,4l65,91r2,3l70,96r7,l80,94r3,-3l83,90r-12,l70,81r,-3xm57,5l43,5r7,3l55,15r3,12l58,44r,27l59,71,49,84,37,90r8,l49,88r6,-5l59,78r11,l70,64r3,-5l75,55r-5,l70,40r,-7l69,27,67,21,65,14,62,9,57,6r,-1xm87,79r-3,l83,80r,2l82,84r-2,2l79,88r-1,1l77,90r6,l86,87r1,-3l87,79xm89,10r-4,l85,11r,1l83,20r-1,7l79,34r-2,7l74,48r-4,7l75,55r1,-1l78,49r2,-6l85,32r1,-7l88,20r1,-7l89,11r,-1xe" fillcolor="black" stroked="f">
                  <v:path arrowok="t" o:connecttype="custom" o:connectlocs="36,987;22,996;11,1010;3,1028;0,1054;4,1065;9,1074;21,1083;38,1081;45,1077;19,1075;14,1066;13,1047;16,1029;22,1010;31,996;57,992;49,987;59,1065;62,1074;67,1081;77,1083;83,1078;71,1077;70,1065;43,992;55,1002;58,1031;59,1058;37,1077;49,1075;59,1065;70,1051;75,1042;70,1027;69,1014;65,1001;57,993;87,1066;83,1067;82,1071;79,1075;77,1077;86,1074;87,1066;85,997;85,999;82,1014;77,1028;70,1042;76,1041;80,1030;86,1012;89,1000;89,998" o:connectangles="0,0,0,0,0,0,0,0,0,0,0,0,0,0,0,0,0,0,0,0,0,0,0,0,0,0,0,0,0,0,0,0,0,0,0,0,0,0,0,0,0,0,0,0,0,0,0,0,0,0,0,0,0,0,0"/>
                </v:shape>
                <v:line id="Line 944" o:spid="_x0000_s1069" style="position:absolute;visibility:visible;mso-wrap-style:square" from="6719,1001" to="6960,10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" strokecolor="red" strokeweight=".55097mm"/>
                <v:shape id="AutoShape 943" o:spid="_x0000_s1070" style="position:absolute;left:8616;top:1299;width:89;height:96;visibility:visible;mso-wrap-style:square;v-text-anchor:top" coordsize="89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" path="m48,l35,,28,4,22,9r-7,6l10,23,6,32,2,41,,51,,67r1,6l5,84r3,4l12,91r4,4l20,96r11,l37,95r5,-4l44,91r-23,l18,88,15,84,13,80,12,74r,-13l13,51r2,-9l18,32r3,-9l26,16,30,9,36,6r21,l52,3,48,xm69,78r-10,l60,84r1,4l64,91r2,4l70,96r6,l79,95r4,-4l70,91,69,82r,-4xm57,6l42,6r7,2l54,16r3,11l57,44r,26l58,71r,1l48,84,37,91r7,l48,88r6,-4l59,78r10,l69,64r3,-4l75,55r-6,l69,41r,-7l68,27,63,15,60,10,57,6xm86,79r-3,l83,80r-1,2l81,85r-2,2l79,88r-2,2l76,91r7,l85,88r2,-3l87,80,86,79xm88,11r-3,l84,11r,1l82,20r-1,7l78,34r-2,8l73,49r-4,6l75,55r2,-6l79,43r3,-5l84,32r1,-6l87,20r1,-7l88,11xe" fillcolor="black" stroked="f">
                  <v:path arrowok="t" o:connecttype="custom" o:connectlocs="35,1299;22,1308;10,1322;2,1340;0,1366;5,1383;12,1390;20,1395;37,1394;44,1390;18,1387;13,1379;12,1360;15,1341;21,1322;30,1308;57,1305;48,1299;59,1377;61,1387;66,1394;76,1395;83,1390;69,1381;57,1305;49,1307;57,1326;57,1369;58,1371;37,1390;48,1387;59,1377;69,1363;75,1354;69,1340;68,1326;60,1309;86,1378;83,1379;81,1384;79,1387;76,1390;85,1387;87,1379;88,1310;84,1310;82,1319;78,1333;73,1348;75,1354;79,1342;84,1331;87,1319;88,1310" o:connectangles="0,0,0,0,0,0,0,0,0,0,0,0,0,0,0,0,0,0,0,0,0,0,0,0,0,0,0,0,0,0,0,0,0,0,0,0,0,0,0,0,0,0,0,0,0,0,0,0,0,0,0,0,0,0"/>
                </v:shape>
                <v:shape id="Freeform 942" o:spid="_x0000_s1071" style="position:absolute;left:6785;top:1258;width:78;height:121;visibility:visible;mso-wrap-style:square;v-text-anchor:top" coordsize="78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" path="m,60l78,r,121l,60xe" filled="f" strokecolor="red" strokeweight=".45308mm">
                  <v:path arrowok="t" o:connecttype="custom" o:connectlocs="0,1318;78,1258;78,1379;0,1318" o:connectangles="0,0,0,0"/>
                </v:shape>
                <v:shape id="AutoShape 941" o:spid="_x0000_s1072" style="position:absolute;left:8802;top:1612;width:89;height:96;visibility:visible;mso-wrap-style:square;v-text-anchor:top" coordsize="89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" path="m49,l36,,29,3,22,9r-6,5l11,22,6,32,3,41,,50,,67r2,5l4,78r2,5l9,87r4,4l17,94r4,1l32,95r6,-1l43,91r2,-1l22,90,19,88,16,83,14,79,13,74r,-14l14,51,16,41,19,31r3,-8l27,16,31,9,37,5r20,l53,2,49,xm70,78r-11,l60,83r2,4l65,90r2,4l70,95r7,l80,94r3,-4l84,90r-13,l70,81r,-3xm57,5l43,5r7,3l55,15r3,12l58,44r,27l59,71,49,84,37,90r8,l49,87r6,-4l59,78r11,l70,64r3,-5l75,55r-5,l70,40r,-7l69,26,67,20,65,14,62,9,57,6r,-1xm87,78r-3,l83,79r-1,5l80,86r-1,1l78,89r-1,1l84,90r2,-3l87,84r,-6xm89,10r-4,l85,11r-2,8l82,26r-3,8l77,41r-3,7l70,55r5,l76,54r2,-6l80,43r3,-6l85,31r1,-6l88,19r1,-6l89,12r,-1l89,10xe" fillcolor="black" stroked="f">
                  <v:path arrowok="t" o:connecttype="custom" o:connectlocs="36,1612;22,1621;11,1634;3,1653;0,1679;4,1690;9,1699;17,1706;32,1707;43,1703;22,1702;16,1695;13,1686;14,1663;19,1643;27,1628;37,1617;53,1614;70,1690;60,1695;65,1702;70,1707;80,1706;84,1702;70,1693;57,1617;50,1620;58,1639;58,1683;49,1696;45,1702;55,1695;70,1690;73,1671;70,1667;70,1645;67,1632;62,1621;57,1617;84,1690;82,1696;79,1699;77,1702;86,1699;87,1690;85,1622;83,1631;79,1646;74,1660;75,1667;78,1660;83,1649;86,1637;89,1625;89,1623" o:connectangles="0,0,0,0,0,0,0,0,0,0,0,0,0,0,0,0,0,0,0,0,0,0,0,0,0,0,0,0,0,0,0,0,0,0,0,0,0,0,0,0,0,0,0,0,0,0,0,0,0,0,0,0,0,0,0"/>
                </v:shape>
                <v:line id="Line 940" o:spid="_x0000_s1073" style="position:absolute;visibility:visible;mso-wrap-style:square" from="6719,1630" to="6960,16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" strokeweight=".55097mm"/>
                <v:shape id="AutoShape 939" o:spid="_x0000_s1074" style="position:absolute;left:8616;top:1932;width:89;height:96;visibility:visible;mso-wrap-style:square;v-text-anchor:top" coordsize="89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" path="m48,l35,,28,3,22,9r-7,6l10,22,6,32,2,41,,50,,67r1,6l3,78r2,6l8,88r4,3l16,94r4,2l31,96r6,-2l42,91r2,-1l21,90,18,88,15,84,13,80,12,74r,-14l13,51,15,41,18,31r3,-8l26,16,30,9,36,5r21,l52,2,48,xm69,78r-10,l60,83r1,5l64,90r2,4l70,96r6,l79,94r3,-4l83,90r-13,l69,81r,-3xm57,5l42,5r7,3l54,15r3,12l57,44r,26l58,71,48,84,37,90r7,l48,88r6,-4l59,78r10,l69,64r3,-5l74,55r-5,l69,40r,-6l68,27,66,20,63,15,60,9,57,5xm86,78r-3,l83,80r-1,2l81,84r-2,2l79,88r-2,1l76,90r7,l85,88r2,-4l87,79,86,78xm88,11r-4,l84,12r-2,7l81,27r-3,7l76,41r-3,7l69,55r5,l75,54r2,-6l79,43r3,-5l84,31r1,-5l87,19r1,-6l88,11xe" fillcolor="black" stroked="f">
                  <v:path arrowok="t" o:connecttype="custom" o:connectlocs="35,1932;22,1941;10,1954;2,1973;0,1999;3,2010;8,2020;16,2026;31,2028;42,2023;21,2022;15,2016;12,2006;13,1983;18,1963;26,1948;36,1937;52,1934;69,2010;60,2015;64,2022;70,2028;79,2026;83,2022;69,2013;57,1937;49,1940;57,1959;57,2002;58,2003;37,2022;48,2020;59,2010;69,1996;74,1987;69,1972;68,1959;63,1947;57,1937;83,2010;82,2014;79,2018;77,2021;83,2022;87,2016;86,2010;84,1943;82,1951;78,1966;73,1980;74,1987;77,1980;82,1970;85,1958;88,1945;88,1943" o:connectangles="0,0,0,0,0,0,0,0,0,0,0,0,0,0,0,0,0,0,0,0,0,0,0,0,0,0,0,0,0,0,0,0,0,0,0,0,0,0,0,0,0,0,0,0,0,0,0,0,0,0,0,0,0,0,0,0"/>
                </v:shape>
                <v:shape id="Freeform 938" o:spid="_x0000_s1075" style="position:absolute;left:6785;top:1883;width:78;height:121;visibility:visible;mso-wrap-style:square;v-text-anchor:top" coordsize="78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" path="m,60l78,r,120l,60xe" filled="f" strokeweight=".45308mm">
                  <v:path arrowok="t" o:connecttype="custom" o:connectlocs="0,1943;78,1883;78,2003;0,1943" o:connectangles="0,0,0,0"/>
                </v:shape>
                <v:rect id="Rectangle 937" o:spid="_x0000_s1076" style="position:absolute;left:6671;top:190;width:2692;height:19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" filled="f" strokeweight=".08394mm"/>
                <w10:wrap anchorx="page"/>
              </v:group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479040" behindDoc="0" locked="0" layoutInCell="1" allowOverlap="1" wp14:anchorId="036ECEA8" wp14:editId="4CFAB7A1">
                <wp:simplePos x="0" y="0"/>
                <wp:positionH relativeFrom="page">
                  <wp:posOffset>1269365</wp:posOffset>
                </wp:positionH>
                <wp:positionV relativeFrom="paragraph">
                  <wp:posOffset>118745</wp:posOffset>
                </wp:positionV>
                <wp:extent cx="133350" cy="69215"/>
                <wp:effectExtent l="2540" t="4445" r="0" b="2540"/>
                <wp:wrapNone/>
                <wp:docPr id="959" name="Text Box 9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3350" cy="692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A3534AB" w14:textId="77777777" w:rsidR="00B0570F" w:rsidRDefault="00B0570F">
                            <w:pPr>
                              <w:spacing w:line="201" w:lineRule="exact"/>
                              <w:ind w:left="20"/>
                              <w:rPr>
                                <w:rFonts w:ascii="Calibri"/>
                                <w:sz w:val="17"/>
                              </w:rPr>
                            </w:pPr>
                            <w:r>
                              <w:rPr>
                                <w:rFonts w:ascii="Calibri"/>
                                <w:w w:val="133"/>
                                <w:sz w:val="17"/>
                              </w:rPr>
                              <w:t>)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36ECEA8" id="Text Box 935" o:spid="_x0000_s1407" type="#_x0000_t202" style="position:absolute;margin-left:99.95pt;margin-top:9.35pt;width:10.5pt;height:5.45pt;z-index:2514790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" filled="f" stroked="f">
                <v:textbox style="layout-flow:vertical;mso-layout-flow-alt:bottom-to-top" inset="0,0,0,0">
                  <w:txbxContent>
                    <w:p w14:paraId="7A3534AB" w14:textId="77777777" w:rsidR="00B0570F" w:rsidRDefault="00B0570F">
                      <w:pPr>
                        <w:spacing w:line="201" w:lineRule="exact"/>
                        <w:ind w:left="20"/>
                        <w:rPr>
                          <w:rFonts w:ascii="Calibri"/>
                          <w:sz w:val="17"/>
                        </w:rPr>
                      </w:pPr>
                      <w:r>
                        <w:rPr>
                          <w:rFonts w:ascii="Calibri"/>
                          <w:w w:val="133"/>
                          <w:sz w:val="17"/>
                        </w:rPr>
                        <w:t>)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481088" behindDoc="0" locked="0" layoutInCell="1" allowOverlap="1" wp14:anchorId="496388F5" wp14:editId="0A8A074F">
                <wp:simplePos x="0" y="0"/>
                <wp:positionH relativeFrom="page">
                  <wp:posOffset>1332230</wp:posOffset>
                </wp:positionH>
                <wp:positionV relativeFrom="paragraph">
                  <wp:posOffset>165735</wp:posOffset>
                </wp:positionV>
                <wp:extent cx="111125" cy="295275"/>
                <wp:effectExtent l="0" t="3810" r="4445" b="0"/>
                <wp:wrapNone/>
                <wp:docPr id="958" name="Text Box 9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1125" cy="2952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8EECE37" w14:textId="77777777" w:rsidR="00B0570F" w:rsidRDefault="00B0570F">
                            <w:pPr>
                              <w:spacing w:before="13"/>
                              <w:ind w:left="20"/>
                              <w:rPr>
                                <w:rFonts w:ascii="Calibri"/>
                                <w:sz w:val="13"/>
                              </w:rPr>
                            </w:pPr>
                            <w:r>
                              <w:rPr>
                                <w:rFonts w:ascii="Calibri"/>
                                <w:spacing w:val="4"/>
                                <w:w w:val="137"/>
                                <w:sz w:val="13"/>
                              </w:rPr>
                              <w:t>Q</w:t>
                            </w:r>
                            <w:r>
                              <w:rPr>
                                <w:rFonts w:ascii="Calibri"/>
                                <w:spacing w:val="6"/>
                                <w:w w:val="137"/>
                                <w:sz w:val="13"/>
                              </w:rPr>
                              <w:t>T</w:t>
                            </w:r>
                            <w:r>
                              <w:rPr>
                                <w:rFonts w:ascii="Calibri"/>
                                <w:spacing w:val="5"/>
                                <w:w w:val="137"/>
                                <w:sz w:val="13"/>
                              </w:rPr>
                              <w:t>C</w:t>
                            </w:r>
                            <w:r>
                              <w:rPr>
                                <w:rFonts w:ascii="Calibri"/>
                                <w:w w:val="138"/>
                                <w:sz w:val="13"/>
                              </w:rPr>
                              <w:t>A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96388F5" id="Text Box 934" o:spid="_x0000_s1408" type="#_x0000_t202" style="position:absolute;margin-left:104.9pt;margin-top:13.05pt;width:8.75pt;height:23.25pt;z-index:2514810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" filled="f" stroked="f">
                <v:textbox style="layout-flow:vertical;mso-layout-flow-alt:bottom-to-top" inset="0,0,0,0">
                  <w:txbxContent>
                    <w:p w14:paraId="38EECE37" w14:textId="77777777" w:rsidR="00B0570F" w:rsidRDefault="00B0570F">
                      <w:pPr>
                        <w:spacing w:before="13"/>
                        <w:ind w:left="20"/>
                        <w:rPr>
                          <w:rFonts w:ascii="Calibri"/>
                          <w:sz w:val="13"/>
                        </w:rPr>
                      </w:pPr>
                      <w:r>
                        <w:rPr>
                          <w:rFonts w:ascii="Calibri"/>
                          <w:spacing w:val="4"/>
                          <w:w w:val="137"/>
                          <w:sz w:val="13"/>
                        </w:rPr>
                        <w:t>Q</w:t>
                      </w:r>
                      <w:r>
                        <w:rPr>
                          <w:rFonts w:ascii="Calibri"/>
                          <w:spacing w:val="6"/>
                          <w:w w:val="137"/>
                          <w:sz w:val="13"/>
                        </w:rPr>
                        <w:t>T</w:t>
                      </w:r>
                      <w:r>
                        <w:rPr>
                          <w:rFonts w:ascii="Calibri"/>
                          <w:spacing w:val="5"/>
                          <w:w w:val="137"/>
                          <w:sz w:val="13"/>
                        </w:rPr>
                        <w:t>C</w:t>
                      </w:r>
                      <w:r>
                        <w:rPr>
                          <w:rFonts w:ascii="Calibri"/>
                          <w:w w:val="138"/>
                          <w:sz w:val="13"/>
                        </w:rPr>
                        <w:t>A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FA655D">
        <w:rPr>
          <w:rFonts w:ascii="Calibri"/>
          <w:color w:val="252525"/>
          <w:w w:val="75"/>
          <w:sz w:val="21"/>
        </w:rPr>
        <w:t>1024</w:t>
      </w:r>
    </w:p>
    <w:p w14:paraId="3CBCEAD8" w14:textId="77777777" w:rsidR="00ED6B8B" w:rsidRDefault="00ED6B8B" w:rsidP="00F672C4">
      <w:pPr>
        <w:pStyle w:val="BodyText"/>
        <w:spacing w:before="6"/>
        <w:rPr>
          <w:rFonts w:ascii="Calibri"/>
          <w:sz w:val="18"/>
        </w:rPr>
      </w:pPr>
    </w:p>
    <w:p w14:paraId="368A318B" w14:textId="77777777" w:rsidR="00ED6B8B" w:rsidRDefault="00890932">
      <w:pPr>
        <w:ind w:right="1"/>
        <w:rPr>
          <w:rFonts w:ascii="Calibri"/>
          <w:sz w:val="21"/>
        </w:rPr>
        <w:pPrChange w:id="531" w:author="Raghda Wahdan" w:date="2017-11-06T13:08:00Z">
          <w:pPr>
            <w:ind w:right="1"/>
            <w:jc w:val="right"/>
          </w:pPr>
        </w:pPrChange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476992" behindDoc="0" locked="0" layoutInCell="1" allowOverlap="1" wp14:anchorId="6C470F2E" wp14:editId="7D1E3B5D">
                <wp:simplePos x="0" y="0"/>
                <wp:positionH relativeFrom="page">
                  <wp:posOffset>1269365</wp:posOffset>
                </wp:positionH>
                <wp:positionV relativeFrom="paragraph">
                  <wp:posOffset>88265</wp:posOffset>
                </wp:positionV>
                <wp:extent cx="133350" cy="2139950"/>
                <wp:effectExtent l="2540" t="2540" r="0" b="635"/>
                <wp:wrapNone/>
                <wp:docPr id="957" name="Text Box 9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3350" cy="21399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32F2CFE" w14:textId="77777777" w:rsidR="00B0570F" w:rsidRDefault="00B0570F">
                            <w:pPr>
                              <w:spacing w:line="201" w:lineRule="exact"/>
                              <w:ind w:left="20" w:right="-754"/>
                              <w:rPr>
                                <w:rFonts w:ascii="Calibri"/>
                                <w:sz w:val="17"/>
                              </w:rPr>
                            </w:pPr>
                            <w:r>
                              <w:rPr>
                                <w:rFonts w:ascii="Calibri"/>
                                <w:spacing w:val="-1"/>
                                <w:w w:val="133"/>
                                <w:sz w:val="17"/>
                              </w:rPr>
                              <w:t>Quan</w:t>
                            </w:r>
                            <w:r>
                              <w:rPr>
                                <w:rFonts w:ascii="Calibri"/>
                                <w:w w:val="133"/>
                                <w:sz w:val="17"/>
                              </w:rPr>
                              <w:t>t</w:t>
                            </w:r>
                            <w:r>
                              <w:rPr>
                                <w:rFonts w:ascii="Calibri"/>
                                <w:w w:val="132"/>
                                <w:sz w:val="17"/>
                              </w:rPr>
                              <w:t>i</w:t>
                            </w:r>
                            <w:r>
                              <w:rPr>
                                <w:rFonts w:ascii="Calibri"/>
                                <w:w w:val="133"/>
                                <w:sz w:val="17"/>
                              </w:rPr>
                              <w:t>zed</w:t>
                            </w:r>
                            <w:r>
                              <w:rPr>
                                <w:rFonts w:ascii="Calibri"/>
                                <w:spacing w:val="12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w w:val="133"/>
                                <w:sz w:val="17"/>
                              </w:rPr>
                              <w:t>O</w:t>
                            </w:r>
                            <w:r>
                              <w:rPr>
                                <w:rFonts w:ascii="Calibri"/>
                                <w:spacing w:val="-1"/>
                                <w:w w:val="133"/>
                                <w:sz w:val="17"/>
                              </w:rPr>
                              <w:t>p</w:t>
                            </w:r>
                            <w:r>
                              <w:rPr>
                                <w:rFonts w:ascii="Calibri"/>
                                <w:w w:val="133"/>
                                <w:sz w:val="17"/>
                              </w:rPr>
                              <w:t>t</w:t>
                            </w:r>
                            <w:r>
                              <w:rPr>
                                <w:rFonts w:ascii="Calibri"/>
                                <w:w w:val="132"/>
                                <w:sz w:val="17"/>
                              </w:rPr>
                              <w:t>i</w:t>
                            </w:r>
                            <w:r>
                              <w:rPr>
                                <w:rFonts w:ascii="Calibri"/>
                                <w:spacing w:val="-1"/>
                                <w:w w:val="133"/>
                                <w:sz w:val="17"/>
                              </w:rPr>
                              <w:t>mu</w:t>
                            </w:r>
                            <w:r>
                              <w:rPr>
                                <w:rFonts w:ascii="Calibri"/>
                                <w:w w:val="133"/>
                                <w:sz w:val="17"/>
                              </w:rPr>
                              <w:t>m</w:t>
                            </w:r>
                            <w:r>
                              <w:rPr>
                                <w:rFonts w:ascii="Calibri"/>
                                <w:spacing w:val="12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w w:val="133"/>
                                <w:sz w:val="17"/>
                              </w:rPr>
                              <w:t>f</w:t>
                            </w:r>
                            <w:r>
                              <w:rPr>
                                <w:rFonts w:ascii="Calibri"/>
                                <w:w w:val="132"/>
                                <w:sz w:val="17"/>
                              </w:rPr>
                              <w:t>r</w:t>
                            </w:r>
                            <w:r>
                              <w:rPr>
                                <w:rFonts w:ascii="Calibri"/>
                                <w:spacing w:val="-1"/>
                                <w:w w:val="133"/>
                                <w:sz w:val="17"/>
                              </w:rPr>
                              <w:t>am</w:t>
                            </w:r>
                            <w:r>
                              <w:rPr>
                                <w:rFonts w:ascii="Calibri"/>
                                <w:w w:val="133"/>
                                <w:sz w:val="17"/>
                              </w:rPr>
                              <w:t>e</w:t>
                            </w:r>
                            <w:r>
                              <w:rPr>
                                <w:rFonts w:ascii="Calibri"/>
                                <w:spacing w:val="12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w w:val="132"/>
                                <w:sz w:val="17"/>
                              </w:rPr>
                              <w:t>l</w:t>
                            </w:r>
                            <w:r>
                              <w:rPr>
                                <w:rFonts w:ascii="Calibri"/>
                                <w:w w:val="133"/>
                                <w:sz w:val="17"/>
                              </w:rPr>
                              <w:t>e</w:t>
                            </w:r>
                            <w:r>
                              <w:rPr>
                                <w:rFonts w:ascii="Calibri"/>
                                <w:spacing w:val="-1"/>
                                <w:w w:val="133"/>
                                <w:sz w:val="17"/>
                              </w:rPr>
                              <w:t>n</w:t>
                            </w:r>
                            <w:r>
                              <w:rPr>
                                <w:rFonts w:ascii="Calibri"/>
                                <w:w w:val="132"/>
                                <w:sz w:val="17"/>
                              </w:rPr>
                              <w:t>g</w:t>
                            </w:r>
                            <w:r>
                              <w:rPr>
                                <w:rFonts w:ascii="Calibri"/>
                                <w:w w:val="133"/>
                                <w:sz w:val="17"/>
                              </w:rPr>
                              <w:t>th</w:t>
                            </w:r>
                            <w:r>
                              <w:rPr>
                                <w:rFonts w:ascii="Calibri"/>
                                <w:spacing w:val="12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w w:val="133"/>
                                <w:sz w:val="17"/>
                              </w:rPr>
                              <w:t>(L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C470F2E" id="Text Box 933" o:spid="_x0000_s1409" type="#_x0000_t202" style="position:absolute;margin-left:99.95pt;margin-top:6.95pt;width:10.5pt;height:168.5pt;z-index:2514769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" filled="f" stroked="f">
                <v:textbox style="layout-flow:vertical;mso-layout-flow-alt:bottom-to-top" inset="0,0,0,0">
                  <w:txbxContent>
                    <w:p w14:paraId="432F2CFE" w14:textId="77777777" w:rsidR="00B0570F" w:rsidRDefault="00B0570F">
                      <w:pPr>
                        <w:spacing w:line="201" w:lineRule="exact"/>
                        <w:ind w:left="20" w:right="-754"/>
                        <w:rPr>
                          <w:rFonts w:ascii="Calibri"/>
                          <w:sz w:val="17"/>
                        </w:rPr>
                      </w:pPr>
                      <w:r>
                        <w:rPr>
                          <w:rFonts w:ascii="Calibri"/>
                          <w:spacing w:val="-1"/>
                          <w:w w:val="133"/>
                          <w:sz w:val="17"/>
                        </w:rPr>
                        <w:t>Quan</w:t>
                      </w:r>
                      <w:r>
                        <w:rPr>
                          <w:rFonts w:ascii="Calibri"/>
                          <w:w w:val="133"/>
                          <w:sz w:val="17"/>
                        </w:rPr>
                        <w:t>t</w:t>
                      </w:r>
                      <w:r>
                        <w:rPr>
                          <w:rFonts w:ascii="Calibri"/>
                          <w:w w:val="132"/>
                          <w:sz w:val="17"/>
                        </w:rPr>
                        <w:t>i</w:t>
                      </w:r>
                      <w:r>
                        <w:rPr>
                          <w:rFonts w:ascii="Calibri"/>
                          <w:w w:val="133"/>
                          <w:sz w:val="17"/>
                        </w:rPr>
                        <w:t>zed</w:t>
                      </w:r>
                      <w:r>
                        <w:rPr>
                          <w:rFonts w:ascii="Calibri"/>
                          <w:spacing w:val="12"/>
                          <w:sz w:val="17"/>
                        </w:rPr>
                        <w:t xml:space="preserve"> </w:t>
                      </w:r>
                      <w:r>
                        <w:rPr>
                          <w:rFonts w:ascii="Calibri"/>
                          <w:w w:val="133"/>
                          <w:sz w:val="17"/>
                        </w:rPr>
                        <w:t>O</w:t>
                      </w:r>
                      <w:r>
                        <w:rPr>
                          <w:rFonts w:ascii="Calibri"/>
                          <w:spacing w:val="-1"/>
                          <w:w w:val="133"/>
                          <w:sz w:val="17"/>
                        </w:rPr>
                        <w:t>p</w:t>
                      </w:r>
                      <w:r>
                        <w:rPr>
                          <w:rFonts w:ascii="Calibri"/>
                          <w:w w:val="133"/>
                          <w:sz w:val="17"/>
                        </w:rPr>
                        <w:t>t</w:t>
                      </w:r>
                      <w:r>
                        <w:rPr>
                          <w:rFonts w:ascii="Calibri"/>
                          <w:w w:val="132"/>
                          <w:sz w:val="17"/>
                        </w:rPr>
                        <w:t>i</w:t>
                      </w:r>
                      <w:r>
                        <w:rPr>
                          <w:rFonts w:ascii="Calibri"/>
                          <w:spacing w:val="-1"/>
                          <w:w w:val="133"/>
                          <w:sz w:val="17"/>
                        </w:rPr>
                        <w:t>mu</w:t>
                      </w:r>
                      <w:r>
                        <w:rPr>
                          <w:rFonts w:ascii="Calibri"/>
                          <w:w w:val="133"/>
                          <w:sz w:val="17"/>
                        </w:rPr>
                        <w:t>m</w:t>
                      </w:r>
                      <w:r>
                        <w:rPr>
                          <w:rFonts w:ascii="Calibri"/>
                          <w:spacing w:val="12"/>
                          <w:sz w:val="17"/>
                        </w:rPr>
                        <w:t xml:space="preserve"> </w:t>
                      </w:r>
                      <w:r>
                        <w:rPr>
                          <w:rFonts w:ascii="Calibri"/>
                          <w:w w:val="133"/>
                          <w:sz w:val="17"/>
                        </w:rPr>
                        <w:t>f</w:t>
                      </w:r>
                      <w:r>
                        <w:rPr>
                          <w:rFonts w:ascii="Calibri"/>
                          <w:w w:val="132"/>
                          <w:sz w:val="17"/>
                        </w:rPr>
                        <w:t>r</w:t>
                      </w:r>
                      <w:r>
                        <w:rPr>
                          <w:rFonts w:ascii="Calibri"/>
                          <w:spacing w:val="-1"/>
                          <w:w w:val="133"/>
                          <w:sz w:val="17"/>
                        </w:rPr>
                        <w:t>am</w:t>
                      </w:r>
                      <w:r>
                        <w:rPr>
                          <w:rFonts w:ascii="Calibri"/>
                          <w:w w:val="133"/>
                          <w:sz w:val="17"/>
                        </w:rPr>
                        <w:t>e</w:t>
                      </w:r>
                      <w:r>
                        <w:rPr>
                          <w:rFonts w:ascii="Calibri"/>
                          <w:spacing w:val="12"/>
                          <w:sz w:val="17"/>
                        </w:rPr>
                        <w:t xml:space="preserve"> </w:t>
                      </w:r>
                      <w:r>
                        <w:rPr>
                          <w:rFonts w:ascii="Calibri"/>
                          <w:w w:val="132"/>
                          <w:sz w:val="17"/>
                        </w:rPr>
                        <w:t>l</w:t>
                      </w:r>
                      <w:r>
                        <w:rPr>
                          <w:rFonts w:ascii="Calibri"/>
                          <w:w w:val="133"/>
                          <w:sz w:val="17"/>
                        </w:rPr>
                        <w:t>e</w:t>
                      </w:r>
                      <w:r>
                        <w:rPr>
                          <w:rFonts w:ascii="Calibri"/>
                          <w:spacing w:val="-1"/>
                          <w:w w:val="133"/>
                          <w:sz w:val="17"/>
                        </w:rPr>
                        <w:t>n</w:t>
                      </w:r>
                      <w:r>
                        <w:rPr>
                          <w:rFonts w:ascii="Calibri"/>
                          <w:w w:val="132"/>
                          <w:sz w:val="17"/>
                        </w:rPr>
                        <w:t>g</w:t>
                      </w:r>
                      <w:r>
                        <w:rPr>
                          <w:rFonts w:ascii="Calibri"/>
                          <w:w w:val="133"/>
                          <w:sz w:val="17"/>
                        </w:rPr>
                        <w:t>th</w:t>
                      </w:r>
                      <w:r>
                        <w:rPr>
                          <w:rFonts w:ascii="Calibri"/>
                          <w:spacing w:val="12"/>
                          <w:sz w:val="17"/>
                        </w:rPr>
                        <w:t xml:space="preserve"> </w:t>
                      </w:r>
                      <w:r>
                        <w:rPr>
                          <w:rFonts w:ascii="Calibri"/>
                          <w:w w:val="133"/>
                          <w:sz w:val="17"/>
                        </w:rPr>
                        <w:t>(L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FA655D">
        <w:rPr>
          <w:rFonts w:ascii="Calibri"/>
          <w:color w:val="252525"/>
          <w:w w:val="75"/>
          <w:sz w:val="21"/>
        </w:rPr>
        <w:t>896</w:t>
      </w:r>
    </w:p>
    <w:p w14:paraId="6E9B6980" w14:textId="77777777" w:rsidR="00ED6B8B" w:rsidRDefault="00ED6B8B" w:rsidP="00F672C4">
      <w:pPr>
        <w:pStyle w:val="BodyText"/>
        <w:spacing w:before="6"/>
        <w:rPr>
          <w:rFonts w:ascii="Calibri"/>
          <w:sz w:val="18"/>
        </w:rPr>
      </w:pPr>
    </w:p>
    <w:p w14:paraId="5B2B42B1" w14:textId="77777777" w:rsidR="00ED6B8B" w:rsidRDefault="00FA655D">
      <w:pPr>
        <w:spacing w:before="1"/>
        <w:ind w:right="1"/>
        <w:rPr>
          <w:rFonts w:ascii="Calibri"/>
          <w:sz w:val="21"/>
        </w:rPr>
        <w:pPrChange w:id="532" w:author="Raghda Wahdan" w:date="2017-11-06T13:08:00Z">
          <w:pPr>
            <w:spacing w:before="1"/>
            <w:ind w:right="1"/>
            <w:jc w:val="right"/>
          </w:pPr>
        </w:pPrChange>
      </w:pPr>
      <w:r>
        <w:rPr>
          <w:rFonts w:ascii="Calibri"/>
          <w:color w:val="252525"/>
          <w:w w:val="75"/>
          <w:sz w:val="21"/>
        </w:rPr>
        <w:t>768</w:t>
      </w:r>
    </w:p>
    <w:p w14:paraId="25AA6F6C" w14:textId="77777777" w:rsidR="00ED6B8B" w:rsidRDefault="00ED6B8B" w:rsidP="00F672C4">
      <w:pPr>
        <w:pStyle w:val="BodyText"/>
        <w:spacing w:before="7"/>
        <w:rPr>
          <w:rFonts w:ascii="Calibri"/>
          <w:sz w:val="18"/>
        </w:rPr>
      </w:pPr>
    </w:p>
    <w:p w14:paraId="16814406" w14:textId="77777777" w:rsidR="00ED6B8B" w:rsidRDefault="00FA655D">
      <w:pPr>
        <w:ind w:right="1"/>
        <w:rPr>
          <w:rFonts w:ascii="Calibri"/>
          <w:sz w:val="21"/>
        </w:rPr>
        <w:pPrChange w:id="533" w:author="Raghda Wahdan" w:date="2017-11-06T13:08:00Z">
          <w:pPr>
            <w:ind w:right="1"/>
            <w:jc w:val="right"/>
          </w:pPr>
        </w:pPrChange>
      </w:pPr>
      <w:r>
        <w:rPr>
          <w:rFonts w:ascii="Calibri"/>
          <w:color w:val="252525"/>
          <w:w w:val="75"/>
          <w:sz w:val="21"/>
        </w:rPr>
        <w:t>640</w:t>
      </w:r>
    </w:p>
    <w:p w14:paraId="781B6016" w14:textId="77777777" w:rsidR="00ED6B8B" w:rsidRDefault="00ED6B8B" w:rsidP="00F672C4">
      <w:pPr>
        <w:pStyle w:val="BodyText"/>
        <w:spacing w:before="7"/>
        <w:rPr>
          <w:rFonts w:ascii="Calibri"/>
          <w:sz w:val="18"/>
        </w:rPr>
      </w:pPr>
    </w:p>
    <w:p w14:paraId="4D4217E3" w14:textId="77777777" w:rsidR="00ED6B8B" w:rsidRDefault="00FA655D">
      <w:pPr>
        <w:ind w:right="1"/>
        <w:rPr>
          <w:rFonts w:ascii="Calibri"/>
          <w:sz w:val="21"/>
        </w:rPr>
        <w:pPrChange w:id="534" w:author="Raghda Wahdan" w:date="2017-11-06T13:08:00Z">
          <w:pPr>
            <w:ind w:right="1"/>
            <w:jc w:val="right"/>
          </w:pPr>
        </w:pPrChange>
      </w:pPr>
      <w:r>
        <w:rPr>
          <w:rFonts w:ascii="Calibri"/>
          <w:color w:val="252525"/>
          <w:w w:val="75"/>
          <w:sz w:val="21"/>
        </w:rPr>
        <w:t>512</w:t>
      </w:r>
    </w:p>
    <w:p w14:paraId="7B9B4EE1" w14:textId="77777777" w:rsidR="00ED6B8B" w:rsidRDefault="00FA655D" w:rsidP="00F672C4">
      <w:pPr>
        <w:pStyle w:val="BodyText"/>
        <w:spacing w:before="3"/>
        <w:rPr>
          <w:rFonts w:ascii="Calibri"/>
          <w:sz w:val="20"/>
        </w:rPr>
      </w:pPr>
      <w:r>
        <w:br w:type="column"/>
      </w:r>
    </w:p>
    <w:p w14:paraId="102E11C4" w14:textId="77777777" w:rsidR="00ED6B8B" w:rsidRDefault="00FA655D" w:rsidP="00F672C4">
      <w:pPr>
        <w:ind w:left="658"/>
        <w:rPr>
          <w:rFonts w:ascii="Calibri"/>
          <w:sz w:val="21"/>
        </w:rPr>
      </w:pPr>
      <w:r>
        <w:rPr>
          <w:rFonts w:ascii="Calibri"/>
          <w:w w:val="80"/>
          <w:sz w:val="21"/>
        </w:rPr>
        <w:t>Proposed closed form using =0</w:t>
      </w:r>
    </w:p>
    <w:p w14:paraId="526C41C7" w14:textId="77777777" w:rsidR="00ED6B8B" w:rsidRDefault="00FA655D" w:rsidP="00F672C4">
      <w:pPr>
        <w:spacing w:before="63"/>
        <w:ind w:left="658"/>
        <w:rPr>
          <w:rFonts w:ascii="Calibri"/>
          <w:sz w:val="21"/>
        </w:rPr>
      </w:pPr>
      <w:r>
        <w:rPr>
          <w:rFonts w:ascii="Calibri"/>
          <w:w w:val="80"/>
          <w:sz w:val="21"/>
        </w:rPr>
        <w:t>Numerical solution using =0</w:t>
      </w:r>
    </w:p>
    <w:p w14:paraId="1E244444" w14:textId="77777777" w:rsidR="00ED6B8B" w:rsidRDefault="00FA655D" w:rsidP="00F672C4">
      <w:pPr>
        <w:spacing w:before="55"/>
        <w:ind w:left="658"/>
        <w:rPr>
          <w:rFonts w:ascii="Calibri"/>
          <w:sz w:val="21"/>
        </w:rPr>
      </w:pPr>
      <w:r>
        <w:rPr>
          <w:rFonts w:ascii="Calibri"/>
          <w:w w:val="80"/>
          <w:sz w:val="21"/>
        </w:rPr>
        <w:t>Proposed closed form using =0.25</w:t>
      </w:r>
    </w:p>
    <w:p w14:paraId="705B976D" w14:textId="77777777" w:rsidR="00ED6B8B" w:rsidRDefault="00FA655D" w:rsidP="00F672C4">
      <w:pPr>
        <w:spacing w:before="56"/>
        <w:ind w:left="658"/>
        <w:rPr>
          <w:rFonts w:ascii="Calibri"/>
          <w:sz w:val="21"/>
        </w:rPr>
      </w:pPr>
      <w:r>
        <w:rPr>
          <w:rFonts w:ascii="Calibri"/>
          <w:w w:val="80"/>
          <w:sz w:val="21"/>
        </w:rPr>
        <w:t>Numerical solution using =0.25</w:t>
      </w:r>
    </w:p>
    <w:p w14:paraId="04CD2FAE" w14:textId="77777777" w:rsidR="00ED6B8B" w:rsidRDefault="00FA655D" w:rsidP="00F672C4">
      <w:pPr>
        <w:spacing w:before="56"/>
        <w:ind w:left="658"/>
        <w:rPr>
          <w:rFonts w:ascii="Calibri"/>
          <w:sz w:val="21"/>
        </w:rPr>
      </w:pPr>
      <w:r>
        <w:rPr>
          <w:rFonts w:ascii="Calibri"/>
          <w:w w:val="80"/>
          <w:sz w:val="21"/>
        </w:rPr>
        <w:t>Proposed closed form using =0.75</w:t>
      </w:r>
    </w:p>
    <w:p w14:paraId="4EAADC15" w14:textId="77777777" w:rsidR="00ED6B8B" w:rsidRDefault="00FA655D" w:rsidP="00F672C4">
      <w:pPr>
        <w:spacing w:before="64"/>
        <w:ind w:left="658"/>
        <w:rPr>
          <w:rFonts w:ascii="Calibri"/>
          <w:sz w:val="21"/>
        </w:rPr>
      </w:pPr>
      <w:r>
        <w:rPr>
          <w:rFonts w:ascii="Calibri"/>
          <w:w w:val="80"/>
          <w:sz w:val="21"/>
        </w:rPr>
        <w:t>Numerical solution using =0.75</w:t>
      </w:r>
    </w:p>
    <w:p w14:paraId="0BCA0279" w14:textId="77777777" w:rsidR="00ED6B8B" w:rsidRDefault="00ED6B8B" w:rsidP="00F672C4">
      <w:pPr>
        <w:rPr>
          <w:rFonts w:ascii="Calibri"/>
          <w:sz w:val="21"/>
        </w:rPr>
        <w:sectPr w:rsidR="00ED6B8B">
          <w:type w:val="continuous"/>
          <w:pgSz w:w="11910" w:h="16840"/>
          <w:pgMar w:top="1580" w:right="0" w:bottom="280" w:left="1620" w:header="720" w:footer="720" w:gutter="0"/>
          <w:cols w:num="2" w:space="720" w:equalWidth="0">
            <w:col w:w="979" w:space="3728"/>
            <w:col w:w="5583"/>
          </w:cols>
        </w:sectPr>
      </w:pPr>
    </w:p>
    <w:p w14:paraId="5FCDA490" w14:textId="77777777" w:rsidR="00ED6B8B" w:rsidRDefault="00ED6B8B" w:rsidP="00F672C4">
      <w:pPr>
        <w:pStyle w:val="BodyText"/>
        <w:spacing w:before="12"/>
        <w:rPr>
          <w:rFonts w:ascii="Calibri"/>
          <w:sz w:val="12"/>
        </w:rPr>
      </w:pPr>
    </w:p>
    <w:p w14:paraId="6F2F0286" w14:textId="77777777" w:rsidR="00ED6B8B" w:rsidRDefault="00FA655D" w:rsidP="00F672C4">
      <w:pPr>
        <w:spacing w:before="67"/>
        <w:ind w:left="735"/>
        <w:rPr>
          <w:rFonts w:ascii="Calibri"/>
          <w:sz w:val="21"/>
        </w:rPr>
      </w:pPr>
      <w:r>
        <w:rPr>
          <w:rFonts w:ascii="Calibri"/>
          <w:color w:val="252525"/>
          <w:w w:val="85"/>
          <w:sz w:val="21"/>
        </w:rPr>
        <w:t>384</w:t>
      </w:r>
    </w:p>
    <w:p w14:paraId="7980C331" w14:textId="77777777" w:rsidR="00ED6B8B" w:rsidRDefault="00ED6B8B" w:rsidP="00F672C4">
      <w:pPr>
        <w:pStyle w:val="BodyText"/>
        <w:rPr>
          <w:rFonts w:ascii="Calibri"/>
          <w:sz w:val="13"/>
        </w:rPr>
      </w:pPr>
    </w:p>
    <w:p w14:paraId="5BCD1A06" w14:textId="77777777" w:rsidR="00ED6B8B" w:rsidRDefault="00FA655D" w:rsidP="00F672C4">
      <w:pPr>
        <w:spacing w:before="67"/>
        <w:ind w:left="735"/>
        <w:rPr>
          <w:rFonts w:ascii="Calibri"/>
          <w:sz w:val="21"/>
        </w:rPr>
      </w:pPr>
      <w:r>
        <w:rPr>
          <w:rFonts w:ascii="Calibri"/>
          <w:color w:val="252525"/>
          <w:w w:val="85"/>
          <w:sz w:val="21"/>
        </w:rPr>
        <w:t>256</w:t>
      </w:r>
    </w:p>
    <w:p w14:paraId="666C2F52" w14:textId="77777777" w:rsidR="00ED6B8B" w:rsidRDefault="00ED6B8B" w:rsidP="00F672C4">
      <w:pPr>
        <w:pStyle w:val="BodyText"/>
        <w:spacing w:before="11"/>
        <w:rPr>
          <w:rFonts w:ascii="Calibri"/>
          <w:sz w:val="12"/>
        </w:rPr>
      </w:pPr>
    </w:p>
    <w:p w14:paraId="5F604024" w14:textId="77777777" w:rsidR="00ED6B8B" w:rsidRDefault="00FA655D" w:rsidP="00F672C4">
      <w:pPr>
        <w:spacing w:before="68"/>
        <w:ind w:left="735"/>
        <w:rPr>
          <w:rFonts w:ascii="Calibri"/>
          <w:sz w:val="21"/>
        </w:rPr>
      </w:pPr>
      <w:r>
        <w:rPr>
          <w:rFonts w:ascii="Calibri"/>
          <w:color w:val="252525"/>
          <w:w w:val="85"/>
          <w:sz w:val="21"/>
        </w:rPr>
        <w:t>128</w:t>
      </w:r>
    </w:p>
    <w:p w14:paraId="0A899FBD" w14:textId="77777777" w:rsidR="00ED6B8B" w:rsidRDefault="00ED6B8B" w:rsidP="00F672C4">
      <w:pPr>
        <w:pStyle w:val="BodyText"/>
        <w:rPr>
          <w:rFonts w:ascii="Calibri"/>
          <w:sz w:val="13"/>
        </w:rPr>
      </w:pPr>
    </w:p>
    <w:p w14:paraId="5CC1D666" w14:textId="77777777" w:rsidR="00ED6B8B" w:rsidRDefault="00FA655D" w:rsidP="00F672C4">
      <w:pPr>
        <w:spacing w:before="68" w:line="214" w:lineRule="exact"/>
        <w:ind w:left="898"/>
        <w:rPr>
          <w:rFonts w:ascii="Calibri"/>
          <w:sz w:val="21"/>
        </w:rPr>
      </w:pPr>
      <w:r>
        <w:rPr>
          <w:rFonts w:ascii="Calibri"/>
          <w:color w:val="252525"/>
          <w:w w:val="75"/>
          <w:sz w:val="21"/>
        </w:rPr>
        <w:t>0</w:t>
      </w:r>
    </w:p>
    <w:p w14:paraId="134ADE80" w14:textId="77777777" w:rsidR="00ED6B8B" w:rsidRDefault="00FA655D">
      <w:pPr>
        <w:tabs>
          <w:tab w:val="left" w:pos="609"/>
          <w:tab w:val="left" w:pos="1280"/>
          <w:tab w:val="left" w:pos="1951"/>
          <w:tab w:val="left" w:pos="2622"/>
          <w:tab w:val="left" w:pos="3293"/>
          <w:tab w:val="left" w:pos="3964"/>
          <w:tab w:val="left" w:pos="4635"/>
          <w:tab w:val="left" w:pos="5306"/>
          <w:tab w:val="left" w:pos="5977"/>
          <w:tab w:val="left" w:pos="6709"/>
        </w:tabs>
        <w:spacing w:line="198" w:lineRule="exact"/>
        <w:ind w:right="1521"/>
        <w:rPr>
          <w:rFonts w:ascii="Calibri"/>
          <w:sz w:val="21"/>
        </w:rPr>
        <w:pPrChange w:id="535" w:author="Raghda Wahdan" w:date="2017-11-06T13:08:00Z">
          <w:pPr>
            <w:tabs>
              <w:tab w:val="left" w:pos="609"/>
              <w:tab w:val="left" w:pos="1280"/>
              <w:tab w:val="left" w:pos="1951"/>
              <w:tab w:val="left" w:pos="2622"/>
              <w:tab w:val="left" w:pos="3293"/>
              <w:tab w:val="left" w:pos="3964"/>
              <w:tab w:val="left" w:pos="4635"/>
              <w:tab w:val="left" w:pos="5306"/>
              <w:tab w:val="left" w:pos="5977"/>
              <w:tab w:val="left" w:pos="6709"/>
            </w:tabs>
            <w:spacing w:line="198" w:lineRule="exact"/>
            <w:ind w:right="1521"/>
            <w:jc w:val="center"/>
          </w:pPr>
        </w:pPrChange>
      </w:pPr>
      <w:r>
        <w:rPr>
          <w:rFonts w:ascii="Calibri"/>
          <w:color w:val="252525"/>
          <w:w w:val="85"/>
          <w:sz w:val="21"/>
        </w:rPr>
        <w:t>0</w:t>
      </w:r>
      <w:r>
        <w:rPr>
          <w:rFonts w:ascii="Calibri"/>
          <w:color w:val="252525"/>
          <w:w w:val="85"/>
          <w:sz w:val="21"/>
        </w:rPr>
        <w:tab/>
        <w:t>0.1</w:t>
      </w:r>
      <w:r>
        <w:rPr>
          <w:rFonts w:ascii="Calibri"/>
          <w:color w:val="252525"/>
          <w:w w:val="85"/>
          <w:sz w:val="21"/>
        </w:rPr>
        <w:tab/>
        <w:t>0.2</w:t>
      </w:r>
      <w:r>
        <w:rPr>
          <w:rFonts w:ascii="Calibri"/>
          <w:color w:val="252525"/>
          <w:w w:val="85"/>
          <w:sz w:val="21"/>
        </w:rPr>
        <w:tab/>
        <w:t>0.3</w:t>
      </w:r>
      <w:r>
        <w:rPr>
          <w:rFonts w:ascii="Calibri"/>
          <w:color w:val="252525"/>
          <w:w w:val="85"/>
          <w:sz w:val="21"/>
        </w:rPr>
        <w:tab/>
        <w:t>0.4</w:t>
      </w:r>
      <w:r>
        <w:rPr>
          <w:rFonts w:ascii="Calibri"/>
          <w:color w:val="252525"/>
          <w:w w:val="85"/>
          <w:sz w:val="21"/>
        </w:rPr>
        <w:tab/>
        <w:t>0.5</w:t>
      </w:r>
      <w:r>
        <w:rPr>
          <w:rFonts w:ascii="Calibri"/>
          <w:color w:val="252525"/>
          <w:w w:val="85"/>
          <w:sz w:val="21"/>
        </w:rPr>
        <w:tab/>
        <w:t>0.6</w:t>
      </w:r>
      <w:r>
        <w:rPr>
          <w:rFonts w:ascii="Calibri"/>
          <w:color w:val="252525"/>
          <w:w w:val="85"/>
          <w:sz w:val="21"/>
        </w:rPr>
        <w:tab/>
        <w:t>0.7</w:t>
      </w:r>
      <w:r>
        <w:rPr>
          <w:rFonts w:ascii="Calibri"/>
          <w:color w:val="252525"/>
          <w:w w:val="85"/>
          <w:sz w:val="21"/>
        </w:rPr>
        <w:tab/>
        <w:t>0.8</w:t>
      </w:r>
      <w:r>
        <w:rPr>
          <w:rFonts w:ascii="Calibri"/>
          <w:color w:val="252525"/>
          <w:w w:val="85"/>
          <w:sz w:val="21"/>
        </w:rPr>
        <w:tab/>
        <w:t>0.9</w:t>
      </w:r>
      <w:r>
        <w:rPr>
          <w:rFonts w:ascii="Calibri"/>
          <w:color w:val="252525"/>
          <w:w w:val="85"/>
          <w:sz w:val="21"/>
        </w:rPr>
        <w:tab/>
        <w:t>1</w:t>
      </w:r>
    </w:p>
    <w:p w14:paraId="3A468701" w14:textId="77777777" w:rsidR="00ED6B8B" w:rsidRDefault="00FA655D">
      <w:pPr>
        <w:spacing w:line="126" w:lineRule="exact"/>
        <w:ind w:right="1563"/>
        <w:rPr>
          <w:rFonts w:ascii="Calibri"/>
        </w:rPr>
        <w:pPrChange w:id="536" w:author="Raghda Wahdan" w:date="2017-11-06T13:08:00Z">
          <w:pPr>
            <w:spacing w:line="126" w:lineRule="exact"/>
            <w:ind w:right="1563"/>
            <w:jc w:val="center"/>
          </w:pPr>
        </w:pPrChange>
      </w:pPr>
      <w:r>
        <w:rPr>
          <w:rFonts w:ascii="Calibri"/>
          <w:w w:val="76"/>
        </w:rPr>
        <w:t>C</w:t>
      </w:r>
    </w:p>
    <w:p w14:paraId="3EB5F52C" w14:textId="77777777" w:rsidR="00ED6B8B" w:rsidRDefault="00FA655D">
      <w:pPr>
        <w:spacing w:before="14" w:line="180" w:lineRule="exact"/>
        <w:ind w:right="1422"/>
        <w:rPr>
          <w:rFonts w:ascii="High Tower Text"/>
          <w:sz w:val="18"/>
        </w:rPr>
        <w:pPrChange w:id="537" w:author="Raghda Wahdan" w:date="2017-11-06T13:08:00Z">
          <w:pPr>
            <w:spacing w:before="14" w:line="180" w:lineRule="exact"/>
            <w:ind w:right="1422"/>
            <w:jc w:val="center"/>
          </w:pPr>
        </w:pPrChange>
      </w:pPr>
      <w:r>
        <w:rPr>
          <w:rFonts w:ascii="High Tower Text"/>
          <w:w w:val="74"/>
          <w:sz w:val="18"/>
        </w:rPr>
        <w:t>t</w:t>
      </w:r>
    </w:p>
    <w:p w14:paraId="658B8195" w14:textId="77777777" w:rsidR="00ED6B8B" w:rsidRDefault="00FA655D" w:rsidP="00F672C4">
      <w:pPr>
        <w:spacing w:line="211" w:lineRule="exact"/>
        <w:ind w:left="2804"/>
        <w:rPr>
          <w:rFonts w:ascii="Century"/>
          <w:sz w:val="20"/>
        </w:rPr>
      </w:pPr>
      <w:r>
        <w:rPr>
          <w:rFonts w:ascii="Century"/>
          <w:w w:val="95"/>
          <w:sz w:val="20"/>
        </w:rPr>
        <w:t>(b) Quantized Frame Length</w:t>
      </w:r>
    </w:p>
    <w:p w14:paraId="33F720D9" w14:textId="77777777" w:rsidR="00ED6B8B" w:rsidRDefault="00ED6B8B" w:rsidP="00F672C4">
      <w:pPr>
        <w:spacing w:line="211" w:lineRule="exact"/>
        <w:rPr>
          <w:rFonts w:ascii="Century"/>
          <w:sz w:val="20"/>
        </w:rPr>
        <w:sectPr w:rsidR="00ED6B8B">
          <w:type w:val="continuous"/>
          <w:pgSz w:w="11910" w:h="16840"/>
          <w:pgMar w:top="1580" w:right="0" w:bottom="280" w:left="1620" w:header="720" w:footer="720" w:gutter="0"/>
          <w:cols w:space="720"/>
        </w:sectPr>
      </w:pPr>
    </w:p>
    <w:p w14:paraId="2AB3F801" w14:textId="77777777" w:rsidR="00ED6B8B" w:rsidRDefault="00FA655D" w:rsidP="00F672C4">
      <w:pPr>
        <w:pStyle w:val="BodyText"/>
        <w:spacing w:before="179" w:line="271" w:lineRule="exact"/>
        <w:ind w:left="108"/>
        <w:rPr>
          <w:rFonts w:ascii="Bookman Old Style"/>
          <w:i/>
        </w:rPr>
      </w:pPr>
      <w:r>
        <w:t xml:space="preserve">Figure 5.6:  Optimum frame length  </w:t>
      </w:r>
      <w:r>
        <w:rPr>
          <w:rFonts w:ascii="Bookman Old Style"/>
          <w:i/>
        </w:rPr>
        <w:t>L</w:t>
      </w:r>
    </w:p>
    <w:p w14:paraId="553E09AA" w14:textId="77777777" w:rsidR="00ED6B8B" w:rsidRDefault="00FA655D" w:rsidP="00F672C4">
      <w:pPr>
        <w:pStyle w:val="BodyText"/>
        <w:rPr>
          <w:rFonts w:ascii="Bookman Old Style"/>
          <w:i/>
          <w:sz w:val="12"/>
        </w:rPr>
      </w:pPr>
      <w:r>
        <w:br w:type="column"/>
      </w:r>
    </w:p>
    <w:p w14:paraId="4805ADA7" w14:textId="77777777" w:rsidR="00ED6B8B" w:rsidRDefault="00ED6B8B" w:rsidP="00F672C4">
      <w:pPr>
        <w:pStyle w:val="BodyText"/>
        <w:rPr>
          <w:rFonts w:ascii="Bookman Old Style"/>
          <w:i/>
          <w:sz w:val="12"/>
        </w:rPr>
      </w:pPr>
    </w:p>
    <w:p w14:paraId="1CE3B2EA" w14:textId="77777777" w:rsidR="00ED6B8B" w:rsidRDefault="00FA655D" w:rsidP="00F672C4">
      <w:pPr>
        <w:spacing w:before="99" w:line="69" w:lineRule="exact"/>
        <w:ind w:left="-40"/>
        <w:rPr>
          <w:rFonts w:ascii="Arial"/>
          <w:i/>
          <w:sz w:val="12"/>
        </w:rPr>
      </w:pPr>
      <w:r>
        <w:rPr>
          <w:rFonts w:ascii="Arial"/>
          <w:i/>
          <w:w w:val="125"/>
          <w:sz w:val="12"/>
        </w:rPr>
        <w:t>TCA</w:t>
      </w:r>
    </w:p>
    <w:p w14:paraId="66538D47" w14:textId="77777777" w:rsidR="00ED6B8B" w:rsidRDefault="00FA655D" w:rsidP="00F672C4">
      <w:pPr>
        <w:pStyle w:val="BodyText"/>
        <w:spacing w:before="179" w:line="271" w:lineRule="exact"/>
        <w:ind w:left="89"/>
      </w:pPr>
      <w:r>
        <w:br w:type="column"/>
      </w:r>
      <w:r>
        <w:t>as a function of the slot   duration</w:t>
      </w:r>
    </w:p>
    <w:p w14:paraId="2E5FC791" w14:textId="77777777" w:rsidR="00ED6B8B" w:rsidRDefault="00ED6B8B" w:rsidP="00F672C4">
      <w:pPr>
        <w:spacing w:line="271" w:lineRule="exact"/>
        <w:sectPr w:rsidR="00ED6B8B">
          <w:type w:val="continuous"/>
          <w:pgSz w:w="11910" w:h="16840"/>
          <w:pgMar w:top="1580" w:right="0" w:bottom="280" w:left="1620" w:header="720" w:footer="720" w:gutter="0"/>
          <w:cols w:num="3" w:space="720" w:equalWidth="0">
            <w:col w:w="4094" w:space="40"/>
            <w:col w:w="292" w:space="40"/>
            <w:col w:w="5824"/>
          </w:cols>
        </w:sectPr>
      </w:pPr>
    </w:p>
    <w:p w14:paraId="2B77D94C" w14:textId="77777777" w:rsidR="00ED6B8B" w:rsidRDefault="00FA655D" w:rsidP="00F672C4">
      <w:pPr>
        <w:pStyle w:val="BodyText"/>
        <w:spacing w:line="343" w:lineRule="exact"/>
        <w:ind w:left="107"/>
      </w:pPr>
      <w:r>
        <w:rPr>
          <w:w w:val="105"/>
        </w:rPr>
        <w:t xml:space="preserve">constant </w:t>
      </w:r>
      <w:r>
        <w:rPr>
          <w:rFonts w:ascii="Bookman Old Style" w:hAnsi="Bookman Old Style"/>
          <w:i/>
          <w:w w:val="105"/>
        </w:rPr>
        <w:t>C</w:t>
      </w:r>
      <w:r>
        <w:rPr>
          <w:rFonts w:ascii="Arial" w:hAnsi="Arial"/>
          <w:i/>
          <w:w w:val="105"/>
          <w:position w:val="-3"/>
          <w:sz w:val="16"/>
        </w:rPr>
        <w:t xml:space="preserve">t </w:t>
      </w:r>
      <w:r>
        <w:rPr>
          <w:w w:val="105"/>
        </w:rPr>
        <w:t>(</w:t>
      </w:r>
      <w:r>
        <w:rPr>
          <w:rFonts w:ascii="Bookman Old Style" w:hAnsi="Bookman Old Style"/>
          <w:i/>
          <w:w w:val="105"/>
        </w:rPr>
        <w:t>n</w:t>
      </w:r>
      <w:r>
        <w:rPr>
          <w:rFonts w:ascii="Bookman Old Style" w:hAnsi="Bookman Old Style"/>
          <w:i/>
          <w:spacing w:val="-51"/>
          <w:w w:val="105"/>
        </w:rPr>
        <w:t xml:space="preserve"> </w:t>
      </w:r>
      <w:r>
        <w:rPr>
          <w:rFonts w:ascii="Arial Unicode MS" w:hAnsi="Arial Unicode MS"/>
          <w:w w:val="105"/>
        </w:rPr>
        <w:t xml:space="preserve">= 100 </w:t>
      </w:r>
      <w:r>
        <w:rPr>
          <w:w w:val="105"/>
        </w:rPr>
        <w:t xml:space="preserve">tags) for the capture probabilities </w:t>
      </w:r>
      <w:r>
        <w:rPr>
          <w:rFonts w:ascii="Bookman Old Style" w:hAnsi="Bookman Old Style"/>
          <w:i/>
          <w:w w:val="105"/>
        </w:rPr>
        <w:t>α</w:t>
      </w:r>
      <w:r>
        <w:rPr>
          <w:rFonts w:ascii="Bookman Old Style" w:hAnsi="Bookman Old Style"/>
          <w:i/>
          <w:spacing w:val="-51"/>
          <w:w w:val="105"/>
        </w:rPr>
        <w:t xml:space="preserve"> </w:t>
      </w:r>
      <w:r>
        <w:rPr>
          <w:rFonts w:ascii="Arial Unicode MS" w:hAnsi="Arial Unicode MS"/>
          <w:w w:val="105"/>
        </w:rPr>
        <w:t>= 0</w:t>
      </w:r>
      <w:r>
        <w:rPr>
          <w:rFonts w:ascii="Bookman Old Style" w:hAnsi="Bookman Old Style"/>
          <w:i/>
          <w:w w:val="105"/>
        </w:rPr>
        <w:t>.</w:t>
      </w:r>
      <w:r>
        <w:rPr>
          <w:rFonts w:ascii="Arial Unicode MS" w:hAnsi="Arial Unicode MS"/>
          <w:w w:val="105"/>
        </w:rPr>
        <w:t>25</w:t>
      </w:r>
      <w:r>
        <w:rPr>
          <w:rFonts w:ascii="Bookman Old Style" w:hAnsi="Bookman Old Style"/>
          <w:i/>
          <w:w w:val="105"/>
        </w:rPr>
        <w:t xml:space="preserve">, </w:t>
      </w:r>
      <w:r>
        <w:rPr>
          <w:rFonts w:ascii="Arial Unicode MS" w:hAnsi="Arial Unicode MS"/>
          <w:w w:val="105"/>
        </w:rPr>
        <w:t>0</w:t>
      </w:r>
      <w:r>
        <w:rPr>
          <w:rFonts w:ascii="Bookman Old Style" w:hAnsi="Bookman Old Style"/>
          <w:i/>
          <w:w w:val="105"/>
        </w:rPr>
        <w:t>.</w:t>
      </w:r>
      <w:r>
        <w:rPr>
          <w:rFonts w:ascii="Arial Unicode MS" w:hAnsi="Arial Unicode MS"/>
          <w:w w:val="105"/>
        </w:rPr>
        <w:t>5</w:t>
      </w:r>
      <w:r>
        <w:rPr>
          <w:rFonts w:ascii="Bookman Old Style" w:hAnsi="Bookman Old Style"/>
          <w:i/>
          <w:w w:val="105"/>
        </w:rPr>
        <w:t xml:space="preserve">, </w:t>
      </w:r>
      <w:r>
        <w:rPr>
          <w:rFonts w:ascii="Arial Unicode MS" w:hAnsi="Arial Unicode MS"/>
          <w:w w:val="105"/>
        </w:rPr>
        <w:t>0</w:t>
      </w:r>
      <w:r>
        <w:rPr>
          <w:rFonts w:ascii="Bookman Old Style" w:hAnsi="Bookman Old Style"/>
          <w:i/>
          <w:w w:val="105"/>
        </w:rPr>
        <w:t>.</w:t>
      </w:r>
      <w:r>
        <w:rPr>
          <w:rFonts w:ascii="Arial Unicode MS" w:hAnsi="Arial Unicode MS"/>
          <w:w w:val="105"/>
        </w:rPr>
        <w:t>75</w:t>
      </w:r>
      <w:r>
        <w:rPr>
          <w:w w:val="105"/>
        </w:rPr>
        <w:t>.</w:t>
      </w:r>
    </w:p>
    <w:p w14:paraId="2FD8075C" w14:textId="77777777" w:rsidR="00ED6B8B" w:rsidRDefault="00ED6B8B" w:rsidP="00F672C4">
      <w:pPr>
        <w:spacing w:line="343" w:lineRule="exact"/>
        <w:sectPr w:rsidR="00ED6B8B">
          <w:type w:val="continuous"/>
          <w:pgSz w:w="11910" w:h="16840"/>
          <w:pgMar w:top="1580" w:right="0" w:bottom="280" w:left="1620" w:header="720" w:footer="720" w:gutter="0"/>
          <w:cols w:space="720"/>
        </w:sectPr>
      </w:pPr>
    </w:p>
    <w:p w14:paraId="0D9F2A98" w14:textId="77777777" w:rsidR="00ED6B8B" w:rsidRDefault="00ED6B8B" w:rsidP="00F672C4">
      <w:pPr>
        <w:pStyle w:val="BodyText"/>
        <w:spacing w:before="5"/>
        <w:rPr>
          <w:sz w:val="25"/>
        </w:rPr>
      </w:pPr>
    </w:p>
    <w:p w14:paraId="2E31B85A" w14:textId="77777777" w:rsidR="00ED6B8B" w:rsidRDefault="00890932">
      <w:pPr>
        <w:spacing w:before="67"/>
        <w:ind w:right="8072"/>
        <w:rPr>
          <w:rFonts w:ascii="Calibri"/>
          <w:sz w:val="21"/>
        </w:rPr>
        <w:pPrChange w:id="538" w:author="Raghda Wahdan" w:date="2017-11-06T13:08:00Z">
          <w:pPr>
            <w:spacing w:before="67"/>
            <w:ind w:right="8072"/>
            <w:jc w:val="center"/>
          </w:pPr>
        </w:pPrChange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487232" behindDoc="0" locked="0" layoutInCell="1" allowOverlap="1" wp14:anchorId="0BD84F1B" wp14:editId="045F7D14">
                <wp:simplePos x="0" y="0"/>
                <wp:positionH relativeFrom="page">
                  <wp:posOffset>6229350</wp:posOffset>
                </wp:positionH>
                <wp:positionV relativeFrom="paragraph">
                  <wp:posOffset>164465</wp:posOffset>
                </wp:positionV>
                <wp:extent cx="0" cy="0"/>
                <wp:effectExtent l="9525" t="12065" r="9525" b="6985"/>
                <wp:wrapNone/>
                <wp:docPr id="956" name="Line 9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273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D226C3B" id="Line 932" o:spid="_x0000_s1026" style="position:absolute;z-index:2514872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490.5pt,12.95pt" to="490.5pt,1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" strokeweight=".00758mm">
                <w10:wrap anchorx="page"/>
              </v:line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493376" behindDoc="0" locked="0" layoutInCell="1" allowOverlap="1" wp14:anchorId="5E4E1991" wp14:editId="7537BD71">
                <wp:simplePos x="0" y="0"/>
                <wp:positionH relativeFrom="page">
                  <wp:posOffset>1826895</wp:posOffset>
                </wp:positionH>
                <wp:positionV relativeFrom="paragraph">
                  <wp:posOffset>117475</wp:posOffset>
                </wp:positionV>
                <wp:extent cx="4402455" cy="2606675"/>
                <wp:effectExtent l="0" t="3175" r="0" b="0"/>
                <wp:wrapNone/>
                <wp:docPr id="955" name="Text Box 9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02455" cy="26066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Borders>
                                <w:top w:val="dashed" w:sz="0" w:space="0" w:color="000000"/>
                                <w:left w:val="dashed" w:sz="0" w:space="0" w:color="000000"/>
                                <w:bottom w:val="dashed" w:sz="0" w:space="0" w:color="000000"/>
                                <w:right w:val="dashed" w:sz="0" w:space="0" w:color="000000"/>
                                <w:insideH w:val="dashed" w:sz="0" w:space="0" w:color="000000"/>
                                <w:insideV w:val="dashed" w:sz="0" w:space="0" w:color="00000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692"/>
                              <w:gridCol w:w="692"/>
                              <w:gridCol w:w="692"/>
                              <w:gridCol w:w="696"/>
                              <w:gridCol w:w="692"/>
                              <w:gridCol w:w="692"/>
                              <w:gridCol w:w="696"/>
                              <w:gridCol w:w="692"/>
                              <w:gridCol w:w="368"/>
                              <w:gridCol w:w="324"/>
                              <w:gridCol w:w="696"/>
                            </w:tblGrid>
                            <w:tr w:rsidR="00B0570F" w14:paraId="20555BC6" w14:textId="77777777">
                              <w:trPr>
                                <w:trHeight w:hRule="exact" w:val="412"/>
                              </w:trPr>
                              <w:tc>
                                <w:tcPr>
                                  <w:tcW w:w="692" w:type="dxa"/>
                                  <w:tcBorders>
                                    <w:left w:val="single" w:sz="0" w:space="0" w:color="000000"/>
                                    <w:bottom w:val="single" w:sz="0" w:space="0" w:color="000000"/>
                                    <w:right w:val="single" w:sz="0" w:space="0" w:color="000000"/>
                                  </w:tcBorders>
                                </w:tcPr>
                                <w:p w14:paraId="723F1ECD" w14:textId="77777777" w:rsidR="00B0570F" w:rsidRDefault="00B0570F"/>
                              </w:tc>
                              <w:tc>
                                <w:tcPr>
                                  <w:tcW w:w="692" w:type="dxa"/>
                                  <w:tcBorders>
                                    <w:top w:val="double" w:sz="1" w:space="0" w:color="000000"/>
                                    <w:left w:val="single" w:sz="0" w:space="0" w:color="000000"/>
                                    <w:bottom w:val="single" w:sz="0" w:space="0" w:color="000000"/>
                                    <w:right w:val="single" w:sz="0" w:space="0" w:color="000000"/>
                                  </w:tcBorders>
                                </w:tcPr>
                                <w:p w14:paraId="7A8D8A37" w14:textId="77777777" w:rsidR="00B0570F" w:rsidRDefault="00B0570F"/>
                              </w:tc>
                              <w:tc>
                                <w:tcPr>
                                  <w:tcW w:w="692" w:type="dxa"/>
                                  <w:tcBorders>
                                    <w:top w:val="double" w:sz="1" w:space="0" w:color="000000"/>
                                    <w:left w:val="single" w:sz="0" w:space="0" w:color="000000"/>
                                    <w:bottom w:val="single" w:sz="0" w:space="0" w:color="000000"/>
                                    <w:right w:val="single" w:sz="0" w:space="0" w:color="000000"/>
                                  </w:tcBorders>
                                </w:tcPr>
                                <w:p w14:paraId="22FC67FA" w14:textId="77777777" w:rsidR="00B0570F" w:rsidRDefault="00B0570F"/>
                              </w:tc>
                              <w:tc>
                                <w:tcPr>
                                  <w:tcW w:w="696" w:type="dxa"/>
                                  <w:tcBorders>
                                    <w:top w:val="double" w:sz="1" w:space="0" w:color="000000"/>
                                    <w:left w:val="single" w:sz="0" w:space="0" w:color="000000"/>
                                    <w:bottom w:val="single" w:sz="0" w:space="0" w:color="000000"/>
                                    <w:right w:val="single" w:sz="0" w:space="0" w:color="000000"/>
                                  </w:tcBorders>
                                </w:tcPr>
                                <w:p w14:paraId="482DAF5F" w14:textId="77777777" w:rsidR="00B0570F" w:rsidRDefault="00B0570F"/>
                              </w:tc>
                              <w:tc>
                                <w:tcPr>
                                  <w:tcW w:w="692" w:type="dxa"/>
                                  <w:tcBorders>
                                    <w:top w:val="double" w:sz="1" w:space="0" w:color="000000"/>
                                    <w:left w:val="single" w:sz="0" w:space="0" w:color="000000"/>
                                    <w:bottom w:val="single" w:sz="0" w:space="0" w:color="000000"/>
                                    <w:right w:val="single" w:sz="0" w:space="0" w:color="000000"/>
                                  </w:tcBorders>
                                </w:tcPr>
                                <w:p w14:paraId="1BADA947" w14:textId="77777777" w:rsidR="00B0570F" w:rsidRDefault="00B0570F"/>
                              </w:tc>
                              <w:tc>
                                <w:tcPr>
                                  <w:tcW w:w="692" w:type="dxa"/>
                                  <w:tcBorders>
                                    <w:top w:val="double" w:sz="1" w:space="0" w:color="000000"/>
                                    <w:left w:val="single" w:sz="0" w:space="0" w:color="000000"/>
                                    <w:bottom w:val="single" w:sz="0" w:space="0" w:color="000000"/>
                                    <w:right w:val="single" w:sz="0" w:space="0" w:color="000000"/>
                                  </w:tcBorders>
                                </w:tcPr>
                                <w:p w14:paraId="7043D37E" w14:textId="77777777" w:rsidR="00B0570F" w:rsidRDefault="00B0570F"/>
                              </w:tc>
                              <w:tc>
                                <w:tcPr>
                                  <w:tcW w:w="696" w:type="dxa"/>
                                  <w:tcBorders>
                                    <w:top w:val="double" w:sz="1" w:space="0" w:color="000000"/>
                                    <w:left w:val="single" w:sz="0" w:space="0" w:color="000000"/>
                                    <w:bottom w:val="single" w:sz="0" w:space="0" w:color="000000"/>
                                    <w:right w:val="single" w:sz="0" w:space="0" w:color="000000"/>
                                  </w:tcBorders>
                                </w:tcPr>
                                <w:p w14:paraId="75158CA5" w14:textId="77777777" w:rsidR="00B0570F" w:rsidRDefault="00B0570F"/>
                              </w:tc>
                              <w:tc>
                                <w:tcPr>
                                  <w:tcW w:w="692" w:type="dxa"/>
                                  <w:tcBorders>
                                    <w:top w:val="double" w:sz="1" w:space="0" w:color="000000"/>
                                    <w:left w:val="single" w:sz="0" w:space="0" w:color="000000"/>
                                    <w:bottom w:val="single" w:sz="0" w:space="0" w:color="000000"/>
                                    <w:right w:val="double" w:sz="1" w:space="0" w:color="000000"/>
                                  </w:tcBorders>
                                </w:tcPr>
                                <w:p w14:paraId="56C18A27" w14:textId="77777777" w:rsidR="00B0570F" w:rsidRDefault="00B0570F"/>
                              </w:tc>
                              <w:tc>
                                <w:tcPr>
                                  <w:tcW w:w="1388" w:type="dxa"/>
                                  <w:gridSpan w:val="3"/>
                                  <w:vMerge w:val="restart"/>
                                  <w:tcBorders>
                                    <w:top w:val="double" w:sz="1" w:space="0" w:color="000000"/>
                                    <w:left w:val="double" w:sz="1" w:space="0" w:color="000000"/>
                                    <w:right w:val="single" w:sz="0" w:space="0" w:color="000000"/>
                                  </w:tcBorders>
                                </w:tcPr>
                                <w:p w14:paraId="59DDEFE1" w14:textId="77777777" w:rsidR="00B0570F" w:rsidRDefault="00B0570F">
                                  <w:pPr>
                                    <w:pStyle w:val="TableParagraph"/>
                                    <w:spacing w:before="54" w:line="240" w:lineRule="auto"/>
                                    <w:ind w:left="448"/>
                                    <w:jc w:val="left"/>
                                    <w:rPr>
                                      <w:rFonts w:ascii="Calibri" w:hAnsi="Calibri"/>
                                      <w:sz w:val="21"/>
                                    </w:rPr>
                                  </w:pPr>
                                  <w:r>
                                    <w:rPr>
                                      <w:rFonts w:ascii="Symbol" w:hAnsi="Symbol"/>
                                      <w:sz w:val="21"/>
                                    </w:rPr>
                                    <w:t></w:t>
                                  </w:r>
                                  <w:r>
                                    <w:rPr>
                                      <w:rFonts w:ascii="Calibri" w:hAnsi="Calibri"/>
                                      <w:sz w:val="21"/>
                                    </w:rPr>
                                    <w:t>=0.7</w:t>
                                  </w:r>
                                </w:p>
                                <w:p w14:paraId="3248724A" w14:textId="77777777" w:rsidR="00B0570F" w:rsidRDefault="00B0570F">
                                  <w:pPr>
                                    <w:pStyle w:val="TableParagraph"/>
                                    <w:tabs>
                                      <w:tab w:val="left" w:pos="448"/>
                                    </w:tabs>
                                    <w:spacing w:before="65" w:line="240" w:lineRule="auto"/>
                                    <w:ind w:left="51"/>
                                    <w:jc w:val="left"/>
                                    <w:rPr>
                                      <w:rFonts w:ascii="Calibri" w:hAnsi="Calibri"/>
                                      <w:sz w:val="21"/>
                                    </w:rPr>
                                  </w:pPr>
                                  <w:r>
                                    <w:rPr>
                                      <w:rFonts w:ascii="Symbol" w:hAnsi="Symbol"/>
                                      <w:spacing w:val="-54"/>
                                      <w:sz w:val="21"/>
                                    </w:rPr>
                                    <w:t></w:t>
                                  </w:r>
                                  <w:r>
                                    <w:rPr>
                                      <w:rFonts w:ascii="Times New Roman" w:hAnsi="Times New Roman"/>
                                      <w:spacing w:val="-54"/>
                                      <w:sz w:val="21"/>
                                    </w:rPr>
                                    <w:tab/>
                                  </w:r>
                                  <w:r>
                                    <w:rPr>
                                      <w:rFonts w:ascii="Symbol" w:hAnsi="Symbol"/>
                                      <w:sz w:val="21"/>
                                    </w:rPr>
                                    <w:t></w:t>
                                  </w:r>
                                  <w:r>
                                    <w:rPr>
                                      <w:rFonts w:ascii="Calibri" w:hAnsi="Calibri"/>
                                      <w:sz w:val="21"/>
                                    </w:rPr>
                                    <w:t>=0.4</w:t>
                                  </w:r>
                                </w:p>
                              </w:tc>
                            </w:tr>
                            <w:tr w:rsidR="00B0570F" w14:paraId="42F9AD74" w14:textId="77777777">
                              <w:trPr>
                                <w:trHeight w:hRule="exact" w:val="409"/>
                              </w:trPr>
                              <w:tc>
                                <w:tcPr>
                                  <w:tcW w:w="692" w:type="dxa"/>
                                  <w:tcBorders>
                                    <w:top w:val="single" w:sz="0" w:space="0" w:color="000000"/>
                                    <w:left w:val="single" w:sz="0" w:space="0" w:color="000000"/>
                                    <w:bottom w:val="single" w:sz="0" w:space="0" w:color="000000"/>
                                    <w:right w:val="single" w:sz="0" w:space="0" w:color="000000"/>
                                  </w:tcBorders>
                                </w:tcPr>
                                <w:p w14:paraId="05AE7B12" w14:textId="77777777" w:rsidR="00B0570F" w:rsidRDefault="00B0570F"/>
                              </w:tc>
                              <w:tc>
                                <w:tcPr>
                                  <w:tcW w:w="692" w:type="dxa"/>
                                  <w:tcBorders>
                                    <w:top w:val="single" w:sz="0" w:space="0" w:color="000000"/>
                                    <w:left w:val="single" w:sz="0" w:space="0" w:color="000000"/>
                                    <w:bottom w:val="single" w:sz="0" w:space="0" w:color="000000"/>
                                    <w:right w:val="single" w:sz="0" w:space="0" w:color="000000"/>
                                  </w:tcBorders>
                                </w:tcPr>
                                <w:p w14:paraId="11B4279A" w14:textId="77777777" w:rsidR="00B0570F" w:rsidRDefault="00B0570F"/>
                              </w:tc>
                              <w:tc>
                                <w:tcPr>
                                  <w:tcW w:w="692" w:type="dxa"/>
                                  <w:tcBorders>
                                    <w:top w:val="single" w:sz="0" w:space="0" w:color="000000"/>
                                    <w:left w:val="single" w:sz="0" w:space="0" w:color="000000"/>
                                    <w:bottom w:val="single" w:sz="0" w:space="0" w:color="000000"/>
                                    <w:right w:val="single" w:sz="0" w:space="0" w:color="000000"/>
                                  </w:tcBorders>
                                </w:tcPr>
                                <w:p w14:paraId="475FEC0D" w14:textId="77777777" w:rsidR="00B0570F" w:rsidRDefault="00B0570F"/>
                              </w:tc>
                              <w:tc>
                                <w:tcPr>
                                  <w:tcW w:w="696" w:type="dxa"/>
                                  <w:tcBorders>
                                    <w:top w:val="single" w:sz="0" w:space="0" w:color="000000"/>
                                    <w:left w:val="single" w:sz="0" w:space="0" w:color="000000"/>
                                    <w:bottom w:val="single" w:sz="0" w:space="0" w:color="000000"/>
                                    <w:right w:val="single" w:sz="0" w:space="0" w:color="000000"/>
                                  </w:tcBorders>
                                </w:tcPr>
                                <w:p w14:paraId="45EF95E6" w14:textId="77777777" w:rsidR="00B0570F" w:rsidRDefault="00B0570F"/>
                              </w:tc>
                              <w:tc>
                                <w:tcPr>
                                  <w:tcW w:w="692" w:type="dxa"/>
                                  <w:tcBorders>
                                    <w:top w:val="single" w:sz="0" w:space="0" w:color="000000"/>
                                    <w:left w:val="single" w:sz="0" w:space="0" w:color="000000"/>
                                    <w:bottom w:val="single" w:sz="0" w:space="0" w:color="000000"/>
                                    <w:right w:val="single" w:sz="0" w:space="0" w:color="000000"/>
                                  </w:tcBorders>
                                </w:tcPr>
                                <w:p w14:paraId="135676F8" w14:textId="77777777" w:rsidR="00B0570F" w:rsidRDefault="00B0570F"/>
                              </w:tc>
                              <w:tc>
                                <w:tcPr>
                                  <w:tcW w:w="692" w:type="dxa"/>
                                  <w:tcBorders>
                                    <w:top w:val="single" w:sz="0" w:space="0" w:color="000000"/>
                                    <w:left w:val="single" w:sz="0" w:space="0" w:color="000000"/>
                                    <w:bottom w:val="single" w:sz="0" w:space="0" w:color="000000"/>
                                    <w:right w:val="single" w:sz="0" w:space="0" w:color="000000"/>
                                  </w:tcBorders>
                                </w:tcPr>
                                <w:p w14:paraId="771EB679" w14:textId="77777777" w:rsidR="00B0570F" w:rsidRDefault="00B0570F"/>
                              </w:tc>
                              <w:tc>
                                <w:tcPr>
                                  <w:tcW w:w="696" w:type="dxa"/>
                                  <w:tcBorders>
                                    <w:top w:val="single" w:sz="0" w:space="0" w:color="000000"/>
                                    <w:left w:val="single" w:sz="0" w:space="0" w:color="000000"/>
                                    <w:bottom w:val="single" w:sz="0" w:space="0" w:color="000000"/>
                                    <w:right w:val="single" w:sz="0" w:space="0" w:color="000000"/>
                                  </w:tcBorders>
                                </w:tcPr>
                                <w:p w14:paraId="704B2A81" w14:textId="77777777" w:rsidR="00B0570F" w:rsidRDefault="00B0570F"/>
                              </w:tc>
                              <w:tc>
                                <w:tcPr>
                                  <w:tcW w:w="692" w:type="dxa"/>
                                  <w:tcBorders>
                                    <w:top w:val="single" w:sz="0" w:space="0" w:color="000000"/>
                                    <w:left w:val="single" w:sz="0" w:space="0" w:color="000000"/>
                                    <w:bottom w:val="single" w:sz="0" w:space="0" w:color="000000"/>
                                    <w:right w:val="double" w:sz="1" w:space="0" w:color="000000"/>
                                  </w:tcBorders>
                                </w:tcPr>
                                <w:p w14:paraId="0EAA7C18" w14:textId="77777777" w:rsidR="00B0570F" w:rsidRDefault="00B0570F"/>
                              </w:tc>
                              <w:tc>
                                <w:tcPr>
                                  <w:tcW w:w="1388" w:type="dxa"/>
                                  <w:gridSpan w:val="3"/>
                                  <w:vMerge/>
                                  <w:tcBorders>
                                    <w:left w:val="double" w:sz="1" w:space="0" w:color="000000"/>
                                    <w:bottom w:val="nil"/>
                                    <w:right w:val="single" w:sz="0" w:space="0" w:color="000000"/>
                                  </w:tcBorders>
                                </w:tcPr>
                                <w:p w14:paraId="3D67677B" w14:textId="77777777" w:rsidR="00B0570F" w:rsidRDefault="00B0570F"/>
                              </w:tc>
                            </w:tr>
                            <w:tr w:rsidR="00B0570F" w14:paraId="7E480D00" w14:textId="77777777">
                              <w:trPr>
                                <w:trHeight w:hRule="exact" w:val="205"/>
                              </w:trPr>
                              <w:tc>
                                <w:tcPr>
                                  <w:tcW w:w="692" w:type="dxa"/>
                                  <w:vMerge w:val="restart"/>
                                  <w:tcBorders>
                                    <w:top w:val="single" w:sz="0" w:space="0" w:color="000000"/>
                                    <w:left w:val="single" w:sz="0" w:space="0" w:color="000000"/>
                                    <w:right w:val="single" w:sz="0" w:space="0" w:color="000000"/>
                                  </w:tcBorders>
                                </w:tcPr>
                                <w:p w14:paraId="7F8017D3" w14:textId="77777777" w:rsidR="00B0570F" w:rsidRDefault="00B0570F"/>
                              </w:tc>
                              <w:tc>
                                <w:tcPr>
                                  <w:tcW w:w="692" w:type="dxa"/>
                                  <w:vMerge w:val="restart"/>
                                  <w:tcBorders>
                                    <w:top w:val="single" w:sz="0" w:space="0" w:color="000000"/>
                                    <w:left w:val="single" w:sz="0" w:space="0" w:color="000000"/>
                                    <w:right w:val="single" w:sz="0" w:space="0" w:color="000000"/>
                                  </w:tcBorders>
                                </w:tcPr>
                                <w:p w14:paraId="701EEDF0" w14:textId="77777777" w:rsidR="00B0570F" w:rsidRDefault="00B0570F"/>
                              </w:tc>
                              <w:tc>
                                <w:tcPr>
                                  <w:tcW w:w="692" w:type="dxa"/>
                                  <w:vMerge w:val="restart"/>
                                  <w:tcBorders>
                                    <w:top w:val="single" w:sz="0" w:space="0" w:color="000000"/>
                                    <w:left w:val="single" w:sz="0" w:space="0" w:color="000000"/>
                                    <w:right w:val="single" w:sz="0" w:space="0" w:color="000000"/>
                                  </w:tcBorders>
                                </w:tcPr>
                                <w:p w14:paraId="6D9B0CCA" w14:textId="77777777" w:rsidR="00B0570F" w:rsidRDefault="00B0570F"/>
                              </w:tc>
                              <w:tc>
                                <w:tcPr>
                                  <w:tcW w:w="696" w:type="dxa"/>
                                  <w:vMerge w:val="restart"/>
                                  <w:tcBorders>
                                    <w:top w:val="single" w:sz="0" w:space="0" w:color="000000"/>
                                    <w:left w:val="single" w:sz="0" w:space="0" w:color="000000"/>
                                    <w:right w:val="single" w:sz="0" w:space="0" w:color="000000"/>
                                  </w:tcBorders>
                                </w:tcPr>
                                <w:p w14:paraId="7046A448" w14:textId="77777777" w:rsidR="00B0570F" w:rsidRDefault="00B0570F"/>
                              </w:tc>
                              <w:tc>
                                <w:tcPr>
                                  <w:tcW w:w="692" w:type="dxa"/>
                                  <w:vMerge w:val="restart"/>
                                  <w:tcBorders>
                                    <w:top w:val="single" w:sz="0" w:space="0" w:color="000000"/>
                                    <w:left w:val="single" w:sz="0" w:space="0" w:color="000000"/>
                                    <w:right w:val="single" w:sz="0" w:space="0" w:color="000000"/>
                                  </w:tcBorders>
                                </w:tcPr>
                                <w:p w14:paraId="61194495" w14:textId="77777777" w:rsidR="00B0570F" w:rsidRDefault="00B0570F"/>
                              </w:tc>
                              <w:tc>
                                <w:tcPr>
                                  <w:tcW w:w="692" w:type="dxa"/>
                                  <w:vMerge w:val="restart"/>
                                  <w:tcBorders>
                                    <w:top w:val="single" w:sz="0" w:space="0" w:color="000000"/>
                                    <w:left w:val="single" w:sz="0" w:space="0" w:color="000000"/>
                                    <w:right w:val="single" w:sz="0" w:space="0" w:color="000000"/>
                                  </w:tcBorders>
                                </w:tcPr>
                                <w:p w14:paraId="2168EDA9" w14:textId="77777777" w:rsidR="00B0570F" w:rsidRDefault="00B0570F"/>
                              </w:tc>
                              <w:tc>
                                <w:tcPr>
                                  <w:tcW w:w="696" w:type="dxa"/>
                                  <w:vMerge w:val="restart"/>
                                  <w:tcBorders>
                                    <w:top w:val="single" w:sz="0" w:space="0" w:color="000000"/>
                                    <w:left w:val="single" w:sz="0" w:space="0" w:color="000000"/>
                                    <w:right w:val="single" w:sz="0" w:space="0" w:color="000000"/>
                                  </w:tcBorders>
                                </w:tcPr>
                                <w:p w14:paraId="51722497" w14:textId="77777777" w:rsidR="00B0570F" w:rsidRDefault="00B0570F"/>
                              </w:tc>
                              <w:tc>
                                <w:tcPr>
                                  <w:tcW w:w="692" w:type="dxa"/>
                                  <w:vMerge w:val="restart"/>
                                  <w:tcBorders>
                                    <w:top w:val="single" w:sz="0" w:space="0" w:color="000000"/>
                                    <w:left w:val="single" w:sz="0" w:space="0" w:color="000000"/>
                                    <w:right w:val="single" w:sz="0" w:space="0" w:color="000000"/>
                                  </w:tcBorders>
                                </w:tcPr>
                                <w:p w14:paraId="22F2978A" w14:textId="77777777" w:rsidR="00B0570F" w:rsidRDefault="00B0570F"/>
                              </w:tc>
                              <w:tc>
                                <w:tcPr>
                                  <w:tcW w:w="368" w:type="dxa"/>
                                  <w:tcBorders>
                                    <w:top w:val="single" w:sz="7" w:space="0" w:color="0000FF"/>
                                    <w:left w:val="double" w:sz="1" w:space="0" w:color="000000"/>
                                    <w:bottom w:val="single" w:sz="0" w:space="0" w:color="000000"/>
                                    <w:right w:val="nil"/>
                                  </w:tcBorders>
                                </w:tcPr>
                                <w:p w14:paraId="4FAC4513" w14:textId="77777777" w:rsidR="00B0570F" w:rsidRDefault="00B0570F"/>
                              </w:tc>
                              <w:tc>
                                <w:tcPr>
                                  <w:tcW w:w="1020" w:type="dxa"/>
                                  <w:gridSpan w:val="2"/>
                                  <w:tcBorders>
                                    <w:top w:val="nil"/>
                                    <w:left w:val="nil"/>
                                    <w:bottom w:val="single" w:sz="0" w:space="0" w:color="000000"/>
                                    <w:right w:val="single" w:sz="0" w:space="0" w:color="000000"/>
                                  </w:tcBorders>
                                </w:tcPr>
                                <w:p w14:paraId="1EE2CFBB" w14:textId="77777777" w:rsidR="00B0570F" w:rsidRDefault="00B0570F">
                                  <w:pPr>
                                    <w:pStyle w:val="TableParagraph"/>
                                    <w:spacing w:line="167" w:lineRule="exact"/>
                                    <w:ind w:left="82"/>
                                    <w:jc w:val="left"/>
                                    <w:rPr>
                                      <w:rFonts w:ascii="Calibri" w:hAnsi="Calibri"/>
                                      <w:sz w:val="21"/>
                                    </w:rPr>
                                  </w:pPr>
                                  <w:r>
                                    <w:rPr>
                                      <w:rFonts w:ascii="Symbol" w:hAnsi="Symbol"/>
                                      <w:sz w:val="21"/>
                                    </w:rPr>
                                    <w:t></w:t>
                                  </w:r>
                                  <w:r>
                                    <w:rPr>
                                      <w:rFonts w:ascii="Calibri" w:hAnsi="Calibri"/>
                                      <w:sz w:val="21"/>
                                    </w:rPr>
                                    <w:t>=0.1</w:t>
                                  </w:r>
                                </w:p>
                              </w:tc>
                            </w:tr>
                            <w:tr w:rsidR="00B0570F" w14:paraId="566E5032" w14:textId="77777777">
                              <w:trPr>
                                <w:trHeight w:hRule="exact" w:val="205"/>
                              </w:trPr>
                              <w:tc>
                                <w:tcPr>
                                  <w:tcW w:w="692" w:type="dxa"/>
                                  <w:vMerge/>
                                  <w:tcBorders>
                                    <w:left w:val="single" w:sz="0" w:space="0" w:color="000000"/>
                                    <w:right w:val="single" w:sz="0" w:space="0" w:color="000000"/>
                                  </w:tcBorders>
                                </w:tcPr>
                                <w:p w14:paraId="2D27B190" w14:textId="77777777" w:rsidR="00B0570F" w:rsidRDefault="00B0570F"/>
                              </w:tc>
                              <w:tc>
                                <w:tcPr>
                                  <w:tcW w:w="692" w:type="dxa"/>
                                  <w:vMerge/>
                                  <w:tcBorders>
                                    <w:left w:val="single" w:sz="0" w:space="0" w:color="000000"/>
                                    <w:right w:val="single" w:sz="0" w:space="0" w:color="000000"/>
                                  </w:tcBorders>
                                </w:tcPr>
                                <w:p w14:paraId="66D39ED4" w14:textId="77777777" w:rsidR="00B0570F" w:rsidRDefault="00B0570F"/>
                              </w:tc>
                              <w:tc>
                                <w:tcPr>
                                  <w:tcW w:w="692" w:type="dxa"/>
                                  <w:vMerge/>
                                  <w:tcBorders>
                                    <w:left w:val="single" w:sz="0" w:space="0" w:color="000000"/>
                                    <w:right w:val="single" w:sz="0" w:space="0" w:color="000000"/>
                                  </w:tcBorders>
                                </w:tcPr>
                                <w:p w14:paraId="5F8109B9" w14:textId="77777777" w:rsidR="00B0570F" w:rsidRDefault="00B0570F"/>
                              </w:tc>
                              <w:tc>
                                <w:tcPr>
                                  <w:tcW w:w="696" w:type="dxa"/>
                                  <w:vMerge/>
                                  <w:tcBorders>
                                    <w:left w:val="single" w:sz="0" w:space="0" w:color="000000"/>
                                    <w:right w:val="single" w:sz="0" w:space="0" w:color="000000"/>
                                  </w:tcBorders>
                                </w:tcPr>
                                <w:p w14:paraId="745EEED2" w14:textId="77777777" w:rsidR="00B0570F" w:rsidRDefault="00B0570F"/>
                              </w:tc>
                              <w:tc>
                                <w:tcPr>
                                  <w:tcW w:w="692" w:type="dxa"/>
                                  <w:vMerge/>
                                  <w:tcBorders>
                                    <w:left w:val="single" w:sz="0" w:space="0" w:color="000000"/>
                                    <w:right w:val="single" w:sz="0" w:space="0" w:color="000000"/>
                                  </w:tcBorders>
                                </w:tcPr>
                                <w:p w14:paraId="78FCEEB7" w14:textId="77777777" w:rsidR="00B0570F" w:rsidRDefault="00B0570F"/>
                              </w:tc>
                              <w:tc>
                                <w:tcPr>
                                  <w:tcW w:w="692" w:type="dxa"/>
                                  <w:vMerge/>
                                  <w:tcBorders>
                                    <w:left w:val="single" w:sz="0" w:space="0" w:color="000000"/>
                                    <w:right w:val="single" w:sz="0" w:space="0" w:color="000000"/>
                                  </w:tcBorders>
                                </w:tcPr>
                                <w:p w14:paraId="1A5EC936" w14:textId="77777777" w:rsidR="00B0570F" w:rsidRDefault="00B0570F"/>
                              </w:tc>
                              <w:tc>
                                <w:tcPr>
                                  <w:tcW w:w="696" w:type="dxa"/>
                                  <w:vMerge/>
                                  <w:tcBorders>
                                    <w:left w:val="single" w:sz="0" w:space="0" w:color="000000"/>
                                    <w:right w:val="single" w:sz="0" w:space="0" w:color="000000"/>
                                  </w:tcBorders>
                                </w:tcPr>
                                <w:p w14:paraId="4159D14B" w14:textId="77777777" w:rsidR="00B0570F" w:rsidRDefault="00B0570F"/>
                              </w:tc>
                              <w:tc>
                                <w:tcPr>
                                  <w:tcW w:w="692" w:type="dxa"/>
                                  <w:vMerge/>
                                  <w:tcBorders>
                                    <w:left w:val="single" w:sz="0" w:space="0" w:color="000000"/>
                                    <w:right w:val="single" w:sz="0" w:space="0" w:color="000000"/>
                                  </w:tcBorders>
                                </w:tcPr>
                                <w:p w14:paraId="2DBEF853" w14:textId="77777777" w:rsidR="00B0570F" w:rsidRDefault="00B0570F"/>
                              </w:tc>
                              <w:tc>
                                <w:tcPr>
                                  <w:tcW w:w="692" w:type="dxa"/>
                                  <w:gridSpan w:val="2"/>
                                  <w:tcBorders>
                                    <w:top w:val="single" w:sz="0" w:space="0" w:color="000000"/>
                                    <w:left w:val="single" w:sz="0" w:space="0" w:color="000000"/>
                                    <w:right w:val="single" w:sz="0" w:space="0" w:color="000000"/>
                                  </w:tcBorders>
                                </w:tcPr>
                                <w:p w14:paraId="124945F9" w14:textId="77777777" w:rsidR="00B0570F" w:rsidRDefault="00B0570F"/>
                              </w:tc>
                              <w:tc>
                                <w:tcPr>
                                  <w:tcW w:w="696" w:type="dxa"/>
                                  <w:tcBorders>
                                    <w:top w:val="single" w:sz="0" w:space="0" w:color="000000"/>
                                    <w:left w:val="single" w:sz="0" w:space="0" w:color="000000"/>
                                    <w:right w:val="single" w:sz="0" w:space="0" w:color="000000"/>
                                  </w:tcBorders>
                                </w:tcPr>
                                <w:p w14:paraId="200E0F51" w14:textId="77777777" w:rsidR="00B0570F" w:rsidRDefault="00B0570F"/>
                              </w:tc>
                            </w:tr>
                            <w:tr w:rsidR="00B0570F" w14:paraId="74C14FE9" w14:textId="77777777">
                              <w:trPr>
                                <w:trHeight w:hRule="exact" w:val="410"/>
                              </w:trPr>
                              <w:tc>
                                <w:tcPr>
                                  <w:tcW w:w="692" w:type="dxa"/>
                                  <w:tcBorders>
                                    <w:left w:val="single" w:sz="0" w:space="0" w:color="000000"/>
                                    <w:right w:val="single" w:sz="0" w:space="0" w:color="000000"/>
                                  </w:tcBorders>
                                </w:tcPr>
                                <w:p w14:paraId="610769BA" w14:textId="77777777" w:rsidR="00B0570F" w:rsidRDefault="00B0570F"/>
                              </w:tc>
                              <w:tc>
                                <w:tcPr>
                                  <w:tcW w:w="692" w:type="dxa"/>
                                  <w:tcBorders>
                                    <w:left w:val="single" w:sz="0" w:space="0" w:color="000000"/>
                                    <w:right w:val="single" w:sz="0" w:space="0" w:color="000000"/>
                                  </w:tcBorders>
                                </w:tcPr>
                                <w:p w14:paraId="746FDD0F" w14:textId="77777777" w:rsidR="00B0570F" w:rsidRDefault="00B0570F"/>
                              </w:tc>
                              <w:tc>
                                <w:tcPr>
                                  <w:tcW w:w="692" w:type="dxa"/>
                                  <w:tcBorders>
                                    <w:left w:val="single" w:sz="0" w:space="0" w:color="000000"/>
                                    <w:right w:val="single" w:sz="0" w:space="0" w:color="000000"/>
                                  </w:tcBorders>
                                </w:tcPr>
                                <w:p w14:paraId="02807626" w14:textId="77777777" w:rsidR="00B0570F" w:rsidRDefault="00B0570F"/>
                              </w:tc>
                              <w:tc>
                                <w:tcPr>
                                  <w:tcW w:w="696" w:type="dxa"/>
                                  <w:tcBorders>
                                    <w:left w:val="single" w:sz="0" w:space="0" w:color="000000"/>
                                    <w:right w:val="single" w:sz="0" w:space="0" w:color="000000"/>
                                  </w:tcBorders>
                                </w:tcPr>
                                <w:p w14:paraId="15414049" w14:textId="77777777" w:rsidR="00B0570F" w:rsidRDefault="00B0570F"/>
                              </w:tc>
                              <w:tc>
                                <w:tcPr>
                                  <w:tcW w:w="692" w:type="dxa"/>
                                  <w:tcBorders>
                                    <w:left w:val="single" w:sz="0" w:space="0" w:color="000000"/>
                                    <w:right w:val="single" w:sz="0" w:space="0" w:color="000000"/>
                                  </w:tcBorders>
                                </w:tcPr>
                                <w:p w14:paraId="034BF802" w14:textId="77777777" w:rsidR="00B0570F" w:rsidRDefault="00B0570F"/>
                              </w:tc>
                              <w:tc>
                                <w:tcPr>
                                  <w:tcW w:w="692" w:type="dxa"/>
                                  <w:tcBorders>
                                    <w:left w:val="single" w:sz="0" w:space="0" w:color="000000"/>
                                    <w:right w:val="single" w:sz="0" w:space="0" w:color="000000"/>
                                  </w:tcBorders>
                                </w:tcPr>
                                <w:p w14:paraId="147613C9" w14:textId="77777777" w:rsidR="00B0570F" w:rsidRDefault="00B0570F"/>
                              </w:tc>
                              <w:tc>
                                <w:tcPr>
                                  <w:tcW w:w="696" w:type="dxa"/>
                                  <w:tcBorders>
                                    <w:left w:val="single" w:sz="0" w:space="0" w:color="000000"/>
                                    <w:right w:val="single" w:sz="0" w:space="0" w:color="000000"/>
                                  </w:tcBorders>
                                </w:tcPr>
                                <w:p w14:paraId="10E1BC33" w14:textId="77777777" w:rsidR="00B0570F" w:rsidRDefault="00B0570F"/>
                              </w:tc>
                              <w:tc>
                                <w:tcPr>
                                  <w:tcW w:w="692" w:type="dxa"/>
                                  <w:tcBorders>
                                    <w:left w:val="single" w:sz="0" w:space="0" w:color="000000"/>
                                    <w:right w:val="single" w:sz="0" w:space="0" w:color="000000"/>
                                  </w:tcBorders>
                                </w:tcPr>
                                <w:p w14:paraId="3EFDA128" w14:textId="77777777" w:rsidR="00B0570F" w:rsidRDefault="00B0570F"/>
                              </w:tc>
                              <w:tc>
                                <w:tcPr>
                                  <w:tcW w:w="692" w:type="dxa"/>
                                  <w:gridSpan w:val="2"/>
                                  <w:tcBorders>
                                    <w:left w:val="single" w:sz="0" w:space="0" w:color="000000"/>
                                    <w:right w:val="single" w:sz="0" w:space="0" w:color="000000"/>
                                  </w:tcBorders>
                                </w:tcPr>
                                <w:p w14:paraId="231C50F4" w14:textId="77777777" w:rsidR="00B0570F" w:rsidRDefault="00B0570F"/>
                              </w:tc>
                              <w:tc>
                                <w:tcPr>
                                  <w:tcW w:w="696" w:type="dxa"/>
                                  <w:tcBorders>
                                    <w:left w:val="single" w:sz="0" w:space="0" w:color="000000"/>
                                    <w:right w:val="single" w:sz="0" w:space="0" w:color="000000"/>
                                  </w:tcBorders>
                                </w:tcPr>
                                <w:p w14:paraId="105A56D1" w14:textId="77777777" w:rsidR="00B0570F" w:rsidRDefault="00B0570F"/>
                              </w:tc>
                            </w:tr>
                            <w:tr w:rsidR="00B0570F" w14:paraId="73DFE9E0" w14:textId="77777777">
                              <w:trPr>
                                <w:trHeight w:hRule="exact" w:val="409"/>
                              </w:trPr>
                              <w:tc>
                                <w:tcPr>
                                  <w:tcW w:w="692" w:type="dxa"/>
                                  <w:tcBorders>
                                    <w:left w:val="single" w:sz="0" w:space="0" w:color="000000"/>
                                    <w:right w:val="single" w:sz="0" w:space="0" w:color="000000"/>
                                  </w:tcBorders>
                                </w:tcPr>
                                <w:p w14:paraId="3723A27E" w14:textId="77777777" w:rsidR="00B0570F" w:rsidRDefault="00B0570F"/>
                              </w:tc>
                              <w:tc>
                                <w:tcPr>
                                  <w:tcW w:w="692" w:type="dxa"/>
                                  <w:tcBorders>
                                    <w:left w:val="single" w:sz="0" w:space="0" w:color="000000"/>
                                    <w:right w:val="single" w:sz="0" w:space="0" w:color="000000"/>
                                  </w:tcBorders>
                                </w:tcPr>
                                <w:p w14:paraId="6D1D978F" w14:textId="77777777" w:rsidR="00B0570F" w:rsidRDefault="00B0570F"/>
                              </w:tc>
                              <w:tc>
                                <w:tcPr>
                                  <w:tcW w:w="692" w:type="dxa"/>
                                  <w:tcBorders>
                                    <w:left w:val="single" w:sz="0" w:space="0" w:color="000000"/>
                                    <w:right w:val="single" w:sz="0" w:space="0" w:color="000000"/>
                                  </w:tcBorders>
                                </w:tcPr>
                                <w:p w14:paraId="234C3659" w14:textId="77777777" w:rsidR="00B0570F" w:rsidRDefault="00B0570F"/>
                              </w:tc>
                              <w:tc>
                                <w:tcPr>
                                  <w:tcW w:w="696" w:type="dxa"/>
                                  <w:tcBorders>
                                    <w:left w:val="single" w:sz="0" w:space="0" w:color="000000"/>
                                    <w:right w:val="single" w:sz="0" w:space="0" w:color="000000"/>
                                  </w:tcBorders>
                                </w:tcPr>
                                <w:p w14:paraId="3DCDAF4D" w14:textId="77777777" w:rsidR="00B0570F" w:rsidRDefault="00B0570F"/>
                              </w:tc>
                              <w:tc>
                                <w:tcPr>
                                  <w:tcW w:w="692" w:type="dxa"/>
                                  <w:tcBorders>
                                    <w:left w:val="single" w:sz="0" w:space="0" w:color="000000"/>
                                    <w:right w:val="single" w:sz="0" w:space="0" w:color="000000"/>
                                  </w:tcBorders>
                                </w:tcPr>
                                <w:p w14:paraId="16CAF4F1" w14:textId="77777777" w:rsidR="00B0570F" w:rsidRDefault="00B0570F"/>
                              </w:tc>
                              <w:tc>
                                <w:tcPr>
                                  <w:tcW w:w="692" w:type="dxa"/>
                                  <w:tcBorders>
                                    <w:left w:val="single" w:sz="0" w:space="0" w:color="000000"/>
                                    <w:right w:val="single" w:sz="0" w:space="0" w:color="000000"/>
                                  </w:tcBorders>
                                </w:tcPr>
                                <w:p w14:paraId="03237E79" w14:textId="77777777" w:rsidR="00B0570F" w:rsidRDefault="00B0570F"/>
                              </w:tc>
                              <w:tc>
                                <w:tcPr>
                                  <w:tcW w:w="696" w:type="dxa"/>
                                  <w:tcBorders>
                                    <w:left w:val="single" w:sz="0" w:space="0" w:color="000000"/>
                                    <w:right w:val="single" w:sz="0" w:space="0" w:color="000000"/>
                                  </w:tcBorders>
                                </w:tcPr>
                                <w:p w14:paraId="03B78EEC" w14:textId="77777777" w:rsidR="00B0570F" w:rsidRDefault="00B0570F"/>
                              </w:tc>
                              <w:tc>
                                <w:tcPr>
                                  <w:tcW w:w="692" w:type="dxa"/>
                                  <w:tcBorders>
                                    <w:left w:val="single" w:sz="0" w:space="0" w:color="000000"/>
                                    <w:right w:val="single" w:sz="0" w:space="0" w:color="000000"/>
                                  </w:tcBorders>
                                </w:tcPr>
                                <w:p w14:paraId="33F2B899" w14:textId="77777777" w:rsidR="00B0570F" w:rsidRDefault="00B0570F"/>
                              </w:tc>
                              <w:tc>
                                <w:tcPr>
                                  <w:tcW w:w="692" w:type="dxa"/>
                                  <w:gridSpan w:val="2"/>
                                  <w:tcBorders>
                                    <w:left w:val="single" w:sz="0" w:space="0" w:color="000000"/>
                                    <w:right w:val="single" w:sz="0" w:space="0" w:color="000000"/>
                                  </w:tcBorders>
                                </w:tcPr>
                                <w:p w14:paraId="01A08D48" w14:textId="77777777" w:rsidR="00B0570F" w:rsidRDefault="00B0570F"/>
                              </w:tc>
                              <w:tc>
                                <w:tcPr>
                                  <w:tcW w:w="696" w:type="dxa"/>
                                  <w:tcBorders>
                                    <w:left w:val="single" w:sz="0" w:space="0" w:color="000000"/>
                                    <w:right w:val="single" w:sz="0" w:space="0" w:color="000000"/>
                                  </w:tcBorders>
                                </w:tcPr>
                                <w:p w14:paraId="0758C73B" w14:textId="77777777" w:rsidR="00B0570F" w:rsidRDefault="00B0570F"/>
                              </w:tc>
                            </w:tr>
                            <w:tr w:rsidR="00B0570F" w14:paraId="378FAA7D" w14:textId="77777777">
                              <w:trPr>
                                <w:trHeight w:hRule="exact" w:val="410"/>
                              </w:trPr>
                              <w:tc>
                                <w:tcPr>
                                  <w:tcW w:w="692" w:type="dxa"/>
                                  <w:tcBorders>
                                    <w:left w:val="single" w:sz="0" w:space="0" w:color="000000"/>
                                    <w:right w:val="single" w:sz="0" w:space="0" w:color="000000"/>
                                  </w:tcBorders>
                                </w:tcPr>
                                <w:p w14:paraId="701C365A" w14:textId="77777777" w:rsidR="00B0570F" w:rsidRDefault="00B0570F"/>
                              </w:tc>
                              <w:tc>
                                <w:tcPr>
                                  <w:tcW w:w="692" w:type="dxa"/>
                                  <w:tcBorders>
                                    <w:left w:val="single" w:sz="0" w:space="0" w:color="000000"/>
                                    <w:right w:val="single" w:sz="0" w:space="0" w:color="000000"/>
                                  </w:tcBorders>
                                </w:tcPr>
                                <w:p w14:paraId="055DFDD4" w14:textId="77777777" w:rsidR="00B0570F" w:rsidRDefault="00B0570F"/>
                              </w:tc>
                              <w:tc>
                                <w:tcPr>
                                  <w:tcW w:w="692" w:type="dxa"/>
                                  <w:tcBorders>
                                    <w:left w:val="single" w:sz="0" w:space="0" w:color="000000"/>
                                    <w:right w:val="single" w:sz="0" w:space="0" w:color="000000"/>
                                  </w:tcBorders>
                                </w:tcPr>
                                <w:p w14:paraId="01DF6D7C" w14:textId="77777777" w:rsidR="00B0570F" w:rsidRDefault="00B0570F"/>
                              </w:tc>
                              <w:tc>
                                <w:tcPr>
                                  <w:tcW w:w="696" w:type="dxa"/>
                                  <w:tcBorders>
                                    <w:left w:val="single" w:sz="0" w:space="0" w:color="000000"/>
                                    <w:right w:val="single" w:sz="0" w:space="0" w:color="000000"/>
                                  </w:tcBorders>
                                </w:tcPr>
                                <w:p w14:paraId="7377DBC0" w14:textId="77777777" w:rsidR="00B0570F" w:rsidRDefault="00B0570F"/>
                              </w:tc>
                              <w:tc>
                                <w:tcPr>
                                  <w:tcW w:w="692" w:type="dxa"/>
                                  <w:tcBorders>
                                    <w:left w:val="single" w:sz="0" w:space="0" w:color="000000"/>
                                    <w:right w:val="single" w:sz="0" w:space="0" w:color="000000"/>
                                  </w:tcBorders>
                                </w:tcPr>
                                <w:p w14:paraId="58364D50" w14:textId="77777777" w:rsidR="00B0570F" w:rsidRDefault="00B0570F"/>
                              </w:tc>
                              <w:tc>
                                <w:tcPr>
                                  <w:tcW w:w="692" w:type="dxa"/>
                                  <w:tcBorders>
                                    <w:left w:val="single" w:sz="0" w:space="0" w:color="000000"/>
                                    <w:right w:val="single" w:sz="0" w:space="0" w:color="000000"/>
                                  </w:tcBorders>
                                </w:tcPr>
                                <w:p w14:paraId="3640CA82" w14:textId="77777777" w:rsidR="00B0570F" w:rsidRDefault="00B0570F"/>
                              </w:tc>
                              <w:tc>
                                <w:tcPr>
                                  <w:tcW w:w="696" w:type="dxa"/>
                                  <w:tcBorders>
                                    <w:left w:val="single" w:sz="0" w:space="0" w:color="000000"/>
                                    <w:right w:val="single" w:sz="0" w:space="0" w:color="000000"/>
                                  </w:tcBorders>
                                </w:tcPr>
                                <w:p w14:paraId="6EA5ABE6" w14:textId="77777777" w:rsidR="00B0570F" w:rsidRDefault="00B0570F"/>
                              </w:tc>
                              <w:tc>
                                <w:tcPr>
                                  <w:tcW w:w="692" w:type="dxa"/>
                                  <w:tcBorders>
                                    <w:left w:val="single" w:sz="0" w:space="0" w:color="000000"/>
                                    <w:right w:val="single" w:sz="0" w:space="0" w:color="000000"/>
                                  </w:tcBorders>
                                </w:tcPr>
                                <w:p w14:paraId="64C08C1E" w14:textId="77777777" w:rsidR="00B0570F" w:rsidRDefault="00B0570F"/>
                              </w:tc>
                              <w:tc>
                                <w:tcPr>
                                  <w:tcW w:w="692" w:type="dxa"/>
                                  <w:gridSpan w:val="2"/>
                                  <w:tcBorders>
                                    <w:left w:val="single" w:sz="0" w:space="0" w:color="000000"/>
                                    <w:right w:val="single" w:sz="0" w:space="0" w:color="000000"/>
                                  </w:tcBorders>
                                </w:tcPr>
                                <w:p w14:paraId="49CC3496" w14:textId="77777777" w:rsidR="00B0570F" w:rsidRDefault="00B0570F"/>
                              </w:tc>
                              <w:tc>
                                <w:tcPr>
                                  <w:tcW w:w="696" w:type="dxa"/>
                                  <w:tcBorders>
                                    <w:left w:val="single" w:sz="0" w:space="0" w:color="000000"/>
                                    <w:right w:val="single" w:sz="0" w:space="0" w:color="000000"/>
                                  </w:tcBorders>
                                </w:tcPr>
                                <w:p w14:paraId="3A0A4897" w14:textId="77777777" w:rsidR="00B0570F" w:rsidRDefault="00B0570F"/>
                              </w:tc>
                            </w:tr>
                            <w:tr w:rsidR="00B0570F" w14:paraId="0442E4F8" w14:textId="77777777">
                              <w:trPr>
                                <w:trHeight w:hRule="exact" w:val="409"/>
                              </w:trPr>
                              <w:tc>
                                <w:tcPr>
                                  <w:tcW w:w="692" w:type="dxa"/>
                                  <w:tcBorders>
                                    <w:left w:val="single" w:sz="0" w:space="0" w:color="000000"/>
                                    <w:right w:val="single" w:sz="0" w:space="0" w:color="000000"/>
                                  </w:tcBorders>
                                </w:tcPr>
                                <w:p w14:paraId="1D8C4AE3" w14:textId="77777777" w:rsidR="00B0570F" w:rsidRDefault="00B0570F"/>
                              </w:tc>
                              <w:tc>
                                <w:tcPr>
                                  <w:tcW w:w="692" w:type="dxa"/>
                                  <w:tcBorders>
                                    <w:left w:val="single" w:sz="0" w:space="0" w:color="000000"/>
                                    <w:right w:val="single" w:sz="0" w:space="0" w:color="000000"/>
                                  </w:tcBorders>
                                </w:tcPr>
                                <w:p w14:paraId="2A21B943" w14:textId="77777777" w:rsidR="00B0570F" w:rsidRDefault="00B0570F"/>
                              </w:tc>
                              <w:tc>
                                <w:tcPr>
                                  <w:tcW w:w="692" w:type="dxa"/>
                                  <w:tcBorders>
                                    <w:left w:val="single" w:sz="0" w:space="0" w:color="000000"/>
                                    <w:right w:val="single" w:sz="0" w:space="0" w:color="000000"/>
                                  </w:tcBorders>
                                </w:tcPr>
                                <w:p w14:paraId="6ACD0E2A" w14:textId="77777777" w:rsidR="00B0570F" w:rsidRDefault="00B0570F"/>
                              </w:tc>
                              <w:tc>
                                <w:tcPr>
                                  <w:tcW w:w="696" w:type="dxa"/>
                                  <w:tcBorders>
                                    <w:left w:val="single" w:sz="0" w:space="0" w:color="000000"/>
                                    <w:right w:val="single" w:sz="0" w:space="0" w:color="000000"/>
                                  </w:tcBorders>
                                </w:tcPr>
                                <w:p w14:paraId="57A53E64" w14:textId="77777777" w:rsidR="00B0570F" w:rsidRDefault="00B0570F"/>
                              </w:tc>
                              <w:tc>
                                <w:tcPr>
                                  <w:tcW w:w="692" w:type="dxa"/>
                                  <w:tcBorders>
                                    <w:left w:val="single" w:sz="0" w:space="0" w:color="000000"/>
                                    <w:right w:val="single" w:sz="0" w:space="0" w:color="000000"/>
                                  </w:tcBorders>
                                </w:tcPr>
                                <w:p w14:paraId="79577A23" w14:textId="77777777" w:rsidR="00B0570F" w:rsidRDefault="00B0570F"/>
                              </w:tc>
                              <w:tc>
                                <w:tcPr>
                                  <w:tcW w:w="692" w:type="dxa"/>
                                  <w:tcBorders>
                                    <w:left w:val="single" w:sz="0" w:space="0" w:color="000000"/>
                                    <w:right w:val="single" w:sz="0" w:space="0" w:color="000000"/>
                                  </w:tcBorders>
                                </w:tcPr>
                                <w:p w14:paraId="2BF57B90" w14:textId="77777777" w:rsidR="00B0570F" w:rsidRDefault="00B0570F"/>
                              </w:tc>
                              <w:tc>
                                <w:tcPr>
                                  <w:tcW w:w="696" w:type="dxa"/>
                                  <w:tcBorders>
                                    <w:left w:val="single" w:sz="0" w:space="0" w:color="000000"/>
                                    <w:right w:val="single" w:sz="0" w:space="0" w:color="000000"/>
                                  </w:tcBorders>
                                </w:tcPr>
                                <w:p w14:paraId="03921E0E" w14:textId="77777777" w:rsidR="00B0570F" w:rsidRDefault="00B0570F"/>
                              </w:tc>
                              <w:tc>
                                <w:tcPr>
                                  <w:tcW w:w="692" w:type="dxa"/>
                                  <w:tcBorders>
                                    <w:left w:val="single" w:sz="0" w:space="0" w:color="000000"/>
                                    <w:right w:val="single" w:sz="0" w:space="0" w:color="000000"/>
                                  </w:tcBorders>
                                </w:tcPr>
                                <w:p w14:paraId="1797B14A" w14:textId="77777777" w:rsidR="00B0570F" w:rsidRDefault="00B0570F"/>
                              </w:tc>
                              <w:tc>
                                <w:tcPr>
                                  <w:tcW w:w="692" w:type="dxa"/>
                                  <w:gridSpan w:val="2"/>
                                  <w:tcBorders>
                                    <w:left w:val="single" w:sz="0" w:space="0" w:color="000000"/>
                                    <w:right w:val="single" w:sz="0" w:space="0" w:color="000000"/>
                                  </w:tcBorders>
                                </w:tcPr>
                                <w:p w14:paraId="3179322F" w14:textId="77777777" w:rsidR="00B0570F" w:rsidRDefault="00B0570F"/>
                              </w:tc>
                              <w:tc>
                                <w:tcPr>
                                  <w:tcW w:w="696" w:type="dxa"/>
                                  <w:tcBorders>
                                    <w:left w:val="single" w:sz="0" w:space="0" w:color="000000"/>
                                    <w:right w:val="single" w:sz="0" w:space="0" w:color="000000"/>
                                  </w:tcBorders>
                                </w:tcPr>
                                <w:p w14:paraId="118707CC" w14:textId="77777777" w:rsidR="00B0570F" w:rsidRDefault="00B0570F"/>
                              </w:tc>
                            </w:tr>
                            <w:tr w:rsidR="00B0570F" w14:paraId="6E17A723" w14:textId="77777777">
                              <w:trPr>
                                <w:trHeight w:hRule="exact" w:val="410"/>
                              </w:trPr>
                              <w:tc>
                                <w:tcPr>
                                  <w:tcW w:w="692" w:type="dxa"/>
                                  <w:tcBorders>
                                    <w:left w:val="single" w:sz="0" w:space="0" w:color="000000"/>
                                    <w:right w:val="single" w:sz="0" w:space="0" w:color="000000"/>
                                  </w:tcBorders>
                                </w:tcPr>
                                <w:p w14:paraId="1556B8FE" w14:textId="77777777" w:rsidR="00B0570F" w:rsidRDefault="00B0570F"/>
                              </w:tc>
                              <w:tc>
                                <w:tcPr>
                                  <w:tcW w:w="692" w:type="dxa"/>
                                  <w:tcBorders>
                                    <w:left w:val="single" w:sz="0" w:space="0" w:color="000000"/>
                                    <w:right w:val="single" w:sz="0" w:space="0" w:color="000000"/>
                                  </w:tcBorders>
                                </w:tcPr>
                                <w:p w14:paraId="3B0392E9" w14:textId="77777777" w:rsidR="00B0570F" w:rsidRDefault="00B0570F"/>
                              </w:tc>
                              <w:tc>
                                <w:tcPr>
                                  <w:tcW w:w="692" w:type="dxa"/>
                                  <w:tcBorders>
                                    <w:left w:val="single" w:sz="0" w:space="0" w:color="000000"/>
                                    <w:right w:val="single" w:sz="0" w:space="0" w:color="000000"/>
                                  </w:tcBorders>
                                </w:tcPr>
                                <w:p w14:paraId="1327B5AF" w14:textId="77777777" w:rsidR="00B0570F" w:rsidRDefault="00B0570F"/>
                              </w:tc>
                              <w:tc>
                                <w:tcPr>
                                  <w:tcW w:w="696" w:type="dxa"/>
                                  <w:tcBorders>
                                    <w:left w:val="single" w:sz="0" w:space="0" w:color="000000"/>
                                    <w:right w:val="single" w:sz="0" w:space="0" w:color="000000"/>
                                  </w:tcBorders>
                                </w:tcPr>
                                <w:p w14:paraId="7571C786" w14:textId="77777777" w:rsidR="00B0570F" w:rsidRDefault="00B0570F"/>
                              </w:tc>
                              <w:tc>
                                <w:tcPr>
                                  <w:tcW w:w="692" w:type="dxa"/>
                                  <w:tcBorders>
                                    <w:left w:val="single" w:sz="0" w:space="0" w:color="000000"/>
                                    <w:right w:val="single" w:sz="0" w:space="0" w:color="000000"/>
                                  </w:tcBorders>
                                </w:tcPr>
                                <w:p w14:paraId="29004E6D" w14:textId="77777777" w:rsidR="00B0570F" w:rsidRDefault="00B0570F"/>
                              </w:tc>
                              <w:tc>
                                <w:tcPr>
                                  <w:tcW w:w="692" w:type="dxa"/>
                                  <w:tcBorders>
                                    <w:left w:val="single" w:sz="0" w:space="0" w:color="000000"/>
                                    <w:right w:val="single" w:sz="0" w:space="0" w:color="000000"/>
                                  </w:tcBorders>
                                </w:tcPr>
                                <w:p w14:paraId="0BCD710F" w14:textId="77777777" w:rsidR="00B0570F" w:rsidRDefault="00B0570F"/>
                              </w:tc>
                              <w:tc>
                                <w:tcPr>
                                  <w:tcW w:w="696" w:type="dxa"/>
                                  <w:tcBorders>
                                    <w:left w:val="single" w:sz="0" w:space="0" w:color="000000"/>
                                    <w:right w:val="single" w:sz="0" w:space="0" w:color="000000"/>
                                  </w:tcBorders>
                                </w:tcPr>
                                <w:p w14:paraId="63770E89" w14:textId="77777777" w:rsidR="00B0570F" w:rsidRDefault="00B0570F"/>
                              </w:tc>
                              <w:tc>
                                <w:tcPr>
                                  <w:tcW w:w="692" w:type="dxa"/>
                                  <w:tcBorders>
                                    <w:left w:val="single" w:sz="0" w:space="0" w:color="000000"/>
                                    <w:right w:val="single" w:sz="0" w:space="0" w:color="000000"/>
                                  </w:tcBorders>
                                </w:tcPr>
                                <w:p w14:paraId="69757F8C" w14:textId="77777777" w:rsidR="00B0570F" w:rsidRDefault="00B0570F"/>
                              </w:tc>
                              <w:tc>
                                <w:tcPr>
                                  <w:tcW w:w="692" w:type="dxa"/>
                                  <w:gridSpan w:val="2"/>
                                  <w:tcBorders>
                                    <w:left w:val="single" w:sz="0" w:space="0" w:color="000000"/>
                                    <w:right w:val="single" w:sz="0" w:space="0" w:color="000000"/>
                                  </w:tcBorders>
                                </w:tcPr>
                                <w:p w14:paraId="5BAB1FA2" w14:textId="77777777" w:rsidR="00B0570F" w:rsidRDefault="00B0570F"/>
                              </w:tc>
                              <w:tc>
                                <w:tcPr>
                                  <w:tcW w:w="696" w:type="dxa"/>
                                  <w:tcBorders>
                                    <w:left w:val="single" w:sz="0" w:space="0" w:color="000000"/>
                                    <w:right w:val="single" w:sz="0" w:space="0" w:color="000000"/>
                                  </w:tcBorders>
                                </w:tcPr>
                                <w:p w14:paraId="4EE97AC5" w14:textId="77777777" w:rsidR="00B0570F" w:rsidRDefault="00B0570F"/>
                              </w:tc>
                            </w:tr>
                            <w:tr w:rsidR="00B0570F" w14:paraId="72358EC2" w14:textId="77777777">
                              <w:trPr>
                                <w:trHeight w:hRule="exact" w:val="410"/>
                              </w:trPr>
                              <w:tc>
                                <w:tcPr>
                                  <w:tcW w:w="692" w:type="dxa"/>
                                  <w:tcBorders>
                                    <w:left w:val="single" w:sz="0" w:space="0" w:color="000000"/>
                                    <w:right w:val="single" w:sz="0" w:space="0" w:color="000000"/>
                                  </w:tcBorders>
                                </w:tcPr>
                                <w:p w14:paraId="1C73E62C" w14:textId="77777777" w:rsidR="00B0570F" w:rsidRDefault="00B0570F"/>
                              </w:tc>
                              <w:tc>
                                <w:tcPr>
                                  <w:tcW w:w="692" w:type="dxa"/>
                                  <w:tcBorders>
                                    <w:left w:val="single" w:sz="0" w:space="0" w:color="000000"/>
                                    <w:right w:val="single" w:sz="0" w:space="0" w:color="000000"/>
                                  </w:tcBorders>
                                </w:tcPr>
                                <w:p w14:paraId="2551F496" w14:textId="77777777" w:rsidR="00B0570F" w:rsidRDefault="00B0570F"/>
                              </w:tc>
                              <w:tc>
                                <w:tcPr>
                                  <w:tcW w:w="692" w:type="dxa"/>
                                  <w:tcBorders>
                                    <w:left w:val="single" w:sz="0" w:space="0" w:color="000000"/>
                                    <w:right w:val="single" w:sz="0" w:space="0" w:color="000000"/>
                                  </w:tcBorders>
                                </w:tcPr>
                                <w:p w14:paraId="5420E6B9" w14:textId="77777777" w:rsidR="00B0570F" w:rsidRDefault="00B0570F"/>
                              </w:tc>
                              <w:tc>
                                <w:tcPr>
                                  <w:tcW w:w="696" w:type="dxa"/>
                                  <w:tcBorders>
                                    <w:left w:val="single" w:sz="0" w:space="0" w:color="000000"/>
                                    <w:right w:val="single" w:sz="0" w:space="0" w:color="000000"/>
                                  </w:tcBorders>
                                </w:tcPr>
                                <w:p w14:paraId="0D4024F2" w14:textId="77777777" w:rsidR="00B0570F" w:rsidRDefault="00B0570F"/>
                              </w:tc>
                              <w:tc>
                                <w:tcPr>
                                  <w:tcW w:w="692" w:type="dxa"/>
                                  <w:tcBorders>
                                    <w:left w:val="single" w:sz="0" w:space="0" w:color="000000"/>
                                    <w:right w:val="single" w:sz="0" w:space="0" w:color="000000"/>
                                  </w:tcBorders>
                                </w:tcPr>
                                <w:p w14:paraId="70D6144E" w14:textId="77777777" w:rsidR="00B0570F" w:rsidRDefault="00B0570F"/>
                              </w:tc>
                              <w:tc>
                                <w:tcPr>
                                  <w:tcW w:w="692" w:type="dxa"/>
                                  <w:tcBorders>
                                    <w:left w:val="single" w:sz="0" w:space="0" w:color="000000"/>
                                    <w:right w:val="single" w:sz="0" w:space="0" w:color="000000"/>
                                  </w:tcBorders>
                                </w:tcPr>
                                <w:p w14:paraId="5FD5DD9C" w14:textId="77777777" w:rsidR="00B0570F" w:rsidRDefault="00B0570F"/>
                              </w:tc>
                              <w:tc>
                                <w:tcPr>
                                  <w:tcW w:w="696" w:type="dxa"/>
                                  <w:tcBorders>
                                    <w:left w:val="single" w:sz="0" w:space="0" w:color="000000"/>
                                    <w:right w:val="single" w:sz="0" w:space="0" w:color="000000"/>
                                  </w:tcBorders>
                                </w:tcPr>
                                <w:p w14:paraId="2AA38B74" w14:textId="77777777" w:rsidR="00B0570F" w:rsidRDefault="00B0570F"/>
                              </w:tc>
                              <w:tc>
                                <w:tcPr>
                                  <w:tcW w:w="692" w:type="dxa"/>
                                  <w:tcBorders>
                                    <w:left w:val="single" w:sz="0" w:space="0" w:color="000000"/>
                                    <w:right w:val="single" w:sz="0" w:space="0" w:color="000000"/>
                                  </w:tcBorders>
                                </w:tcPr>
                                <w:p w14:paraId="5F29BC8D" w14:textId="77777777" w:rsidR="00B0570F" w:rsidRDefault="00B0570F"/>
                              </w:tc>
                              <w:tc>
                                <w:tcPr>
                                  <w:tcW w:w="692" w:type="dxa"/>
                                  <w:gridSpan w:val="2"/>
                                  <w:tcBorders>
                                    <w:left w:val="single" w:sz="0" w:space="0" w:color="000000"/>
                                    <w:right w:val="single" w:sz="0" w:space="0" w:color="000000"/>
                                  </w:tcBorders>
                                </w:tcPr>
                                <w:p w14:paraId="5F335E23" w14:textId="77777777" w:rsidR="00B0570F" w:rsidRDefault="00B0570F"/>
                              </w:tc>
                              <w:tc>
                                <w:tcPr>
                                  <w:tcW w:w="696" w:type="dxa"/>
                                  <w:tcBorders>
                                    <w:left w:val="single" w:sz="0" w:space="0" w:color="000000"/>
                                    <w:right w:val="single" w:sz="0" w:space="0" w:color="000000"/>
                                  </w:tcBorders>
                                </w:tcPr>
                                <w:p w14:paraId="50AF5AA7" w14:textId="77777777" w:rsidR="00B0570F" w:rsidRDefault="00B0570F"/>
                              </w:tc>
                            </w:tr>
                            <w:tr w:rsidR="00B0570F" w14:paraId="290E2447" w14:textId="77777777">
                              <w:trPr>
                                <w:trHeight w:hRule="exact" w:val="414"/>
                              </w:trPr>
                              <w:tc>
                                <w:tcPr>
                                  <w:tcW w:w="692" w:type="dxa"/>
                                  <w:tcBorders>
                                    <w:left w:val="single" w:sz="0" w:space="0" w:color="000000"/>
                                    <w:right w:val="single" w:sz="0" w:space="0" w:color="000000"/>
                                  </w:tcBorders>
                                </w:tcPr>
                                <w:p w14:paraId="0BB29D5E" w14:textId="77777777" w:rsidR="00B0570F" w:rsidRDefault="00B0570F"/>
                              </w:tc>
                              <w:tc>
                                <w:tcPr>
                                  <w:tcW w:w="692" w:type="dxa"/>
                                  <w:tcBorders>
                                    <w:left w:val="single" w:sz="0" w:space="0" w:color="000000"/>
                                    <w:right w:val="single" w:sz="0" w:space="0" w:color="000000"/>
                                  </w:tcBorders>
                                </w:tcPr>
                                <w:p w14:paraId="5E4BE069" w14:textId="77777777" w:rsidR="00B0570F" w:rsidRDefault="00B0570F"/>
                              </w:tc>
                              <w:tc>
                                <w:tcPr>
                                  <w:tcW w:w="692" w:type="dxa"/>
                                  <w:tcBorders>
                                    <w:left w:val="single" w:sz="0" w:space="0" w:color="000000"/>
                                    <w:right w:val="single" w:sz="0" w:space="0" w:color="000000"/>
                                  </w:tcBorders>
                                </w:tcPr>
                                <w:p w14:paraId="1FECFE01" w14:textId="77777777" w:rsidR="00B0570F" w:rsidRDefault="00B0570F"/>
                              </w:tc>
                              <w:tc>
                                <w:tcPr>
                                  <w:tcW w:w="696" w:type="dxa"/>
                                  <w:tcBorders>
                                    <w:left w:val="single" w:sz="0" w:space="0" w:color="000000"/>
                                    <w:right w:val="single" w:sz="0" w:space="0" w:color="000000"/>
                                  </w:tcBorders>
                                </w:tcPr>
                                <w:p w14:paraId="61D92861" w14:textId="77777777" w:rsidR="00B0570F" w:rsidRDefault="00B0570F"/>
                              </w:tc>
                              <w:tc>
                                <w:tcPr>
                                  <w:tcW w:w="692" w:type="dxa"/>
                                  <w:tcBorders>
                                    <w:left w:val="single" w:sz="0" w:space="0" w:color="000000"/>
                                    <w:right w:val="single" w:sz="0" w:space="0" w:color="000000"/>
                                  </w:tcBorders>
                                </w:tcPr>
                                <w:p w14:paraId="62EEFE08" w14:textId="77777777" w:rsidR="00B0570F" w:rsidRDefault="00B0570F"/>
                              </w:tc>
                              <w:tc>
                                <w:tcPr>
                                  <w:tcW w:w="692" w:type="dxa"/>
                                  <w:tcBorders>
                                    <w:left w:val="single" w:sz="0" w:space="0" w:color="000000"/>
                                    <w:right w:val="single" w:sz="0" w:space="0" w:color="000000"/>
                                  </w:tcBorders>
                                </w:tcPr>
                                <w:p w14:paraId="05946F39" w14:textId="77777777" w:rsidR="00B0570F" w:rsidRDefault="00B0570F"/>
                              </w:tc>
                              <w:tc>
                                <w:tcPr>
                                  <w:tcW w:w="696" w:type="dxa"/>
                                  <w:tcBorders>
                                    <w:left w:val="single" w:sz="0" w:space="0" w:color="000000"/>
                                    <w:right w:val="single" w:sz="0" w:space="0" w:color="000000"/>
                                  </w:tcBorders>
                                </w:tcPr>
                                <w:p w14:paraId="2A7B89EB" w14:textId="77777777" w:rsidR="00B0570F" w:rsidRDefault="00B0570F"/>
                              </w:tc>
                              <w:tc>
                                <w:tcPr>
                                  <w:tcW w:w="692" w:type="dxa"/>
                                  <w:tcBorders>
                                    <w:left w:val="single" w:sz="0" w:space="0" w:color="000000"/>
                                    <w:right w:val="single" w:sz="0" w:space="0" w:color="000000"/>
                                  </w:tcBorders>
                                </w:tcPr>
                                <w:p w14:paraId="6066B64A" w14:textId="77777777" w:rsidR="00B0570F" w:rsidRDefault="00B0570F"/>
                              </w:tc>
                              <w:tc>
                                <w:tcPr>
                                  <w:tcW w:w="692" w:type="dxa"/>
                                  <w:gridSpan w:val="2"/>
                                  <w:tcBorders>
                                    <w:left w:val="single" w:sz="0" w:space="0" w:color="000000"/>
                                    <w:right w:val="single" w:sz="0" w:space="0" w:color="000000"/>
                                  </w:tcBorders>
                                </w:tcPr>
                                <w:p w14:paraId="5F6C1E61" w14:textId="77777777" w:rsidR="00B0570F" w:rsidRDefault="00B0570F"/>
                              </w:tc>
                              <w:tc>
                                <w:tcPr>
                                  <w:tcW w:w="696" w:type="dxa"/>
                                  <w:tcBorders>
                                    <w:left w:val="single" w:sz="0" w:space="0" w:color="000000"/>
                                    <w:right w:val="single" w:sz="0" w:space="0" w:color="000000"/>
                                  </w:tcBorders>
                                </w:tcPr>
                                <w:p w14:paraId="51D665D9" w14:textId="77777777" w:rsidR="00B0570F" w:rsidRDefault="00B0570F"/>
                              </w:tc>
                            </w:tr>
                          </w:tbl>
                          <w:p w14:paraId="1E928798" w14:textId="77777777" w:rsidR="00B0570F" w:rsidRDefault="00B0570F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E4E1991" id="Text Box 931" o:spid="_x0000_s1410" type="#_x0000_t202" style="position:absolute;margin-left:143.85pt;margin-top:9.25pt;width:346.65pt;height:205.25pt;z-index:2514933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" filled="f" stroked="f">
                <v:textbox inset="0,0,0,0">
                  <w:txbxContent>
                    <w:tbl>
                      <w:tblPr>
                        <w:tblW w:w="0" w:type="auto"/>
                        <w:tblBorders>
                          <w:top w:val="dashed" w:sz="0" w:space="0" w:color="000000"/>
                          <w:left w:val="dashed" w:sz="0" w:space="0" w:color="000000"/>
                          <w:bottom w:val="dashed" w:sz="0" w:space="0" w:color="000000"/>
                          <w:right w:val="dashed" w:sz="0" w:space="0" w:color="000000"/>
                          <w:insideH w:val="dashed" w:sz="0" w:space="0" w:color="000000"/>
                          <w:insideV w:val="dashed" w:sz="0" w:space="0" w:color="00000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692"/>
                        <w:gridCol w:w="692"/>
                        <w:gridCol w:w="692"/>
                        <w:gridCol w:w="696"/>
                        <w:gridCol w:w="692"/>
                        <w:gridCol w:w="692"/>
                        <w:gridCol w:w="696"/>
                        <w:gridCol w:w="692"/>
                        <w:gridCol w:w="368"/>
                        <w:gridCol w:w="324"/>
                        <w:gridCol w:w="696"/>
                      </w:tblGrid>
                      <w:tr w:rsidR="00B0570F" w14:paraId="20555BC6" w14:textId="77777777">
                        <w:trPr>
                          <w:trHeight w:hRule="exact" w:val="412"/>
                        </w:trPr>
                        <w:tc>
                          <w:tcPr>
                            <w:tcW w:w="692" w:type="dxa"/>
                            <w:tcBorders>
                              <w:left w:val="single" w:sz="0" w:space="0" w:color="000000"/>
                              <w:bottom w:val="single" w:sz="0" w:space="0" w:color="000000"/>
                              <w:right w:val="single" w:sz="0" w:space="0" w:color="000000"/>
                            </w:tcBorders>
                          </w:tcPr>
                          <w:p w14:paraId="723F1ECD" w14:textId="77777777" w:rsidR="00B0570F" w:rsidRDefault="00B0570F"/>
                        </w:tc>
                        <w:tc>
                          <w:tcPr>
                            <w:tcW w:w="692" w:type="dxa"/>
                            <w:tcBorders>
                              <w:top w:val="double" w:sz="1" w:space="0" w:color="000000"/>
                              <w:left w:val="single" w:sz="0" w:space="0" w:color="000000"/>
                              <w:bottom w:val="single" w:sz="0" w:space="0" w:color="000000"/>
                              <w:right w:val="single" w:sz="0" w:space="0" w:color="000000"/>
                            </w:tcBorders>
                          </w:tcPr>
                          <w:p w14:paraId="7A8D8A37" w14:textId="77777777" w:rsidR="00B0570F" w:rsidRDefault="00B0570F"/>
                        </w:tc>
                        <w:tc>
                          <w:tcPr>
                            <w:tcW w:w="692" w:type="dxa"/>
                            <w:tcBorders>
                              <w:top w:val="double" w:sz="1" w:space="0" w:color="000000"/>
                              <w:left w:val="single" w:sz="0" w:space="0" w:color="000000"/>
                              <w:bottom w:val="single" w:sz="0" w:space="0" w:color="000000"/>
                              <w:right w:val="single" w:sz="0" w:space="0" w:color="000000"/>
                            </w:tcBorders>
                          </w:tcPr>
                          <w:p w14:paraId="22FC67FA" w14:textId="77777777" w:rsidR="00B0570F" w:rsidRDefault="00B0570F"/>
                        </w:tc>
                        <w:tc>
                          <w:tcPr>
                            <w:tcW w:w="696" w:type="dxa"/>
                            <w:tcBorders>
                              <w:top w:val="double" w:sz="1" w:space="0" w:color="000000"/>
                              <w:left w:val="single" w:sz="0" w:space="0" w:color="000000"/>
                              <w:bottom w:val="single" w:sz="0" w:space="0" w:color="000000"/>
                              <w:right w:val="single" w:sz="0" w:space="0" w:color="000000"/>
                            </w:tcBorders>
                          </w:tcPr>
                          <w:p w14:paraId="482DAF5F" w14:textId="77777777" w:rsidR="00B0570F" w:rsidRDefault="00B0570F"/>
                        </w:tc>
                        <w:tc>
                          <w:tcPr>
                            <w:tcW w:w="692" w:type="dxa"/>
                            <w:tcBorders>
                              <w:top w:val="double" w:sz="1" w:space="0" w:color="000000"/>
                              <w:left w:val="single" w:sz="0" w:space="0" w:color="000000"/>
                              <w:bottom w:val="single" w:sz="0" w:space="0" w:color="000000"/>
                              <w:right w:val="single" w:sz="0" w:space="0" w:color="000000"/>
                            </w:tcBorders>
                          </w:tcPr>
                          <w:p w14:paraId="1BADA947" w14:textId="77777777" w:rsidR="00B0570F" w:rsidRDefault="00B0570F"/>
                        </w:tc>
                        <w:tc>
                          <w:tcPr>
                            <w:tcW w:w="692" w:type="dxa"/>
                            <w:tcBorders>
                              <w:top w:val="double" w:sz="1" w:space="0" w:color="000000"/>
                              <w:left w:val="single" w:sz="0" w:space="0" w:color="000000"/>
                              <w:bottom w:val="single" w:sz="0" w:space="0" w:color="000000"/>
                              <w:right w:val="single" w:sz="0" w:space="0" w:color="000000"/>
                            </w:tcBorders>
                          </w:tcPr>
                          <w:p w14:paraId="7043D37E" w14:textId="77777777" w:rsidR="00B0570F" w:rsidRDefault="00B0570F"/>
                        </w:tc>
                        <w:tc>
                          <w:tcPr>
                            <w:tcW w:w="696" w:type="dxa"/>
                            <w:tcBorders>
                              <w:top w:val="double" w:sz="1" w:space="0" w:color="000000"/>
                              <w:left w:val="single" w:sz="0" w:space="0" w:color="000000"/>
                              <w:bottom w:val="single" w:sz="0" w:space="0" w:color="000000"/>
                              <w:right w:val="single" w:sz="0" w:space="0" w:color="000000"/>
                            </w:tcBorders>
                          </w:tcPr>
                          <w:p w14:paraId="75158CA5" w14:textId="77777777" w:rsidR="00B0570F" w:rsidRDefault="00B0570F"/>
                        </w:tc>
                        <w:tc>
                          <w:tcPr>
                            <w:tcW w:w="692" w:type="dxa"/>
                            <w:tcBorders>
                              <w:top w:val="double" w:sz="1" w:space="0" w:color="000000"/>
                              <w:left w:val="single" w:sz="0" w:space="0" w:color="000000"/>
                              <w:bottom w:val="single" w:sz="0" w:space="0" w:color="000000"/>
                              <w:right w:val="double" w:sz="1" w:space="0" w:color="000000"/>
                            </w:tcBorders>
                          </w:tcPr>
                          <w:p w14:paraId="56C18A27" w14:textId="77777777" w:rsidR="00B0570F" w:rsidRDefault="00B0570F"/>
                        </w:tc>
                        <w:tc>
                          <w:tcPr>
                            <w:tcW w:w="1388" w:type="dxa"/>
                            <w:gridSpan w:val="3"/>
                            <w:vMerge w:val="restart"/>
                            <w:tcBorders>
                              <w:top w:val="double" w:sz="1" w:space="0" w:color="000000"/>
                              <w:left w:val="double" w:sz="1" w:space="0" w:color="000000"/>
                              <w:right w:val="single" w:sz="0" w:space="0" w:color="000000"/>
                            </w:tcBorders>
                          </w:tcPr>
                          <w:p w14:paraId="59DDEFE1" w14:textId="77777777" w:rsidR="00B0570F" w:rsidRDefault="00B0570F">
                            <w:pPr>
                              <w:pStyle w:val="TableParagraph"/>
                              <w:spacing w:before="54" w:line="240" w:lineRule="auto"/>
                              <w:ind w:left="448"/>
                              <w:jc w:val="left"/>
                              <w:rPr>
                                <w:rFonts w:ascii="Calibri" w:hAnsi="Calibri"/>
                                <w:sz w:val="21"/>
                              </w:rPr>
                            </w:pPr>
                            <w:r>
                              <w:rPr>
                                <w:rFonts w:ascii="Symbol" w:hAnsi="Symbol"/>
                                <w:sz w:val="21"/>
                              </w:rPr>
                              <w:t></w:t>
                            </w:r>
                            <w:r>
                              <w:rPr>
                                <w:rFonts w:ascii="Calibri" w:hAnsi="Calibri"/>
                                <w:sz w:val="21"/>
                              </w:rPr>
                              <w:t>=0.7</w:t>
                            </w:r>
                          </w:p>
                          <w:p w14:paraId="3248724A" w14:textId="77777777" w:rsidR="00B0570F" w:rsidRDefault="00B0570F">
                            <w:pPr>
                              <w:pStyle w:val="TableParagraph"/>
                              <w:tabs>
                                <w:tab w:val="left" w:pos="448"/>
                              </w:tabs>
                              <w:spacing w:before="65" w:line="240" w:lineRule="auto"/>
                              <w:ind w:left="51"/>
                              <w:jc w:val="left"/>
                              <w:rPr>
                                <w:rFonts w:ascii="Calibri" w:hAnsi="Calibri"/>
                                <w:sz w:val="21"/>
                              </w:rPr>
                            </w:pPr>
                            <w:r>
                              <w:rPr>
                                <w:rFonts w:ascii="Symbol" w:hAnsi="Symbol"/>
                                <w:spacing w:val="-54"/>
                                <w:sz w:val="21"/>
                              </w:rPr>
                              <w:t></w:t>
                            </w:r>
                            <w:r>
                              <w:rPr>
                                <w:rFonts w:ascii="Times New Roman" w:hAnsi="Times New Roman"/>
                                <w:spacing w:val="-54"/>
                                <w:sz w:val="21"/>
                              </w:rPr>
                              <w:tab/>
                            </w:r>
                            <w:r>
                              <w:rPr>
                                <w:rFonts w:ascii="Symbol" w:hAnsi="Symbol"/>
                                <w:sz w:val="21"/>
                              </w:rPr>
                              <w:t></w:t>
                            </w:r>
                            <w:r>
                              <w:rPr>
                                <w:rFonts w:ascii="Calibri" w:hAnsi="Calibri"/>
                                <w:sz w:val="21"/>
                              </w:rPr>
                              <w:t>=0.4</w:t>
                            </w:r>
                          </w:p>
                        </w:tc>
                      </w:tr>
                      <w:tr w:rsidR="00B0570F" w14:paraId="42F9AD74" w14:textId="77777777">
                        <w:trPr>
                          <w:trHeight w:hRule="exact" w:val="409"/>
                        </w:trPr>
                        <w:tc>
                          <w:tcPr>
                            <w:tcW w:w="692" w:type="dxa"/>
                            <w:tcBorders>
                              <w:top w:val="single" w:sz="0" w:space="0" w:color="000000"/>
                              <w:left w:val="single" w:sz="0" w:space="0" w:color="000000"/>
                              <w:bottom w:val="single" w:sz="0" w:space="0" w:color="000000"/>
                              <w:right w:val="single" w:sz="0" w:space="0" w:color="000000"/>
                            </w:tcBorders>
                          </w:tcPr>
                          <w:p w14:paraId="05AE7B12" w14:textId="77777777" w:rsidR="00B0570F" w:rsidRDefault="00B0570F"/>
                        </w:tc>
                        <w:tc>
                          <w:tcPr>
                            <w:tcW w:w="692" w:type="dxa"/>
                            <w:tcBorders>
                              <w:top w:val="single" w:sz="0" w:space="0" w:color="000000"/>
                              <w:left w:val="single" w:sz="0" w:space="0" w:color="000000"/>
                              <w:bottom w:val="single" w:sz="0" w:space="0" w:color="000000"/>
                              <w:right w:val="single" w:sz="0" w:space="0" w:color="000000"/>
                            </w:tcBorders>
                          </w:tcPr>
                          <w:p w14:paraId="11B4279A" w14:textId="77777777" w:rsidR="00B0570F" w:rsidRDefault="00B0570F"/>
                        </w:tc>
                        <w:tc>
                          <w:tcPr>
                            <w:tcW w:w="692" w:type="dxa"/>
                            <w:tcBorders>
                              <w:top w:val="single" w:sz="0" w:space="0" w:color="000000"/>
                              <w:left w:val="single" w:sz="0" w:space="0" w:color="000000"/>
                              <w:bottom w:val="single" w:sz="0" w:space="0" w:color="000000"/>
                              <w:right w:val="single" w:sz="0" w:space="0" w:color="000000"/>
                            </w:tcBorders>
                          </w:tcPr>
                          <w:p w14:paraId="475FEC0D" w14:textId="77777777" w:rsidR="00B0570F" w:rsidRDefault="00B0570F"/>
                        </w:tc>
                        <w:tc>
                          <w:tcPr>
                            <w:tcW w:w="696" w:type="dxa"/>
                            <w:tcBorders>
                              <w:top w:val="single" w:sz="0" w:space="0" w:color="000000"/>
                              <w:left w:val="single" w:sz="0" w:space="0" w:color="000000"/>
                              <w:bottom w:val="single" w:sz="0" w:space="0" w:color="000000"/>
                              <w:right w:val="single" w:sz="0" w:space="0" w:color="000000"/>
                            </w:tcBorders>
                          </w:tcPr>
                          <w:p w14:paraId="45EF95E6" w14:textId="77777777" w:rsidR="00B0570F" w:rsidRDefault="00B0570F"/>
                        </w:tc>
                        <w:tc>
                          <w:tcPr>
                            <w:tcW w:w="692" w:type="dxa"/>
                            <w:tcBorders>
                              <w:top w:val="single" w:sz="0" w:space="0" w:color="000000"/>
                              <w:left w:val="single" w:sz="0" w:space="0" w:color="000000"/>
                              <w:bottom w:val="single" w:sz="0" w:space="0" w:color="000000"/>
                              <w:right w:val="single" w:sz="0" w:space="0" w:color="000000"/>
                            </w:tcBorders>
                          </w:tcPr>
                          <w:p w14:paraId="135676F8" w14:textId="77777777" w:rsidR="00B0570F" w:rsidRDefault="00B0570F"/>
                        </w:tc>
                        <w:tc>
                          <w:tcPr>
                            <w:tcW w:w="692" w:type="dxa"/>
                            <w:tcBorders>
                              <w:top w:val="single" w:sz="0" w:space="0" w:color="000000"/>
                              <w:left w:val="single" w:sz="0" w:space="0" w:color="000000"/>
                              <w:bottom w:val="single" w:sz="0" w:space="0" w:color="000000"/>
                              <w:right w:val="single" w:sz="0" w:space="0" w:color="000000"/>
                            </w:tcBorders>
                          </w:tcPr>
                          <w:p w14:paraId="771EB679" w14:textId="77777777" w:rsidR="00B0570F" w:rsidRDefault="00B0570F"/>
                        </w:tc>
                        <w:tc>
                          <w:tcPr>
                            <w:tcW w:w="696" w:type="dxa"/>
                            <w:tcBorders>
                              <w:top w:val="single" w:sz="0" w:space="0" w:color="000000"/>
                              <w:left w:val="single" w:sz="0" w:space="0" w:color="000000"/>
                              <w:bottom w:val="single" w:sz="0" w:space="0" w:color="000000"/>
                              <w:right w:val="single" w:sz="0" w:space="0" w:color="000000"/>
                            </w:tcBorders>
                          </w:tcPr>
                          <w:p w14:paraId="704B2A81" w14:textId="77777777" w:rsidR="00B0570F" w:rsidRDefault="00B0570F"/>
                        </w:tc>
                        <w:tc>
                          <w:tcPr>
                            <w:tcW w:w="692" w:type="dxa"/>
                            <w:tcBorders>
                              <w:top w:val="single" w:sz="0" w:space="0" w:color="000000"/>
                              <w:left w:val="single" w:sz="0" w:space="0" w:color="000000"/>
                              <w:bottom w:val="single" w:sz="0" w:space="0" w:color="000000"/>
                              <w:right w:val="double" w:sz="1" w:space="0" w:color="000000"/>
                            </w:tcBorders>
                          </w:tcPr>
                          <w:p w14:paraId="0EAA7C18" w14:textId="77777777" w:rsidR="00B0570F" w:rsidRDefault="00B0570F"/>
                        </w:tc>
                        <w:tc>
                          <w:tcPr>
                            <w:tcW w:w="1388" w:type="dxa"/>
                            <w:gridSpan w:val="3"/>
                            <w:vMerge/>
                            <w:tcBorders>
                              <w:left w:val="double" w:sz="1" w:space="0" w:color="000000"/>
                              <w:bottom w:val="nil"/>
                              <w:right w:val="single" w:sz="0" w:space="0" w:color="000000"/>
                            </w:tcBorders>
                          </w:tcPr>
                          <w:p w14:paraId="3D67677B" w14:textId="77777777" w:rsidR="00B0570F" w:rsidRDefault="00B0570F"/>
                        </w:tc>
                      </w:tr>
                      <w:tr w:rsidR="00B0570F" w14:paraId="7E480D00" w14:textId="77777777">
                        <w:trPr>
                          <w:trHeight w:hRule="exact" w:val="205"/>
                        </w:trPr>
                        <w:tc>
                          <w:tcPr>
                            <w:tcW w:w="692" w:type="dxa"/>
                            <w:vMerge w:val="restart"/>
                            <w:tcBorders>
                              <w:top w:val="single" w:sz="0" w:space="0" w:color="000000"/>
                              <w:left w:val="single" w:sz="0" w:space="0" w:color="000000"/>
                              <w:right w:val="single" w:sz="0" w:space="0" w:color="000000"/>
                            </w:tcBorders>
                          </w:tcPr>
                          <w:p w14:paraId="7F8017D3" w14:textId="77777777" w:rsidR="00B0570F" w:rsidRDefault="00B0570F"/>
                        </w:tc>
                        <w:tc>
                          <w:tcPr>
                            <w:tcW w:w="692" w:type="dxa"/>
                            <w:vMerge w:val="restart"/>
                            <w:tcBorders>
                              <w:top w:val="single" w:sz="0" w:space="0" w:color="000000"/>
                              <w:left w:val="single" w:sz="0" w:space="0" w:color="000000"/>
                              <w:right w:val="single" w:sz="0" w:space="0" w:color="000000"/>
                            </w:tcBorders>
                          </w:tcPr>
                          <w:p w14:paraId="701EEDF0" w14:textId="77777777" w:rsidR="00B0570F" w:rsidRDefault="00B0570F"/>
                        </w:tc>
                        <w:tc>
                          <w:tcPr>
                            <w:tcW w:w="692" w:type="dxa"/>
                            <w:vMerge w:val="restart"/>
                            <w:tcBorders>
                              <w:top w:val="single" w:sz="0" w:space="0" w:color="000000"/>
                              <w:left w:val="single" w:sz="0" w:space="0" w:color="000000"/>
                              <w:right w:val="single" w:sz="0" w:space="0" w:color="000000"/>
                            </w:tcBorders>
                          </w:tcPr>
                          <w:p w14:paraId="6D9B0CCA" w14:textId="77777777" w:rsidR="00B0570F" w:rsidRDefault="00B0570F"/>
                        </w:tc>
                        <w:tc>
                          <w:tcPr>
                            <w:tcW w:w="696" w:type="dxa"/>
                            <w:vMerge w:val="restart"/>
                            <w:tcBorders>
                              <w:top w:val="single" w:sz="0" w:space="0" w:color="000000"/>
                              <w:left w:val="single" w:sz="0" w:space="0" w:color="000000"/>
                              <w:right w:val="single" w:sz="0" w:space="0" w:color="000000"/>
                            </w:tcBorders>
                          </w:tcPr>
                          <w:p w14:paraId="7046A448" w14:textId="77777777" w:rsidR="00B0570F" w:rsidRDefault="00B0570F"/>
                        </w:tc>
                        <w:tc>
                          <w:tcPr>
                            <w:tcW w:w="692" w:type="dxa"/>
                            <w:vMerge w:val="restart"/>
                            <w:tcBorders>
                              <w:top w:val="single" w:sz="0" w:space="0" w:color="000000"/>
                              <w:left w:val="single" w:sz="0" w:space="0" w:color="000000"/>
                              <w:right w:val="single" w:sz="0" w:space="0" w:color="000000"/>
                            </w:tcBorders>
                          </w:tcPr>
                          <w:p w14:paraId="61194495" w14:textId="77777777" w:rsidR="00B0570F" w:rsidRDefault="00B0570F"/>
                        </w:tc>
                        <w:tc>
                          <w:tcPr>
                            <w:tcW w:w="692" w:type="dxa"/>
                            <w:vMerge w:val="restart"/>
                            <w:tcBorders>
                              <w:top w:val="single" w:sz="0" w:space="0" w:color="000000"/>
                              <w:left w:val="single" w:sz="0" w:space="0" w:color="000000"/>
                              <w:right w:val="single" w:sz="0" w:space="0" w:color="000000"/>
                            </w:tcBorders>
                          </w:tcPr>
                          <w:p w14:paraId="2168EDA9" w14:textId="77777777" w:rsidR="00B0570F" w:rsidRDefault="00B0570F"/>
                        </w:tc>
                        <w:tc>
                          <w:tcPr>
                            <w:tcW w:w="696" w:type="dxa"/>
                            <w:vMerge w:val="restart"/>
                            <w:tcBorders>
                              <w:top w:val="single" w:sz="0" w:space="0" w:color="000000"/>
                              <w:left w:val="single" w:sz="0" w:space="0" w:color="000000"/>
                              <w:right w:val="single" w:sz="0" w:space="0" w:color="000000"/>
                            </w:tcBorders>
                          </w:tcPr>
                          <w:p w14:paraId="51722497" w14:textId="77777777" w:rsidR="00B0570F" w:rsidRDefault="00B0570F"/>
                        </w:tc>
                        <w:tc>
                          <w:tcPr>
                            <w:tcW w:w="692" w:type="dxa"/>
                            <w:vMerge w:val="restart"/>
                            <w:tcBorders>
                              <w:top w:val="single" w:sz="0" w:space="0" w:color="000000"/>
                              <w:left w:val="single" w:sz="0" w:space="0" w:color="000000"/>
                              <w:right w:val="single" w:sz="0" w:space="0" w:color="000000"/>
                            </w:tcBorders>
                          </w:tcPr>
                          <w:p w14:paraId="22F2978A" w14:textId="77777777" w:rsidR="00B0570F" w:rsidRDefault="00B0570F"/>
                        </w:tc>
                        <w:tc>
                          <w:tcPr>
                            <w:tcW w:w="368" w:type="dxa"/>
                            <w:tcBorders>
                              <w:top w:val="single" w:sz="7" w:space="0" w:color="0000FF"/>
                              <w:left w:val="double" w:sz="1" w:space="0" w:color="000000"/>
                              <w:bottom w:val="single" w:sz="0" w:space="0" w:color="000000"/>
                              <w:right w:val="nil"/>
                            </w:tcBorders>
                          </w:tcPr>
                          <w:p w14:paraId="4FAC4513" w14:textId="77777777" w:rsidR="00B0570F" w:rsidRDefault="00B0570F"/>
                        </w:tc>
                        <w:tc>
                          <w:tcPr>
                            <w:tcW w:w="1020" w:type="dxa"/>
                            <w:gridSpan w:val="2"/>
                            <w:tcBorders>
                              <w:top w:val="nil"/>
                              <w:left w:val="nil"/>
                              <w:bottom w:val="single" w:sz="0" w:space="0" w:color="000000"/>
                              <w:right w:val="single" w:sz="0" w:space="0" w:color="000000"/>
                            </w:tcBorders>
                          </w:tcPr>
                          <w:p w14:paraId="1EE2CFBB" w14:textId="77777777" w:rsidR="00B0570F" w:rsidRDefault="00B0570F">
                            <w:pPr>
                              <w:pStyle w:val="TableParagraph"/>
                              <w:spacing w:line="167" w:lineRule="exact"/>
                              <w:ind w:left="82"/>
                              <w:jc w:val="left"/>
                              <w:rPr>
                                <w:rFonts w:ascii="Calibri" w:hAnsi="Calibri"/>
                                <w:sz w:val="21"/>
                              </w:rPr>
                            </w:pPr>
                            <w:r>
                              <w:rPr>
                                <w:rFonts w:ascii="Symbol" w:hAnsi="Symbol"/>
                                <w:sz w:val="21"/>
                              </w:rPr>
                              <w:t></w:t>
                            </w:r>
                            <w:r>
                              <w:rPr>
                                <w:rFonts w:ascii="Calibri" w:hAnsi="Calibri"/>
                                <w:sz w:val="21"/>
                              </w:rPr>
                              <w:t>=0.1</w:t>
                            </w:r>
                          </w:p>
                        </w:tc>
                      </w:tr>
                      <w:tr w:rsidR="00B0570F" w14:paraId="566E5032" w14:textId="77777777">
                        <w:trPr>
                          <w:trHeight w:hRule="exact" w:val="205"/>
                        </w:trPr>
                        <w:tc>
                          <w:tcPr>
                            <w:tcW w:w="692" w:type="dxa"/>
                            <w:vMerge/>
                            <w:tcBorders>
                              <w:left w:val="single" w:sz="0" w:space="0" w:color="000000"/>
                              <w:right w:val="single" w:sz="0" w:space="0" w:color="000000"/>
                            </w:tcBorders>
                          </w:tcPr>
                          <w:p w14:paraId="2D27B190" w14:textId="77777777" w:rsidR="00B0570F" w:rsidRDefault="00B0570F"/>
                        </w:tc>
                        <w:tc>
                          <w:tcPr>
                            <w:tcW w:w="692" w:type="dxa"/>
                            <w:vMerge/>
                            <w:tcBorders>
                              <w:left w:val="single" w:sz="0" w:space="0" w:color="000000"/>
                              <w:right w:val="single" w:sz="0" w:space="0" w:color="000000"/>
                            </w:tcBorders>
                          </w:tcPr>
                          <w:p w14:paraId="66D39ED4" w14:textId="77777777" w:rsidR="00B0570F" w:rsidRDefault="00B0570F"/>
                        </w:tc>
                        <w:tc>
                          <w:tcPr>
                            <w:tcW w:w="692" w:type="dxa"/>
                            <w:vMerge/>
                            <w:tcBorders>
                              <w:left w:val="single" w:sz="0" w:space="0" w:color="000000"/>
                              <w:right w:val="single" w:sz="0" w:space="0" w:color="000000"/>
                            </w:tcBorders>
                          </w:tcPr>
                          <w:p w14:paraId="5F8109B9" w14:textId="77777777" w:rsidR="00B0570F" w:rsidRDefault="00B0570F"/>
                        </w:tc>
                        <w:tc>
                          <w:tcPr>
                            <w:tcW w:w="696" w:type="dxa"/>
                            <w:vMerge/>
                            <w:tcBorders>
                              <w:left w:val="single" w:sz="0" w:space="0" w:color="000000"/>
                              <w:right w:val="single" w:sz="0" w:space="0" w:color="000000"/>
                            </w:tcBorders>
                          </w:tcPr>
                          <w:p w14:paraId="745EEED2" w14:textId="77777777" w:rsidR="00B0570F" w:rsidRDefault="00B0570F"/>
                        </w:tc>
                        <w:tc>
                          <w:tcPr>
                            <w:tcW w:w="692" w:type="dxa"/>
                            <w:vMerge/>
                            <w:tcBorders>
                              <w:left w:val="single" w:sz="0" w:space="0" w:color="000000"/>
                              <w:right w:val="single" w:sz="0" w:space="0" w:color="000000"/>
                            </w:tcBorders>
                          </w:tcPr>
                          <w:p w14:paraId="78FCEEB7" w14:textId="77777777" w:rsidR="00B0570F" w:rsidRDefault="00B0570F"/>
                        </w:tc>
                        <w:tc>
                          <w:tcPr>
                            <w:tcW w:w="692" w:type="dxa"/>
                            <w:vMerge/>
                            <w:tcBorders>
                              <w:left w:val="single" w:sz="0" w:space="0" w:color="000000"/>
                              <w:right w:val="single" w:sz="0" w:space="0" w:color="000000"/>
                            </w:tcBorders>
                          </w:tcPr>
                          <w:p w14:paraId="1A5EC936" w14:textId="77777777" w:rsidR="00B0570F" w:rsidRDefault="00B0570F"/>
                        </w:tc>
                        <w:tc>
                          <w:tcPr>
                            <w:tcW w:w="696" w:type="dxa"/>
                            <w:vMerge/>
                            <w:tcBorders>
                              <w:left w:val="single" w:sz="0" w:space="0" w:color="000000"/>
                              <w:right w:val="single" w:sz="0" w:space="0" w:color="000000"/>
                            </w:tcBorders>
                          </w:tcPr>
                          <w:p w14:paraId="4159D14B" w14:textId="77777777" w:rsidR="00B0570F" w:rsidRDefault="00B0570F"/>
                        </w:tc>
                        <w:tc>
                          <w:tcPr>
                            <w:tcW w:w="692" w:type="dxa"/>
                            <w:vMerge/>
                            <w:tcBorders>
                              <w:left w:val="single" w:sz="0" w:space="0" w:color="000000"/>
                              <w:right w:val="single" w:sz="0" w:space="0" w:color="000000"/>
                            </w:tcBorders>
                          </w:tcPr>
                          <w:p w14:paraId="2DBEF853" w14:textId="77777777" w:rsidR="00B0570F" w:rsidRDefault="00B0570F"/>
                        </w:tc>
                        <w:tc>
                          <w:tcPr>
                            <w:tcW w:w="692" w:type="dxa"/>
                            <w:gridSpan w:val="2"/>
                            <w:tcBorders>
                              <w:top w:val="single" w:sz="0" w:space="0" w:color="000000"/>
                              <w:left w:val="single" w:sz="0" w:space="0" w:color="000000"/>
                              <w:right w:val="single" w:sz="0" w:space="0" w:color="000000"/>
                            </w:tcBorders>
                          </w:tcPr>
                          <w:p w14:paraId="124945F9" w14:textId="77777777" w:rsidR="00B0570F" w:rsidRDefault="00B0570F"/>
                        </w:tc>
                        <w:tc>
                          <w:tcPr>
                            <w:tcW w:w="696" w:type="dxa"/>
                            <w:tcBorders>
                              <w:top w:val="single" w:sz="0" w:space="0" w:color="000000"/>
                              <w:left w:val="single" w:sz="0" w:space="0" w:color="000000"/>
                              <w:right w:val="single" w:sz="0" w:space="0" w:color="000000"/>
                            </w:tcBorders>
                          </w:tcPr>
                          <w:p w14:paraId="200E0F51" w14:textId="77777777" w:rsidR="00B0570F" w:rsidRDefault="00B0570F"/>
                        </w:tc>
                      </w:tr>
                      <w:tr w:rsidR="00B0570F" w14:paraId="74C14FE9" w14:textId="77777777">
                        <w:trPr>
                          <w:trHeight w:hRule="exact" w:val="410"/>
                        </w:trPr>
                        <w:tc>
                          <w:tcPr>
                            <w:tcW w:w="692" w:type="dxa"/>
                            <w:tcBorders>
                              <w:left w:val="single" w:sz="0" w:space="0" w:color="000000"/>
                              <w:right w:val="single" w:sz="0" w:space="0" w:color="000000"/>
                            </w:tcBorders>
                          </w:tcPr>
                          <w:p w14:paraId="610769BA" w14:textId="77777777" w:rsidR="00B0570F" w:rsidRDefault="00B0570F"/>
                        </w:tc>
                        <w:tc>
                          <w:tcPr>
                            <w:tcW w:w="692" w:type="dxa"/>
                            <w:tcBorders>
                              <w:left w:val="single" w:sz="0" w:space="0" w:color="000000"/>
                              <w:right w:val="single" w:sz="0" w:space="0" w:color="000000"/>
                            </w:tcBorders>
                          </w:tcPr>
                          <w:p w14:paraId="746FDD0F" w14:textId="77777777" w:rsidR="00B0570F" w:rsidRDefault="00B0570F"/>
                        </w:tc>
                        <w:tc>
                          <w:tcPr>
                            <w:tcW w:w="692" w:type="dxa"/>
                            <w:tcBorders>
                              <w:left w:val="single" w:sz="0" w:space="0" w:color="000000"/>
                              <w:right w:val="single" w:sz="0" w:space="0" w:color="000000"/>
                            </w:tcBorders>
                          </w:tcPr>
                          <w:p w14:paraId="02807626" w14:textId="77777777" w:rsidR="00B0570F" w:rsidRDefault="00B0570F"/>
                        </w:tc>
                        <w:tc>
                          <w:tcPr>
                            <w:tcW w:w="696" w:type="dxa"/>
                            <w:tcBorders>
                              <w:left w:val="single" w:sz="0" w:space="0" w:color="000000"/>
                              <w:right w:val="single" w:sz="0" w:space="0" w:color="000000"/>
                            </w:tcBorders>
                          </w:tcPr>
                          <w:p w14:paraId="15414049" w14:textId="77777777" w:rsidR="00B0570F" w:rsidRDefault="00B0570F"/>
                        </w:tc>
                        <w:tc>
                          <w:tcPr>
                            <w:tcW w:w="692" w:type="dxa"/>
                            <w:tcBorders>
                              <w:left w:val="single" w:sz="0" w:space="0" w:color="000000"/>
                              <w:right w:val="single" w:sz="0" w:space="0" w:color="000000"/>
                            </w:tcBorders>
                          </w:tcPr>
                          <w:p w14:paraId="034BF802" w14:textId="77777777" w:rsidR="00B0570F" w:rsidRDefault="00B0570F"/>
                        </w:tc>
                        <w:tc>
                          <w:tcPr>
                            <w:tcW w:w="692" w:type="dxa"/>
                            <w:tcBorders>
                              <w:left w:val="single" w:sz="0" w:space="0" w:color="000000"/>
                              <w:right w:val="single" w:sz="0" w:space="0" w:color="000000"/>
                            </w:tcBorders>
                          </w:tcPr>
                          <w:p w14:paraId="147613C9" w14:textId="77777777" w:rsidR="00B0570F" w:rsidRDefault="00B0570F"/>
                        </w:tc>
                        <w:tc>
                          <w:tcPr>
                            <w:tcW w:w="696" w:type="dxa"/>
                            <w:tcBorders>
                              <w:left w:val="single" w:sz="0" w:space="0" w:color="000000"/>
                              <w:right w:val="single" w:sz="0" w:space="0" w:color="000000"/>
                            </w:tcBorders>
                          </w:tcPr>
                          <w:p w14:paraId="10E1BC33" w14:textId="77777777" w:rsidR="00B0570F" w:rsidRDefault="00B0570F"/>
                        </w:tc>
                        <w:tc>
                          <w:tcPr>
                            <w:tcW w:w="692" w:type="dxa"/>
                            <w:tcBorders>
                              <w:left w:val="single" w:sz="0" w:space="0" w:color="000000"/>
                              <w:right w:val="single" w:sz="0" w:space="0" w:color="000000"/>
                            </w:tcBorders>
                          </w:tcPr>
                          <w:p w14:paraId="3EFDA128" w14:textId="77777777" w:rsidR="00B0570F" w:rsidRDefault="00B0570F"/>
                        </w:tc>
                        <w:tc>
                          <w:tcPr>
                            <w:tcW w:w="692" w:type="dxa"/>
                            <w:gridSpan w:val="2"/>
                            <w:tcBorders>
                              <w:left w:val="single" w:sz="0" w:space="0" w:color="000000"/>
                              <w:right w:val="single" w:sz="0" w:space="0" w:color="000000"/>
                            </w:tcBorders>
                          </w:tcPr>
                          <w:p w14:paraId="231C50F4" w14:textId="77777777" w:rsidR="00B0570F" w:rsidRDefault="00B0570F"/>
                        </w:tc>
                        <w:tc>
                          <w:tcPr>
                            <w:tcW w:w="696" w:type="dxa"/>
                            <w:tcBorders>
                              <w:left w:val="single" w:sz="0" w:space="0" w:color="000000"/>
                              <w:right w:val="single" w:sz="0" w:space="0" w:color="000000"/>
                            </w:tcBorders>
                          </w:tcPr>
                          <w:p w14:paraId="105A56D1" w14:textId="77777777" w:rsidR="00B0570F" w:rsidRDefault="00B0570F"/>
                        </w:tc>
                      </w:tr>
                      <w:tr w:rsidR="00B0570F" w14:paraId="73DFE9E0" w14:textId="77777777">
                        <w:trPr>
                          <w:trHeight w:hRule="exact" w:val="409"/>
                        </w:trPr>
                        <w:tc>
                          <w:tcPr>
                            <w:tcW w:w="692" w:type="dxa"/>
                            <w:tcBorders>
                              <w:left w:val="single" w:sz="0" w:space="0" w:color="000000"/>
                              <w:right w:val="single" w:sz="0" w:space="0" w:color="000000"/>
                            </w:tcBorders>
                          </w:tcPr>
                          <w:p w14:paraId="3723A27E" w14:textId="77777777" w:rsidR="00B0570F" w:rsidRDefault="00B0570F"/>
                        </w:tc>
                        <w:tc>
                          <w:tcPr>
                            <w:tcW w:w="692" w:type="dxa"/>
                            <w:tcBorders>
                              <w:left w:val="single" w:sz="0" w:space="0" w:color="000000"/>
                              <w:right w:val="single" w:sz="0" w:space="0" w:color="000000"/>
                            </w:tcBorders>
                          </w:tcPr>
                          <w:p w14:paraId="6D1D978F" w14:textId="77777777" w:rsidR="00B0570F" w:rsidRDefault="00B0570F"/>
                        </w:tc>
                        <w:tc>
                          <w:tcPr>
                            <w:tcW w:w="692" w:type="dxa"/>
                            <w:tcBorders>
                              <w:left w:val="single" w:sz="0" w:space="0" w:color="000000"/>
                              <w:right w:val="single" w:sz="0" w:space="0" w:color="000000"/>
                            </w:tcBorders>
                          </w:tcPr>
                          <w:p w14:paraId="234C3659" w14:textId="77777777" w:rsidR="00B0570F" w:rsidRDefault="00B0570F"/>
                        </w:tc>
                        <w:tc>
                          <w:tcPr>
                            <w:tcW w:w="696" w:type="dxa"/>
                            <w:tcBorders>
                              <w:left w:val="single" w:sz="0" w:space="0" w:color="000000"/>
                              <w:right w:val="single" w:sz="0" w:space="0" w:color="000000"/>
                            </w:tcBorders>
                          </w:tcPr>
                          <w:p w14:paraId="3DCDAF4D" w14:textId="77777777" w:rsidR="00B0570F" w:rsidRDefault="00B0570F"/>
                        </w:tc>
                        <w:tc>
                          <w:tcPr>
                            <w:tcW w:w="692" w:type="dxa"/>
                            <w:tcBorders>
                              <w:left w:val="single" w:sz="0" w:space="0" w:color="000000"/>
                              <w:right w:val="single" w:sz="0" w:space="0" w:color="000000"/>
                            </w:tcBorders>
                          </w:tcPr>
                          <w:p w14:paraId="16CAF4F1" w14:textId="77777777" w:rsidR="00B0570F" w:rsidRDefault="00B0570F"/>
                        </w:tc>
                        <w:tc>
                          <w:tcPr>
                            <w:tcW w:w="692" w:type="dxa"/>
                            <w:tcBorders>
                              <w:left w:val="single" w:sz="0" w:space="0" w:color="000000"/>
                              <w:right w:val="single" w:sz="0" w:space="0" w:color="000000"/>
                            </w:tcBorders>
                          </w:tcPr>
                          <w:p w14:paraId="03237E79" w14:textId="77777777" w:rsidR="00B0570F" w:rsidRDefault="00B0570F"/>
                        </w:tc>
                        <w:tc>
                          <w:tcPr>
                            <w:tcW w:w="696" w:type="dxa"/>
                            <w:tcBorders>
                              <w:left w:val="single" w:sz="0" w:space="0" w:color="000000"/>
                              <w:right w:val="single" w:sz="0" w:space="0" w:color="000000"/>
                            </w:tcBorders>
                          </w:tcPr>
                          <w:p w14:paraId="03B78EEC" w14:textId="77777777" w:rsidR="00B0570F" w:rsidRDefault="00B0570F"/>
                        </w:tc>
                        <w:tc>
                          <w:tcPr>
                            <w:tcW w:w="692" w:type="dxa"/>
                            <w:tcBorders>
                              <w:left w:val="single" w:sz="0" w:space="0" w:color="000000"/>
                              <w:right w:val="single" w:sz="0" w:space="0" w:color="000000"/>
                            </w:tcBorders>
                          </w:tcPr>
                          <w:p w14:paraId="33F2B899" w14:textId="77777777" w:rsidR="00B0570F" w:rsidRDefault="00B0570F"/>
                        </w:tc>
                        <w:tc>
                          <w:tcPr>
                            <w:tcW w:w="692" w:type="dxa"/>
                            <w:gridSpan w:val="2"/>
                            <w:tcBorders>
                              <w:left w:val="single" w:sz="0" w:space="0" w:color="000000"/>
                              <w:right w:val="single" w:sz="0" w:space="0" w:color="000000"/>
                            </w:tcBorders>
                          </w:tcPr>
                          <w:p w14:paraId="01A08D48" w14:textId="77777777" w:rsidR="00B0570F" w:rsidRDefault="00B0570F"/>
                        </w:tc>
                        <w:tc>
                          <w:tcPr>
                            <w:tcW w:w="696" w:type="dxa"/>
                            <w:tcBorders>
                              <w:left w:val="single" w:sz="0" w:space="0" w:color="000000"/>
                              <w:right w:val="single" w:sz="0" w:space="0" w:color="000000"/>
                            </w:tcBorders>
                          </w:tcPr>
                          <w:p w14:paraId="0758C73B" w14:textId="77777777" w:rsidR="00B0570F" w:rsidRDefault="00B0570F"/>
                        </w:tc>
                      </w:tr>
                      <w:tr w:rsidR="00B0570F" w14:paraId="378FAA7D" w14:textId="77777777">
                        <w:trPr>
                          <w:trHeight w:hRule="exact" w:val="410"/>
                        </w:trPr>
                        <w:tc>
                          <w:tcPr>
                            <w:tcW w:w="692" w:type="dxa"/>
                            <w:tcBorders>
                              <w:left w:val="single" w:sz="0" w:space="0" w:color="000000"/>
                              <w:right w:val="single" w:sz="0" w:space="0" w:color="000000"/>
                            </w:tcBorders>
                          </w:tcPr>
                          <w:p w14:paraId="701C365A" w14:textId="77777777" w:rsidR="00B0570F" w:rsidRDefault="00B0570F"/>
                        </w:tc>
                        <w:tc>
                          <w:tcPr>
                            <w:tcW w:w="692" w:type="dxa"/>
                            <w:tcBorders>
                              <w:left w:val="single" w:sz="0" w:space="0" w:color="000000"/>
                              <w:right w:val="single" w:sz="0" w:space="0" w:color="000000"/>
                            </w:tcBorders>
                          </w:tcPr>
                          <w:p w14:paraId="055DFDD4" w14:textId="77777777" w:rsidR="00B0570F" w:rsidRDefault="00B0570F"/>
                        </w:tc>
                        <w:tc>
                          <w:tcPr>
                            <w:tcW w:w="692" w:type="dxa"/>
                            <w:tcBorders>
                              <w:left w:val="single" w:sz="0" w:space="0" w:color="000000"/>
                              <w:right w:val="single" w:sz="0" w:space="0" w:color="000000"/>
                            </w:tcBorders>
                          </w:tcPr>
                          <w:p w14:paraId="01DF6D7C" w14:textId="77777777" w:rsidR="00B0570F" w:rsidRDefault="00B0570F"/>
                        </w:tc>
                        <w:tc>
                          <w:tcPr>
                            <w:tcW w:w="696" w:type="dxa"/>
                            <w:tcBorders>
                              <w:left w:val="single" w:sz="0" w:space="0" w:color="000000"/>
                              <w:right w:val="single" w:sz="0" w:space="0" w:color="000000"/>
                            </w:tcBorders>
                          </w:tcPr>
                          <w:p w14:paraId="7377DBC0" w14:textId="77777777" w:rsidR="00B0570F" w:rsidRDefault="00B0570F"/>
                        </w:tc>
                        <w:tc>
                          <w:tcPr>
                            <w:tcW w:w="692" w:type="dxa"/>
                            <w:tcBorders>
                              <w:left w:val="single" w:sz="0" w:space="0" w:color="000000"/>
                              <w:right w:val="single" w:sz="0" w:space="0" w:color="000000"/>
                            </w:tcBorders>
                          </w:tcPr>
                          <w:p w14:paraId="58364D50" w14:textId="77777777" w:rsidR="00B0570F" w:rsidRDefault="00B0570F"/>
                        </w:tc>
                        <w:tc>
                          <w:tcPr>
                            <w:tcW w:w="692" w:type="dxa"/>
                            <w:tcBorders>
                              <w:left w:val="single" w:sz="0" w:space="0" w:color="000000"/>
                              <w:right w:val="single" w:sz="0" w:space="0" w:color="000000"/>
                            </w:tcBorders>
                          </w:tcPr>
                          <w:p w14:paraId="3640CA82" w14:textId="77777777" w:rsidR="00B0570F" w:rsidRDefault="00B0570F"/>
                        </w:tc>
                        <w:tc>
                          <w:tcPr>
                            <w:tcW w:w="696" w:type="dxa"/>
                            <w:tcBorders>
                              <w:left w:val="single" w:sz="0" w:space="0" w:color="000000"/>
                              <w:right w:val="single" w:sz="0" w:space="0" w:color="000000"/>
                            </w:tcBorders>
                          </w:tcPr>
                          <w:p w14:paraId="6EA5ABE6" w14:textId="77777777" w:rsidR="00B0570F" w:rsidRDefault="00B0570F"/>
                        </w:tc>
                        <w:tc>
                          <w:tcPr>
                            <w:tcW w:w="692" w:type="dxa"/>
                            <w:tcBorders>
                              <w:left w:val="single" w:sz="0" w:space="0" w:color="000000"/>
                              <w:right w:val="single" w:sz="0" w:space="0" w:color="000000"/>
                            </w:tcBorders>
                          </w:tcPr>
                          <w:p w14:paraId="64C08C1E" w14:textId="77777777" w:rsidR="00B0570F" w:rsidRDefault="00B0570F"/>
                        </w:tc>
                        <w:tc>
                          <w:tcPr>
                            <w:tcW w:w="692" w:type="dxa"/>
                            <w:gridSpan w:val="2"/>
                            <w:tcBorders>
                              <w:left w:val="single" w:sz="0" w:space="0" w:color="000000"/>
                              <w:right w:val="single" w:sz="0" w:space="0" w:color="000000"/>
                            </w:tcBorders>
                          </w:tcPr>
                          <w:p w14:paraId="49CC3496" w14:textId="77777777" w:rsidR="00B0570F" w:rsidRDefault="00B0570F"/>
                        </w:tc>
                        <w:tc>
                          <w:tcPr>
                            <w:tcW w:w="696" w:type="dxa"/>
                            <w:tcBorders>
                              <w:left w:val="single" w:sz="0" w:space="0" w:color="000000"/>
                              <w:right w:val="single" w:sz="0" w:space="0" w:color="000000"/>
                            </w:tcBorders>
                          </w:tcPr>
                          <w:p w14:paraId="3A0A4897" w14:textId="77777777" w:rsidR="00B0570F" w:rsidRDefault="00B0570F"/>
                        </w:tc>
                      </w:tr>
                      <w:tr w:rsidR="00B0570F" w14:paraId="0442E4F8" w14:textId="77777777">
                        <w:trPr>
                          <w:trHeight w:hRule="exact" w:val="409"/>
                        </w:trPr>
                        <w:tc>
                          <w:tcPr>
                            <w:tcW w:w="692" w:type="dxa"/>
                            <w:tcBorders>
                              <w:left w:val="single" w:sz="0" w:space="0" w:color="000000"/>
                              <w:right w:val="single" w:sz="0" w:space="0" w:color="000000"/>
                            </w:tcBorders>
                          </w:tcPr>
                          <w:p w14:paraId="1D8C4AE3" w14:textId="77777777" w:rsidR="00B0570F" w:rsidRDefault="00B0570F"/>
                        </w:tc>
                        <w:tc>
                          <w:tcPr>
                            <w:tcW w:w="692" w:type="dxa"/>
                            <w:tcBorders>
                              <w:left w:val="single" w:sz="0" w:space="0" w:color="000000"/>
                              <w:right w:val="single" w:sz="0" w:space="0" w:color="000000"/>
                            </w:tcBorders>
                          </w:tcPr>
                          <w:p w14:paraId="2A21B943" w14:textId="77777777" w:rsidR="00B0570F" w:rsidRDefault="00B0570F"/>
                        </w:tc>
                        <w:tc>
                          <w:tcPr>
                            <w:tcW w:w="692" w:type="dxa"/>
                            <w:tcBorders>
                              <w:left w:val="single" w:sz="0" w:space="0" w:color="000000"/>
                              <w:right w:val="single" w:sz="0" w:space="0" w:color="000000"/>
                            </w:tcBorders>
                          </w:tcPr>
                          <w:p w14:paraId="6ACD0E2A" w14:textId="77777777" w:rsidR="00B0570F" w:rsidRDefault="00B0570F"/>
                        </w:tc>
                        <w:tc>
                          <w:tcPr>
                            <w:tcW w:w="696" w:type="dxa"/>
                            <w:tcBorders>
                              <w:left w:val="single" w:sz="0" w:space="0" w:color="000000"/>
                              <w:right w:val="single" w:sz="0" w:space="0" w:color="000000"/>
                            </w:tcBorders>
                          </w:tcPr>
                          <w:p w14:paraId="57A53E64" w14:textId="77777777" w:rsidR="00B0570F" w:rsidRDefault="00B0570F"/>
                        </w:tc>
                        <w:tc>
                          <w:tcPr>
                            <w:tcW w:w="692" w:type="dxa"/>
                            <w:tcBorders>
                              <w:left w:val="single" w:sz="0" w:space="0" w:color="000000"/>
                              <w:right w:val="single" w:sz="0" w:space="0" w:color="000000"/>
                            </w:tcBorders>
                          </w:tcPr>
                          <w:p w14:paraId="79577A23" w14:textId="77777777" w:rsidR="00B0570F" w:rsidRDefault="00B0570F"/>
                        </w:tc>
                        <w:tc>
                          <w:tcPr>
                            <w:tcW w:w="692" w:type="dxa"/>
                            <w:tcBorders>
                              <w:left w:val="single" w:sz="0" w:space="0" w:color="000000"/>
                              <w:right w:val="single" w:sz="0" w:space="0" w:color="000000"/>
                            </w:tcBorders>
                          </w:tcPr>
                          <w:p w14:paraId="2BF57B90" w14:textId="77777777" w:rsidR="00B0570F" w:rsidRDefault="00B0570F"/>
                        </w:tc>
                        <w:tc>
                          <w:tcPr>
                            <w:tcW w:w="696" w:type="dxa"/>
                            <w:tcBorders>
                              <w:left w:val="single" w:sz="0" w:space="0" w:color="000000"/>
                              <w:right w:val="single" w:sz="0" w:space="0" w:color="000000"/>
                            </w:tcBorders>
                          </w:tcPr>
                          <w:p w14:paraId="03921E0E" w14:textId="77777777" w:rsidR="00B0570F" w:rsidRDefault="00B0570F"/>
                        </w:tc>
                        <w:tc>
                          <w:tcPr>
                            <w:tcW w:w="692" w:type="dxa"/>
                            <w:tcBorders>
                              <w:left w:val="single" w:sz="0" w:space="0" w:color="000000"/>
                              <w:right w:val="single" w:sz="0" w:space="0" w:color="000000"/>
                            </w:tcBorders>
                          </w:tcPr>
                          <w:p w14:paraId="1797B14A" w14:textId="77777777" w:rsidR="00B0570F" w:rsidRDefault="00B0570F"/>
                        </w:tc>
                        <w:tc>
                          <w:tcPr>
                            <w:tcW w:w="692" w:type="dxa"/>
                            <w:gridSpan w:val="2"/>
                            <w:tcBorders>
                              <w:left w:val="single" w:sz="0" w:space="0" w:color="000000"/>
                              <w:right w:val="single" w:sz="0" w:space="0" w:color="000000"/>
                            </w:tcBorders>
                          </w:tcPr>
                          <w:p w14:paraId="3179322F" w14:textId="77777777" w:rsidR="00B0570F" w:rsidRDefault="00B0570F"/>
                        </w:tc>
                        <w:tc>
                          <w:tcPr>
                            <w:tcW w:w="696" w:type="dxa"/>
                            <w:tcBorders>
                              <w:left w:val="single" w:sz="0" w:space="0" w:color="000000"/>
                              <w:right w:val="single" w:sz="0" w:space="0" w:color="000000"/>
                            </w:tcBorders>
                          </w:tcPr>
                          <w:p w14:paraId="118707CC" w14:textId="77777777" w:rsidR="00B0570F" w:rsidRDefault="00B0570F"/>
                        </w:tc>
                      </w:tr>
                      <w:tr w:rsidR="00B0570F" w14:paraId="6E17A723" w14:textId="77777777">
                        <w:trPr>
                          <w:trHeight w:hRule="exact" w:val="410"/>
                        </w:trPr>
                        <w:tc>
                          <w:tcPr>
                            <w:tcW w:w="692" w:type="dxa"/>
                            <w:tcBorders>
                              <w:left w:val="single" w:sz="0" w:space="0" w:color="000000"/>
                              <w:right w:val="single" w:sz="0" w:space="0" w:color="000000"/>
                            </w:tcBorders>
                          </w:tcPr>
                          <w:p w14:paraId="1556B8FE" w14:textId="77777777" w:rsidR="00B0570F" w:rsidRDefault="00B0570F"/>
                        </w:tc>
                        <w:tc>
                          <w:tcPr>
                            <w:tcW w:w="692" w:type="dxa"/>
                            <w:tcBorders>
                              <w:left w:val="single" w:sz="0" w:space="0" w:color="000000"/>
                              <w:right w:val="single" w:sz="0" w:space="0" w:color="000000"/>
                            </w:tcBorders>
                          </w:tcPr>
                          <w:p w14:paraId="3B0392E9" w14:textId="77777777" w:rsidR="00B0570F" w:rsidRDefault="00B0570F"/>
                        </w:tc>
                        <w:tc>
                          <w:tcPr>
                            <w:tcW w:w="692" w:type="dxa"/>
                            <w:tcBorders>
                              <w:left w:val="single" w:sz="0" w:space="0" w:color="000000"/>
                              <w:right w:val="single" w:sz="0" w:space="0" w:color="000000"/>
                            </w:tcBorders>
                          </w:tcPr>
                          <w:p w14:paraId="1327B5AF" w14:textId="77777777" w:rsidR="00B0570F" w:rsidRDefault="00B0570F"/>
                        </w:tc>
                        <w:tc>
                          <w:tcPr>
                            <w:tcW w:w="696" w:type="dxa"/>
                            <w:tcBorders>
                              <w:left w:val="single" w:sz="0" w:space="0" w:color="000000"/>
                              <w:right w:val="single" w:sz="0" w:space="0" w:color="000000"/>
                            </w:tcBorders>
                          </w:tcPr>
                          <w:p w14:paraId="7571C786" w14:textId="77777777" w:rsidR="00B0570F" w:rsidRDefault="00B0570F"/>
                        </w:tc>
                        <w:tc>
                          <w:tcPr>
                            <w:tcW w:w="692" w:type="dxa"/>
                            <w:tcBorders>
                              <w:left w:val="single" w:sz="0" w:space="0" w:color="000000"/>
                              <w:right w:val="single" w:sz="0" w:space="0" w:color="000000"/>
                            </w:tcBorders>
                          </w:tcPr>
                          <w:p w14:paraId="29004E6D" w14:textId="77777777" w:rsidR="00B0570F" w:rsidRDefault="00B0570F"/>
                        </w:tc>
                        <w:tc>
                          <w:tcPr>
                            <w:tcW w:w="692" w:type="dxa"/>
                            <w:tcBorders>
                              <w:left w:val="single" w:sz="0" w:space="0" w:color="000000"/>
                              <w:right w:val="single" w:sz="0" w:space="0" w:color="000000"/>
                            </w:tcBorders>
                          </w:tcPr>
                          <w:p w14:paraId="0BCD710F" w14:textId="77777777" w:rsidR="00B0570F" w:rsidRDefault="00B0570F"/>
                        </w:tc>
                        <w:tc>
                          <w:tcPr>
                            <w:tcW w:w="696" w:type="dxa"/>
                            <w:tcBorders>
                              <w:left w:val="single" w:sz="0" w:space="0" w:color="000000"/>
                              <w:right w:val="single" w:sz="0" w:space="0" w:color="000000"/>
                            </w:tcBorders>
                          </w:tcPr>
                          <w:p w14:paraId="63770E89" w14:textId="77777777" w:rsidR="00B0570F" w:rsidRDefault="00B0570F"/>
                        </w:tc>
                        <w:tc>
                          <w:tcPr>
                            <w:tcW w:w="692" w:type="dxa"/>
                            <w:tcBorders>
                              <w:left w:val="single" w:sz="0" w:space="0" w:color="000000"/>
                              <w:right w:val="single" w:sz="0" w:space="0" w:color="000000"/>
                            </w:tcBorders>
                          </w:tcPr>
                          <w:p w14:paraId="69757F8C" w14:textId="77777777" w:rsidR="00B0570F" w:rsidRDefault="00B0570F"/>
                        </w:tc>
                        <w:tc>
                          <w:tcPr>
                            <w:tcW w:w="692" w:type="dxa"/>
                            <w:gridSpan w:val="2"/>
                            <w:tcBorders>
                              <w:left w:val="single" w:sz="0" w:space="0" w:color="000000"/>
                              <w:right w:val="single" w:sz="0" w:space="0" w:color="000000"/>
                            </w:tcBorders>
                          </w:tcPr>
                          <w:p w14:paraId="5BAB1FA2" w14:textId="77777777" w:rsidR="00B0570F" w:rsidRDefault="00B0570F"/>
                        </w:tc>
                        <w:tc>
                          <w:tcPr>
                            <w:tcW w:w="696" w:type="dxa"/>
                            <w:tcBorders>
                              <w:left w:val="single" w:sz="0" w:space="0" w:color="000000"/>
                              <w:right w:val="single" w:sz="0" w:space="0" w:color="000000"/>
                            </w:tcBorders>
                          </w:tcPr>
                          <w:p w14:paraId="4EE97AC5" w14:textId="77777777" w:rsidR="00B0570F" w:rsidRDefault="00B0570F"/>
                        </w:tc>
                      </w:tr>
                      <w:tr w:rsidR="00B0570F" w14:paraId="72358EC2" w14:textId="77777777">
                        <w:trPr>
                          <w:trHeight w:hRule="exact" w:val="410"/>
                        </w:trPr>
                        <w:tc>
                          <w:tcPr>
                            <w:tcW w:w="692" w:type="dxa"/>
                            <w:tcBorders>
                              <w:left w:val="single" w:sz="0" w:space="0" w:color="000000"/>
                              <w:right w:val="single" w:sz="0" w:space="0" w:color="000000"/>
                            </w:tcBorders>
                          </w:tcPr>
                          <w:p w14:paraId="1C73E62C" w14:textId="77777777" w:rsidR="00B0570F" w:rsidRDefault="00B0570F"/>
                        </w:tc>
                        <w:tc>
                          <w:tcPr>
                            <w:tcW w:w="692" w:type="dxa"/>
                            <w:tcBorders>
                              <w:left w:val="single" w:sz="0" w:space="0" w:color="000000"/>
                              <w:right w:val="single" w:sz="0" w:space="0" w:color="000000"/>
                            </w:tcBorders>
                          </w:tcPr>
                          <w:p w14:paraId="2551F496" w14:textId="77777777" w:rsidR="00B0570F" w:rsidRDefault="00B0570F"/>
                        </w:tc>
                        <w:tc>
                          <w:tcPr>
                            <w:tcW w:w="692" w:type="dxa"/>
                            <w:tcBorders>
                              <w:left w:val="single" w:sz="0" w:space="0" w:color="000000"/>
                              <w:right w:val="single" w:sz="0" w:space="0" w:color="000000"/>
                            </w:tcBorders>
                          </w:tcPr>
                          <w:p w14:paraId="5420E6B9" w14:textId="77777777" w:rsidR="00B0570F" w:rsidRDefault="00B0570F"/>
                        </w:tc>
                        <w:tc>
                          <w:tcPr>
                            <w:tcW w:w="696" w:type="dxa"/>
                            <w:tcBorders>
                              <w:left w:val="single" w:sz="0" w:space="0" w:color="000000"/>
                              <w:right w:val="single" w:sz="0" w:space="0" w:color="000000"/>
                            </w:tcBorders>
                          </w:tcPr>
                          <w:p w14:paraId="0D4024F2" w14:textId="77777777" w:rsidR="00B0570F" w:rsidRDefault="00B0570F"/>
                        </w:tc>
                        <w:tc>
                          <w:tcPr>
                            <w:tcW w:w="692" w:type="dxa"/>
                            <w:tcBorders>
                              <w:left w:val="single" w:sz="0" w:space="0" w:color="000000"/>
                              <w:right w:val="single" w:sz="0" w:space="0" w:color="000000"/>
                            </w:tcBorders>
                          </w:tcPr>
                          <w:p w14:paraId="70D6144E" w14:textId="77777777" w:rsidR="00B0570F" w:rsidRDefault="00B0570F"/>
                        </w:tc>
                        <w:tc>
                          <w:tcPr>
                            <w:tcW w:w="692" w:type="dxa"/>
                            <w:tcBorders>
                              <w:left w:val="single" w:sz="0" w:space="0" w:color="000000"/>
                              <w:right w:val="single" w:sz="0" w:space="0" w:color="000000"/>
                            </w:tcBorders>
                          </w:tcPr>
                          <w:p w14:paraId="5FD5DD9C" w14:textId="77777777" w:rsidR="00B0570F" w:rsidRDefault="00B0570F"/>
                        </w:tc>
                        <w:tc>
                          <w:tcPr>
                            <w:tcW w:w="696" w:type="dxa"/>
                            <w:tcBorders>
                              <w:left w:val="single" w:sz="0" w:space="0" w:color="000000"/>
                              <w:right w:val="single" w:sz="0" w:space="0" w:color="000000"/>
                            </w:tcBorders>
                          </w:tcPr>
                          <w:p w14:paraId="2AA38B74" w14:textId="77777777" w:rsidR="00B0570F" w:rsidRDefault="00B0570F"/>
                        </w:tc>
                        <w:tc>
                          <w:tcPr>
                            <w:tcW w:w="692" w:type="dxa"/>
                            <w:tcBorders>
                              <w:left w:val="single" w:sz="0" w:space="0" w:color="000000"/>
                              <w:right w:val="single" w:sz="0" w:space="0" w:color="000000"/>
                            </w:tcBorders>
                          </w:tcPr>
                          <w:p w14:paraId="5F29BC8D" w14:textId="77777777" w:rsidR="00B0570F" w:rsidRDefault="00B0570F"/>
                        </w:tc>
                        <w:tc>
                          <w:tcPr>
                            <w:tcW w:w="692" w:type="dxa"/>
                            <w:gridSpan w:val="2"/>
                            <w:tcBorders>
                              <w:left w:val="single" w:sz="0" w:space="0" w:color="000000"/>
                              <w:right w:val="single" w:sz="0" w:space="0" w:color="000000"/>
                            </w:tcBorders>
                          </w:tcPr>
                          <w:p w14:paraId="5F335E23" w14:textId="77777777" w:rsidR="00B0570F" w:rsidRDefault="00B0570F"/>
                        </w:tc>
                        <w:tc>
                          <w:tcPr>
                            <w:tcW w:w="696" w:type="dxa"/>
                            <w:tcBorders>
                              <w:left w:val="single" w:sz="0" w:space="0" w:color="000000"/>
                              <w:right w:val="single" w:sz="0" w:space="0" w:color="000000"/>
                            </w:tcBorders>
                          </w:tcPr>
                          <w:p w14:paraId="50AF5AA7" w14:textId="77777777" w:rsidR="00B0570F" w:rsidRDefault="00B0570F"/>
                        </w:tc>
                      </w:tr>
                      <w:tr w:rsidR="00B0570F" w14:paraId="290E2447" w14:textId="77777777">
                        <w:trPr>
                          <w:trHeight w:hRule="exact" w:val="414"/>
                        </w:trPr>
                        <w:tc>
                          <w:tcPr>
                            <w:tcW w:w="692" w:type="dxa"/>
                            <w:tcBorders>
                              <w:left w:val="single" w:sz="0" w:space="0" w:color="000000"/>
                              <w:right w:val="single" w:sz="0" w:space="0" w:color="000000"/>
                            </w:tcBorders>
                          </w:tcPr>
                          <w:p w14:paraId="0BB29D5E" w14:textId="77777777" w:rsidR="00B0570F" w:rsidRDefault="00B0570F"/>
                        </w:tc>
                        <w:tc>
                          <w:tcPr>
                            <w:tcW w:w="692" w:type="dxa"/>
                            <w:tcBorders>
                              <w:left w:val="single" w:sz="0" w:space="0" w:color="000000"/>
                              <w:right w:val="single" w:sz="0" w:space="0" w:color="000000"/>
                            </w:tcBorders>
                          </w:tcPr>
                          <w:p w14:paraId="5E4BE069" w14:textId="77777777" w:rsidR="00B0570F" w:rsidRDefault="00B0570F"/>
                        </w:tc>
                        <w:tc>
                          <w:tcPr>
                            <w:tcW w:w="692" w:type="dxa"/>
                            <w:tcBorders>
                              <w:left w:val="single" w:sz="0" w:space="0" w:color="000000"/>
                              <w:right w:val="single" w:sz="0" w:space="0" w:color="000000"/>
                            </w:tcBorders>
                          </w:tcPr>
                          <w:p w14:paraId="1FECFE01" w14:textId="77777777" w:rsidR="00B0570F" w:rsidRDefault="00B0570F"/>
                        </w:tc>
                        <w:tc>
                          <w:tcPr>
                            <w:tcW w:w="696" w:type="dxa"/>
                            <w:tcBorders>
                              <w:left w:val="single" w:sz="0" w:space="0" w:color="000000"/>
                              <w:right w:val="single" w:sz="0" w:space="0" w:color="000000"/>
                            </w:tcBorders>
                          </w:tcPr>
                          <w:p w14:paraId="61D92861" w14:textId="77777777" w:rsidR="00B0570F" w:rsidRDefault="00B0570F"/>
                        </w:tc>
                        <w:tc>
                          <w:tcPr>
                            <w:tcW w:w="692" w:type="dxa"/>
                            <w:tcBorders>
                              <w:left w:val="single" w:sz="0" w:space="0" w:color="000000"/>
                              <w:right w:val="single" w:sz="0" w:space="0" w:color="000000"/>
                            </w:tcBorders>
                          </w:tcPr>
                          <w:p w14:paraId="62EEFE08" w14:textId="77777777" w:rsidR="00B0570F" w:rsidRDefault="00B0570F"/>
                        </w:tc>
                        <w:tc>
                          <w:tcPr>
                            <w:tcW w:w="692" w:type="dxa"/>
                            <w:tcBorders>
                              <w:left w:val="single" w:sz="0" w:space="0" w:color="000000"/>
                              <w:right w:val="single" w:sz="0" w:space="0" w:color="000000"/>
                            </w:tcBorders>
                          </w:tcPr>
                          <w:p w14:paraId="05946F39" w14:textId="77777777" w:rsidR="00B0570F" w:rsidRDefault="00B0570F"/>
                        </w:tc>
                        <w:tc>
                          <w:tcPr>
                            <w:tcW w:w="696" w:type="dxa"/>
                            <w:tcBorders>
                              <w:left w:val="single" w:sz="0" w:space="0" w:color="000000"/>
                              <w:right w:val="single" w:sz="0" w:space="0" w:color="000000"/>
                            </w:tcBorders>
                          </w:tcPr>
                          <w:p w14:paraId="2A7B89EB" w14:textId="77777777" w:rsidR="00B0570F" w:rsidRDefault="00B0570F"/>
                        </w:tc>
                        <w:tc>
                          <w:tcPr>
                            <w:tcW w:w="692" w:type="dxa"/>
                            <w:tcBorders>
                              <w:left w:val="single" w:sz="0" w:space="0" w:color="000000"/>
                              <w:right w:val="single" w:sz="0" w:space="0" w:color="000000"/>
                            </w:tcBorders>
                          </w:tcPr>
                          <w:p w14:paraId="6066B64A" w14:textId="77777777" w:rsidR="00B0570F" w:rsidRDefault="00B0570F"/>
                        </w:tc>
                        <w:tc>
                          <w:tcPr>
                            <w:tcW w:w="692" w:type="dxa"/>
                            <w:gridSpan w:val="2"/>
                            <w:tcBorders>
                              <w:left w:val="single" w:sz="0" w:space="0" w:color="000000"/>
                              <w:right w:val="single" w:sz="0" w:space="0" w:color="000000"/>
                            </w:tcBorders>
                          </w:tcPr>
                          <w:p w14:paraId="5F6C1E61" w14:textId="77777777" w:rsidR="00B0570F" w:rsidRDefault="00B0570F"/>
                        </w:tc>
                        <w:tc>
                          <w:tcPr>
                            <w:tcW w:w="696" w:type="dxa"/>
                            <w:tcBorders>
                              <w:left w:val="single" w:sz="0" w:space="0" w:color="000000"/>
                              <w:right w:val="single" w:sz="0" w:space="0" w:color="000000"/>
                            </w:tcBorders>
                          </w:tcPr>
                          <w:p w14:paraId="51D665D9" w14:textId="77777777" w:rsidR="00B0570F" w:rsidRDefault="00B0570F"/>
                        </w:tc>
                      </w:tr>
                    </w:tbl>
                    <w:p w14:paraId="1E928798" w14:textId="77777777" w:rsidR="00B0570F" w:rsidRDefault="00B0570F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="00FA655D">
        <w:rPr>
          <w:rFonts w:ascii="Calibri"/>
          <w:sz w:val="21"/>
        </w:rPr>
        <w:t>20</w:t>
      </w:r>
    </w:p>
    <w:p w14:paraId="447A11D6" w14:textId="77777777" w:rsidR="00ED6B8B" w:rsidRDefault="00FA655D" w:rsidP="00F672C4">
      <w:pPr>
        <w:pStyle w:val="BodyText"/>
        <w:spacing w:line="114" w:lineRule="exact"/>
        <w:ind w:left="6784"/>
        <w:rPr>
          <w:rFonts w:ascii="Calibri"/>
          <w:sz w:val="11"/>
        </w:rPr>
      </w:pPr>
      <w:r>
        <w:rPr>
          <w:rFonts w:ascii="Calibri"/>
          <w:noProof/>
          <w:position w:val="-1"/>
          <w:sz w:val="11"/>
          <w:lang w:val="en-GB" w:eastAsia="en-GB"/>
        </w:rPr>
        <w:drawing>
          <wp:inline distT="0" distB="0" distL="0" distR="0" wp14:anchorId="766B9C39" wp14:editId="1955206F">
            <wp:extent cx="215329" cy="72866"/>
            <wp:effectExtent l="0" t="0" r="0" b="0"/>
            <wp:docPr id="9" name="image1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39.png"/>
                    <pic:cNvPicPr/>
                  </pic:nvPicPr>
                  <pic:blipFill>
                    <a:blip r:embed="rId2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5329" cy="72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B20FA" w14:textId="77777777" w:rsidR="00ED6B8B" w:rsidRDefault="00890932">
      <w:pPr>
        <w:spacing w:before="38"/>
        <w:ind w:right="8072"/>
        <w:rPr>
          <w:rFonts w:ascii="Calibri"/>
          <w:sz w:val="21"/>
        </w:rPr>
        <w:pPrChange w:id="539" w:author="Raghda Wahdan" w:date="2017-11-06T13:08:00Z">
          <w:pPr>
            <w:spacing w:before="38"/>
            <w:ind w:right="8072"/>
            <w:jc w:val="center"/>
          </w:pPr>
        </w:pPrChange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485184" behindDoc="0" locked="0" layoutInCell="1" allowOverlap="1" wp14:anchorId="71CA0130" wp14:editId="6D9C777C">
                <wp:simplePos x="0" y="0"/>
                <wp:positionH relativeFrom="page">
                  <wp:posOffset>6229350</wp:posOffset>
                </wp:positionH>
                <wp:positionV relativeFrom="paragraph">
                  <wp:posOffset>102870</wp:posOffset>
                </wp:positionV>
                <wp:extent cx="1270" cy="1270"/>
                <wp:effectExtent l="9525" t="7620" r="8255" b="10160"/>
                <wp:wrapNone/>
                <wp:docPr id="954" name="AutoShape 9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270" cy="1270"/>
                        </a:xfrm>
                        <a:custGeom>
                          <a:avLst/>
                          <a:gdLst>
                            <a:gd name="T0" fmla="+- 0 9810 9810"/>
                            <a:gd name="T1" fmla="*/ T0 w 1"/>
                            <a:gd name="T2" fmla="+- 0 9810 9810"/>
                            <a:gd name="T3" fmla="*/ T2 w 1"/>
                            <a:gd name="T4" fmla="+- 0 9810 9810"/>
                            <a:gd name="T5" fmla="*/ T4 w 1"/>
                            <a:gd name="T6" fmla="+- 0 9810 9810"/>
                            <a:gd name="T7" fmla="*/ T6 w 1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  <a:cxn ang="0">
                              <a:pos x="T5" y="0"/>
                            </a:cxn>
                            <a:cxn ang="0">
                              <a:pos x="T7" y="0"/>
                            </a:cxn>
                          </a:cxnLst>
                          <a:rect l="0" t="0" r="r" b="b"/>
                          <a:pathLst>
                            <a:path w="1">
                              <a:moveTo>
                                <a:pt x="0" y="0"/>
                              </a:moveTo>
                              <a:lnTo>
                                <a:pt x="0" y="0"/>
                              </a:lnTo>
                              <a:moveTo>
                                <a:pt x="0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273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742E833" id="AutoShape 930" o:spid="_x0000_s1026" style="position:absolute;margin-left:490.5pt;margin-top:8.1pt;width:.1pt;height:.1pt;z-index:2514851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" path="m,l,m,l,e" filled="f" strokeweight=".00758mm">
                <v:path arrowok="t" o:connecttype="custom" o:connectlocs="0,0;0,0;0,0;0,0" o:connectangles="0,0,0,0"/>
                <w10:wrap anchorx="page"/>
              </v:shape>
            </w:pict>
          </mc:Fallback>
        </mc:AlternateContent>
      </w:r>
      <w:r>
        <w:rPr>
          <w:noProof/>
          <w:lang w:val="en-GB" w:eastAsia="en-GB"/>
        </w:rPr>
        <mc:AlternateContent>
          <mc:Choice Requires="wpg">
            <w:drawing>
              <wp:anchor distT="0" distB="0" distL="114300" distR="114300" simplePos="0" relativeHeight="251489280" behindDoc="0" locked="0" layoutInCell="1" allowOverlap="1" wp14:anchorId="26A0C35D" wp14:editId="00738F3F">
                <wp:simplePos x="0" y="0"/>
                <wp:positionH relativeFrom="page">
                  <wp:posOffset>5374640</wp:posOffset>
                </wp:positionH>
                <wp:positionV relativeFrom="paragraph">
                  <wp:posOffset>124460</wp:posOffset>
                </wp:positionV>
                <wp:extent cx="213995" cy="84455"/>
                <wp:effectExtent l="2540" t="19685" r="2540" b="19685"/>
                <wp:wrapNone/>
                <wp:docPr id="951" name="Group 9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13995" cy="84455"/>
                          <a:chOff x="8464" y="196"/>
                          <a:chExt cx="337" cy="133"/>
                        </a:xfrm>
                      </wpg:grpSpPr>
                      <wps:wsp>
                        <wps:cNvPr id="952" name="Line 929"/>
                        <wps:cNvCnPr/>
                        <wps:spPr bwMode="auto">
                          <a:xfrm>
                            <a:off x="8476" y="262"/>
                            <a:ext cx="313" cy="0"/>
                          </a:xfrm>
                          <a:prstGeom prst="line">
                            <a:avLst/>
                          </a:prstGeom>
                          <a:noFill/>
                          <a:ln w="14443">
                            <a:solidFill>
                              <a:srgbClr val="FF00FF"/>
                            </a:solidFill>
                            <a:prstDash val="lg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53" name="Freeform 928"/>
                        <wps:cNvSpPr>
                          <a:spLocks/>
                        </wps:cNvSpPr>
                        <wps:spPr bwMode="auto">
                          <a:xfrm>
                            <a:off x="8576" y="207"/>
                            <a:ext cx="92" cy="110"/>
                          </a:xfrm>
                          <a:custGeom>
                            <a:avLst/>
                            <a:gdLst>
                              <a:gd name="T0" fmla="+- 0 8576 8576"/>
                              <a:gd name="T1" fmla="*/ T0 w 92"/>
                              <a:gd name="T2" fmla="+- 0 262 207"/>
                              <a:gd name="T3" fmla="*/ 262 h 110"/>
                              <a:gd name="T4" fmla="+- 0 8667 8576"/>
                              <a:gd name="T5" fmla="*/ T4 w 92"/>
                              <a:gd name="T6" fmla="+- 0 316 207"/>
                              <a:gd name="T7" fmla="*/ 316 h 110"/>
                              <a:gd name="T8" fmla="+- 0 8667 8576"/>
                              <a:gd name="T9" fmla="*/ T8 w 92"/>
                              <a:gd name="T10" fmla="+- 0 207 207"/>
                              <a:gd name="T11" fmla="*/ 207 h 110"/>
                              <a:gd name="T12" fmla="+- 0 8576 8576"/>
                              <a:gd name="T13" fmla="*/ T12 w 92"/>
                              <a:gd name="T14" fmla="+- 0 262 207"/>
                              <a:gd name="T15" fmla="*/ 262 h 11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2" h="110">
                                <a:moveTo>
                                  <a:pt x="0" y="55"/>
                                </a:moveTo>
                                <a:lnTo>
                                  <a:pt x="91" y="109"/>
                                </a:lnTo>
                                <a:lnTo>
                                  <a:pt x="91" y="0"/>
                                </a:lnTo>
                                <a:lnTo>
                                  <a:pt x="0" y="5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4447">
                            <a:solidFill>
                              <a:srgbClr val="FF0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0CECFD6" id="Group 927" o:spid="_x0000_s1026" style="position:absolute;margin-left:423.2pt;margin-top:9.8pt;width:16.85pt;height:6.65pt;z-index:251489280;mso-position-horizontal-relative:page" coordorigin="8464,196" coordsize="337,1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">
                <v:line id="Line 929" o:spid="_x0000_s1027" style="position:absolute;visibility:visible;mso-wrap-style:square" from="8476,262" to="8789,2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" strokecolor="fuchsia" strokeweight=".40119mm">
                  <v:stroke dashstyle="longDash"/>
                </v:line>
                <v:shape id="Freeform 928" o:spid="_x0000_s1028" style="position:absolute;left:8576;top:207;width:92;height:110;visibility:visible;mso-wrap-style:square;v-text-anchor:top" coordsize="92,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" path="m,55r91,54l91,,,55xe" filled="f" strokecolor="fuchsia" strokeweight=".40131mm">
                  <v:path arrowok="t" o:connecttype="custom" o:connectlocs="0,262;91,316;91,207;0,262" o:connectangles="0,0,0,0"/>
                </v:shape>
                <w10:wrap anchorx="page"/>
              </v:group>
            </w:pict>
          </mc:Fallback>
        </mc:AlternateContent>
      </w:r>
      <w:r w:rsidR="00FA655D">
        <w:rPr>
          <w:rFonts w:ascii="Calibri"/>
          <w:sz w:val="21"/>
        </w:rPr>
        <w:t>18</w:t>
      </w:r>
    </w:p>
    <w:p w14:paraId="37FCCF51" w14:textId="77777777" w:rsidR="00ED6B8B" w:rsidRDefault="00890932">
      <w:pPr>
        <w:spacing w:before="152"/>
        <w:ind w:right="8072"/>
        <w:rPr>
          <w:rFonts w:ascii="Calibri"/>
          <w:sz w:val="21"/>
        </w:rPr>
        <w:pPrChange w:id="540" w:author="Raghda Wahdan" w:date="2017-11-06T13:08:00Z">
          <w:pPr>
            <w:spacing w:before="152"/>
            <w:ind w:right="8072"/>
            <w:jc w:val="center"/>
          </w:pPr>
        </w:pPrChange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483136" behindDoc="0" locked="0" layoutInCell="1" allowOverlap="1" wp14:anchorId="6C4B09CC" wp14:editId="15C3D3DE">
                <wp:simplePos x="0" y="0"/>
                <wp:positionH relativeFrom="page">
                  <wp:posOffset>6229350</wp:posOffset>
                </wp:positionH>
                <wp:positionV relativeFrom="paragraph">
                  <wp:posOffset>175260</wp:posOffset>
                </wp:positionV>
                <wp:extent cx="1270" cy="1270"/>
                <wp:effectExtent l="9525" t="13335" r="8255" b="4445"/>
                <wp:wrapNone/>
                <wp:docPr id="950" name="AutoShape 9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270" cy="1270"/>
                        </a:xfrm>
                        <a:custGeom>
                          <a:avLst/>
                          <a:gdLst>
                            <a:gd name="T0" fmla="+- 0 9810 9810"/>
                            <a:gd name="T1" fmla="*/ T0 w 1"/>
                            <a:gd name="T2" fmla="+- 0 9810 9810"/>
                            <a:gd name="T3" fmla="*/ T2 w 1"/>
                            <a:gd name="T4" fmla="+- 0 9810 9810"/>
                            <a:gd name="T5" fmla="*/ T4 w 1"/>
                            <a:gd name="T6" fmla="+- 0 9810 9810"/>
                            <a:gd name="T7" fmla="*/ T6 w 1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  <a:cxn ang="0">
                              <a:pos x="T5" y="0"/>
                            </a:cxn>
                            <a:cxn ang="0">
                              <a:pos x="T7" y="0"/>
                            </a:cxn>
                          </a:cxnLst>
                          <a:rect l="0" t="0" r="r" b="b"/>
                          <a:pathLst>
                            <a:path w="1">
                              <a:moveTo>
                                <a:pt x="0" y="0"/>
                              </a:moveTo>
                              <a:lnTo>
                                <a:pt x="0" y="0"/>
                              </a:lnTo>
                              <a:moveTo>
                                <a:pt x="0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273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B99944E" id="AutoShape 926" o:spid="_x0000_s1026" style="position:absolute;margin-left:490.5pt;margin-top:13.8pt;width:.1pt;height:.1pt;z-index:2514831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" path="m,l,m,l,e" filled="f" strokeweight=".00758mm">
                <v:path arrowok="t" o:connecttype="custom" o:connectlocs="0,0;0,0;0,0;0,0" o:connectangles="0,0,0,0"/>
                <w10:wrap anchorx="page"/>
              </v:shape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491328" behindDoc="0" locked="0" layoutInCell="1" allowOverlap="1" wp14:anchorId="14A3BB4D" wp14:editId="68552FAB">
                <wp:simplePos x="0" y="0"/>
                <wp:positionH relativeFrom="page">
                  <wp:posOffset>1511300</wp:posOffset>
                </wp:positionH>
                <wp:positionV relativeFrom="paragraph">
                  <wp:posOffset>95885</wp:posOffset>
                </wp:positionV>
                <wp:extent cx="158750" cy="1727200"/>
                <wp:effectExtent l="0" t="635" r="0" b="0"/>
                <wp:wrapNone/>
                <wp:docPr id="949" name="Text Box 9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8750" cy="172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57011B9" w14:textId="77777777" w:rsidR="00B0570F" w:rsidRDefault="00B0570F">
                            <w:pPr>
                              <w:spacing w:line="242" w:lineRule="exact"/>
                              <w:ind w:left="20" w:right="-607"/>
                              <w:rPr>
                                <w:rFonts w:ascii="Calibri"/>
                                <w:sz w:val="21"/>
                              </w:rPr>
                            </w:pPr>
                            <w:r>
                              <w:rPr>
                                <w:rFonts w:ascii="Calibri"/>
                                <w:spacing w:val="-2"/>
                                <w:w w:val="99"/>
                                <w:sz w:val="21"/>
                              </w:rPr>
                              <w:t>M</w:t>
                            </w:r>
                            <w:r>
                              <w:rPr>
                                <w:rFonts w:ascii="Calibri"/>
                                <w:w w:val="99"/>
                                <w:sz w:val="21"/>
                              </w:rPr>
                              <w:t>e</w:t>
                            </w:r>
                            <w:r>
                              <w:rPr>
                                <w:rFonts w:ascii="Calibri"/>
                                <w:spacing w:val="-1"/>
                                <w:w w:val="99"/>
                                <w:sz w:val="21"/>
                              </w:rPr>
                              <w:t>a</w:t>
                            </w:r>
                            <w:r>
                              <w:rPr>
                                <w:rFonts w:ascii="Calibri"/>
                                <w:w w:val="99"/>
                                <w:sz w:val="21"/>
                              </w:rPr>
                              <w:t>n</w:t>
                            </w:r>
                            <w:r>
                              <w:rPr>
                                <w:rFonts w:ascii="Calibri"/>
                                <w:spacing w:val="-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w w:val="99"/>
                                <w:sz w:val="21"/>
                              </w:rPr>
                              <w:t>rea</w:t>
                            </w:r>
                            <w:r>
                              <w:rPr>
                                <w:rFonts w:ascii="Calibri"/>
                                <w:spacing w:val="-1"/>
                                <w:w w:val="99"/>
                                <w:sz w:val="21"/>
                              </w:rPr>
                              <w:t>d</w:t>
                            </w:r>
                            <w:r>
                              <w:rPr>
                                <w:rFonts w:ascii="Calibri"/>
                                <w:spacing w:val="1"/>
                                <w:w w:val="99"/>
                                <w:sz w:val="21"/>
                              </w:rPr>
                              <w:t>i</w:t>
                            </w:r>
                            <w:r>
                              <w:rPr>
                                <w:rFonts w:ascii="Calibri"/>
                                <w:spacing w:val="-1"/>
                                <w:w w:val="99"/>
                                <w:sz w:val="21"/>
                              </w:rPr>
                              <w:t>n</w:t>
                            </w:r>
                            <w:r>
                              <w:rPr>
                                <w:rFonts w:ascii="Calibri"/>
                                <w:w w:val="99"/>
                                <w:sz w:val="21"/>
                              </w:rPr>
                              <w:t>g</w:t>
                            </w:r>
                            <w:r>
                              <w:rPr>
                                <w:rFonts w:ascii="Calibri"/>
                                <w:spacing w:val="-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2"/>
                                <w:w w:val="99"/>
                                <w:sz w:val="21"/>
                              </w:rPr>
                              <w:t>t</w:t>
                            </w:r>
                            <w:r>
                              <w:rPr>
                                <w:rFonts w:ascii="Calibri"/>
                                <w:spacing w:val="1"/>
                                <w:w w:val="99"/>
                                <w:sz w:val="21"/>
                              </w:rPr>
                              <w:t>im</w:t>
                            </w:r>
                            <w:r>
                              <w:rPr>
                                <w:rFonts w:ascii="Calibri"/>
                                <w:w w:val="99"/>
                                <w:sz w:val="21"/>
                              </w:rPr>
                              <w:t>e</w:t>
                            </w:r>
                            <w:r>
                              <w:rPr>
                                <w:rFonts w:ascii="Calibri"/>
                                <w:spacing w:val="-2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w w:val="99"/>
                                <w:sz w:val="21"/>
                              </w:rPr>
                              <w:t>re</w:t>
                            </w:r>
                            <w:r>
                              <w:rPr>
                                <w:rFonts w:ascii="Calibri"/>
                                <w:spacing w:val="-1"/>
                                <w:w w:val="99"/>
                                <w:sz w:val="21"/>
                              </w:rPr>
                              <w:t>du</w:t>
                            </w:r>
                            <w:r>
                              <w:rPr>
                                <w:rFonts w:ascii="Calibri"/>
                                <w:spacing w:val="-3"/>
                                <w:w w:val="99"/>
                                <w:sz w:val="21"/>
                              </w:rPr>
                              <w:t>c</w:t>
                            </w:r>
                            <w:r>
                              <w:rPr>
                                <w:rFonts w:ascii="Calibri"/>
                                <w:spacing w:val="-2"/>
                                <w:w w:val="99"/>
                                <w:sz w:val="21"/>
                              </w:rPr>
                              <w:t>t</w:t>
                            </w:r>
                            <w:r>
                              <w:rPr>
                                <w:rFonts w:ascii="Calibri"/>
                                <w:spacing w:val="1"/>
                                <w:w w:val="99"/>
                                <w:sz w:val="21"/>
                              </w:rPr>
                              <w:t>i</w:t>
                            </w:r>
                            <w:r>
                              <w:rPr>
                                <w:rFonts w:ascii="Calibri"/>
                                <w:spacing w:val="-2"/>
                                <w:w w:val="99"/>
                                <w:sz w:val="21"/>
                              </w:rPr>
                              <w:t>o</w:t>
                            </w:r>
                            <w:r>
                              <w:rPr>
                                <w:rFonts w:ascii="Calibri"/>
                                <w:w w:val="99"/>
                                <w:sz w:val="21"/>
                              </w:rPr>
                              <w:t>n</w:t>
                            </w:r>
                            <w:r>
                              <w:rPr>
                                <w:rFonts w:ascii="Calibri"/>
                                <w:spacing w:val="-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w w:val="99"/>
                                <w:sz w:val="21"/>
                              </w:rPr>
                              <w:t>%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4A3BB4D" id="Text Box 925" o:spid="_x0000_s1411" type="#_x0000_t202" style="position:absolute;margin-left:119pt;margin-top:7.55pt;width:12.5pt;height:136pt;z-index:2514913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" filled="f" stroked="f">
                <v:textbox style="layout-flow:vertical;mso-layout-flow-alt:bottom-to-top" inset="0,0,0,0">
                  <w:txbxContent>
                    <w:p w14:paraId="257011B9" w14:textId="77777777" w:rsidR="00B0570F" w:rsidRDefault="00B0570F">
                      <w:pPr>
                        <w:spacing w:line="242" w:lineRule="exact"/>
                        <w:ind w:left="20" w:right="-607"/>
                        <w:rPr>
                          <w:rFonts w:ascii="Calibri"/>
                          <w:sz w:val="21"/>
                        </w:rPr>
                      </w:pPr>
                      <w:r>
                        <w:rPr>
                          <w:rFonts w:ascii="Calibri"/>
                          <w:spacing w:val="-2"/>
                          <w:w w:val="99"/>
                          <w:sz w:val="21"/>
                        </w:rPr>
                        <w:t>M</w:t>
                      </w:r>
                      <w:r>
                        <w:rPr>
                          <w:rFonts w:ascii="Calibri"/>
                          <w:w w:val="99"/>
                          <w:sz w:val="21"/>
                        </w:rPr>
                        <w:t>e</w:t>
                      </w:r>
                      <w:r>
                        <w:rPr>
                          <w:rFonts w:ascii="Calibri"/>
                          <w:spacing w:val="-1"/>
                          <w:w w:val="99"/>
                          <w:sz w:val="21"/>
                        </w:rPr>
                        <w:t>a</w:t>
                      </w:r>
                      <w:r>
                        <w:rPr>
                          <w:rFonts w:ascii="Calibri"/>
                          <w:w w:val="99"/>
                          <w:sz w:val="21"/>
                        </w:rPr>
                        <w:t>n</w:t>
                      </w:r>
                      <w:r>
                        <w:rPr>
                          <w:rFonts w:ascii="Calibri"/>
                          <w:spacing w:val="-3"/>
                          <w:sz w:val="21"/>
                        </w:rPr>
                        <w:t xml:space="preserve"> </w:t>
                      </w:r>
                      <w:r>
                        <w:rPr>
                          <w:rFonts w:ascii="Calibri"/>
                          <w:w w:val="99"/>
                          <w:sz w:val="21"/>
                        </w:rPr>
                        <w:t>rea</w:t>
                      </w:r>
                      <w:r>
                        <w:rPr>
                          <w:rFonts w:ascii="Calibri"/>
                          <w:spacing w:val="-1"/>
                          <w:w w:val="99"/>
                          <w:sz w:val="21"/>
                        </w:rPr>
                        <w:t>d</w:t>
                      </w:r>
                      <w:r>
                        <w:rPr>
                          <w:rFonts w:ascii="Calibri"/>
                          <w:spacing w:val="1"/>
                          <w:w w:val="99"/>
                          <w:sz w:val="21"/>
                        </w:rPr>
                        <w:t>i</w:t>
                      </w:r>
                      <w:r>
                        <w:rPr>
                          <w:rFonts w:ascii="Calibri"/>
                          <w:spacing w:val="-1"/>
                          <w:w w:val="99"/>
                          <w:sz w:val="21"/>
                        </w:rPr>
                        <w:t>n</w:t>
                      </w:r>
                      <w:r>
                        <w:rPr>
                          <w:rFonts w:ascii="Calibri"/>
                          <w:w w:val="99"/>
                          <w:sz w:val="21"/>
                        </w:rPr>
                        <w:t>g</w:t>
                      </w:r>
                      <w:r>
                        <w:rPr>
                          <w:rFonts w:ascii="Calibri"/>
                          <w:spacing w:val="-1"/>
                          <w:sz w:val="21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2"/>
                          <w:w w:val="99"/>
                          <w:sz w:val="21"/>
                        </w:rPr>
                        <w:t>t</w:t>
                      </w:r>
                      <w:r>
                        <w:rPr>
                          <w:rFonts w:ascii="Calibri"/>
                          <w:spacing w:val="1"/>
                          <w:w w:val="99"/>
                          <w:sz w:val="21"/>
                        </w:rPr>
                        <w:t>im</w:t>
                      </w:r>
                      <w:r>
                        <w:rPr>
                          <w:rFonts w:ascii="Calibri"/>
                          <w:w w:val="99"/>
                          <w:sz w:val="21"/>
                        </w:rPr>
                        <w:t>e</w:t>
                      </w:r>
                      <w:r>
                        <w:rPr>
                          <w:rFonts w:ascii="Calibri"/>
                          <w:spacing w:val="-2"/>
                          <w:sz w:val="21"/>
                        </w:rPr>
                        <w:t xml:space="preserve"> </w:t>
                      </w:r>
                      <w:r>
                        <w:rPr>
                          <w:rFonts w:ascii="Calibri"/>
                          <w:w w:val="99"/>
                          <w:sz w:val="21"/>
                        </w:rPr>
                        <w:t>re</w:t>
                      </w:r>
                      <w:r>
                        <w:rPr>
                          <w:rFonts w:ascii="Calibri"/>
                          <w:spacing w:val="-1"/>
                          <w:w w:val="99"/>
                          <w:sz w:val="21"/>
                        </w:rPr>
                        <w:t>du</w:t>
                      </w:r>
                      <w:r>
                        <w:rPr>
                          <w:rFonts w:ascii="Calibri"/>
                          <w:spacing w:val="-3"/>
                          <w:w w:val="99"/>
                          <w:sz w:val="21"/>
                        </w:rPr>
                        <w:t>c</w:t>
                      </w:r>
                      <w:r>
                        <w:rPr>
                          <w:rFonts w:ascii="Calibri"/>
                          <w:spacing w:val="-2"/>
                          <w:w w:val="99"/>
                          <w:sz w:val="21"/>
                        </w:rPr>
                        <w:t>t</w:t>
                      </w:r>
                      <w:r>
                        <w:rPr>
                          <w:rFonts w:ascii="Calibri"/>
                          <w:spacing w:val="1"/>
                          <w:w w:val="99"/>
                          <w:sz w:val="21"/>
                        </w:rPr>
                        <w:t>i</w:t>
                      </w:r>
                      <w:r>
                        <w:rPr>
                          <w:rFonts w:ascii="Calibri"/>
                          <w:spacing w:val="-2"/>
                          <w:w w:val="99"/>
                          <w:sz w:val="21"/>
                        </w:rPr>
                        <w:t>o</w:t>
                      </w:r>
                      <w:r>
                        <w:rPr>
                          <w:rFonts w:ascii="Calibri"/>
                          <w:w w:val="99"/>
                          <w:sz w:val="21"/>
                        </w:rPr>
                        <w:t>n</w:t>
                      </w:r>
                      <w:r>
                        <w:rPr>
                          <w:rFonts w:ascii="Calibri"/>
                          <w:spacing w:val="-3"/>
                          <w:sz w:val="21"/>
                        </w:rPr>
                        <w:t xml:space="preserve"> </w:t>
                      </w:r>
                      <w:r>
                        <w:rPr>
                          <w:rFonts w:ascii="Calibri"/>
                          <w:w w:val="99"/>
                          <w:sz w:val="21"/>
                        </w:rPr>
                        <w:t>%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FA655D">
        <w:rPr>
          <w:rFonts w:ascii="Calibri"/>
          <w:sz w:val="21"/>
        </w:rPr>
        <w:t>16</w:t>
      </w:r>
    </w:p>
    <w:p w14:paraId="78AA2E9D" w14:textId="77777777" w:rsidR="00ED6B8B" w:rsidRDefault="00890932">
      <w:pPr>
        <w:spacing w:before="152"/>
        <w:ind w:right="8072"/>
        <w:rPr>
          <w:rFonts w:ascii="Calibri"/>
          <w:sz w:val="21"/>
        </w:rPr>
        <w:pPrChange w:id="541" w:author="Raghda Wahdan" w:date="2017-11-06T13:08:00Z">
          <w:pPr>
            <w:spacing w:before="152"/>
            <w:ind w:right="8072"/>
            <w:jc w:val="center"/>
          </w:pPr>
        </w:pPrChange>
      </w:pPr>
      <w:r>
        <w:rPr>
          <w:noProof/>
          <w:lang w:val="en-GB" w:eastAsia="en-GB"/>
        </w:rPr>
        <mc:AlternateContent>
          <mc:Choice Requires="wpg">
            <w:drawing>
              <wp:anchor distT="0" distB="0" distL="114300" distR="114300" simplePos="0" relativeHeight="251747328" behindDoc="1" locked="0" layoutInCell="1" allowOverlap="1" wp14:anchorId="2712A3E4" wp14:editId="11262378">
                <wp:simplePos x="0" y="0"/>
                <wp:positionH relativeFrom="page">
                  <wp:posOffset>1782445</wp:posOffset>
                </wp:positionH>
                <wp:positionV relativeFrom="paragraph">
                  <wp:posOffset>158750</wp:posOffset>
                </wp:positionV>
                <wp:extent cx="4483100" cy="1881505"/>
                <wp:effectExtent l="1270" t="0" r="1905" b="0"/>
                <wp:wrapNone/>
                <wp:docPr id="944" name="Group 9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483100" cy="1881505"/>
                          <a:chOff x="2807" y="250"/>
                          <a:chExt cx="7060" cy="2963"/>
                        </a:xfrm>
                      </wpg:grpSpPr>
                      <wps:wsp>
                        <wps:cNvPr id="945" name="Freeform 924"/>
                        <wps:cNvSpPr>
                          <a:spLocks/>
                        </wps:cNvSpPr>
                        <wps:spPr bwMode="auto">
                          <a:xfrm>
                            <a:off x="2877" y="307"/>
                            <a:ext cx="6932" cy="2840"/>
                          </a:xfrm>
                          <a:custGeom>
                            <a:avLst/>
                            <a:gdLst>
                              <a:gd name="T0" fmla="+- 0 2946 2877"/>
                              <a:gd name="T1" fmla="*/ T0 w 6932"/>
                              <a:gd name="T2" fmla="+- 0 1062 307"/>
                              <a:gd name="T3" fmla="*/ 1062 h 2840"/>
                              <a:gd name="T4" fmla="+- 0 3082 2877"/>
                              <a:gd name="T5" fmla="*/ T4 w 6932"/>
                              <a:gd name="T6" fmla="+- 0 735 307"/>
                              <a:gd name="T7" fmla="*/ 735 h 2840"/>
                              <a:gd name="T8" fmla="+- 0 3223 2877"/>
                              <a:gd name="T9" fmla="*/ T8 w 6932"/>
                              <a:gd name="T10" fmla="+- 0 543 307"/>
                              <a:gd name="T11" fmla="*/ 543 h 2840"/>
                              <a:gd name="T12" fmla="+- 0 3360 2877"/>
                              <a:gd name="T13" fmla="*/ T12 w 6932"/>
                              <a:gd name="T14" fmla="+- 0 384 307"/>
                              <a:gd name="T15" fmla="*/ 384 h 2840"/>
                              <a:gd name="T16" fmla="+- 0 3501 2877"/>
                              <a:gd name="T17" fmla="*/ T16 w 6932"/>
                              <a:gd name="T18" fmla="+- 0 448 307"/>
                              <a:gd name="T19" fmla="*/ 448 h 2840"/>
                              <a:gd name="T20" fmla="+- 0 3637 2877"/>
                              <a:gd name="T21" fmla="*/ T20 w 6932"/>
                              <a:gd name="T22" fmla="+- 0 416 307"/>
                              <a:gd name="T23" fmla="*/ 416 h 2840"/>
                              <a:gd name="T24" fmla="+- 0 3774 2877"/>
                              <a:gd name="T25" fmla="*/ T24 w 6932"/>
                              <a:gd name="T26" fmla="+- 0 370 307"/>
                              <a:gd name="T27" fmla="*/ 370 h 2840"/>
                              <a:gd name="T28" fmla="+- 0 3915 2877"/>
                              <a:gd name="T29" fmla="*/ T28 w 6932"/>
                              <a:gd name="T30" fmla="+- 0 379 307"/>
                              <a:gd name="T31" fmla="*/ 379 h 2840"/>
                              <a:gd name="T32" fmla="+- 0 4052 2877"/>
                              <a:gd name="T33" fmla="*/ T32 w 6932"/>
                              <a:gd name="T34" fmla="+- 0 370 307"/>
                              <a:gd name="T35" fmla="*/ 370 h 2840"/>
                              <a:gd name="T36" fmla="+- 0 4193 2877"/>
                              <a:gd name="T37" fmla="*/ T36 w 6932"/>
                              <a:gd name="T38" fmla="+- 0 379 307"/>
                              <a:gd name="T39" fmla="*/ 379 h 2840"/>
                              <a:gd name="T40" fmla="+- 0 4329 2877"/>
                              <a:gd name="T41" fmla="*/ T40 w 6932"/>
                              <a:gd name="T42" fmla="+- 0 370 307"/>
                              <a:gd name="T43" fmla="*/ 370 h 2840"/>
                              <a:gd name="T44" fmla="+- 0 4470 2877"/>
                              <a:gd name="T45" fmla="*/ T44 w 6932"/>
                              <a:gd name="T46" fmla="+- 0 357 307"/>
                              <a:gd name="T47" fmla="*/ 357 h 2840"/>
                              <a:gd name="T48" fmla="+- 0 4607 2877"/>
                              <a:gd name="T49" fmla="*/ T48 w 6932"/>
                              <a:gd name="T50" fmla="+- 0 339 307"/>
                              <a:gd name="T51" fmla="*/ 339 h 2840"/>
                              <a:gd name="T52" fmla="+- 0 4748 2877"/>
                              <a:gd name="T53" fmla="*/ T52 w 6932"/>
                              <a:gd name="T54" fmla="+- 0 339 307"/>
                              <a:gd name="T55" fmla="*/ 339 h 2840"/>
                              <a:gd name="T56" fmla="+- 0 4884 2877"/>
                              <a:gd name="T57" fmla="*/ T56 w 6932"/>
                              <a:gd name="T58" fmla="+- 0 312 307"/>
                              <a:gd name="T59" fmla="*/ 312 h 2840"/>
                              <a:gd name="T60" fmla="+- 0 5026 2877"/>
                              <a:gd name="T61" fmla="*/ T60 w 6932"/>
                              <a:gd name="T62" fmla="+- 0 361 307"/>
                              <a:gd name="T63" fmla="*/ 361 h 2840"/>
                              <a:gd name="T64" fmla="+- 0 5162 2877"/>
                              <a:gd name="T65" fmla="*/ T64 w 6932"/>
                              <a:gd name="T66" fmla="+- 0 348 307"/>
                              <a:gd name="T67" fmla="*/ 348 h 2840"/>
                              <a:gd name="T68" fmla="+- 0 5508 2877"/>
                              <a:gd name="T69" fmla="*/ T68 w 6932"/>
                              <a:gd name="T70" fmla="+- 0 361 307"/>
                              <a:gd name="T71" fmla="*/ 361 h 2840"/>
                              <a:gd name="T72" fmla="+- 0 5649 2877"/>
                              <a:gd name="T73" fmla="*/ T72 w 6932"/>
                              <a:gd name="T74" fmla="+- 0 348 307"/>
                              <a:gd name="T75" fmla="*/ 348 h 2840"/>
                              <a:gd name="T76" fmla="+- 0 5786 2877"/>
                              <a:gd name="T77" fmla="*/ T76 w 6932"/>
                              <a:gd name="T78" fmla="+- 0 339 307"/>
                              <a:gd name="T79" fmla="*/ 339 h 2840"/>
                              <a:gd name="T80" fmla="+- 0 5927 2877"/>
                              <a:gd name="T81" fmla="*/ T80 w 6932"/>
                              <a:gd name="T82" fmla="+- 0 321 307"/>
                              <a:gd name="T83" fmla="*/ 321 h 2840"/>
                              <a:gd name="T84" fmla="+- 0 6063 2877"/>
                              <a:gd name="T85" fmla="*/ T84 w 6932"/>
                              <a:gd name="T86" fmla="+- 0 330 307"/>
                              <a:gd name="T87" fmla="*/ 330 h 2840"/>
                              <a:gd name="T88" fmla="+- 0 6205 2877"/>
                              <a:gd name="T89" fmla="*/ T88 w 6932"/>
                              <a:gd name="T90" fmla="+- 0 334 307"/>
                              <a:gd name="T91" fmla="*/ 334 h 2840"/>
                              <a:gd name="T92" fmla="+- 0 6341 2877"/>
                              <a:gd name="T93" fmla="*/ T92 w 6932"/>
                              <a:gd name="T94" fmla="+- 0 348 307"/>
                              <a:gd name="T95" fmla="*/ 348 h 2840"/>
                              <a:gd name="T96" fmla="+- 0 6478 2877"/>
                              <a:gd name="T97" fmla="*/ T96 w 6932"/>
                              <a:gd name="T98" fmla="+- 0 321 307"/>
                              <a:gd name="T99" fmla="*/ 321 h 2840"/>
                              <a:gd name="T100" fmla="+- 0 6619 2877"/>
                              <a:gd name="T101" fmla="*/ T100 w 6932"/>
                              <a:gd name="T102" fmla="+- 0 330 307"/>
                              <a:gd name="T103" fmla="*/ 330 h 2840"/>
                              <a:gd name="T104" fmla="+- 0 6755 2877"/>
                              <a:gd name="T105" fmla="*/ T104 w 6932"/>
                              <a:gd name="T106" fmla="+- 0 343 307"/>
                              <a:gd name="T107" fmla="*/ 343 h 2840"/>
                              <a:gd name="T108" fmla="+- 0 6896 2877"/>
                              <a:gd name="T109" fmla="*/ T108 w 6932"/>
                              <a:gd name="T110" fmla="+- 0 343 307"/>
                              <a:gd name="T111" fmla="*/ 343 h 2840"/>
                              <a:gd name="T112" fmla="+- 0 7033 2877"/>
                              <a:gd name="T113" fmla="*/ T112 w 6932"/>
                              <a:gd name="T114" fmla="+- 0 339 307"/>
                              <a:gd name="T115" fmla="*/ 339 h 2840"/>
                              <a:gd name="T116" fmla="+- 0 7174 2877"/>
                              <a:gd name="T117" fmla="*/ T116 w 6932"/>
                              <a:gd name="T118" fmla="+- 0 330 307"/>
                              <a:gd name="T119" fmla="*/ 330 h 2840"/>
                              <a:gd name="T120" fmla="+- 0 7310 2877"/>
                              <a:gd name="T121" fmla="*/ T120 w 6932"/>
                              <a:gd name="T122" fmla="+- 0 316 307"/>
                              <a:gd name="T123" fmla="*/ 316 h 2840"/>
                              <a:gd name="T124" fmla="+- 0 7452 2877"/>
                              <a:gd name="T125" fmla="*/ T124 w 6932"/>
                              <a:gd name="T126" fmla="+- 0 348 307"/>
                              <a:gd name="T127" fmla="*/ 348 h 2840"/>
                              <a:gd name="T128" fmla="+- 0 7588 2877"/>
                              <a:gd name="T129" fmla="*/ T128 w 6932"/>
                              <a:gd name="T130" fmla="+- 0 325 307"/>
                              <a:gd name="T131" fmla="*/ 325 h 2840"/>
                              <a:gd name="T132" fmla="+- 0 7729 2877"/>
                              <a:gd name="T133" fmla="*/ T132 w 6932"/>
                              <a:gd name="T134" fmla="+- 0 339 307"/>
                              <a:gd name="T135" fmla="*/ 339 h 2840"/>
                              <a:gd name="T136" fmla="+- 0 7866 2877"/>
                              <a:gd name="T137" fmla="*/ T136 w 6932"/>
                              <a:gd name="T138" fmla="+- 0 321 307"/>
                              <a:gd name="T139" fmla="*/ 321 h 2840"/>
                              <a:gd name="T140" fmla="+- 0 8007 2877"/>
                              <a:gd name="T141" fmla="*/ T140 w 6932"/>
                              <a:gd name="T142" fmla="+- 0 316 307"/>
                              <a:gd name="T143" fmla="*/ 316 h 2840"/>
                              <a:gd name="T144" fmla="+- 0 8143 2877"/>
                              <a:gd name="T145" fmla="*/ T144 w 6932"/>
                              <a:gd name="T146" fmla="+- 0 316 307"/>
                              <a:gd name="T147" fmla="*/ 316 h 2840"/>
                              <a:gd name="T148" fmla="+- 0 8280 2877"/>
                              <a:gd name="T149" fmla="*/ T148 w 6932"/>
                              <a:gd name="T150" fmla="+- 0 316 307"/>
                              <a:gd name="T151" fmla="*/ 316 h 2840"/>
                              <a:gd name="T152" fmla="+- 0 8421 2877"/>
                              <a:gd name="T153" fmla="*/ T152 w 6932"/>
                              <a:gd name="T154" fmla="+- 0 343 307"/>
                              <a:gd name="T155" fmla="*/ 343 h 2840"/>
                              <a:gd name="T156" fmla="+- 0 8557 2877"/>
                              <a:gd name="T157" fmla="*/ T156 w 6932"/>
                              <a:gd name="T158" fmla="+- 0 325 307"/>
                              <a:gd name="T159" fmla="*/ 325 h 2840"/>
                              <a:gd name="T160" fmla="+- 0 8699 2877"/>
                              <a:gd name="T161" fmla="*/ T160 w 6932"/>
                              <a:gd name="T162" fmla="+- 0 316 307"/>
                              <a:gd name="T163" fmla="*/ 316 h 2840"/>
                              <a:gd name="T164" fmla="+- 0 8835 2877"/>
                              <a:gd name="T165" fmla="*/ T164 w 6932"/>
                              <a:gd name="T166" fmla="+- 0 330 307"/>
                              <a:gd name="T167" fmla="*/ 330 h 2840"/>
                              <a:gd name="T168" fmla="+- 0 8977 2877"/>
                              <a:gd name="T169" fmla="*/ T168 w 6932"/>
                              <a:gd name="T170" fmla="+- 0 325 307"/>
                              <a:gd name="T171" fmla="*/ 325 h 2840"/>
                              <a:gd name="T172" fmla="+- 0 9181 2877"/>
                              <a:gd name="T173" fmla="*/ T172 w 6932"/>
                              <a:gd name="T174" fmla="+- 0 334 307"/>
                              <a:gd name="T175" fmla="*/ 334 h 2840"/>
                              <a:gd name="T176" fmla="+- 0 9322 2877"/>
                              <a:gd name="T177" fmla="*/ T176 w 6932"/>
                              <a:gd name="T178" fmla="+- 0 325 307"/>
                              <a:gd name="T179" fmla="*/ 325 h 2840"/>
                              <a:gd name="T180" fmla="+- 0 9459 2877"/>
                              <a:gd name="T181" fmla="*/ T180 w 6932"/>
                              <a:gd name="T182" fmla="+- 0 330 307"/>
                              <a:gd name="T183" fmla="*/ 330 h 2840"/>
                              <a:gd name="T184" fmla="+- 0 9600 2877"/>
                              <a:gd name="T185" fmla="*/ T184 w 6932"/>
                              <a:gd name="T186" fmla="+- 0 321 307"/>
                              <a:gd name="T187" fmla="*/ 321 h 2840"/>
                              <a:gd name="T188" fmla="+- 0 9737 2877"/>
                              <a:gd name="T189" fmla="*/ T188 w 6932"/>
                              <a:gd name="T190" fmla="+- 0 334 307"/>
                              <a:gd name="T191" fmla="*/ 334 h 28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</a:cxnLst>
                            <a:rect l="0" t="0" r="r" b="b"/>
                            <a:pathLst>
                              <a:path w="6932" h="2840">
                                <a:moveTo>
                                  <a:pt x="0" y="2839"/>
                                </a:moveTo>
                                <a:lnTo>
                                  <a:pt x="69" y="755"/>
                                </a:lnTo>
                                <a:lnTo>
                                  <a:pt x="137" y="359"/>
                                </a:lnTo>
                                <a:lnTo>
                                  <a:pt x="205" y="428"/>
                                </a:lnTo>
                                <a:lnTo>
                                  <a:pt x="273" y="255"/>
                                </a:lnTo>
                                <a:lnTo>
                                  <a:pt x="346" y="236"/>
                                </a:lnTo>
                                <a:lnTo>
                                  <a:pt x="415" y="155"/>
                                </a:lnTo>
                                <a:lnTo>
                                  <a:pt x="483" y="77"/>
                                </a:lnTo>
                                <a:lnTo>
                                  <a:pt x="551" y="141"/>
                                </a:lnTo>
                                <a:lnTo>
                                  <a:pt x="624" y="141"/>
                                </a:lnTo>
                                <a:lnTo>
                                  <a:pt x="692" y="100"/>
                                </a:lnTo>
                                <a:lnTo>
                                  <a:pt x="760" y="109"/>
                                </a:lnTo>
                                <a:lnTo>
                                  <a:pt x="829" y="109"/>
                                </a:lnTo>
                                <a:lnTo>
                                  <a:pt x="897" y="63"/>
                                </a:lnTo>
                                <a:lnTo>
                                  <a:pt x="970" y="109"/>
                                </a:lnTo>
                                <a:lnTo>
                                  <a:pt x="1038" y="72"/>
                                </a:lnTo>
                                <a:lnTo>
                                  <a:pt x="1106" y="50"/>
                                </a:lnTo>
                                <a:lnTo>
                                  <a:pt x="1175" y="63"/>
                                </a:lnTo>
                                <a:lnTo>
                                  <a:pt x="1247" y="63"/>
                                </a:lnTo>
                                <a:lnTo>
                                  <a:pt x="1316" y="72"/>
                                </a:lnTo>
                                <a:lnTo>
                                  <a:pt x="1384" y="41"/>
                                </a:lnTo>
                                <a:lnTo>
                                  <a:pt x="1452" y="63"/>
                                </a:lnTo>
                                <a:lnTo>
                                  <a:pt x="1525" y="77"/>
                                </a:lnTo>
                                <a:lnTo>
                                  <a:pt x="1593" y="50"/>
                                </a:lnTo>
                                <a:lnTo>
                                  <a:pt x="1662" y="63"/>
                                </a:lnTo>
                                <a:lnTo>
                                  <a:pt x="1730" y="32"/>
                                </a:lnTo>
                                <a:lnTo>
                                  <a:pt x="1798" y="77"/>
                                </a:lnTo>
                                <a:lnTo>
                                  <a:pt x="1871" y="32"/>
                                </a:lnTo>
                                <a:lnTo>
                                  <a:pt x="1939" y="91"/>
                                </a:lnTo>
                                <a:lnTo>
                                  <a:pt x="2007" y="5"/>
                                </a:lnTo>
                                <a:lnTo>
                                  <a:pt x="2076" y="63"/>
                                </a:lnTo>
                                <a:lnTo>
                                  <a:pt x="2149" y="54"/>
                                </a:lnTo>
                                <a:lnTo>
                                  <a:pt x="2217" y="36"/>
                                </a:lnTo>
                                <a:lnTo>
                                  <a:pt x="2285" y="41"/>
                                </a:lnTo>
                                <a:lnTo>
                                  <a:pt x="2563" y="41"/>
                                </a:lnTo>
                                <a:lnTo>
                                  <a:pt x="2631" y="54"/>
                                </a:lnTo>
                                <a:lnTo>
                                  <a:pt x="2700" y="45"/>
                                </a:lnTo>
                                <a:lnTo>
                                  <a:pt x="2772" y="41"/>
                                </a:lnTo>
                                <a:lnTo>
                                  <a:pt x="2841" y="41"/>
                                </a:lnTo>
                                <a:lnTo>
                                  <a:pt x="2909" y="32"/>
                                </a:lnTo>
                                <a:lnTo>
                                  <a:pt x="2977" y="23"/>
                                </a:lnTo>
                                <a:lnTo>
                                  <a:pt x="3050" y="14"/>
                                </a:lnTo>
                                <a:lnTo>
                                  <a:pt x="3118" y="36"/>
                                </a:lnTo>
                                <a:lnTo>
                                  <a:pt x="3186" y="23"/>
                                </a:lnTo>
                                <a:lnTo>
                                  <a:pt x="3255" y="23"/>
                                </a:lnTo>
                                <a:lnTo>
                                  <a:pt x="3328" y="27"/>
                                </a:lnTo>
                                <a:lnTo>
                                  <a:pt x="3396" y="32"/>
                                </a:lnTo>
                                <a:lnTo>
                                  <a:pt x="3464" y="41"/>
                                </a:lnTo>
                                <a:lnTo>
                                  <a:pt x="3532" y="36"/>
                                </a:lnTo>
                                <a:lnTo>
                                  <a:pt x="3601" y="14"/>
                                </a:lnTo>
                                <a:lnTo>
                                  <a:pt x="3673" y="9"/>
                                </a:lnTo>
                                <a:lnTo>
                                  <a:pt x="3742" y="23"/>
                                </a:lnTo>
                                <a:lnTo>
                                  <a:pt x="3810" y="41"/>
                                </a:lnTo>
                                <a:lnTo>
                                  <a:pt x="3878" y="36"/>
                                </a:lnTo>
                                <a:lnTo>
                                  <a:pt x="3951" y="45"/>
                                </a:lnTo>
                                <a:lnTo>
                                  <a:pt x="4019" y="36"/>
                                </a:lnTo>
                                <a:lnTo>
                                  <a:pt x="4088" y="0"/>
                                </a:lnTo>
                                <a:lnTo>
                                  <a:pt x="4156" y="32"/>
                                </a:lnTo>
                                <a:lnTo>
                                  <a:pt x="4229" y="14"/>
                                </a:lnTo>
                                <a:lnTo>
                                  <a:pt x="4297" y="23"/>
                                </a:lnTo>
                                <a:lnTo>
                                  <a:pt x="4365" y="14"/>
                                </a:lnTo>
                                <a:lnTo>
                                  <a:pt x="4433" y="9"/>
                                </a:lnTo>
                                <a:lnTo>
                                  <a:pt x="4502" y="32"/>
                                </a:lnTo>
                                <a:lnTo>
                                  <a:pt x="4575" y="41"/>
                                </a:lnTo>
                                <a:lnTo>
                                  <a:pt x="4643" y="23"/>
                                </a:lnTo>
                                <a:lnTo>
                                  <a:pt x="4711" y="18"/>
                                </a:lnTo>
                                <a:lnTo>
                                  <a:pt x="4779" y="18"/>
                                </a:lnTo>
                                <a:lnTo>
                                  <a:pt x="4852" y="32"/>
                                </a:lnTo>
                                <a:lnTo>
                                  <a:pt x="4920" y="27"/>
                                </a:lnTo>
                                <a:lnTo>
                                  <a:pt x="4989" y="14"/>
                                </a:lnTo>
                                <a:lnTo>
                                  <a:pt x="5057" y="23"/>
                                </a:lnTo>
                                <a:lnTo>
                                  <a:pt x="5130" y="9"/>
                                </a:lnTo>
                                <a:lnTo>
                                  <a:pt x="5198" y="23"/>
                                </a:lnTo>
                                <a:lnTo>
                                  <a:pt x="5266" y="9"/>
                                </a:lnTo>
                                <a:lnTo>
                                  <a:pt x="5335" y="45"/>
                                </a:lnTo>
                                <a:lnTo>
                                  <a:pt x="5403" y="9"/>
                                </a:lnTo>
                                <a:lnTo>
                                  <a:pt x="5476" y="9"/>
                                </a:lnTo>
                                <a:lnTo>
                                  <a:pt x="5544" y="36"/>
                                </a:lnTo>
                                <a:lnTo>
                                  <a:pt x="5612" y="5"/>
                                </a:lnTo>
                                <a:lnTo>
                                  <a:pt x="5680" y="18"/>
                                </a:lnTo>
                                <a:lnTo>
                                  <a:pt x="5753" y="18"/>
                                </a:lnTo>
                                <a:lnTo>
                                  <a:pt x="5822" y="9"/>
                                </a:lnTo>
                                <a:lnTo>
                                  <a:pt x="5890" y="41"/>
                                </a:lnTo>
                                <a:lnTo>
                                  <a:pt x="5958" y="23"/>
                                </a:lnTo>
                                <a:lnTo>
                                  <a:pt x="6031" y="18"/>
                                </a:lnTo>
                                <a:lnTo>
                                  <a:pt x="6100" y="18"/>
                                </a:lnTo>
                                <a:lnTo>
                                  <a:pt x="6167" y="27"/>
                                </a:lnTo>
                                <a:lnTo>
                                  <a:pt x="6304" y="27"/>
                                </a:lnTo>
                                <a:lnTo>
                                  <a:pt x="6377" y="23"/>
                                </a:lnTo>
                                <a:lnTo>
                                  <a:pt x="6445" y="18"/>
                                </a:lnTo>
                                <a:lnTo>
                                  <a:pt x="6514" y="18"/>
                                </a:lnTo>
                                <a:lnTo>
                                  <a:pt x="6582" y="23"/>
                                </a:lnTo>
                                <a:lnTo>
                                  <a:pt x="6655" y="32"/>
                                </a:lnTo>
                                <a:lnTo>
                                  <a:pt x="6723" y="14"/>
                                </a:lnTo>
                                <a:lnTo>
                                  <a:pt x="6791" y="36"/>
                                </a:lnTo>
                                <a:lnTo>
                                  <a:pt x="6860" y="27"/>
                                </a:lnTo>
                                <a:lnTo>
                                  <a:pt x="6932" y="36"/>
                                </a:lnTo>
                              </a:path>
                            </a:pathLst>
                          </a:custGeom>
                          <a:noFill/>
                          <a:ln w="1444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46" name="Picture 9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20" y="3089"/>
                            <a:ext cx="114" cy="1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47" name="Picture 9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89" y="1005"/>
                            <a:ext cx="114" cy="1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48" name="Picture 9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07" y="250"/>
                            <a:ext cx="7059" cy="29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AD87772" id="Group 920" o:spid="_x0000_s1026" style="position:absolute;margin-left:140.35pt;margin-top:12.5pt;width:353pt;height:148.15pt;z-index:-251569152;mso-position-horizontal-relative:page" coordorigin="2807,250" coordsize="7060,296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">
                <v:shape id="Freeform 924" o:spid="_x0000_s1027" style="position:absolute;left:2877;top:307;width:6932;height:2840;visibility:visible;mso-wrap-style:square;v-text-anchor:top" coordsize="6932,28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" path="m,2839l69,755,137,359r68,69l273,255r73,-19l415,155,483,77r68,64l624,141r68,-41l760,109r69,l897,63r73,46l1038,72r68,-22l1175,63r72,l1316,72r68,-31l1452,63r73,14l1593,50r69,13l1730,32r68,45l1871,32r68,59l2007,5r69,58l2149,54r68,-18l2285,41r278,l2631,54r69,-9l2772,41r69,l2909,32r68,-9l3050,14r68,22l3186,23r69,l3328,27r68,5l3464,41r68,-5l3601,14r72,-5l3742,23r68,18l3878,36r73,9l4019,36,4088,r68,32l4229,14r68,9l4365,14r68,-5l4502,32r73,9l4643,23r68,-5l4779,18r73,14l4920,27r69,-13l5057,23,5130,9r68,14l5266,9r69,36l5403,9r73,l5544,36,5612,5r68,13l5753,18r69,-9l5890,41r68,-18l6031,18r69,l6167,27r137,l6377,23r68,-5l6514,18r68,5l6655,32r68,-18l6791,36r69,-9l6932,36e" filled="f" strokeweight=".40122mm">
                  <v:path arrowok="t" o:connecttype="custom" o:connectlocs="69,1062;205,735;346,543;483,384;624,448;760,416;897,370;1038,379;1175,370;1316,379;1452,370;1593,357;1730,339;1871,339;2007,312;2149,361;2285,348;2631,361;2772,348;2909,339;3050,321;3186,330;3328,334;3464,348;3601,321;3742,330;3878,343;4019,343;4156,339;4297,330;4433,316;4575,348;4711,325;4852,339;4989,321;5130,316;5266,316;5403,316;5544,343;5680,325;5822,316;5958,330;6100,325;6304,334;6445,325;6582,330;6723,321;6860,334" o:connectangles="0,0,0,0,0,0,0,0,0,0,0,0,0,0,0,0,0,0,0,0,0,0,0,0,0,0,0,0,0,0,0,0,0,0,0,0,0,0,0,0,0,0,0,0,0,0,0,0"/>
                </v:shape>
                <v:shape id="Picture 923" o:spid="_x0000_s1028" type="#_x0000_t75" style="position:absolute;left:2820;top:3089;width:114;height:1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">
                  <v:imagedata r:id="rId285" o:title=""/>
                </v:shape>
                <v:shape id="Picture 922" o:spid="_x0000_s1029" type="#_x0000_t75" style="position:absolute;left:2889;top:1005;width:114;height:1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">
                  <v:imagedata r:id="rId286" o:title=""/>
                </v:shape>
                <v:shape id="Picture 921" o:spid="_x0000_s1030" type="#_x0000_t75" style="position:absolute;left:2807;top:250;width:7059;height:29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">
                  <v:imagedata r:id="rId287" o:title=""/>
                </v:shape>
                <w10:wrap anchorx="page"/>
              </v:group>
            </w:pict>
          </mc:Fallback>
        </mc:AlternateContent>
      </w:r>
      <w:r w:rsidR="00FA655D">
        <w:rPr>
          <w:rFonts w:ascii="Calibri"/>
          <w:sz w:val="21"/>
        </w:rPr>
        <w:t>14</w:t>
      </w:r>
    </w:p>
    <w:p w14:paraId="33CB3539" w14:textId="77777777" w:rsidR="00ED6B8B" w:rsidRDefault="00FA655D">
      <w:pPr>
        <w:spacing w:before="152"/>
        <w:ind w:right="8072"/>
        <w:rPr>
          <w:rFonts w:ascii="Calibri"/>
          <w:sz w:val="21"/>
        </w:rPr>
        <w:pPrChange w:id="542" w:author="Raghda Wahdan" w:date="2017-11-06T13:08:00Z">
          <w:pPr>
            <w:spacing w:before="152"/>
            <w:ind w:right="8072"/>
            <w:jc w:val="center"/>
          </w:pPr>
        </w:pPrChange>
      </w:pPr>
      <w:r>
        <w:rPr>
          <w:rFonts w:ascii="Calibri"/>
          <w:sz w:val="21"/>
        </w:rPr>
        <w:t>12</w:t>
      </w:r>
    </w:p>
    <w:p w14:paraId="15C58CAC" w14:textId="77777777" w:rsidR="00ED6B8B" w:rsidRDefault="00FA655D">
      <w:pPr>
        <w:spacing w:before="153"/>
        <w:ind w:right="8072"/>
        <w:rPr>
          <w:rFonts w:ascii="Calibri"/>
          <w:sz w:val="21"/>
        </w:rPr>
        <w:pPrChange w:id="543" w:author="Raghda Wahdan" w:date="2017-11-06T13:08:00Z">
          <w:pPr>
            <w:spacing w:before="153"/>
            <w:ind w:right="8072"/>
            <w:jc w:val="center"/>
          </w:pPr>
        </w:pPrChange>
      </w:pPr>
      <w:r>
        <w:rPr>
          <w:rFonts w:ascii="Calibri"/>
          <w:sz w:val="21"/>
        </w:rPr>
        <w:t>10</w:t>
      </w:r>
    </w:p>
    <w:p w14:paraId="56B26877" w14:textId="77777777" w:rsidR="00ED6B8B" w:rsidRDefault="00FA655D">
      <w:pPr>
        <w:spacing w:before="153"/>
        <w:ind w:right="7967"/>
        <w:rPr>
          <w:rFonts w:ascii="Calibri"/>
          <w:sz w:val="21"/>
        </w:rPr>
        <w:pPrChange w:id="544" w:author="Raghda Wahdan" w:date="2017-11-06T13:08:00Z">
          <w:pPr>
            <w:spacing w:before="153"/>
            <w:ind w:right="7967"/>
            <w:jc w:val="center"/>
          </w:pPr>
        </w:pPrChange>
      </w:pPr>
      <w:r>
        <w:rPr>
          <w:rFonts w:ascii="Calibri"/>
          <w:w w:val="99"/>
          <w:sz w:val="21"/>
        </w:rPr>
        <w:t>8</w:t>
      </w:r>
    </w:p>
    <w:p w14:paraId="155E9019" w14:textId="77777777" w:rsidR="00ED6B8B" w:rsidRDefault="00FA655D">
      <w:pPr>
        <w:spacing w:before="153"/>
        <w:ind w:right="7967"/>
        <w:rPr>
          <w:rFonts w:ascii="Calibri"/>
          <w:sz w:val="21"/>
        </w:rPr>
        <w:pPrChange w:id="545" w:author="Raghda Wahdan" w:date="2017-11-06T13:08:00Z">
          <w:pPr>
            <w:spacing w:before="153"/>
            <w:ind w:right="7967"/>
            <w:jc w:val="center"/>
          </w:pPr>
        </w:pPrChange>
      </w:pPr>
      <w:r>
        <w:rPr>
          <w:rFonts w:ascii="Calibri"/>
          <w:w w:val="99"/>
          <w:sz w:val="21"/>
        </w:rPr>
        <w:t>6</w:t>
      </w:r>
    </w:p>
    <w:p w14:paraId="67CAD404" w14:textId="77777777" w:rsidR="00ED6B8B" w:rsidRDefault="00FA655D">
      <w:pPr>
        <w:spacing w:before="153"/>
        <w:ind w:right="7967"/>
        <w:rPr>
          <w:rFonts w:ascii="Calibri"/>
          <w:sz w:val="21"/>
        </w:rPr>
        <w:pPrChange w:id="546" w:author="Raghda Wahdan" w:date="2017-11-06T13:08:00Z">
          <w:pPr>
            <w:spacing w:before="153"/>
            <w:ind w:right="7967"/>
            <w:jc w:val="center"/>
          </w:pPr>
        </w:pPrChange>
      </w:pPr>
      <w:r>
        <w:rPr>
          <w:rFonts w:ascii="Calibri"/>
          <w:w w:val="99"/>
          <w:sz w:val="21"/>
        </w:rPr>
        <w:t>4</w:t>
      </w:r>
    </w:p>
    <w:p w14:paraId="6B347B7C" w14:textId="77777777" w:rsidR="00ED6B8B" w:rsidRDefault="00FA655D">
      <w:pPr>
        <w:spacing w:before="153"/>
        <w:ind w:right="7967"/>
        <w:rPr>
          <w:rFonts w:ascii="Calibri"/>
          <w:sz w:val="21"/>
        </w:rPr>
        <w:pPrChange w:id="547" w:author="Raghda Wahdan" w:date="2017-11-06T13:08:00Z">
          <w:pPr>
            <w:spacing w:before="153"/>
            <w:ind w:right="7967"/>
            <w:jc w:val="center"/>
          </w:pPr>
        </w:pPrChange>
      </w:pPr>
      <w:r>
        <w:rPr>
          <w:rFonts w:ascii="Calibri"/>
          <w:w w:val="99"/>
          <w:sz w:val="21"/>
        </w:rPr>
        <w:t>2</w:t>
      </w:r>
    </w:p>
    <w:p w14:paraId="577242AD" w14:textId="77777777" w:rsidR="00ED6B8B" w:rsidRDefault="00FA655D">
      <w:pPr>
        <w:spacing w:before="157" w:line="197" w:lineRule="exact"/>
        <w:ind w:right="7967"/>
        <w:rPr>
          <w:rFonts w:ascii="Calibri"/>
          <w:sz w:val="21"/>
        </w:rPr>
        <w:pPrChange w:id="548" w:author="Raghda Wahdan" w:date="2017-11-06T13:08:00Z">
          <w:pPr>
            <w:spacing w:before="157" w:line="197" w:lineRule="exact"/>
            <w:ind w:right="7967"/>
            <w:jc w:val="center"/>
          </w:pPr>
        </w:pPrChange>
      </w:pPr>
      <w:r>
        <w:rPr>
          <w:rFonts w:ascii="Calibri"/>
          <w:w w:val="99"/>
          <w:sz w:val="21"/>
        </w:rPr>
        <w:t>0</w:t>
      </w:r>
    </w:p>
    <w:p w14:paraId="5574BFC9" w14:textId="77777777" w:rsidR="00ED6B8B" w:rsidRDefault="00FA655D" w:rsidP="00F672C4">
      <w:pPr>
        <w:tabs>
          <w:tab w:val="left" w:pos="1734"/>
          <w:tab w:val="left" w:pos="2426"/>
          <w:tab w:val="left" w:pos="3118"/>
          <w:tab w:val="left" w:pos="3814"/>
          <w:tab w:val="left" w:pos="4506"/>
          <w:tab w:val="left" w:pos="5198"/>
          <w:tab w:val="left" w:pos="5894"/>
          <w:tab w:val="left" w:pos="6586"/>
          <w:tab w:val="left" w:pos="7278"/>
          <w:tab w:val="left" w:pos="7920"/>
        </w:tabs>
        <w:spacing w:line="162" w:lineRule="exact"/>
        <w:ind w:left="1147"/>
        <w:rPr>
          <w:rFonts w:ascii="Calibri"/>
          <w:sz w:val="21"/>
        </w:rPr>
      </w:pPr>
      <w:r>
        <w:rPr>
          <w:rFonts w:ascii="Calibri"/>
          <w:sz w:val="21"/>
        </w:rPr>
        <w:t>0</w:t>
      </w:r>
      <w:r>
        <w:rPr>
          <w:rFonts w:ascii="Calibri"/>
          <w:sz w:val="21"/>
        </w:rPr>
        <w:tab/>
        <w:t>100</w:t>
      </w:r>
      <w:r>
        <w:rPr>
          <w:rFonts w:ascii="Calibri"/>
          <w:sz w:val="21"/>
        </w:rPr>
        <w:tab/>
        <w:t>200</w:t>
      </w:r>
      <w:r>
        <w:rPr>
          <w:rFonts w:ascii="Calibri"/>
          <w:sz w:val="21"/>
        </w:rPr>
        <w:tab/>
        <w:t>300</w:t>
      </w:r>
      <w:r>
        <w:rPr>
          <w:rFonts w:ascii="Calibri"/>
          <w:sz w:val="21"/>
        </w:rPr>
        <w:tab/>
        <w:t>400</w:t>
      </w:r>
      <w:r>
        <w:rPr>
          <w:rFonts w:ascii="Calibri"/>
          <w:sz w:val="21"/>
        </w:rPr>
        <w:tab/>
        <w:t>500</w:t>
      </w:r>
      <w:r>
        <w:rPr>
          <w:rFonts w:ascii="Calibri"/>
          <w:sz w:val="21"/>
        </w:rPr>
        <w:tab/>
        <w:t>600</w:t>
      </w:r>
      <w:r>
        <w:rPr>
          <w:rFonts w:ascii="Calibri"/>
          <w:sz w:val="21"/>
        </w:rPr>
        <w:tab/>
        <w:t>700</w:t>
      </w:r>
      <w:r>
        <w:rPr>
          <w:rFonts w:ascii="Calibri"/>
          <w:sz w:val="21"/>
        </w:rPr>
        <w:tab/>
        <w:t>800</w:t>
      </w:r>
      <w:r>
        <w:rPr>
          <w:rFonts w:ascii="Calibri"/>
          <w:sz w:val="21"/>
        </w:rPr>
        <w:tab/>
        <w:t>900</w:t>
      </w:r>
      <w:r>
        <w:rPr>
          <w:rFonts w:ascii="Calibri"/>
          <w:sz w:val="21"/>
        </w:rPr>
        <w:tab/>
        <w:t>1000</w:t>
      </w:r>
    </w:p>
    <w:p w14:paraId="7AEE7328" w14:textId="77777777" w:rsidR="00ED6B8B" w:rsidRDefault="00FA655D">
      <w:pPr>
        <w:spacing w:line="221" w:lineRule="exact"/>
        <w:ind w:right="914"/>
        <w:rPr>
          <w:rFonts w:ascii="Calibri"/>
          <w:sz w:val="21"/>
        </w:rPr>
        <w:pPrChange w:id="549" w:author="Raghda Wahdan" w:date="2017-11-06T13:08:00Z">
          <w:pPr>
            <w:spacing w:line="221" w:lineRule="exact"/>
            <w:ind w:right="914"/>
            <w:jc w:val="center"/>
          </w:pPr>
        </w:pPrChange>
      </w:pPr>
      <w:r>
        <w:rPr>
          <w:rFonts w:ascii="Calibri"/>
          <w:sz w:val="21"/>
        </w:rPr>
        <w:t>No. of tags {n)</w:t>
      </w:r>
    </w:p>
    <w:p w14:paraId="28C4D060" w14:textId="77777777" w:rsidR="00ED6B8B" w:rsidRDefault="00ED6B8B" w:rsidP="00F672C4">
      <w:pPr>
        <w:pStyle w:val="BodyText"/>
        <w:spacing w:before="7"/>
        <w:rPr>
          <w:rFonts w:ascii="Calibri"/>
          <w:sz w:val="27"/>
        </w:rPr>
      </w:pPr>
    </w:p>
    <w:p w14:paraId="217ABCAE" w14:textId="77777777" w:rsidR="00ED6B8B" w:rsidRDefault="00FA655D">
      <w:pPr>
        <w:pStyle w:val="BodyText"/>
        <w:spacing w:line="151" w:lineRule="auto"/>
        <w:ind w:left="480" w:right="1727"/>
        <w:rPr>
          <w:rFonts w:ascii="Bookman Old Style" w:hAnsi="Bookman Old Style"/>
          <w:i/>
        </w:rPr>
        <w:pPrChange w:id="550" w:author="Raghda Wahdan" w:date="2017-11-06T13:08:00Z">
          <w:pPr>
            <w:pStyle w:val="BodyText"/>
            <w:spacing w:line="151" w:lineRule="auto"/>
            <w:ind w:left="480" w:right="1727"/>
            <w:jc w:val="both"/>
          </w:pPr>
        </w:pPrChange>
      </w:pPr>
      <w:r>
        <w:t>Figure</w:t>
      </w:r>
      <w:r>
        <w:rPr>
          <w:spacing w:val="-29"/>
        </w:rPr>
        <w:t xml:space="preserve"> </w:t>
      </w:r>
      <w:r>
        <w:t>5.7:</w:t>
      </w:r>
      <w:r>
        <w:rPr>
          <w:spacing w:val="-13"/>
        </w:rPr>
        <w:t xml:space="preserve"> </w:t>
      </w:r>
      <w:r>
        <w:t>Reading</w:t>
      </w:r>
      <w:r>
        <w:rPr>
          <w:spacing w:val="-29"/>
        </w:rPr>
        <w:t xml:space="preserve"> </w:t>
      </w:r>
      <w:r>
        <w:t>time</w:t>
      </w:r>
      <w:r>
        <w:rPr>
          <w:spacing w:val="-29"/>
        </w:rPr>
        <w:t xml:space="preserve"> </w:t>
      </w:r>
      <w:r>
        <w:t>reduction</w:t>
      </w:r>
      <w:r>
        <w:rPr>
          <w:spacing w:val="-29"/>
        </w:rPr>
        <w:t xml:space="preserve"> </w:t>
      </w:r>
      <w:r>
        <w:t>using</w:t>
      </w:r>
      <w:r>
        <w:rPr>
          <w:spacing w:val="-29"/>
        </w:rPr>
        <w:t xml:space="preserve"> </w:t>
      </w:r>
      <w:r>
        <w:t>the</w:t>
      </w:r>
      <w:r>
        <w:rPr>
          <w:spacing w:val="-29"/>
        </w:rPr>
        <w:t xml:space="preserve"> </w:t>
      </w:r>
      <w:r>
        <w:t>proposed</w:t>
      </w:r>
      <w:r>
        <w:rPr>
          <w:spacing w:val="-29"/>
        </w:rPr>
        <w:t xml:space="preserve"> </w:t>
      </w:r>
      <w:r>
        <w:t>TCRA</w:t>
      </w:r>
      <w:r>
        <w:rPr>
          <w:spacing w:val="-29"/>
        </w:rPr>
        <w:t xml:space="preserve"> </w:t>
      </w:r>
      <w:r>
        <w:t>compared</w:t>
      </w:r>
      <w:r>
        <w:rPr>
          <w:spacing w:val="-29"/>
        </w:rPr>
        <w:t xml:space="preserve"> </w:t>
      </w:r>
      <w:r>
        <w:t>to</w:t>
      </w:r>
      <w:r>
        <w:rPr>
          <w:spacing w:val="-29"/>
        </w:rPr>
        <w:t xml:space="preserve"> </w:t>
      </w:r>
      <w:r>
        <w:t xml:space="preserve">the </w:t>
      </w:r>
      <w:r>
        <w:rPr>
          <w:spacing w:val="-3"/>
        </w:rPr>
        <w:t xml:space="preserve">conventional </w:t>
      </w:r>
      <w:r>
        <w:t xml:space="preserve">frame length </w:t>
      </w:r>
      <w:r>
        <w:rPr>
          <w:rFonts w:ascii="Bookman Old Style" w:hAnsi="Bookman Old Style"/>
          <w:i/>
        </w:rPr>
        <w:t xml:space="preserve">L </w:t>
      </w:r>
      <w:r>
        <w:rPr>
          <w:rFonts w:ascii="Arial Unicode MS" w:hAnsi="Arial Unicode MS"/>
        </w:rPr>
        <w:t xml:space="preserve">= </w:t>
      </w:r>
      <w:r>
        <w:rPr>
          <w:rFonts w:ascii="Bookman Old Style" w:hAnsi="Bookman Old Style"/>
          <w:i/>
        </w:rPr>
        <w:t xml:space="preserve">n </w:t>
      </w:r>
      <w:r>
        <w:t>for perfect number of tags estimation</w:t>
      </w:r>
      <w:r>
        <w:rPr>
          <w:spacing w:val="-35"/>
        </w:rPr>
        <w:t xml:space="preserve"> </w:t>
      </w:r>
      <w:r>
        <w:t xml:space="preserve">using </w:t>
      </w:r>
      <w:r>
        <w:rPr>
          <w:rFonts w:ascii="Bookman Old Style" w:hAnsi="Bookman Old Style"/>
          <w:i/>
          <w:w w:val="105"/>
        </w:rPr>
        <w:t>C</w:t>
      </w:r>
      <w:r>
        <w:rPr>
          <w:rFonts w:ascii="Arial" w:hAnsi="Arial"/>
          <w:i/>
          <w:w w:val="105"/>
          <w:position w:val="-3"/>
          <w:sz w:val="16"/>
        </w:rPr>
        <w:t>t</w:t>
      </w:r>
      <w:r>
        <w:rPr>
          <w:rFonts w:ascii="Arial" w:hAnsi="Arial"/>
          <w:i/>
          <w:spacing w:val="-18"/>
          <w:w w:val="105"/>
          <w:position w:val="-3"/>
          <w:sz w:val="16"/>
        </w:rPr>
        <w:t xml:space="preserve"> </w:t>
      </w:r>
      <w:r>
        <w:rPr>
          <w:rFonts w:ascii="Arial Unicode MS" w:hAnsi="Arial Unicode MS"/>
          <w:w w:val="105"/>
        </w:rPr>
        <w:t>=</w:t>
      </w:r>
      <w:r>
        <w:rPr>
          <w:rFonts w:ascii="Arial Unicode MS" w:hAnsi="Arial Unicode MS"/>
          <w:spacing w:val="-45"/>
          <w:w w:val="105"/>
        </w:rPr>
        <w:t xml:space="preserve"> </w:t>
      </w:r>
      <w:r>
        <w:rPr>
          <w:rFonts w:ascii="Arial Unicode MS" w:hAnsi="Arial Unicode MS"/>
          <w:w w:val="105"/>
        </w:rPr>
        <w:t>0</w:t>
      </w:r>
      <w:r>
        <w:rPr>
          <w:rFonts w:ascii="Bookman Old Style" w:hAnsi="Bookman Old Style"/>
          <w:i/>
          <w:w w:val="105"/>
        </w:rPr>
        <w:t>.</w:t>
      </w:r>
      <w:r>
        <w:rPr>
          <w:rFonts w:ascii="Arial Unicode MS" w:hAnsi="Arial Unicode MS"/>
          <w:w w:val="105"/>
        </w:rPr>
        <w:t>2</w:t>
      </w:r>
      <w:r>
        <w:rPr>
          <w:rFonts w:ascii="Arial Unicode MS" w:hAnsi="Arial Unicode MS"/>
          <w:spacing w:val="-41"/>
          <w:w w:val="105"/>
        </w:rPr>
        <w:t xml:space="preserve"> </w:t>
      </w:r>
      <w:r>
        <w:rPr>
          <w:w w:val="105"/>
        </w:rPr>
        <w:t>and</w:t>
      </w:r>
      <w:r>
        <w:rPr>
          <w:spacing w:val="-34"/>
          <w:w w:val="105"/>
        </w:rPr>
        <w:t xml:space="preserve"> </w:t>
      </w:r>
      <w:r>
        <w:rPr>
          <w:w w:val="105"/>
        </w:rPr>
        <w:t>different</w:t>
      </w:r>
      <w:r>
        <w:rPr>
          <w:spacing w:val="-34"/>
          <w:w w:val="105"/>
        </w:rPr>
        <w:t xml:space="preserve"> </w:t>
      </w:r>
      <w:r>
        <w:rPr>
          <w:spacing w:val="-3"/>
          <w:w w:val="105"/>
        </w:rPr>
        <w:t>values</w:t>
      </w:r>
      <w:r>
        <w:rPr>
          <w:spacing w:val="-34"/>
          <w:w w:val="105"/>
        </w:rPr>
        <w:t xml:space="preserve"> </w:t>
      </w:r>
      <w:r>
        <w:rPr>
          <w:w w:val="105"/>
        </w:rPr>
        <w:t>of</w:t>
      </w:r>
      <w:r>
        <w:rPr>
          <w:spacing w:val="-34"/>
          <w:w w:val="105"/>
        </w:rPr>
        <w:t xml:space="preserve"> </w:t>
      </w:r>
      <w:r>
        <w:rPr>
          <w:rFonts w:ascii="Bookman Old Style" w:hAnsi="Bookman Old Style"/>
          <w:i/>
          <w:w w:val="105"/>
        </w:rPr>
        <w:t>α</w:t>
      </w:r>
    </w:p>
    <w:p w14:paraId="7CA535D3" w14:textId="77777777" w:rsidR="00ED6B8B" w:rsidRDefault="00ED6B8B" w:rsidP="00F672C4">
      <w:pPr>
        <w:pStyle w:val="BodyText"/>
        <w:rPr>
          <w:rFonts w:ascii="Bookman Old Style"/>
          <w:i/>
          <w:sz w:val="29"/>
        </w:rPr>
      </w:pPr>
    </w:p>
    <w:p w14:paraId="690EDEF4" w14:textId="3C156FC9" w:rsidR="00ED6B8B" w:rsidRDefault="00FA655D">
      <w:pPr>
        <w:pStyle w:val="BodyText"/>
        <w:spacing w:line="264" w:lineRule="auto"/>
        <w:ind w:left="480" w:right="1725"/>
        <w:pPrChange w:id="551" w:author="Raghda Wahdan" w:date="2017-11-06T13:08:00Z">
          <w:pPr>
            <w:pStyle w:val="BodyText"/>
            <w:spacing w:line="264" w:lineRule="auto"/>
            <w:ind w:left="480" w:right="1725"/>
            <w:jc w:val="both"/>
          </w:pPr>
        </w:pPrChange>
      </w:pPr>
      <w:r>
        <w:t>only</w:t>
      </w:r>
      <w:r>
        <w:rPr>
          <w:spacing w:val="-11"/>
        </w:rPr>
        <w:t xml:space="preserve"> </w:t>
      </w:r>
      <w:r>
        <w:t>quantized</w:t>
      </w:r>
      <w:r>
        <w:rPr>
          <w:spacing w:val="-11"/>
        </w:rPr>
        <w:t xml:space="preserve"> </w:t>
      </w:r>
      <w:r>
        <w:rPr>
          <w:spacing w:val="-3"/>
        </w:rPr>
        <w:t>values</w:t>
      </w:r>
      <w:r>
        <w:rPr>
          <w:spacing w:val="-11"/>
        </w:rPr>
        <w:t xml:space="preserve"> </w:t>
      </w:r>
      <w:r>
        <w:t>(power</w:t>
      </w:r>
      <w:r>
        <w:rPr>
          <w:spacing w:val="-11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rPr>
          <w:rFonts w:ascii="Arial Unicode MS"/>
        </w:rPr>
        <w:t>2</w:t>
      </w:r>
      <w:r>
        <w:t>).</w:t>
      </w:r>
      <w:r>
        <w:rPr>
          <w:spacing w:val="15"/>
        </w:rPr>
        <w:t xml:space="preserve"> </w:t>
      </w:r>
      <w:r>
        <w:t>Thus,</w:t>
      </w:r>
      <w:r>
        <w:rPr>
          <w:spacing w:val="-10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next</w:t>
      </w:r>
      <w:r>
        <w:rPr>
          <w:spacing w:val="-11"/>
        </w:rPr>
        <w:t xml:space="preserve"> </w:t>
      </w:r>
      <w:r>
        <w:t>quantized</w:t>
      </w:r>
      <w:r>
        <w:rPr>
          <w:spacing w:val="-11"/>
        </w:rPr>
        <w:t xml:space="preserve"> </w:t>
      </w:r>
      <w:r>
        <w:t>frame</w:t>
      </w:r>
      <w:r>
        <w:rPr>
          <w:spacing w:val="-11"/>
        </w:rPr>
        <w:t xml:space="preserve"> </w:t>
      </w:r>
      <w:r>
        <w:t>length</w:t>
      </w:r>
      <w:r>
        <w:rPr>
          <w:spacing w:val="-11"/>
        </w:rPr>
        <w:t xml:space="preserve"> </w:t>
      </w:r>
      <w:r>
        <w:t>is selected and this will eliminate the approximation error. Figure 5.6b shows that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proposed</w:t>
      </w:r>
      <w:r>
        <w:rPr>
          <w:spacing w:val="-9"/>
        </w:rPr>
        <w:t xml:space="preserve"> </w:t>
      </w:r>
      <w:r>
        <w:t>frame</w:t>
      </w:r>
      <w:r>
        <w:rPr>
          <w:spacing w:val="-9"/>
        </w:rPr>
        <w:t xml:space="preserve"> </w:t>
      </w:r>
      <w:r>
        <w:t>length</w:t>
      </w:r>
      <w:r>
        <w:rPr>
          <w:spacing w:val="-9"/>
        </w:rPr>
        <w:t xml:space="preserve"> </w:t>
      </w:r>
      <w:r>
        <w:t>fully</w:t>
      </w:r>
      <w:r>
        <w:rPr>
          <w:spacing w:val="-9"/>
        </w:rPr>
        <w:t xml:space="preserve"> </w:t>
      </w:r>
      <w:del w:id="552" w:author="Raghda Wahdan" w:date="2017-11-19T00:00:00Z">
        <w:r w:rsidDel="001447A9">
          <w:delText>match</w:delText>
        </w:r>
      </w:del>
      <w:ins w:id="553" w:author="Raghda Wahdan" w:date="2017-11-19T00:00:00Z">
        <w:r w:rsidR="001447A9">
          <w:t>matches</w:t>
        </w:r>
      </w:ins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numerical</w:t>
      </w:r>
      <w:r>
        <w:rPr>
          <w:spacing w:val="-9"/>
        </w:rPr>
        <w:t xml:space="preserve"> </w:t>
      </w:r>
      <w:r>
        <w:t>solution</w:t>
      </w:r>
      <w:r>
        <w:rPr>
          <w:spacing w:val="-9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full range of</w:t>
      </w:r>
      <w:r>
        <w:rPr>
          <w:spacing w:val="-18"/>
        </w:rPr>
        <w:t xml:space="preserve"> </w:t>
      </w:r>
      <w:r>
        <w:rPr>
          <w:rFonts w:ascii="Bookman Old Style"/>
          <w:i/>
          <w:spacing w:val="2"/>
        </w:rPr>
        <w:t>C</w:t>
      </w:r>
      <w:r>
        <w:rPr>
          <w:rFonts w:ascii="Arial"/>
          <w:i/>
          <w:spacing w:val="2"/>
          <w:position w:val="-3"/>
          <w:sz w:val="16"/>
        </w:rPr>
        <w:t>t</w:t>
      </w:r>
      <w:r>
        <w:rPr>
          <w:spacing w:val="2"/>
        </w:rPr>
        <w:t>.</w:t>
      </w:r>
    </w:p>
    <w:p w14:paraId="7A8C27DB" w14:textId="77777777" w:rsidR="00ED6B8B" w:rsidRDefault="00ED6B8B" w:rsidP="00F672C4">
      <w:pPr>
        <w:pStyle w:val="BodyText"/>
        <w:spacing w:before="5"/>
        <w:rPr>
          <w:sz w:val="35"/>
        </w:rPr>
      </w:pPr>
    </w:p>
    <w:p w14:paraId="6DE1E801" w14:textId="77777777" w:rsidR="00ED6B8B" w:rsidRDefault="00FA655D">
      <w:pPr>
        <w:pStyle w:val="Heading2"/>
        <w:numPr>
          <w:ilvl w:val="2"/>
          <w:numId w:val="6"/>
        </w:numPr>
        <w:tabs>
          <w:tab w:val="left" w:pos="1467"/>
        </w:tabs>
        <w:ind w:hanging="986"/>
        <w:pPrChange w:id="554" w:author="Raghda Wahdan" w:date="2017-11-06T13:08:00Z">
          <w:pPr>
            <w:pStyle w:val="Heading2"/>
            <w:numPr>
              <w:ilvl w:val="2"/>
              <w:numId w:val="6"/>
            </w:numPr>
            <w:tabs>
              <w:tab w:val="left" w:pos="1467"/>
            </w:tabs>
            <w:ind w:left="1466" w:hanging="987"/>
            <w:jc w:val="left"/>
          </w:pPr>
        </w:pPrChange>
      </w:pPr>
      <w:r>
        <w:t>Mean Reduction of Reading</w:t>
      </w:r>
      <w:r>
        <w:rPr>
          <w:spacing w:val="15"/>
        </w:rPr>
        <w:t xml:space="preserve"> </w:t>
      </w:r>
      <w:r>
        <w:t>Time</w:t>
      </w:r>
    </w:p>
    <w:p w14:paraId="0E8E5A7D" w14:textId="22D1EF03" w:rsidR="00ED6B8B" w:rsidRDefault="00FA655D">
      <w:pPr>
        <w:pStyle w:val="BodyText"/>
        <w:spacing w:before="185" w:line="358" w:lineRule="exact"/>
        <w:ind w:left="480" w:right="1725"/>
        <w:pPrChange w:id="555" w:author="Raghda Wahdan" w:date="2017-11-06T13:08:00Z">
          <w:pPr>
            <w:pStyle w:val="BodyText"/>
            <w:spacing w:before="185" w:line="358" w:lineRule="exact"/>
            <w:ind w:left="480" w:right="1725"/>
            <w:jc w:val="both"/>
          </w:pPr>
        </w:pPrChange>
      </w:pPr>
      <w:r>
        <w:rPr>
          <w:w w:val="95"/>
        </w:rPr>
        <w:t>As mentioned previously, the most common performance metric of</w:t>
      </w:r>
      <w:r>
        <w:rPr>
          <w:spacing w:val="-23"/>
          <w:w w:val="95"/>
        </w:rPr>
        <w:t xml:space="preserve"> </w:t>
      </w:r>
      <w:r>
        <w:rPr>
          <w:w w:val="95"/>
        </w:rPr>
        <w:t xml:space="preserve">comparison </w:t>
      </w:r>
      <w:r>
        <w:t xml:space="preserve">is the mean reduction in reading time compared to the </w:t>
      </w:r>
      <w:r>
        <w:rPr>
          <w:spacing w:val="-3"/>
        </w:rPr>
        <w:t xml:space="preserve">conventional </w:t>
      </w:r>
      <w:r>
        <w:t xml:space="preserve">frame length </w:t>
      </w:r>
      <w:r>
        <w:rPr>
          <w:rFonts w:ascii="Bookman Old Style" w:hAnsi="Bookman Old Style"/>
          <w:i/>
        </w:rPr>
        <w:t xml:space="preserve">L </w:t>
      </w:r>
      <w:r>
        <w:rPr>
          <w:rFonts w:ascii="Arial Unicode MS" w:hAnsi="Arial Unicode MS"/>
        </w:rPr>
        <w:t xml:space="preserve">= </w:t>
      </w:r>
      <w:r>
        <w:rPr>
          <w:rFonts w:ascii="Bookman Old Style" w:hAnsi="Bookman Old Style"/>
          <w:i/>
        </w:rPr>
        <w:t>n</w:t>
      </w:r>
      <w:r>
        <w:t>. Figure 5.7 illustrates simulation results for the reading time reduction</w:t>
      </w:r>
      <w:r>
        <w:rPr>
          <w:spacing w:val="-15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proposed</w:t>
      </w:r>
      <w:r>
        <w:rPr>
          <w:spacing w:val="-15"/>
        </w:rPr>
        <w:t xml:space="preserve"> </w:t>
      </w:r>
      <w:r>
        <w:t>optimal</w:t>
      </w:r>
      <w:r>
        <w:rPr>
          <w:spacing w:val="-15"/>
        </w:rPr>
        <w:t xml:space="preserve"> </w:t>
      </w:r>
      <w:r>
        <w:t>TCRA</w:t>
      </w:r>
      <w:r>
        <w:rPr>
          <w:spacing w:val="-15"/>
        </w:rPr>
        <w:t xml:space="preserve"> </w:t>
      </w:r>
      <w:r>
        <w:t>frame</w:t>
      </w:r>
      <w:r>
        <w:rPr>
          <w:spacing w:val="-15"/>
        </w:rPr>
        <w:t xml:space="preserve"> </w:t>
      </w:r>
      <w:r>
        <w:t>length</w:t>
      </w:r>
      <w:r>
        <w:rPr>
          <w:spacing w:val="-15"/>
        </w:rPr>
        <w:t xml:space="preserve"> </w:t>
      </w:r>
      <w:r>
        <w:rPr>
          <w:rFonts w:ascii="Bookman Old Style" w:hAnsi="Bookman Old Style"/>
          <w:i/>
        </w:rPr>
        <w:t>L</w:t>
      </w:r>
      <w:r>
        <w:rPr>
          <w:rFonts w:ascii="Arial" w:hAnsi="Arial"/>
          <w:i/>
          <w:position w:val="-3"/>
          <w:sz w:val="16"/>
        </w:rPr>
        <w:t>T</w:t>
      </w:r>
      <w:r>
        <w:rPr>
          <w:rFonts w:ascii="Arial" w:hAnsi="Arial"/>
          <w:i/>
          <w:spacing w:val="-30"/>
          <w:position w:val="-3"/>
          <w:sz w:val="16"/>
        </w:rPr>
        <w:t xml:space="preserve"> </w:t>
      </w:r>
      <w:r>
        <w:rPr>
          <w:rFonts w:ascii="Arial" w:hAnsi="Arial"/>
          <w:i/>
          <w:spacing w:val="5"/>
          <w:position w:val="-3"/>
          <w:sz w:val="16"/>
        </w:rPr>
        <w:t>CA</w:t>
      </w:r>
      <w:r>
        <w:rPr>
          <w:rFonts w:ascii="Arial" w:hAnsi="Arial"/>
          <w:i/>
          <w:spacing w:val="6"/>
          <w:position w:val="-3"/>
          <w:sz w:val="16"/>
        </w:rPr>
        <w:t xml:space="preserve"> </w:t>
      </w:r>
      <w:del w:id="556" w:author="Raghda Wahdan" w:date="2017-11-19T00:01:00Z">
        <w:r w:rsidDel="001447A9">
          <w:delText>wrt.</w:delText>
        </w:r>
      </w:del>
      <w:ins w:id="557" w:author="Raghda Wahdan" w:date="2017-11-19T00:01:00Z">
        <w:r w:rsidR="001447A9">
          <w:t>with reference to</w:t>
        </w:r>
      </w:ins>
      <w:r>
        <w:rPr>
          <w:spacing w:val="3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 xml:space="preserve">classical optimal frame length </w:t>
      </w:r>
      <w:r>
        <w:rPr>
          <w:rFonts w:ascii="Bookman Old Style" w:hAnsi="Bookman Old Style"/>
          <w:i/>
        </w:rPr>
        <w:t xml:space="preserve">L </w:t>
      </w:r>
      <w:r>
        <w:rPr>
          <w:rFonts w:ascii="Arial Unicode MS" w:hAnsi="Arial Unicode MS"/>
        </w:rPr>
        <w:t xml:space="preserve">= </w:t>
      </w:r>
      <w:r>
        <w:rPr>
          <w:rFonts w:ascii="Bookman Old Style" w:hAnsi="Bookman Old Style"/>
          <w:i/>
        </w:rPr>
        <w:t xml:space="preserve">n </w:t>
      </w:r>
      <w:r>
        <w:t xml:space="preserve">for </w:t>
      </w:r>
      <w:r>
        <w:rPr>
          <w:rFonts w:ascii="Bookman Old Style" w:hAnsi="Bookman Old Style"/>
          <w:i/>
        </w:rPr>
        <w:t>C</w:t>
      </w:r>
      <w:r>
        <w:rPr>
          <w:rFonts w:ascii="Arial" w:hAnsi="Arial"/>
          <w:i/>
          <w:position w:val="-3"/>
          <w:sz w:val="16"/>
        </w:rPr>
        <w:t xml:space="preserve">t </w:t>
      </w:r>
      <w:r>
        <w:rPr>
          <w:rFonts w:ascii="Arial Unicode MS" w:hAnsi="Arial Unicode MS"/>
        </w:rPr>
        <w:t>= 0</w:t>
      </w:r>
      <w:r>
        <w:rPr>
          <w:rFonts w:ascii="Bookman Old Style" w:hAnsi="Bookman Old Style"/>
          <w:i/>
        </w:rPr>
        <w:t>.</w:t>
      </w:r>
      <w:r>
        <w:rPr>
          <w:rFonts w:ascii="Arial Unicode MS" w:hAnsi="Arial Unicode MS"/>
        </w:rPr>
        <w:t xml:space="preserve">2 </w:t>
      </w:r>
      <w:r>
        <w:t xml:space="preserve">and different </w:t>
      </w:r>
      <w:r>
        <w:rPr>
          <w:spacing w:val="-3"/>
        </w:rPr>
        <w:t xml:space="preserve">values </w:t>
      </w:r>
      <w:r>
        <w:t xml:space="preserve">of the collision </w:t>
      </w:r>
      <w:r>
        <w:rPr>
          <w:spacing w:val="-3"/>
        </w:rPr>
        <w:t>recovery</w:t>
      </w:r>
      <w:r>
        <w:rPr>
          <w:spacing w:val="-15"/>
        </w:rPr>
        <w:t xml:space="preserve"> </w:t>
      </w:r>
      <w:r>
        <w:t>probability</w:t>
      </w:r>
      <w:r>
        <w:rPr>
          <w:spacing w:val="-15"/>
        </w:rPr>
        <w:t xml:space="preserve"> </w:t>
      </w:r>
      <w:r>
        <w:rPr>
          <w:rFonts w:ascii="Bookman Old Style" w:hAnsi="Bookman Old Style"/>
          <w:i/>
        </w:rPr>
        <w:t>α</w:t>
      </w:r>
      <w:r>
        <w:t>.</w:t>
      </w:r>
      <w:r>
        <w:rPr>
          <w:spacing w:val="12"/>
        </w:rPr>
        <w:t xml:space="preserve"> </w:t>
      </w:r>
      <w:r>
        <w:t>These</w:t>
      </w:r>
      <w:r>
        <w:rPr>
          <w:spacing w:val="-15"/>
        </w:rPr>
        <w:t xml:space="preserve"> </w:t>
      </w:r>
      <w:r>
        <w:t>simulations</w:t>
      </w:r>
      <w:r>
        <w:rPr>
          <w:spacing w:val="-15"/>
        </w:rPr>
        <w:t xml:space="preserve"> </w:t>
      </w:r>
      <w:r>
        <w:t>assume</w:t>
      </w:r>
      <w:r>
        <w:rPr>
          <w:spacing w:val="-14"/>
        </w:rPr>
        <w:t xml:space="preserve"> </w:t>
      </w:r>
      <w:r>
        <w:t>a</w:t>
      </w:r>
      <w:r>
        <w:rPr>
          <w:spacing w:val="-15"/>
        </w:rPr>
        <w:t xml:space="preserve"> </w:t>
      </w:r>
      <w:r>
        <w:t>perfect</w:t>
      </w:r>
      <w:r>
        <w:rPr>
          <w:spacing w:val="-15"/>
        </w:rPr>
        <w:t xml:space="preserve"> </w:t>
      </w:r>
      <w:r>
        <w:t>knowledge</w:t>
      </w:r>
      <w:r>
        <w:rPr>
          <w:spacing w:val="-15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 xml:space="preserve">the number of tags </w:t>
      </w:r>
      <w:r>
        <w:rPr>
          <w:rFonts w:ascii="Bookman Old Style" w:hAnsi="Bookman Old Style"/>
          <w:i/>
        </w:rPr>
        <w:t>n</w:t>
      </w:r>
      <w:r>
        <w:t xml:space="preserve">. According to </w:t>
      </w:r>
      <w:ins w:id="558" w:author="Raghda Wahdan" w:date="2017-11-19T00:02:00Z">
        <w:r w:rsidR="001447A9">
          <w:t>F</w:t>
        </w:r>
      </w:ins>
      <w:del w:id="559" w:author="Raghda Wahdan" w:date="2017-11-19T00:02:00Z">
        <w:r w:rsidDel="001447A9">
          <w:delText>f</w:delText>
        </w:r>
      </w:del>
      <w:r>
        <w:t xml:space="preserve">igure 5.7, the mean reading time reduction increases when the </w:t>
      </w:r>
      <w:r>
        <w:rPr>
          <w:spacing w:val="-4"/>
        </w:rPr>
        <w:t xml:space="preserve">value </w:t>
      </w:r>
      <w:r>
        <w:t xml:space="preserve">of </w:t>
      </w:r>
      <w:r>
        <w:rPr>
          <w:rFonts w:ascii="Bookman Old Style" w:hAnsi="Bookman Old Style"/>
          <w:i/>
        </w:rPr>
        <w:t xml:space="preserve">α </w:t>
      </w:r>
      <w:r>
        <w:t xml:space="preserve">increases, which gives more </w:t>
      </w:r>
      <w:r>
        <w:rPr>
          <w:spacing w:val="-3"/>
        </w:rPr>
        <w:t xml:space="preserve">advantage </w:t>
      </w:r>
      <w:r>
        <w:t xml:space="preserve">to the </w:t>
      </w:r>
      <w:r>
        <w:rPr>
          <w:w w:val="95"/>
        </w:rPr>
        <w:t xml:space="preserve">proposed solution compared to the </w:t>
      </w:r>
      <w:r>
        <w:rPr>
          <w:spacing w:val="-3"/>
          <w:w w:val="95"/>
        </w:rPr>
        <w:t>conventional</w:t>
      </w:r>
      <w:r>
        <w:rPr>
          <w:spacing w:val="37"/>
          <w:w w:val="95"/>
        </w:rPr>
        <w:t xml:space="preserve"> </w:t>
      </w:r>
      <w:r>
        <w:rPr>
          <w:w w:val="95"/>
        </w:rPr>
        <w:t>one.</w:t>
      </w:r>
    </w:p>
    <w:p w14:paraId="06322516" w14:textId="77777777" w:rsidR="00ED6B8B" w:rsidRDefault="00FA655D">
      <w:pPr>
        <w:pStyle w:val="BodyText"/>
        <w:spacing w:before="45"/>
        <w:ind w:right="895"/>
        <w:pPrChange w:id="560" w:author="Raghda Wahdan" w:date="2017-11-06T13:08:00Z">
          <w:pPr>
            <w:pStyle w:val="BodyText"/>
            <w:spacing w:before="45"/>
            <w:ind w:right="895"/>
            <w:jc w:val="center"/>
          </w:pPr>
        </w:pPrChange>
      </w:pPr>
      <w:r>
        <w:rPr>
          <w:w w:val="95"/>
        </w:rPr>
        <w:t>Figure 5.8 shows the mean reduction of the reading time using the proposed</w:t>
      </w:r>
    </w:p>
    <w:p w14:paraId="4CC56EE5" w14:textId="77777777" w:rsidR="00ED6B8B" w:rsidRDefault="00ED6B8B">
      <w:pPr>
        <w:sectPr w:rsidR="00ED6B8B">
          <w:pgSz w:w="11910" w:h="16840"/>
          <w:pgMar w:top="1920" w:right="0" w:bottom="280" w:left="1680" w:header="1603" w:footer="0" w:gutter="0"/>
          <w:cols w:space="720"/>
        </w:sectPr>
        <w:pPrChange w:id="561" w:author="Raghda Wahdan" w:date="2017-11-06T13:08:00Z">
          <w:pPr>
            <w:jc w:val="center"/>
          </w:pPr>
        </w:pPrChange>
      </w:pPr>
    </w:p>
    <w:p w14:paraId="4D3C1FFB" w14:textId="77777777" w:rsidR="00ED6B8B" w:rsidRDefault="00ED6B8B" w:rsidP="00F672C4">
      <w:pPr>
        <w:pStyle w:val="BodyText"/>
        <w:spacing w:before="5"/>
        <w:rPr>
          <w:sz w:val="19"/>
        </w:rPr>
      </w:pPr>
    </w:p>
    <w:p w14:paraId="16A3C364" w14:textId="77777777" w:rsidR="00ED6B8B" w:rsidRDefault="00890932" w:rsidP="00F672C4">
      <w:pPr>
        <w:spacing w:before="113"/>
        <w:ind w:left="463"/>
        <w:rPr>
          <w:rFonts w:ascii="Calibri"/>
          <w:sz w:val="15"/>
        </w:rPr>
      </w:pPr>
      <w:r>
        <w:rPr>
          <w:noProof/>
          <w:lang w:val="en-GB" w:eastAsia="en-GB"/>
        </w:rPr>
        <mc:AlternateContent>
          <mc:Choice Requires="wpg">
            <w:drawing>
              <wp:anchor distT="0" distB="0" distL="114300" distR="114300" simplePos="0" relativeHeight="251749376" behindDoc="1" locked="0" layoutInCell="1" allowOverlap="1" wp14:anchorId="7F2B6A90" wp14:editId="3FA40A74">
                <wp:simplePos x="0" y="0"/>
                <wp:positionH relativeFrom="page">
                  <wp:posOffset>1401445</wp:posOffset>
                </wp:positionH>
                <wp:positionV relativeFrom="paragraph">
                  <wp:posOffset>123190</wp:posOffset>
                </wp:positionV>
                <wp:extent cx="4627245" cy="1926590"/>
                <wp:effectExtent l="20320" t="8890" r="19685" b="17145"/>
                <wp:wrapNone/>
                <wp:docPr id="882" name="Group 8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627245" cy="1926590"/>
                          <a:chOff x="2207" y="194"/>
                          <a:chExt cx="7287" cy="3034"/>
                        </a:xfrm>
                      </wpg:grpSpPr>
                      <pic:pic xmlns:pic="http://schemas.openxmlformats.org/drawingml/2006/picture">
                        <pic:nvPicPr>
                          <pic:cNvPr id="883" name="Picture 9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92" y="196"/>
                            <a:ext cx="7111" cy="29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884" name="AutoShape 918"/>
                        <wps:cNvSpPr>
                          <a:spLocks/>
                        </wps:cNvSpPr>
                        <wps:spPr bwMode="auto">
                          <a:xfrm>
                            <a:off x="2294" y="198"/>
                            <a:ext cx="7110" cy="2938"/>
                          </a:xfrm>
                          <a:custGeom>
                            <a:avLst/>
                            <a:gdLst>
                              <a:gd name="T0" fmla="+- 0 2294 2294"/>
                              <a:gd name="T1" fmla="*/ T0 w 7110"/>
                              <a:gd name="T2" fmla="+- 0 3135 198"/>
                              <a:gd name="T3" fmla="*/ 3135 h 2938"/>
                              <a:gd name="T4" fmla="+- 0 9403 2294"/>
                              <a:gd name="T5" fmla="*/ T4 w 7110"/>
                              <a:gd name="T6" fmla="+- 0 3135 198"/>
                              <a:gd name="T7" fmla="*/ 3135 h 2938"/>
                              <a:gd name="T8" fmla="+- 0 2294 2294"/>
                              <a:gd name="T9" fmla="*/ T8 w 7110"/>
                              <a:gd name="T10" fmla="+- 0 198 198"/>
                              <a:gd name="T11" fmla="*/ 198 h 2938"/>
                              <a:gd name="T12" fmla="+- 0 9403 2294"/>
                              <a:gd name="T13" fmla="*/ T12 w 7110"/>
                              <a:gd name="T14" fmla="+- 0 198 198"/>
                              <a:gd name="T15" fmla="*/ 198 h 293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7110" h="2938">
                                <a:moveTo>
                                  <a:pt x="0" y="2937"/>
                                </a:moveTo>
                                <a:lnTo>
                                  <a:pt x="7109" y="2937"/>
                                </a:lnTo>
                                <a:moveTo>
                                  <a:pt x="0" y="0"/>
                                </a:moveTo>
                                <a:lnTo>
                                  <a:pt x="7109" y="0"/>
                                </a:lnTo>
                              </a:path>
                            </a:pathLst>
                          </a:custGeom>
                          <a:noFill/>
                          <a:ln w="2456">
                            <a:solidFill>
                              <a:srgbClr val="25252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85" name="AutoShape 917"/>
                        <wps:cNvSpPr>
                          <a:spLocks/>
                        </wps:cNvSpPr>
                        <wps:spPr bwMode="auto">
                          <a:xfrm>
                            <a:off x="2294" y="234"/>
                            <a:ext cx="6398" cy="2865"/>
                          </a:xfrm>
                          <a:custGeom>
                            <a:avLst/>
                            <a:gdLst>
                              <a:gd name="T0" fmla="+- 0 3003 2294"/>
                              <a:gd name="T1" fmla="*/ T0 w 6398"/>
                              <a:gd name="T2" fmla="+- 0 3099 234"/>
                              <a:gd name="T3" fmla="*/ 3099 h 2865"/>
                              <a:gd name="T4" fmla="+- 0 3007 2294"/>
                              <a:gd name="T5" fmla="*/ T4 w 6398"/>
                              <a:gd name="T6" fmla="+- 0 3099 234"/>
                              <a:gd name="T7" fmla="*/ 3099 h 2865"/>
                              <a:gd name="T8" fmla="+- 0 3713 2294"/>
                              <a:gd name="T9" fmla="*/ T8 w 6398"/>
                              <a:gd name="T10" fmla="+- 0 3099 234"/>
                              <a:gd name="T11" fmla="*/ 3099 h 2865"/>
                              <a:gd name="T12" fmla="+- 0 3717 2294"/>
                              <a:gd name="T13" fmla="*/ T12 w 6398"/>
                              <a:gd name="T14" fmla="+- 0 3099 234"/>
                              <a:gd name="T15" fmla="*/ 3099 h 2865"/>
                              <a:gd name="T16" fmla="+- 0 4424 2294"/>
                              <a:gd name="T17" fmla="*/ T16 w 6398"/>
                              <a:gd name="T18" fmla="+- 0 3099 234"/>
                              <a:gd name="T19" fmla="*/ 3099 h 2865"/>
                              <a:gd name="T20" fmla="+- 0 4428 2294"/>
                              <a:gd name="T21" fmla="*/ T20 w 6398"/>
                              <a:gd name="T22" fmla="+- 0 3099 234"/>
                              <a:gd name="T23" fmla="*/ 3099 h 2865"/>
                              <a:gd name="T24" fmla="+- 0 5135 2294"/>
                              <a:gd name="T25" fmla="*/ T24 w 6398"/>
                              <a:gd name="T26" fmla="+- 0 3099 234"/>
                              <a:gd name="T27" fmla="*/ 3099 h 2865"/>
                              <a:gd name="T28" fmla="+- 0 5139 2294"/>
                              <a:gd name="T29" fmla="*/ T28 w 6398"/>
                              <a:gd name="T30" fmla="+- 0 3099 234"/>
                              <a:gd name="T31" fmla="*/ 3099 h 2865"/>
                              <a:gd name="T32" fmla="+- 0 5846 2294"/>
                              <a:gd name="T33" fmla="*/ T32 w 6398"/>
                              <a:gd name="T34" fmla="+- 0 3099 234"/>
                              <a:gd name="T35" fmla="*/ 3099 h 2865"/>
                              <a:gd name="T36" fmla="+- 0 5850 2294"/>
                              <a:gd name="T37" fmla="*/ T36 w 6398"/>
                              <a:gd name="T38" fmla="+- 0 3099 234"/>
                              <a:gd name="T39" fmla="*/ 3099 h 2865"/>
                              <a:gd name="T40" fmla="+- 0 6556 2294"/>
                              <a:gd name="T41" fmla="*/ T40 w 6398"/>
                              <a:gd name="T42" fmla="+- 0 3099 234"/>
                              <a:gd name="T43" fmla="*/ 3099 h 2865"/>
                              <a:gd name="T44" fmla="+- 0 6560 2294"/>
                              <a:gd name="T45" fmla="*/ T44 w 6398"/>
                              <a:gd name="T46" fmla="+- 0 3099 234"/>
                              <a:gd name="T47" fmla="*/ 3099 h 2865"/>
                              <a:gd name="T48" fmla="+- 0 7267 2294"/>
                              <a:gd name="T49" fmla="*/ T48 w 6398"/>
                              <a:gd name="T50" fmla="+- 0 3099 234"/>
                              <a:gd name="T51" fmla="*/ 3099 h 2865"/>
                              <a:gd name="T52" fmla="+- 0 7271 2294"/>
                              <a:gd name="T53" fmla="*/ T52 w 6398"/>
                              <a:gd name="T54" fmla="+- 0 3099 234"/>
                              <a:gd name="T55" fmla="*/ 3099 h 2865"/>
                              <a:gd name="T56" fmla="+- 0 7977 2294"/>
                              <a:gd name="T57" fmla="*/ T56 w 6398"/>
                              <a:gd name="T58" fmla="+- 0 3099 234"/>
                              <a:gd name="T59" fmla="*/ 3099 h 2865"/>
                              <a:gd name="T60" fmla="+- 0 7981 2294"/>
                              <a:gd name="T61" fmla="*/ T60 w 6398"/>
                              <a:gd name="T62" fmla="+- 0 3099 234"/>
                              <a:gd name="T63" fmla="*/ 3099 h 2865"/>
                              <a:gd name="T64" fmla="+- 0 8688 2294"/>
                              <a:gd name="T65" fmla="*/ T64 w 6398"/>
                              <a:gd name="T66" fmla="+- 0 3099 234"/>
                              <a:gd name="T67" fmla="*/ 3099 h 2865"/>
                              <a:gd name="T68" fmla="+- 0 8692 2294"/>
                              <a:gd name="T69" fmla="*/ T68 w 6398"/>
                              <a:gd name="T70" fmla="+- 0 3099 234"/>
                              <a:gd name="T71" fmla="*/ 3099 h 2865"/>
                              <a:gd name="T72" fmla="+- 0 2294 2294"/>
                              <a:gd name="T73" fmla="*/ T72 w 6398"/>
                              <a:gd name="T74" fmla="+- 0 234 234"/>
                              <a:gd name="T75" fmla="*/ 234 h 2865"/>
                              <a:gd name="T76" fmla="+- 0 3003 2294"/>
                              <a:gd name="T77" fmla="*/ T76 w 6398"/>
                              <a:gd name="T78" fmla="+- 0 234 234"/>
                              <a:gd name="T79" fmla="*/ 234 h 2865"/>
                              <a:gd name="T80" fmla="+- 0 2294 2294"/>
                              <a:gd name="T81" fmla="*/ T80 w 6398"/>
                              <a:gd name="T82" fmla="+- 0 234 234"/>
                              <a:gd name="T83" fmla="*/ 234 h 2865"/>
                              <a:gd name="T84" fmla="+- 0 3713 2294"/>
                              <a:gd name="T85" fmla="*/ T84 w 6398"/>
                              <a:gd name="T86" fmla="+- 0 234 234"/>
                              <a:gd name="T87" fmla="*/ 234 h 2865"/>
                              <a:gd name="T88" fmla="+- 0 2294 2294"/>
                              <a:gd name="T89" fmla="*/ T88 w 6398"/>
                              <a:gd name="T90" fmla="+- 0 234 234"/>
                              <a:gd name="T91" fmla="*/ 234 h 2865"/>
                              <a:gd name="T92" fmla="+- 0 4424 2294"/>
                              <a:gd name="T93" fmla="*/ T92 w 6398"/>
                              <a:gd name="T94" fmla="+- 0 234 234"/>
                              <a:gd name="T95" fmla="*/ 234 h 2865"/>
                              <a:gd name="T96" fmla="+- 0 5135 2294"/>
                              <a:gd name="T97" fmla="*/ T96 w 6398"/>
                              <a:gd name="T98" fmla="+- 0 234 234"/>
                              <a:gd name="T99" fmla="*/ 234 h 2865"/>
                              <a:gd name="T100" fmla="+- 0 5139 2294"/>
                              <a:gd name="T101" fmla="*/ T100 w 6398"/>
                              <a:gd name="T102" fmla="+- 0 234 234"/>
                              <a:gd name="T103" fmla="*/ 234 h 2865"/>
                              <a:gd name="T104" fmla="+- 0 5846 2294"/>
                              <a:gd name="T105" fmla="*/ T104 w 6398"/>
                              <a:gd name="T106" fmla="+- 0 234 234"/>
                              <a:gd name="T107" fmla="*/ 234 h 2865"/>
                              <a:gd name="T108" fmla="+- 0 5850 2294"/>
                              <a:gd name="T109" fmla="*/ T108 w 6398"/>
                              <a:gd name="T110" fmla="+- 0 234 234"/>
                              <a:gd name="T111" fmla="*/ 234 h 2865"/>
                              <a:gd name="T112" fmla="+- 0 6556 2294"/>
                              <a:gd name="T113" fmla="*/ T112 w 6398"/>
                              <a:gd name="T114" fmla="+- 0 234 234"/>
                              <a:gd name="T115" fmla="*/ 234 h 2865"/>
                              <a:gd name="T116" fmla="+- 0 6560 2294"/>
                              <a:gd name="T117" fmla="*/ T116 w 6398"/>
                              <a:gd name="T118" fmla="+- 0 234 234"/>
                              <a:gd name="T119" fmla="*/ 234 h 2865"/>
                              <a:gd name="T120" fmla="+- 0 7267 2294"/>
                              <a:gd name="T121" fmla="*/ T120 w 6398"/>
                              <a:gd name="T122" fmla="+- 0 234 234"/>
                              <a:gd name="T123" fmla="*/ 234 h 2865"/>
                              <a:gd name="T124" fmla="+- 0 7271 2294"/>
                              <a:gd name="T125" fmla="*/ T124 w 6398"/>
                              <a:gd name="T126" fmla="+- 0 234 234"/>
                              <a:gd name="T127" fmla="*/ 234 h 2865"/>
                              <a:gd name="T128" fmla="+- 0 7977 2294"/>
                              <a:gd name="T129" fmla="*/ T128 w 6398"/>
                              <a:gd name="T130" fmla="+- 0 234 234"/>
                              <a:gd name="T131" fmla="*/ 234 h 2865"/>
                              <a:gd name="T132" fmla="+- 0 7981 2294"/>
                              <a:gd name="T133" fmla="*/ T132 w 6398"/>
                              <a:gd name="T134" fmla="+- 0 234 234"/>
                              <a:gd name="T135" fmla="*/ 234 h 2865"/>
                              <a:gd name="T136" fmla="+- 0 8688 2294"/>
                              <a:gd name="T137" fmla="*/ T136 w 6398"/>
                              <a:gd name="T138" fmla="+- 0 234 234"/>
                              <a:gd name="T139" fmla="*/ 234 h 2865"/>
                              <a:gd name="T140" fmla="+- 0 8692 2294"/>
                              <a:gd name="T141" fmla="*/ T140 w 6398"/>
                              <a:gd name="T142" fmla="+- 0 234 234"/>
                              <a:gd name="T143" fmla="*/ 234 h 286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</a:cxnLst>
                            <a:rect l="0" t="0" r="r" b="b"/>
                            <a:pathLst>
                              <a:path w="6398" h="2865">
                                <a:moveTo>
                                  <a:pt x="709" y="2865"/>
                                </a:moveTo>
                                <a:lnTo>
                                  <a:pt x="713" y="2865"/>
                                </a:lnTo>
                                <a:moveTo>
                                  <a:pt x="1419" y="2865"/>
                                </a:moveTo>
                                <a:lnTo>
                                  <a:pt x="1423" y="2865"/>
                                </a:lnTo>
                                <a:moveTo>
                                  <a:pt x="2130" y="2865"/>
                                </a:moveTo>
                                <a:lnTo>
                                  <a:pt x="2134" y="2865"/>
                                </a:lnTo>
                                <a:moveTo>
                                  <a:pt x="2841" y="2865"/>
                                </a:moveTo>
                                <a:lnTo>
                                  <a:pt x="2845" y="2865"/>
                                </a:lnTo>
                                <a:moveTo>
                                  <a:pt x="3552" y="2865"/>
                                </a:moveTo>
                                <a:lnTo>
                                  <a:pt x="3556" y="2865"/>
                                </a:lnTo>
                                <a:moveTo>
                                  <a:pt x="4262" y="2865"/>
                                </a:moveTo>
                                <a:lnTo>
                                  <a:pt x="4266" y="2865"/>
                                </a:lnTo>
                                <a:moveTo>
                                  <a:pt x="4973" y="2865"/>
                                </a:moveTo>
                                <a:lnTo>
                                  <a:pt x="4977" y="2865"/>
                                </a:lnTo>
                                <a:moveTo>
                                  <a:pt x="5683" y="2865"/>
                                </a:moveTo>
                                <a:lnTo>
                                  <a:pt x="5687" y="2865"/>
                                </a:lnTo>
                                <a:moveTo>
                                  <a:pt x="6394" y="2865"/>
                                </a:moveTo>
                                <a:lnTo>
                                  <a:pt x="6398" y="2865"/>
                                </a:lnTo>
                                <a:moveTo>
                                  <a:pt x="0" y="0"/>
                                </a:moveTo>
                                <a:lnTo>
                                  <a:pt x="709" y="0"/>
                                </a:lnTo>
                                <a:moveTo>
                                  <a:pt x="0" y="0"/>
                                </a:moveTo>
                                <a:lnTo>
                                  <a:pt x="1419" y="0"/>
                                </a:lnTo>
                                <a:moveTo>
                                  <a:pt x="0" y="0"/>
                                </a:moveTo>
                                <a:lnTo>
                                  <a:pt x="2130" y="0"/>
                                </a:lnTo>
                                <a:moveTo>
                                  <a:pt x="2841" y="0"/>
                                </a:moveTo>
                                <a:lnTo>
                                  <a:pt x="2845" y="0"/>
                                </a:lnTo>
                                <a:moveTo>
                                  <a:pt x="3552" y="0"/>
                                </a:moveTo>
                                <a:lnTo>
                                  <a:pt x="3556" y="0"/>
                                </a:lnTo>
                                <a:moveTo>
                                  <a:pt x="4262" y="0"/>
                                </a:moveTo>
                                <a:lnTo>
                                  <a:pt x="4266" y="0"/>
                                </a:lnTo>
                                <a:moveTo>
                                  <a:pt x="4973" y="0"/>
                                </a:moveTo>
                                <a:lnTo>
                                  <a:pt x="4977" y="0"/>
                                </a:lnTo>
                                <a:moveTo>
                                  <a:pt x="5683" y="0"/>
                                </a:moveTo>
                                <a:lnTo>
                                  <a:pt x="5687" y="0"/>
                                </a:lnTo>
                                <a:moveTo>
                                  <a:pt x="6394" y="0"/>
                                </a:moveTo>
                                <a:lnTo>
                                  <a:pt x="6398" y="0"/>
                                </a:lnTo>
                              </a:path>
                            </a:pathLst>
                          </a:custGeom>
                          <a:noFill/>
                          <a:ln w="46407">
                            <a:solidFill>
                              <a:srgbClr val="25252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86" name="Line 916"/>
                        <wps:cNvCnPr/>
                        <wps:spPr bwMode="auto">
                          <a:xfrm>
                            <a:off x="2294" y="196"/>
                            <a:ext cx="0" cy="2939"/>
                          </a:xfrm>
                          <a:prstGeom prst="line">
                            <a:avLst/>
                          </a:prstGeom>
                          <a:noFill/>
                          <a:ln w="2457">
                            <a:solidFill>
                              <a:srgbClr val="25252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87" name="Line 915"/>
                        <wps:cNvCnPr/>
                        <wps:spPr bwMode="auto">
                          <a:xfrm>
                            <a:off x="9401" y="196"/>
                            <a:ext cx="0" cy="2939"/>
                          </a:xfrm>
                          <a:prstGeom prst="line">
                            <a:avLst/>
                          </a:prstGeom>
                          <a:noFill/>
                          <a:ln w="2456">
                            <a:solidFill>
                              <a:srgbClr val="25252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88" name="Line 914"/>
                        <wps:cNvCnPr/>
                        <wps:spPr bwMode="auto">
                          <a:xfrm>
                            <a:off x="2294" y="3135"/>
                            <a:ext cx="73" cy="0"/>
                          </a:xfrm>
                          <a:prstGeom prst="line">
                            <a:avLst/>
                          </a:prstGeom>
                          <a:noFill/>
                          <a:ln w="2456">
                            <a:solidFill>
                              <a:srgbClr val="25252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89" name="Line 913"/>
                        <wps:cNvCnPr/>
                        <wps:spPr bwMode="auto">
                          <a:xfrm>
                            <a:off x="2294" y="2841"/>
                            <a:ext cx="73" cy="0"/>
                          </a:xfrm>
                          <a:prstGeom prst="line">
                            <a:avLst/>
                          </a:prstGeom>
                          <a:noFill/>
                          <a:ln w="2457">
                            <a:solidFill>
                              <a:srgbClr val="25252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90" name="Line 912"/>
                        <wps:cNvCnPr/>
                        <wps:spPr bwMode="auto">
                          <a:xfrm>
                            <a:off x="2294" y="2548"/>
                            <a:ext cx="73" cy="0"/>
                          </a:xfrm>
                          <a:prstGeom prst="line">
                            <a:avLst/>
                          </a:prstGeom>
                          <a:noFill/>
                          <a:ln w="2729">
                            <a:solidFill>
                              <a:srgbClr val="25252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91" name="Line 911"/>
                        <wps:cNvCnPr/>
                        <wps:spPr bwMode="auto">
                          <a:xfrm>
                            <a:off x="2294" y="2254"/>
                            <a:ext cx="73" cy="0"/>
                          </a:xfrm>
                          <a:prstGeom prst="line">
                            <a:avLst/>
                          </a:prstGeom>
                          <a:noFill/>
                          <a:ln w="2456">
                            <a:solidFill>
                              <a:srgbClr val="25252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92" name="AutoShape 910"/>
                        <wps:cNvSpPr>
                          <a:spLocks/>
                        </wps:cNvSpPr>
                        <wps:spPr bwMode="auto">
                          <a:xfrm>
                            <a:off x="2294" y="1666"/>
                            <a:ext cx="74" cy="294"/>
                          </a:xfrm>
                          <a:custGeom>
                            <a:avLst/>
                            <a:gdLst>
                              <a:gd name="T0" fmla="+- 0 2294 2294"/>
                              <a:gd name="T1" fmla="*/ T0 w 74"/>
                              <a:gd name="T2" fmla="+- 0 1960 1666"/>
                              <a:gd name="T3" fmla="*/ 1960 h 294"/>
                              <a:gd name="T4" fmla="+- 0 2367 2294"/>
                              <a:gd name="T5" fmla="*/ T4 w 74"/>
                              <a:gd name="T6" fmla="+- 0 1960 1666"/>
                              <a:gd name="T7" fmla="*/ 1960 h 294"/>
                              <a:gd name="T8" fmla="+- 0 2294 2294"/>
                              <a:gd name="T9" fmla="*/ T8 w 74"/>
                              <a:gd name="T10" fmla="+- 0 1666 1666"/>
                              <a:gd name="T11" fmla="*/ 1666 h 294"/>
                              <a:gd name="T12" fmla="+- 0 2367 2294"/>
                              <a:gd name="T13" fmla="*/ T12 w 74"/>
                              <a:gd name="T14" fmla="+- 0 1666 1666"/>
                              <a:gd name="T15" fmla="*/ 1666 h 29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74" h="294">
                                <a:moveTo>
                                  <a:pt x="0" y="294"/>
                                </a:moveTo>
                                <a:lnTo>
                                  <a:pt x="73" y="294"/>
                                </a:lnTo>
                                <a:moveTo>
                                  <a:pt x="0" y="0"/>
                                </a:moveTo>
                                <a:lnTo>
                                  <a:pt x="73" y="0"/>
                                </a:lnTo>
                              </a:path>
                            </a:pathLst>
                          </a:custGeom>
                          <a:noFill/>
                          <a:ln w="2457">
                            <a:solidFill>
                              <a:srgbClr val="25252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93" name="AutoShape 909"/>
                        <wps:cNvSpPr>
                          <a:spLocks/>
                        </wps:cNvSpPr>
                        <wps:spPr bwMode="auto">
                          <a:xfrm>
                            <a:off x="2294" y="198"/>
                            <a:ext cx="7107" cy="2938"/>
                          </a:xfrm>
                          <a:custGeom>
                            <a:avLst/>
                            <a:gdLst>
                              <a:gd name="T0" fmla="+- 0 2294 2294"/>
                              <a:gd name="T1" fmla="*/ T0 w 7107"/>
                              <a:gd name="T2" fmla="+- 0 1372 198"/>
                              <a:gd name="T3" fmla="*/ 1372 h 2938"/>
                              <a:gd name="T4" fmla="+- 0 2367 2294"/>
                              <a:gd name="T5" fmla="*/ T4 w 7107"/>
                              <a:gd name="T6" fmla="+- 0 1372 198"/>
                              <a:gd name="T7" fmla="*/ 1372 h 2938"/>
                              <a:gd name="T8" fmla="+- 0 2294 2294"/>
                              <a:gd name="T9" fmla="*/ T8 w 7107"/>
                              <a:gd name="T10" fmla="+- 0 198 198"/>
                              <a:gd name="T11" fmla="*/ 198 h 2938"/>
                              <a:gd name="T12" fmla="+- 0 2367 2294"/>
                              <a:gd name="T13" fmla="*/ T12 w 7107"/>
                              <a:gd name="T14" fmla="+- 0 198 198"/>
                              <a:gd name="T15" fmla="*/ 198 h 2938"/>
                              <a:gd name="T16" fmla="+- 0 9328 2294"/>
                              <a:gd name="T17" fmla="*/ T16 w 7107"/>
                              <a:gd name="T18" fmla="+- 0 3135 198"/>
                              <a:gd name="T19" fmla="*/ 3135 h 2938"/>
                              <a:gd name="T20" fmla="+- 0 9401 2294"/>
                              <a:gd name="T21" fmla="*/ T20 w 7107"/>
                              <a:gd name="T22" fmla="+- 0 3135 198"/>
                              <a:gd name="T23" fmla="*/ 3135 h 293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7107" h="2938">
                                <a:moveTo>
                                  <a:pt x="0" y="1174"/>
                                </a:moveTo>
                                <a:lnTo>
                                  <a:pt x="73" y="1174"/>
                                </a:lnTo>
                                <a:moveTo>
                                  <a:pt x="0" y="0"/>
                                </a:moveTo>
                                <a:lnTo>
                                  <a:pt x="73" y="0"/>
                                </a:lnTo>
                                <a:moveTo>
                                  <a:pt x="7034" y="2937"/>
                                </a:moveTo>
                                <a:lnTo>
                                  <a:pt x="7107" y="2937"/>
                                </a:lnTo>
                              </a:path>
                            </a:pathLst>
                          </a:custGeom>
                          <a:noFill/>
                          <a:ln w="2456">
                            <a:solidFill>
                              <a:srgbClr val="25252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94" name="Line 908"/>
                        <wps:cNvCnPr/>
                        <wps:spPr bwMode="auto">
                          <a:xfrm>
                            <a:off x="9328" y="2841"/>
                            <a:ext cx="73" cy="0"/>
                          </a:xfrm>
                          <a:prstGeom prst="line">
                            <a:avLst/>
                          </a:prstGeom>
                          <a:noFill/>
                          <a:ln w="2457">
                            <a:solidFill>
                              <a:srgbClr val="25252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95" name="Line 907"/>
                        <wps:cNvCnPr/>
                        <wps:spPr bwMode="auto">
                          <a:xfrm>
                            <a:off x="9328" y="2548"/>
                            <a:ext cx="73" cy="0"/>
                          </a:xfrm>
                          <a:prstGeom prst="line">
                            <a:avLst/>
                          </a:prstGeom>
                          <a:noFill/>
                          <a:ln w="2729">
                            <a:solidFill>
                              <a:srgbClr val="25252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96" name="Line 906"/>
                        <wps:cNvCnPr/>
                        <wps:spPr bwMode="auto">
                          <a:xfrm>
                            <a:off x="9328" y="2254"/>
                            <a:ext cx="73" cy="0"/>
                          </a:xfrm>
                          <a:prstGeom prst="line">
                            <a:avLst/>
                          </a:prstGeom>
                          <a:noFill/>
                          <a:ln w="2456">
                            <a:solidFill>
                              <a:srgbClr val="25252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97" name="AutoShape 905"/>
                        <wps:cNvSpPr>
                          <a:spLocks/>
                        </wps:cNvSpPr>
                        <wps:spPr bwMode="auto">
                          <a:xfrm>
                            <a:off x="9328" y="1666"/>
                            <a:ext cx="74" cy="294"/>
                          </a:xfrm>
                          <a:custGeom>
                            <a:avLst/>
                            <a:gdLst>
                              <a:gd name="T0" fmla="+- 0 9328 9328"/>
                              <a:gd name="T1" fmla="*/ T0 w 74"/>
                              <a:gd name="T2" fmla="+- 0 1960 1666"/>
                              <a:gd name="T3" fmla="*/ 1960 h 294"/>
                              <a:gd name="T4" fmla="+- 0 9401 9328"/>
                              <a:gd name="T5" fmla="*/ T4 w 74"/>
                              <a:gd name="T6" fmla="+- 0 1960 1666"/>
                              <a:gd name="T7" fmla="*/ 1960 h 294"/>
                              <a:gd name="T8" fmla="+- 0 9328 9328"/>
                              <a:gd name="T9" fmla="*/ T8 w 74"/>
                              <a:gd name="T10" fmla="+- 0 1666 1666"/>
                              <a:gd name="T11" fmla="*/ 1666 h 294"/>
                              <a:gd name="T12" fmla="+- 0 9401 9328"/>
                              <a:gd name="T13" fmla="*/ T12 w 74"/>
                              <a:gd name="T14" fmla="+- 0 1666 1666"/>
                              <a:gd name="T15" fmla="*/ 1666 h 29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74" h="294">
                                <a:moveTo>
                                  <a:pt x="0" y="294"/>
                                </a:moveTo>
                                <a:lnTo>
                                  <a:pt x="73" y="294"/>
                                </a:lnTo>
                                <a:moveTo>
                                  <a:pt x="0" y="0"/>
                                </a:moveTo>
                                <a:lnTo>
                                  <a:pt x="73" y="0"/>
                                </a:lnTo>
                              </a:path>
                            </a:pathLst>
                          </a:custGeom>
                          <a:noFill/>
                          <a:ln w="2457">
                            <a:solidFill>
                              <a:srgbClr val="25252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98" name="AutoShape 904"/>
                        <wps:cNvSpPr>
                          <a:spLocks/>
                        </wps:cNvSpPr>
                        <wps:spPr bwMode="auto">
                          <a:xfrm>
                            <a:off x="9328" y="1079"/>
                            <a:ext cx="74" cy="294"/>
                          </a:xfrm>
                          <a:custGeom>
                            <a:avLst/>
                            <a:gdLst>
                              <a:gd name="T0" fmla="+- 0 9328 9328"/>
                              <a:gd name="T1" fmla="*/ T0 w 74"/>
                              <a:gd name="T2" fmla="+- 0 1372 1079"/>
                              <a:gd name="T3" fmla="*/ 1372 h 294"/>
                              <a:gd name="T4" fmla="+- 0 9401 9328"/>
                              <a:gd name="T5" fmla="*/ T4 w 74"/>
                              <a:gd name="T6" fmla="+- 0 1372 1079"/>
                              <a:gd name="T7" fmla="*/ 1372 h 294"/>
                              <a:gd name="T8" fmla="+- 0 9328 9328"/>
                              <a:gd name="T9" fmla="*/ T8 w 74"/>
                              <a:gd name="T10" fmla="+- 0 1079 1079"/>
                              <a:gd name="T11" fmla="*/ 1079 h 294"/>
                              <a:gd name="T12" fmla="+- 0 9401 9328"/>
                              <a:gd name="T13" fmla="*/ T12 w 74"/>
                              <a:gd name="T14" fmla="+- 0 1079 1079"/>
                              <a:gd name="T15" fmla="*/ 1079 h 29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74" h="294">
                                <a:moveTo>
                                  <a:pt x="0" y="293"/>
                                </a:moveTo>
                                <a:lnTo>
                                  <a:pt x="73" y="293"/>
                                </a:lnTo>
                                <a:moveTo>
                                  <a:pt x="0" y="0"/>
                                </a:moveTo>
                                <a:lnTo>
                                  <a:pt x="73" y="0"/>
                                </a:lnTo>
                              </a:path>
                            </a:pathLst>
                          </a:custGeom>
                          <a:noFill/>
                          <a:ln w="2456">
                            <a:solidFill>
                              <a:srgbClr val="25252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99" name="AutoShape 903"/>
                        <wps:cNvSpPr>
                          <a:spLocks/>
                        </wps:cNvSpPr>
                        <wps:spPr bwMode="auto">
                          <a:xfrm>
                            <a:off x="9328" y="492"/>
                            <a:ext cx="74" cy="294"/>
                          </a:xfrm>
                          <a:custGeom>
                            <a:avLst/>
                            <a:gdLst>
                              <a:gd name="T0" fmla="+- 0 9328 9328"/>
                              <a:gd name="T1" fmla="*/ T0 w 74"/>
                              <a:gd name="T2" fmla="+- 0 785 492"/>
                              <a:gd name="T3" fmla="*/ 785 h 294"/>
                              <a:gd name="T4" fmla="+- 0 9401 9328"/>
                              <a:gd name="T5" fmla="*/ T4 w 74"/>
                              <a:gd name="T6" fmla="+- 0 785 492"/>
                              <a:gd name="T7" fmla="*/ 785 h 294"/>
                              <a:gd name="T8" fmla="+- 0 9328 9328"/>
                              <a:gd name="T9" fmla="*/ T8 w 74"/>
                              <a:gd name="T10" fmla="+- 0 492 492"/>
                              <a:gd name="T11" fmla="*/ 492 h 294"/>
                              <a:gd name="T12" fmla="+- 0 9401 9328"/>
                              <a:gd name="T13" fmla="*/ T12 w 74"/>
                              <a:gd name="T14" fmla="+- 0 492 492"/>
                              <a:gd name="T15" fmla="*/ 492 h 29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74" h="294">
                                <a:moveTo>
                                  <a:pt x="0" y="293"/>
                                </a:moveTo>
                                <a:lnTo>
                                  <a:pt x="73" y="293"/>
                                </a:lnTo>
                                <a:moveTo>
                                  <a:pt x="0" y="0"/>
                                </a:moveTo>
                                <a:lnTo>
                                  <a:pt x="73" y="0"/>
                                </a:lnTo>
                              </a:path>
                            </a:pathLst>
                          </a:custGeom>
                          <a:noFill/>
                          <a:ln w="2457">
                            <a:solidFill>
                              <a:srgbClr val="25252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00" name="Line 902"/>
                        <wps:cNvCnPr/>
                        <wps:spPr bwMode="auto">
                          <a:xfrm>
                            <a:off x="9328" y="198"/>
                            <a:ext cx="73" cy="0"/>
                          </a:xfrm>
                          <a:prstGeom prst="line">
                            <a:avLst/>
                          </a:prstGeom>
                          <a:noFill/>
                          <a:ln w="2456">
                            <a:solidFill>
                              <a:srgbClr val="25252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01" name="Freeform 901"/>
                        <wps:cNvSpPr>
                          <a:spLocks/>
                        </wps:cNvSpPr>
                        <wps:spPr bwMode="auto">
                          <a:xfrm>
                            <a:off x="2294" y="1521"/>
                            <a:ext cx="7107" cy="1614"/>
                          </a:xfrm>
                          <a:custGeom>
                            <a:avLst/>
                            <a:gdLst>
                              <a:gd name="T0" fmla="+- 0 2294 2294"/>
                              <a:gd name="T1" fmla="*/ T0 w 7107"/>
                              <a:gd name="T2" fmla="+- 0 3135 1521"/>
                              <a:gd name="T3" fmla="*/ 3135 h 1614"/>
                              <a:gd name="T4" fmla="+- 0 2649 2294"/>
                              <a:gd name="T5" fmla="*/ T4 w 7107"/>
                              <a:gd name="T6" fmla="+- 0 1645 1521"/>
                              <a:gd name="T7" fmla="*/ 1645 h 1614"/>
                              <a:gd name="T8" fmla="+- 0 3005 2294"/>
                              <a:gd name="T9" fmla="*/ T8 w 7107"/>
                              <a:gd name="T10" fmla="+- 0 1567 1521"/>
                              <a:gd name="T11" fmla="*/ 1567 h 1614"/>
                              <a:gd name="T12" fmla="+- 0 3360 2294"/>
                              <a:gd name="T13" fmla="*/ T12 w 7107"/>
                              <a:gd name="T14" fmla="+- 0 1551 1521"/>
                              <a:gd name="T15" fmla="*/ 1551 h 1614"/>
                              <a:gd name="T16" fmla="+- 0 3716 2294"/>
                              <a:gd name="T17" fmla="*/ T16 w 7107"/>
                              <a:gd name="T18" fmla="+- 0 1532 1521"/>
                              <a:gd name="T19" fmla="*/ 1532 h 1614"/>
                              <a:gd name="T20" fmla="+- 0 4071 2294"/>
                              <a:gd name="T21" fmla="*/ T20 w 7107"/>
                              <a:gd name="T22" fmla="+- 0 1528 1521"/>
                              <a:gd name="T23" fmla="*/ 1528 h 1614"/>
                              <a:gd name="T24" fmla="+- 0 4426 2294"/>
                              <a:gd name="T25" fmla="*/ T24 w 7107"/>
                              <a:gd name="T26" fmla="+- 0 1545 1521"/>
                              <a:gd name="T27" fmla="*/ 1545 h 1614"/>
                              <a:gd name="T28" fmla="+- 0 4781 2294"/>
                              <a:gd name="T29" fmla="*/ T28 w 7107"/>
                              <a:gd name="T30" fmla="+- 0 1533 1521"/>
                              <a:gd name="T31" fmla="*/ 1533 h 1614"/>
                              <a:gd name="T32" fmla="+- 0 5137 2294"/>
                              <a:gd name="T33" fmla="*/ T32 w 7107"/>
                              <a:gd name="T34" fmla="+- 0 1533 1521"/>
                              <a:gd name="T35" fmla="*/ 1533 h 1614"/>
                              <a:gd name="T36" fmla="+- 0 5492 2294"/>
                              <a:gd name="T37" fmla="*/ T36 w 7107"/>
                              <a:gd name="T38" fmla="+- 0 1530 1521"/>
                              <a:gd name="T39" fmla="*/ 1530 h 1614"/>
                              <a:gd name="T40" fmla="+- 0 5847 2294"/>
                              <a:gd name="T41" fmla="*/ T40 w 7107"/>
                              <a:gd name="T42" fmla="+- 0 1533 1521"/>
                              <a:gd name="T43" fmla="*/ 1533 h 1614"/>
                              <a:gd name="T44" fmla="+- 0 6203 2294"/>
                              <a:gd name="T45" fmla="*/ T44 w 7107"/>
                              <a:gd name="T46" fmla="+- 0 1531 1521"/>
                              <a:gd name="T47" fmla="*/ 1531 h 1614"/>
                              <a:gd name="T48" fmla="+- 0 6558 2294"/>
                              <a:gd name="T49" fmla="*/ T48 w 7107"/>
                              <a:gd name="T50" fmla="+- 0 1526 1521"/>
                              <a:gd name="T51" fmla="*/ 1526 h 1614"/>
                              <a:gd name="T52" fmla="+- 0 6914 2294"/>
                              <a:gd name="T53" fmla="*/ T52 w 7107"/>
                              <a:gd name="T54" fmla="+- 0 1526 1521"/>
                              <a:gd name="T55" fmla="*/ 1526 h 1614"/>
                              <a:gd name="T56" fmla="+- 0 7269 2294"/>
                              <a:gd name="T57" fmla="*/ T56 w 7107"/>
                              <a:gd name="T58" fmla="+- 0 1526 1521"/>
                              <a:gd name="T59" fmla="*/ 1526 h 1614"/>
                              <a:gd name="T60" fmla="+- 0 7624 2294"/>
                              <a:gd name="T61" fmla="*/ T60 w 7107"/>
                              <a:gd name="T62" fmla="+- 0 1521 1521"/>
                              <a:gd name="T63" fmla="*/ 1521 h 1614"/>
                              <a:gd name="T64" fmla="+- 0 7980 2294"/>
                              <a:gd name="T65" fmla="*/ T64 w 7107"/>
                              <a:gd name="T66" fmla="+- 0 1529 1521"/>
                              <a:gd name="T67" fmla="*/ 1529 h 1614"/>
                              <a:gd name="T68" fmla="+- 0 8335 2294"/>
                              <a:gd name="T69" fmla="*/ T68 w 7107"/>
                              <a:gd name="T70" fmla="+- 0 1532 1521"/>
                              <a:gd name="T71" fmla="*/ 1532 h 1614"/>
                              <a:gd name="T72" fmla="+- 0 8690 2294"/>
                              <a:gd name="T73" fmla="*/ T72 w 7107"/>
                              <a:gd name="T74" fmla="+- 0 1525 1521"/>
                              <a:gd name="T75" fmla="*/ 1525 h 1614"/>
                              <a:gd name="T76" fmla="+- 0 9046 2294"/>
                              <a:gd name="T77" fmla="*/ T76 w 7107"/>
                              <a:gd name="T78" fmla="+- 0 1522 1521"/>
                              <a:gd name="T79" fmla="*/ 1522 h 1614"/>
                              <a:gd name="T80" fmla="+- 0 9401 2294"/>
                              <a:gd name="T81" fmla="*/ T80 w 7107"/>
                              <a:gd name="T82" fmla="+- 0 1530 1521"/>
                              <a:gd name="T83" fmla="*/ 1530 h 161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7107" h="1614">
                                <a:moveTo>
                                  <a:pt x="0" y="1614"/>
                                </a:moveTo>
                                <a:lnTo>
                                  <a:pt x="355" y="124"/>
                                </a:lnTo>
                                <a:lnTo>
                                  <a:pt x="711" y="46"/>
                                </a:lnTo>
                                <a:lnTo>
                                  <a:pt x="1066" y="30"/>
                                </a:lnTo>
                                <a:lnTo>
                                  <a:pt x="1422" y="11"/>
                                </a:lnTo>
                                <a:lnTo>
                                  <a:pt x="1777" y="7"/>
                                </a:lnTo>
                                <a:lnTo>
                                  <a:pt x="2132" y="24"/>
                                </a:lnTo>
                                <a:lnTo>
                                  <a:pt x="2487" y="12"/>
                                </a:lnTo>
                                <a:lnTo>
                                  <a:pt x="2843" y="12"/>
                                </a:lnTo>
                                <a:lnTo>
                                  <a:pt x="3198" y="9"/>
                                </a:lnTo>
                                <a:lnTo>
                                  <a:pt x="3553" y="12"/>
                                </a:lnTo>
                                <a:lnTo>
                                  <a:pt x="3909" y="10"/>
                                </a:lnTo>
                                <a:lnTo>
                                  <a:pt x="4264" y="5"/>
                                </a:lnTo>
                                <a:lnTo>
                                  <a:pt x="4620" y="5"/>
                                </a:lnTo>
                                <a:lnTo>
                                  <a:pt x="4975" y="5"/>
                                </a:lnTo>
                                <a:lnTo>
                                  <a:pt x="5330" y="0"/>
                                </a:lnTo>
                                <a:lnTo>
                                  <a:pt x="5686" y="8"/>
                                </a:lnTo>
                                <a:lnTo>
                                  <a:pt x="6041" y="11"/>
                                </a:lnTo>
                                <a:lnTo>
                                  <a:pt x="6396" y="4"/>
                                </a:lnTo>
                                <a:lnTo>
                                  <a:pt x="6752" y="1"/>
                                </a:lnTo>
                                <a:lnTo>
                                  <a:pt x="7107" y="9"/>
                                </a:lnTo>
                              </a:path>
                            </a:pathLst>
                          </a:custGeom>
                          <a:noFill/>
                          <a:ln w="14833">
                            <a:solidFill>
                              <a:srgbClr val="FF0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02" name="AutoShape 900"/>
                        <wps:cNvSpPr>
                          <a:spLocks/>
                        </wps:cNvSpPr>
                        <wps:spPr bwMode="auto">
                          <a:xfrm>
                            <a:off x="14556" y="-62263"/>
                            <a:ext cx="272928" cy="64777"/>
                          </a:xfrm>
                          <a:custGeom>
                            <a:avLst/>
                            <a:gdLst>
                              <a:gd name="T0" fmla="+- 0 2343 14556"/>
                              <a:gd name="T1" fmla="*/ T0 w 272928"/>
                              <a:gd name="T2" fmla="+- 0 3183 -62263"/>
                              <a:gd name="T3" fmla="*/ 3183 h 64777"/>
                              <a:gd name="T4" fmla="+- 0 2251 14556"/>
                              <a:gd name="T5" fmla="*/ T4 w 272928"/>
                              <a:gd name="T6" fmla="+- 0 3092 -62263"/>
                              <a:gd name="T7" fmla="*/ 3092 h 64777"/>
                              <a:gd name="T8" fmla="+- 0 2602 14556"/>
                              <a:gd name="T9" fmla="*/ T8 w 272928"/>
                              <a:gd name="T10" fmla="+- 0 1689 -62263"/>
                              <a:gd name="T11" fmla="*/ 1689 h 64777"/>
                              <a:gd name="T12" fmla="+- 0 2693 14556"/>
                              <a:gd name="T13" fmla="*/ T12 w 272928"/>
                              <a:gd name="T14" fmla="+- 0 1598 -62263"/>
                              <a:gd name="T15" fmla="*/ 1598 h 64777"/>
                              <a:gd name="T16" fmla="+- 0 2602 14556"/>
                              <a:gd name="T17" fmla="*/ T16 w 272928"/>
                              <a:gd name="T18" fmla="+- 0 1689 -62263"/>
                              <a:gd name="T19" fmla="*/ 1689 h 64777"/>
                              <a:gd name="T20" fmla="+- 0 3049 14556"/>
                              <a:gd name="T21" fmla="*/ T20 w 272928"/>
                              <a:gd name="T22" fmla="+- 0 1613 -62263"/>
                              <a:gd name="T23" fmla="*/ 1613 h 64777"/>
                              <a:gd name="T24" fmla="+- 0 2958 14556"/>
                              <a:gd name="T25" fmla="*/ T24 w 272928"/>
                              <a:gd name="T26" fmla="+- 0 1521 -62263"/>
                              <a:gd name="T27" fmla="*/ 1521 h 64777"/>
                              <a:gd name="T28" fmla="+- 0 3314 14556"/>
                              <a:gd name="T29" fmla="*/ T28 w 272928"/>
                              <a:gd name="T30" fmla="+- 0 1595 -62263"/>
                              <a:gd name="T31" fmla="*/ 1595 h 64777"/>
                              <a:gd name="T32" fmla="+- 0 3405 14556"/>
                              <a:gd name="T33" fmla="*/ T32 w 272928"/>
                              <a:gd name="T34" fmla="+- 0 1504 -62263"/>
                              <a:gd name="T35" fmla="*/ 1504 h 64777"/>
                              <a:gd name="T36" fmla="+- 0 3314 14556"/>
                              <a:gd name="T37" fmla="*/ T36 w 272928"/>
                              <a:gd name="T38" fmla="+- 0 1595 -62263"/>
                              <a:gd name="T39" fmla="*/ 1595 h 64777"/>
                              <a:gd name="T40" fmla="+- 0 3762 14556"/>
                              <a:gd name="T41" fmla="*/ T40 w 272928"/>
                              <a:gd name="T42" fmla="+- 0 1578 -62263"/>
                              <a:gd name="T43" fmla="*/ 1578 h 64777"/>
                              <a:gd name="T44" fmla="+- 0 3670 14556"/>
                              <a:gd name="T45" fmla="*/ T44 w 272928"/>
                              <a:gd name="T46" fmla="+- 0 1487 -62263"/>
                              <a:gd name="T47" fmla="*/ 1487 h 64777"/>
                              <a:gd name="T48" fmla="+- 0 4027 14556"/>
                              <a:gd name="T49" fmla="*/ T48 w 272928"/>
                              <a:gd name="T50" fmla="+- 0 1572 -62263"/>
                              <a:gd name="T51" fmla="*/ 1572 h 64777"/>
                              <a:gd name="T52" fmla="+- 0 4118 14556"/>
                              <a:gd name="T53" fmla="*/ T52 w 272928"/>
                              <a:gd name="T54" fmla="+- 0 1481 -62263"/>
                              <a:gd name="T55" fmla="*/ 1481 h 64777"/>
                              <a:gd name="T56" fmla="+- 0 4027 14556"/>
                              <a:gd name="T57" fmla="*/ T56 w 272928"/>
                              <a:gd name="T58" fmla="+- 0 1572 -62263"/>
                              <a:gd name="T59" fmla="*/ 1572 h 64777"/>
                              <a:gd name="T60" fmla="+- 0 4474 14556"/>
                              <a:gd name="T61" fmla="*/ T60 w 272928"/>
                              <a:gd name="T62" fmla="+- 0 1589 -62263"/>
                              <a:gd name="T63" fmla="*/ 1589 h 64777"/>
                              <a:gd name="T64" fmla="+- 0 4383 14556"/>
                              <a:gd name="T65" fmla="*/ T64 w 272928"/>
                              <a:gd name="T66" fmla="+- 0 1498 -62263"/>
                              <a:gd name="T67" fmla="*/ 1498 h 64777"/>
                              <a:gd name="T68" fmla="+- 0 4733 14556"/>
                              <a:gd name="T69" fmla="*/ T68 w 272928"/>
                              <a:gd name="T70" fmla="+- 0 1578 -62263"/>
                              <a:gd name="T71" fmla="*/ 1578 h 64777"/>
                              <a:gd name="T72" fmla="+- 0 4824 14556"/>
                              <a:gd name="T73" fmla="*/ T72 w 272928"/>
                              <a:gd name="T74" fmla="+- 0 1487 -62263"/>
                              <a:gd name="T75" fmla="*/ 1487 h 64777"/>
                              <a:gd name="T76" fmla="+- 0 4733 14556"/>
                              <a:gd name="T77" fmla="*/ T76 w 272928"/>
                              <a:gd name="T78" fmla="+- 0 1578 -62263"/>
                              <a:gd name="T79" fmla="*/ 1578 h 64777"/>
                              <a:gd name="T80" fmla="+- 0 5181 14556"/>
                              <a:gd name="T81" fmla="*/ T80 w 272928"/>
                              <a:gd name="T82" fmla="+- 0 1578 -62263"/>
                              <a:gd name="T83" fmla="*/ 1578 h 64777"/>
                              <a:gd name="T84" fmla="+- 0 5090 14556"/>
                              <a:gd name="T85" fmla="*/ T84 w 272928"/>
                              <a:gd name="T86" fmla="+- 0 1487 -62263"/>
                              <a:gd name="T87" fmla="*/ 1487 h 64777"/>
                              <a:gd name="T88" fmla="+- 0 5446 14556"/>
                              <a:gd name="T89" fmla="*/ T88 w 272928"/>
                              <a:gd name="T90" fmla="+- 0 1578 -62263"/>
                              <a:gd name="T91" fmla="*/ 1578 h 64777"/>
                              <a:gd name="T92" fmla="+- 0 5537 14556"/>
                              <a:gd name="T93" fmla="*/ T92 w 272928"/>
                              <a:gd name="T94" fmla="+- 0 1487 -62263"/>
                              <a:gd name="T95" fmla="*/ 1487 h 64777"/>
                              <a:gd name="T96" fmla="+- 0 5446 14556"/>
                              <a:gd name="T97" fmla="*/ T96 w 272928"/>
                              <a:gd name="T98" fmla="+- 0 1578 -62263"/>
                              <a:gd name="T99" fmla="*/ 1578 h 64777"/>
                              <a:gd name="T100" fmla="+- 0 5893 14556"/>
                              <a:gd name="T101" fmla="*/ T100 w 272928"/>
                              <a:gd name="T102" fmla="+- 0 1578 -62263"/>
                              <a:gd name="T103" fmla="*/ 1578 h 64777"/>
                              <a:gd name="T104" fmla="+- 0 5802 14556"/>
                              <a:gd name="T105" fmla="*/ T104 w 272928"/>
                              <a:gd name="T106" fmla="+- 0 1487 -62263"/>
                              <a:gd name="T107" fmla="*/ 1487 h 64777"/>
                              <a:gd name="T108" fmla="+- 0 6158 14556"/>
                              <a:gd name="T109" fmla="*/ T108 w 272928"/>
                              <a:gd name="T110" fmla="+- 0 1578 -62263"/>
                              <a:gd name="T111" fmla="*/ 1578 h 64777"/>
                              <a:gd name="T112" fmla="+- 0 6249 14556"/>
                              <a:gd name="T113" fmla="*/ T112 w 272928"/>
                              <a:gd name="T114" fmla="+- 0 1487 -62263"/>
                              <a:gd name="T115" fmla="*/ 1487 h 64777"/>
                              <a:gd name="T116" fmla="+- 0 6158 14556"/>
                              <a:gd name="T117" fmla="*/ T116 w 272928"/>
                              <a:gd name="T118" fmla="+- 0 1578 -62263"/>
                              <a:gd name="T119" fmla="*/ 1578 h 64777"/>
                              <a:gd name="T120" fmla="+- 0 6605 14556"/>
                              <a:gd name="T121" fmla="*/ T120 w 272928"/>
                              <a:gd name="T122" fmla="+- 0 1572 -62263"/>
                              <a:gd name="T123" fmla="*/ 1572 h 64777"/>
                              <a:gd name="T124" fmla="+- 0 6514 14556"/>
                              <a:gd name="T125" fmla="*/ T124 w 272928"/>
                              <a:gd name="T126" fmla="+- 0 1481 -62263"/>
                              <a:gd name="T127" fmla="*/ 1481 h 64777"/>
                              <a:gd name="T128" fmla="+- 0 6871 14556"/>
                              <a:gd name="T129" fmla="*/ T128 w 272928"/>
                              <a:gd name="T130" fmla="+- 0 1572 -62263"/>
                              <a:gd name="T131" fmla="*/ 1572 h 64777"/>
                              <a:gd name="T132" fmla="+- 0 6962 14556"/>
                              <a:gd name="T133" fmla="*/ T132 w 272928"/>
                              <a:gd name="T134" fmla="+- 0 1481 -62263"/>
                              <a:gd name="T135" fmla="*/ 1481 h 64777"/>
                              <a:gd name="T136" fmla="+- 0 6871 14556"/>
                              <a:gd name="T137" fmla="*/ T136 w 272928"/>
                              <a:gd name="T138" fmla="+- 0 1572 -62263"/>
                              <a:gd name="T139" fmla="*/ 1572 h 64777"/>
                              <a:gd name="T140" fmla="+- 0 7312 14556"/>
                              <a:gd name="T141" fmla="*/ T140 w 272928"/>
                              <a:gd name="T142" fmla="+- 0 1572 -62263"/>
                              <a:gd name="T143" fmla="*/ 1572 h 64777"/>
                              <a:gd name="T144" fmla="+- 0 7221 14556"/>
                              <a:gd name="T145" fmla="*/ T144 w 272928"/>
                              <a:gd name="T146" fmla="+- 0 1481 -62263"/>
                              <a:gd name="T147" fmla="*/ 1481 h 64777"/>
                              <a:gd name="T148" fmla="+- 0 7577 14556"/>
                              <a:gd name="T149" fmla="*/ T148 w 272928"/>
                              <a:gd name="T150" fmla="+- 0 1566 -62263"/>
                              <a:gd name="T151" fmla="*/ 1566 h 64777"/>
                              <a:gd name="T152" fmla="+- 0 7668 14556"/>
                              <a:gd name="T153" fmla="*/ T152 w 272928"/>
                              <a:gd name="T154" fmla="+- 0 1475 -62263"/>
                              <a:gd name="T155" fmla="*/ 1475 h 64777"/>
                              <a:gd name="T156" fmla="+- 0 7577 14556"/>
                              <a:gd name="T157" fmla="*/ T156 w 272928"/>
                              <a:gd name="T158" fmla="+- 0 1566 -62263"/>
                              <a:gd name="T159" fmla="*/ 1566 h 64777"/>
                              <a:gd name="T160" fmla="+- 0 8024 14556"/>
                              <a:gd name="T161" fmla="*/ T160 w 272928"/>
                              <a:gd name="T162" fmla="+- 0 1572 -62263"/>
                              <a:gd name="T163" fmla="*/ 1572 h 64777"/>
                              <a:gd name="T164" fmla="+- 0 7933 14556"/>
                              <a:gd name="T165" fmla="*/ T164 w 272928"/>
                              <a:gd name="T166" fmla="+- 0 1481 -62263"/>
                              <a:gd name="T167" fmla="*/ 1481 h 64777"/>
                              <a:gd name="T168" fmla="+- 0 8290 14556"/>
                              <a:gd name="T169" fmla="*/ T168 w 272928"/>
                              <a:gd name="T170" fmla="+- 0 1578 -62263"/>
                              <a:gd name="T171" fmla="*/ 1578 h 64777"/>
                              <a:gd name="T172" fmla="+- 0 8381 14556"/>
                              <a:gd name="T173" fmla="*/ T172 w 272928"/>
                              <a:gd name="T174" fmla="+- 0 1487 -62263"/>
                              <a:gd name="T175" fmla="*/ 1487 h 64777"/>
                              <a:gd name="T176" fmla="+- 0 8290 14556"/>
                              <a:gd name="T177" fmla="*/ T176 w 272928"/>
                              <a:gd name="T178" fmla="+- 0 1578 -62263"/>
                              <a:gd name="T179" fmla="*/ 1578 h 64777"/>
                              <a:gd name="T180" fmla="+- 0 8737 14556"/>
                              <a:gd name="T181" fmla="*/ T180 w 272928"/>
                              <a:gd name="T182" fmla="+- 0 1572 -62263"/>
                              <a:gd name="T183" fmla="*/ 1572 h 64777"/>
                              <a:gd name="T184" fmla="+- 0 8646 14556"/>
                              <a:gd name="T185" fmla="*/ T184 w 272928"/>
                              <a:gd name="T186" fmla="+- 0 1481 -62263"/>
                              <a:gd name="T187" fmla="*/ 1481 h 64777"/>
                              <a:gd name="T188" fmla="+- 0 9002 14556"/>
                              <a:gd name="T189" fmla="*/ T188 w 272928"/>
                              <a:gd name="T190" fmla="+- 0 1566 -62263"/>
                              <a:gd name="T191" fmla="*/ 1566 h 64777"/>
                              <a:gd name="T192" fmla="+- 0 9093 14556"/>
                              <a:gd name="T193" fmla="*/ T192 w 272928"/>
                              <a:gd name="T194" fmla="+- 0 1475 -62263"/>
                              <a:gd name="T195" fmla="*/ 1475 h 64777"/>
                              <a:gd name="T196" fmla="+- 0 9002 14556"/>
                              <a:gd name="T197" fmla="*/ T196 w 272928"/>
                              <a:gd name="T198" fmla="+- 0 1566 -62263"/>
                              <a:gd name="T199" fmla="*/ 1566 h 64777"/>
                              <a:gd name="T200" fmla="+- 0 9449 14556"/>
                              <a:gd name="T201" fmla="*/ T200 w 272928"/>
                              <a:gd name="T202" fmla="+- 0 1578 -62263"/>
                              <a:gd name="T203" fmla="*/ 1578 h 64777"/>
                              <a:gd name="T204" fmla="+- 0 9358 14556"/>
                              <a:gd name="T205" fmla="*/ T204 w 272928"/>
                              <a:gd name="T206" fmla="+- 0 1487 -62263"/>
                              <a:gd name="T207" fmla="*/ 1487 h 6477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</a:cxnLst>
                            <a:rect l="0" t="0" r="r" b="b"/>
                            <a:pathLst>
                              <a:path w="272928" h="64777">
                                <a:moveTo>
                                  <a:pt x="-12305" y="65446"/>
                                </a:moveTo>
                                <a:lnTo>
                                  <a:pt x="-12213" y="65446"/>
                                </a:lnTo>
                                <a:lnTo>
                                  <a:pt x="-12213" y="65355"/>
                                </a:lnTo>
                                <a:lnTo>
                                  <a:pt x="-12305" y="65355"/>
                                </a:lnTo>
                                <a:lnTo>
                                  <a:pt x="-12305" y="65446"/>
                                </a:lnTo>
                                <a:close/>
                                <a:moveTo>
                                  <a:pt x="-11954" y="63952"/>
                                </a:moveTo>
                                <a:lnTo>
                                  <a:pt x="-11863" y="63952"/>
                                </a:lnTo>
                                <a:lnTo>
                                  <a:pt x="-11863" y="63861"/>
                                </a:lnTo>
                                <a:lnTo>
                                  <a:pt x="-11954" y="63861"/>
                                </a:lnTo>
                                <a:lnTo>
                                  <a:pt x="-11954" y="63952"/>
                                </a:lnTo>
                                <a:close/>
                                <a:moveTo>
                                  <a:pt x="-11598" y="63876"/>
                                </a:moveTo>
                                <a:lnTo>
                                  <a:pt x="-11507" y="63876"/>
                                </a:lnTo>
                                <a:lnTo>
                                  <a:pt x="-11507" y="63784"/>
                                </a:lnTo>
                                <a:lnTo>
                                  <a:pt x="-11598" y="63784"/>
                                </a:lnTo>
                                <a:lnTo>
                                  <a:pt x="-11598" y="63876"/>
                                </a:lnTo>
                                <a:close/>
                                <a:moveTo>
                                  <a:pt x="-11242" y="63858"/>
                                </a:moveTo>
                                <a:lnTo>
                                  <a:pt x="-11151" y="63858"/>
                                </a:lnTo>
                                <a:lnTo>
                                  <a:pt x="-11151" y="63767"/>
                                </a:lnTo>
                                <a:lnTo>
                                  <a:pt x="-11242" y="63767"/>
                                </a:lnTo>
                                <a:lnTo>
                                  <a:pt x="-11242" y="63858"/>
                                </a:lnTo>
                                <a:close/>
                                <a:moveTo>
                                  <a:pt x="-10886" y="63841"/>
                                </a:moveTo>
                                <a:lnTo>
                                  <a:pt x="-10794" y="63841"/>
                                </a:lnTo>
                                <a:lnTo>
                                  <a:pt x="-10794" y="63750"/>
                                </a:lnTo>
                                <a:lnTo>
                                  <a:pt x="-10886" y="63750"/>
                                </a:lnTo>
                                <a:lnTo>
                                  <a:pt x="-10886" y="63841"/>
                                </a:lnTo>
                                <a:close/>
                                <a:moveTo>
                                  <a:pt x="-10529" y="63835"/>
                                </a:moveTo>
                                <a:lnTo>
                                  <a:pt x="-10438" y="63835"/>
                                </a:lnTo>
                                <a:lnTo>
                                  <a:pt x="-10438" y="63744"/>
                                </a:lnTo>
                                <a:lnTo>
                                  <a:pt x="-10529" y="63744"/>
                                </a:lnTo>
                                <a:lnTo>
                                  <a:pt x="-10529" y="63835"/>
                                </a:lnTo>
                                <a:close/>
                                <a:moveTo>
                                  <a:pt x="-10173" y="63852"/>
                                </a:moveTo>
                                <a:lnTo>
                                  <a:pt x="-10082" y="63852"/>
                                </a:lnTo>
                                <a:lnTo>
                                  <a:pt x="-10082" y="63761"/>
                                </a:lnTo>
                                <a:lnTo>
                                  <a:pt x="-10173" y="63761"/>
                                </a:lnTo>
                                <a:lnTo>
                                  <a:pt x="-10173" y="63852"/>
                                </a:lnTo>
                                <a:close/>
                                <a:moveTo>
                                  <a:pt x="-9823" y="63841"/>
                                </a:moveTo>
                                <a:lnTo>
                                  <a:pt x="-9732" y="63841"/>
                                </a:lnTo>
                                <a:lnTo>
                                  <a:pt x="-9732" y="63750"/>
                                </a:lnTo>
                                <a:lnTo>
                                  <a:pt x="-9823" y="63750"/>
                                </a:lnTo>
                                <a:lnTo>
                                  <a:pt x="-9823" y="63841"/>
                                </a:lnTo>
                                <a:close/>
                                <a:moveTo>
                                  <a:pt x="-9466" y="63841"/>
                                </a:moveTo>
                                <a:lnTo>
                                  <a:pt x="-9375" y="63841"/>
                                </a:lnTo>
                                <a:lnTo>
                                  <a:pt x="-9375" y="63750"/>
                                </a:lnTo>
                                <a:lnTo>
                                  <a:pt x="-9466" y="63750"/>
                                </a:lnTo>
                                <a:lnTo>
                                  <a:pt x="-9466" y="63841"/>
                                </a:lnTo>
                                <a:close/>
                                <a:moveTo>
                                  <a:pt x="-9110" y="63841"/>
                                </a:moveTo>
                                <a:lnTo>
                                  <a:pt x="-9019" y="63841"/>
                                </a:lnTo>
                                <a:lnTo>
                                  <a:pt x="-9019" y="63750"/>
                                </a:lnTo>
                                <a:lnTo>
                                  <a:pt x="-9110" y="63750"/>
                                </a:lnTo>
                                <a:lnTo>
                                  <a:pt x="-9110" y="63841"/>
                                </a:lnTo>
                                <a:close/>
                                <a:moveTo>
                                  <a:pt x="-8754" y="63841"/>
                                </a:moveTo>
                                <a:lnTo>
                                  <a:pt x="-8663" y="63841"/>
                                </a:lnTo>
                                <a:lnTo>
                                  <a:pt x="-8663" y="63750"/>
                                </a:lnTo>
                                <a:lnTo>
                                  <a:pt x="-8754" y="63750"/>
                                </a:lnTo>
                                <a:lnTo>
                                  <a:pt x="-8754" y="63841"/>
                                </a:lnTo>
                                <a:close/>
                                <a:moveTo>
                                  <a:pt x="-8398" y="63841"/>
                                </a:moveTo>
                                <a:lnTo>
                                  <a:pt x="-8307" y="63841"/>
                                </a:lnTo>
                                <a:lnTo>
                                  <a:pt x="-8307" y="63750"/>
                                </a:lnTo>
                                <a:lnTo>
                                  <a:pt x="-8398" y="63750"/>
                                </a:lnTo>
                                <a:lnTo>
                                  <a:pt x="-8398" y="63841"/>
                                </a:lnTo>
                                <a:close/>
                                <a:moveTo>
                                  <a:pt x="-8042" y="63835"/>
                                </a:moveTo>
                                <a:lnTo>
                                  <a:pt x="-7951" y="63835"/>
                                </a:lnTo>
                                <a:lnTo>
                                  <a:pt x="-7951" y="63744"/>
                                </a:lnTo>
                                <a:lnTo>
                                  <a:pt x="-8042" y="63744"/>
                                </a:lnTo>
                                <a:lnTo>
                                  <a:pt x="-8042" y="63835"/>
                                </a:lnTo>
                                <a:close/>
                                <a:moveTo>
                                  <a:pt x="-7685" y="63835"/>
                                </a:moveTo>
                                <a:lnTo>
                                  <a:pt x="-7594" y="63835"/>
                                </a:lnTo>
                                <a:lnTo>
                                  <a:pt x="-7594" y="63744"/>
                                </a:lnTo>
                                <a:lnTo>
                                  <a:pt x="-7685" y="63744"/>
                                </a:lnTo>
                                <a:lnTo>
                                  <a:pt x="-7685" y="63835"/>
                                </a:lnTo>
                                <a:close/>
                                <a:moveTo>
                                  <a:pt x="-7335" y="63835"/>
                                </a:moveTo>
                                <a:lnTo>
                                  <a:pt x="-7244" y="63835"/>
                                </a:lnTo>
                                <a:lnTo>
                                  <a:pt x="-7244" y="63744"/>
                                </a:lnTo>
                                <a:lnTo>
                                  <a:pt x="-7335" y="63744"/>
                                </a:lnTo>
                                <a:lnTo>
                                  <a:pt x="-7335" y="63835"/>
                                </a:lnTo>
                                <a:close/>
                                <a:moveTo>
                                  <a:pt x="-6979" y="63829"/>
                                </a:moveTo>
                                <a:lnTo>
                                  <a:pt x="-6888" y="63829"/>
                                </a:lnTo>
                                <a:lnTo>
                                  <a:pt x="-6888" y="63738"/>
                                </a:lnTo>
                                <a:lnTo>
                                  <a:pt x="-6979" y="63738"/>
                                </a:lnTo>
                                <a:lnTo>
                                  <a:pt x="-6979" y="63829"/>
                                </a:lnTo>
                                <a:close/>
                                <a:moveTo>
                                  <a:pt x="-6623" y="63835"/>
                                </a:moveTo>
                                <a:lnTo>
                                  <a:pt x="-6532" y="63835"/>
                                </a:lnTo>
                                <a:lnTo>
                                  <a:pt x="-6532" y="63744"/>
                                </a:lnTo>
                                <a:lnTo>
                                  <a:pt x="-6623" y="63744"/>
                                </a:lnTo>
                                <a:lnTo>
                                  <a:pt x="-6623" y="63835"/>
                                </a:lnTo>
                                <a:close/>
                                <a:moveTo>
                                  <a:pt x="-6266" y="63841"/>
                                </a:moveTo>
                                <a:lnTo>
                                  <a:pt x="-6175" y="63841"/>
                                </a:lnTo>
                                <a:lnTo>
                                  <a:pt x="-6175" y="63750"/>
                                </a:lnTo>
                                <a:lnTo>
                                  <a:pt x="-6266" y="63750"/>
                                </a:lnTo>
                                <a:lnTo>
                                  <a:pt x="-6266" y="63841"/>
                                </a:lnTo>
                                <a:close/>
                                <a:moveTo>
                                  <a:pt x="-5910" y="63835"/>
                                </a:moveTo>
                                <a:lnTo>
                                  <a:pt x="-5819" y="63835"/>
                                </a:lnTo>
                                <a:lnTo>
                                  <a:pt x="-5819" y="63744"/>
                                </a:lnTo>
                                <a:lnTo>
                                  <a:pt x="-5910" y="63744"/>
                                </a:lnTo>
                                <a:lnTo>
                                  <a:pt x="-5910" y="63835"/>
                                </a:lnTo>
                                <a:close/>
                                <a:moveTo>
                                  <a:pt x="-5554" y="63829"/>
                                </a:moveTo>
                                <a:lnTo>
                                  <a:pt x="-5463" y="63829"/>
                                </a:lnTo>
                                <a:lnTo>
                                  <a:pt x="-5463" y="63738"/>
                                </a:lnTo>
                                <a:lnTo>
                                  <a:pt x="-5554" y="63738"/>
                                </a:lnTo>
                                <a:lnTo>
                                  <a:pt x="-5554" y="63829"/>
                                </a:lnTo>
                                <a:close/>
                                <a:moveTo>
                                  <a:pt x="-5198" y="63841"/>
                                </a:moveTo>
                                <a:lnTo>
                                  <a:pt x="-5107" y="63841"/>
                                </a:lnTo>
                                <a:lnTo>
                                  <a:pt x="-5107" y="63750"/>
                                </a:lnTo>
                                <a:lnTo>
                                  <a:pt x="-5198" y="63750"/>
                                </a:lnTo>
                                <a:lnTo>
                                  <a:pt x="-5198" y="6384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4833">
                            <a:solidFill>
                              <a:srgbClr val="FF0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03" name="Freeform 899"/>
                        <wps:cNvSpPr>
                          <a:spLocks/>
                        </wps:cNvSpPr>
                        <wps:spPr bwMode="auto">
                          <a:xfrm>
                            <a:off x="2294" y="1650"/>
                            <a:ext cx="7107" cy="1485"/>
                          </a:xfrm>
                          <a:custGeom>
                            <a:avLst/>
                            <a:gdLst>
                              <a:gd name="T0" fmla="+- 0 2294 2294"/>
                              <a:gd name="T1" fmla="*/ T0 w 7107"/>
                              <a:gd name="T2" fmla="+- 0 3135 1650"/>
                              <a:gd name="T3" fmla="*/ 3135 h 1485"/>
                              <a:gd name="T4" fmla="+- 0 2649 2294"/>
                              <a:gd name="T5" fmla="*/ T4 w 7107"/>
                              <a:gd name="T6" fmla="+- 0 1764 1650"/>
                              <a:gd name="T7" fmla="*/ 1764 h 1485"/>
                              <a:gd name="T8" fmla="+- 0 3005 2294"/>
                              <a:gd name="T9" fmla="*/ T8 w 7107"/>
                              <a:gd name="T10" fmla="+- 0 1693 1650"/>
                              <a:gd name="T11" fmla="*/ 1693 h 1485"/>
                              <a:gd name="T12" fmla="+- 0 3360 2294"/>
                              <a:gd name="T13" fmla="*/ T12 w 7107"/>
                              <a:gd name="T14" fmla="+- 0 1677 1650"/>
                              <a:gd name="T15" fmla="*/ 1677 h 1485"/>
                              <a:gd name="T16" fmla="+- 0 3716 2294"/>
                              <a:gd name="T17" fmla="*/ T16 w 7107"/>
                              <a:gd name="T18" fmla="+- 0 1660 1650"/>
                              <a:gd name="T19" fmla="*/ 1660 h 1485"/>
                              <a:gd name="T20" fmla="+- 0 4071 2294"/>
                              <a:gd name="T21" fmla="*/ T20 w 7107"/>
                              <a:gd name="T22" fmla="+- 0 1656 1650"/>
                              <a:gd name="T23" fmla="*/ 1656 h 1485"/>
                              <a:gd name="T24" fmla="+- 0 4426 2294"/>
                              <a:gd name="T25" fmla="*/ T24 w 7107"/>
                              <a:gd name="T26" fmla="+- 0 1672 1650"/>
                              <a:gd name="T27" fmla="*/ 1672 h 1485"/>
                              <a:gd name="T28" fmla="+- 0 4781 2294"/>
                              <a:gd name="T29" fmla="*/ T28 w 7107"/>
                              <a:gd name="T30" fmla="+- 0 1661 1650"/>
                              <a:gd name="T31" fmla="*/ 1661 h 1485"/>
                              <a:gd name="T32" fmla="+- 0 5137 2294"/>
                              <a:gd name="T33" fmla="*/ T32 w 7107"/>
                              <a:gd name="T34" fmla="+- 0 1661 1650"/>
                              <a:gd name="T35" fmla="*/ 1661 h 1485"/>
                              <a:gd name="T36" fmla="+- 0 5492 2294"/>
                              <a:gd name="T37" fmla="*/ T36 w 7107"/>
                              <a:gd name="T38" fmla="+- 0 1659 1650"/>
                              <a:gd name="T39" fmla="*/ 1659 h 1485"/>
                              <a:gd name="T40" fmla="+- 0 5847 2294"/>
                              <a:gd name="T41" fmla="*/ T40 w 7107"/>
                              <a:gd name="T42" fmla="+- 0 1661 1650"/>
                              <a:gd name="T43" fmla="*/ 1661 h 1485"/>
                              <a:gd name="T44" fmla="+- 0 6203 2294"/>
                              <a:gd name="T45" fmla="*/ T44 w 7107"/>
                              <a:gd name="T46" fmla="+- 0 1660 1650"/>
                              <a:gd name="T47" fmla="*/ 1660 h 1485"/>
                              <a:gd name="T48" fmla="+- 0 6558 2294"/>
                              <a:gd name="T49" fmla="*/ T48 w 7107"/>
                              <a:gd name="T50" fmla="+- 0 1655 1650"/>
                              <a:gd name="T51" fmla="*/ 1655 h 1485"/>
                              <a:gd name="T52" fmla="+- 0 6914 2294"/>
                              <a:gd name="T53" fmla="*/ T52 w 7107"/>
                              <a:gd name="T54" fmla="+- 0 1655 1650"/>
                              <a:gd name="T55" fmla="*/ 1655 h 1485"/>
                              <a:gd name="T56" fmla="+- 0 7269 2294"/>
                              <a:gd name="T57" fmla="*/ T56 w 7107"/>
                              <a:gd name="T58" fmla="+- 0 1655 1650"/>
                              <a:gd name="T59" fmla="*/ 1655 h 1485"/>
                              <a:gd name="T60" fmla="+- 0 7624 2294"/>
                              <a:gd name="T61" fmla="*/ T60 w 7107"/>
                              <a:gd name="T62" fmla="+- 0 1650 1650"/>
                              <a:gd name="T63" fmla="*/ 1650 h 1485"/>
                              <a:gd name="T64" fmla="+- 0 7980 2294"/>
                              <a:gd name="T65" fmla="*/ T64 w 7107"/>
                              <a:gd name="T66" fmla="+- 0 1657 1650"/>
                              <a:gd name="T67" fmla="*/ 1657 h 1485"/>
                              <a:gd name="T68" fmla="+- 0 8335 2294"/>
                              <a:gd name="T69" fmla="*/ T68 w 7107"/>
                              <a:gd name="T70" fmla="+- 0 1660 1650"/>
                              <a:gd name="T71" fmla="*/ 1660 h 1485"/>
                              <a:gd name="T72" fmla="+- 0 8690 2294"/>
                              <a:gd name="T73" fmla="*/ T72 w 7107"/>
                              <a:gd name="T74" fmla="+- 0 1654 1650"/>
                              <a:gd name="T75" fmla="*/ 1654 h 1485"/>
                              <a:gd name="T76" fmla="+- 0 9046 2294"/>
                              <a:gd name="T77" fmla="*/ T76 w 7107"/>
                              <a:gd name="T78" fmla="+- 0 1651 1650"/>
                              <a:gd name="T79" fmla="*/ 1651 h 1485"/>
                              <a:gd name="T80" fmla="+- 0 9401 2294"/>
                              <a:gd name="T81" fmla="*/ T80 w 7107"/>
                              <a:gd name="T82" fmla="+- 0 1659 1650"/>
                              <a:gd name="T83" fmla="*/ 1659 h 14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7107" h="1485">
                                <a:moveTo>
                                  <a:pt x="0" y="1485"/>
                                </a:moveTo>
                                <a:lnTo>
                                  <a:pt x="355" y="114"/>
                                </a:lnTo>
                                <a:lnTo>
                                  <a:pt x="711" y="43"/>
                                </a:lnTo>
                                <a:lnTo>
                                  <a:pt x="1066" y="27"/>
                                </a:lnTo>
                                <a:lnTo>
                                  <a:pt x="1422" y="10"/>
                                </a:lnTo>
                                <a:lnTo>
                                  <a:pt x="1777" y="6"/>
                                </a:lnTo>
                                <a:lnTo>
                                  <a:pt x="2132" y="22"/>
                                </a:lnTo>
                                <a:lnTo>
                                  <a:pt x="2487" y="11"/>
                                </a:lnTo>
                                <a:lnTo>
                                  <a:pt x="2843" y="11"/>
                                </a:lnTo>
                                <a:lnTo>
                                  <a:pt x="3198" y="9"/>
                                </a:lnTo>
                                <a:lnTo>
                                  <a:pt x="3553" y="11"/>
                                </a:lnTo>
                                <a:lnTo>
                                  <a:pt x="3909" y="10"/>
                                </a:lnTo>
                                <a:lnTo>
                                  <a:pt x="4264" y="5"/>
                                </a:lnTo>
                                <a:lnTo>
                                  <a:pt x="4620" y="5"/>
                                </a:lnTo>
                                <a:lnTo>
                                  <a:pt x="4975" y="5"/>
                                </a:lnTo>
                                <a:lnTo>
                                  <a:pt x="5330" y="0"/>
                                </a:lnTo>
                                <a:lnTo>
                                  <a:pt x="5686" y="7"/>
                                </a:lnTo>
                                <a:lnTo>
                                  <a:pt x="6041" y="10"/>
                                </a:lnTo>
                                <a:lnTo>
                                  <a:pt x="6396" y="4"/>
                                </a:lnTo>
                                <a:lnTo>
                                  <a:pt x="6752" y="1"/>
                                </a:lnTo>
                                <a:lnTo>
                                  <a:pt x="7107" y="9"/>
                                </a:lnTo>
                              </a:path>
                            </a:pathLst>
                          </a:custGeom>
                          <a:noFill/>
                          <a:ln w="14833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04" name="Picture 89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27" y="3068"/>
                            <a:ext cx="140" cy="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05" name="Picture 89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577" y="1695"/>
                            <a:ext cx="140" cy="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06" name="Picture 89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934" y="1620"/>
                            <a:ext cx="140" cy="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07" name="Picture 89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289" y="1608"/>
                            <a:ext cx="140" cy="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08" name="Picture 89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646" y="1591"/>
                            <a:ext cx="140" cy="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09" name="Picture 89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002" y="1585"/>
                            <a:ext cx="140" cy="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10" name="Picture 89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358" y="1602"/>
                            <a:ext cx="140" cy="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11" name="Picture 89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709" y="1591"/>
                            <a:ext cx="140" cy="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12" name="Picture 89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65" y="1591"/>
                            <a:ext cx="140" cy="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13" name="Picture 88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421" y="1591"/>
                            <a:ext cx="140" cy="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14" name="Picture 88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777" y="1591"/>
                            <a:ext cx="140" cy="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15" name="Picture 88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134" y="1591"/>
                            <a:ext cx="140" cy="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16" name="Picture 88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490" y="1585"/>
                            <a:ext cx="140" cy="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17" name="Picture 88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846" y="1585"/>
                            <a:ext cx="140" cy="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18" name="Picture 88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196" y="1585"/>
                            <a:ext cx="140" cy="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19" name="Picture 88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553" y="1579"/>
                            <a:ext cx="140" cy="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20" name="Picture 88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909" y="1585"/>
                            <a:ext cx="140" cy="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21" name="Picture 88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265" y="1591"/>
                            <a:ext cx="140" cy="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22" name="Picture 88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621" y="1585"/>
                            <a:ext cx="140" cy="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23" name="Picture 8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977" y="1579"/>
                            <a:ext cx="140" cy="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24" name="Picture 87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334" y="1591"/>
                            <a:ext cx="140" cy="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25" name="Freeform 877"/>
                        <wps:cNvSpPr>
                          <a:spLocks/>
                        </wps:cNvSpPr>
                        <wps:spPr bwMode="auto">
                          <a:xfrm>
                            <a:off x="2294" y="1844"/>
                            <a:ext cx="7107" cy="1292"/>
                          </a:xfrm>
                          <a:custGeom>
                            <a:avLst/>
                            <a:gdLst>
                              <a:gd name="T0" fmla="+- 0 2294 2294"/>
                              <a:gd name="T1" fmla="*/ T0 w 7107"/>
                              <a:gd name="T2" fmla="+- 0 3135 1844"/>
                              <a:gd name="T3" fmla="*/ 3135 h 1292"/>
                              <a:gd name="T4" fmla="+- 0 2649 2294"/>
                              <a:gd name="T5" fmla="*/ T4 w 7107"/>
                              <a:gd name="T6" fmla="+- 0 1943 1844"/>
                              <a:gd name="T7" fmla="*/ 1943 h 1292"/>
                              <a:gd name="T8" fmla="+- 0 3005 2294"/>
                              <a:gd name="T9" fmla="*/ T8 w 7107"/>
                              <a:gd name="T10" fmla="+- 0 1881 1844"/>
                              <a:gd name="T11" fmla="*/ 1881 h 1292"/>
                              <a:gd name="T12" fmla="+- 0 3360 2294"/>
                              <a:gd name="T13" fmla="*/ T12 w 7107"/>
                              <a:gd name="T14" fmla="+- 0 1867 1844"/>
                              <a:gd name="T15" fmla="*/ 1867 h 1292"/>
                              <a:gd name="T16" fmla="+- 0 3716 2294"/>
                              <a:gd name="T17" fmla="*/ T16 w 7107"/>
                              <a:gd name="T18" fmla="+- 0 1852 1844"/>
                              <a:gd name="T19" fmla="*/ 1852 h 1292"/>
                              <a:gd name="T20" fmla="+- 0 4071 2294"/>
                              <a:gd name="T21" fmla="*/ T20 w 7107"/>
                              <a:gd name="T22" fmla="+- 0 1849 1844"/>
                              <a:gd name="T23" fmla="*/ 1849 h 1292"/>
                              <a:gd name="T24" fmla="+- 0 4426 2294"/>
                              <a:gd name="T25" fmla="*/ T24 w 7107"/>
                              <a:gd name="T26" fmla="+- 0 1863 1844"/>
                              <a:gd name="T27" fmla="*/ 1863 h 1292"/>
                              <a:gd name="T28" fmla="+- 0 4781 2294"/>
                              <a:gd name="T29" fmla="*/ T28 w 7107"/>
                              <a:gd name="T30" fmla="+- 0 1853 1844"/>
                              <a:gd name="T31" fmla="*/ 1853 h 1292"/>
                              <a:gd name="T32" fmla="+- 0 5137 2294"/>
                              <a:gd name="T33" fmla="*/ T32 w 7107"/>
                              <a:gd name="T34" fmla="+- 0 1854 1844"/>
                              <a:gd name="T35" fmla="*/ 1854 h 1292"/>
                              <a:gd name="T36" fmla="+- 0 5492 2294"/>
                              <a:gd name="T37" fmla="*/ T36 w 7107"/>
                              <a:gd name="T38" fmla="+- 0 1851 1844"/>
                              <a:gd name="T39" fmla="*/ 1851 h 1292"/>
                              <a:gd name="T40" fmla="+- 0 5847 2294"/>
                              <a:gd name="T41" fmla="*/ T40 w 7107"/>
                              <a:gd name="T42" fmla="+- 0 1853 1844"/>
                              <a:gd name="T43" fmla="*/ 1853 h 1292"/>
                              <a:gd name="T44" fmla="+- 0 6203 2294"/>
                              <a:gd name="T45" fmla="*/ T44 w 7107"/>
                              <a:gd name="T46" fmla="+- 0 1852 1844"/>
                              <a:gd name="T47" fmla="*/ 1852 h 1292"/>
                              <a:gd name="T48" fmla="+- 0 6558 2294"/>
                              <a:gd name="T49" fmla="*/ T48 w 7107"/>
                              <a:gd name="T50" fmla="+- 0 1848 1844"/>
                              <a:gd name="T51" fmla="*/ 1848 h 1292"/>
                              <a:gd name="T52" fmla="+- 0 6914 2294"/>
                              <a:gd name="T53" fmla="*/ T52 w 7107"/>
                              <a:gd name="T54" fmla="+- 0 1848 1844"/>
                              <a:gd name="T55" fmla="*/ 1848 h 1292"/>
                              <a:gd name="T56" fmla="+- 0 7269 2294"/>
                              <a:gd name="T57" fmla="*/ T56 w 7107"/>
                              <a:gd name="T58" fmla="+- 0 1848 1844"/>
                              <a:gd name="T59" fmla="*/ 1848 h 1292"/>
                              <a:gd name="T60" fmla="+- 0 7624 2294"/>
                              <a:gd name="T61" fmla="*/ T60 w 7107"/>
                              <a:gd name="T62" fmla="+- 0 1844 1844"/>
                              <a:gd name="T63" fmla="*/ 1844 h 1292"/>
                              <a:gd name="T64" fmla="+- 0 7980 2294"/>
                              <a:gd name="T65" fmla="*/ T64 w 7107"/>
                              <a:gd name="T66" fmla="+- 0 1850 1844"/>
                              <a:gd name="T67" fmla="*/ 1850 h 1292"/>
                              <a:gd name="T68" fmla="+- 0 8335 2294"/>
                              <a:gd name="T69" fmla="*/ T68 w 7107"/>
                              <a:gd name="T70" fmla="+- 0 1852 1844"/>
                              <a:gd name="T71" fmla="*/ 1852 h 1292"/>
                              <a:gd name="T72" fmla="+- 0 8690 2294"/>
                              <a:gd name="T73" fmla="*/ T72 w 7107"/>
                              <a:gd name="T74" fmla="+- 0 1847 1844"/>
                              <a:gd name="T75" fmla="*/ 1847 h 1292"/>
                              <a:gd name="T76" fmla="+- 0 9046 2294"/>
                              <a:gd name="T77" fmla="*/ T76 w 7107"/>
                              <a:gd name="T78" fmla="+- 0 1844 1844"/>
                              <a:gd name="T79" fmla="*/ 1844 h 1292"/>
                              <a:gd name="T80" fmla="+- 0 9401 2294"/>
                              <a:gd name="T81" fmla="*/ T80 w 7107"/>
                              <a:gd name="T82" fmla="+- 0 1852 1844"/>
                              <a:gd name="T83" fmla="*/ 1852 h 12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7107" h="1292">
                                <a:moveTo>
                                  <a:pt x="0" y="1291"/>
                                </a:moveTo>
                                <a:lnTo>
                                  <a:pt x="355" y="99"/>
                                </a:lnTo>
                                <a:lnTo>
                                  <a:pt x="711" y="37"/>
                                </a:lnTo>
                                <a:lnTo>
                                  <a:pt x="1066" y="23"/>
                                </a:lnTo>
                                <a:lnTo>
                                  <a:pt x="1422" y="8"/>
                                </a:lnTo>
                                <a:lnTo>
                                  <a:pt x="1777" y="5"/>
                                </a:lnTo>
                                <a:lnTo>
                                  <a:pt x="2132" y="19"/>
                                </a:lnTo>
                                <a:lnTo>
                                  <a:pt x="2487" y="9"/>
                                </a:lnTo>
                                <a:lnTo>
                                  <a:pt x="2843" y="10"/>
                                </a:lnTo>
                                <a:lnTo>
                                  <a:pt x="3198" y="7"/>
                                </a:lnTo>
                                <a:lnTo>
                                  <a:pt x="3553" y="9"/>
                                </a:lnTo>
                                <a:lnTo>
                                  <a:pt x="3909" y="8"/>
                                </a:lnTo>
                                <a:lnTo>
                                  <a:pt x="4264" y="4"/>
                                </a:lnTo>
                                <a:lnTo>
                                  <a:pt x="4620" y="4"/>
                                </a:lnTo>
                                <a:lnTo>
                                  <a:pt x="4975" y="4"/>
                                </a:lnTo>
                                <a:lnTo>
                                  <a:pt x="5330" y="0"/>
                                </a:lnTo>
                                <a:lnTo>
                                  <a:pt x="5686" y="6"/>
                                </a:lnTo>
                                <a:lnTo>
                                  <a:pt x="6041" y="8"/>
                                </a:lnTo>
                                <a:lnTo>
                                  <a:pt x="6396" y="3"/>
                                </a:lnTo>
                                <a:lnTo>
                                  <a:pt x="6752" y="0"/>
                                </a:lnTo>
                                <a:lnTo>
                                  <a:pt x="7107" y="8"/>
                                </a:lnTo>
                              </a:path>
                            </a:pathLst>
                          </a:custGeom>
                          <a:noFill/>
                          <a:ln w="14833">
                            <a:solidFill>
                              <a:srgbClr val="000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26" name="AutoShape 876"/>
                        <wps:cNvSpPr>
                          <a:spLocks/>
                        </wps:cNvSpPr>
                        <wps:spPr bwMode="auto">
                          <a:xfrm>
                            <a:off x="13333" y="-50918"/>
                            <a:ext cx="273889" cy="54263"/>
                          </a:xfrm>
                          <a:custGeom>
                            <a:avLst/>
                            <a:gdLst>
                              <a:gd name="T0" fmla="+- 0 2336 13333"/>
                              <a:gd name="T1" fmla="*/ T0 w 273889"/>
                              <a:gd name="T2" fmla="+- 0 3071 -50918"/>
                              <a:gd name="T3" fmla="*/ 3071 h 54263"/>
                              <a:gd name="T4" fmla="+- 0 2219 13333"/>
                              <a:gd name="T5" fmla="*/ T4 w 273889"/>
                              <a:gd name="T6" fmla="+- 0 3138 -50918"/>
                              <a:gd name="T7" fmla="*/ 3138 h 54263"/>
                              <a:gd name="T8" fmla="+- 0 2686 13333"/>
                              <a:gd name="T9" fmla="*/ T8 w 273889"/>
                              <a:gd name="T10" fmla="+- 0 1873 -50918"/>
                              <a:gd name="T11" fmla="*/ 1873 h 54263"/>
                              <a:gd name="T12" fmla="+- 0 2570 13333"/>
                              <a:gd name="T13" fmla="*/ T12 w 273889"/>
                              <a:gd name="T14" fmla="+- 0 1941 -50918"/>
                              <a:gd name="T15" fmla="*/ 1941 h 54263"/>
                              <a:gd name="T16" fmla="+- 0 3042 13333"/>
                              <a:gd name="T17" fmla="*/ T16 w 273889"/>
                              <a:gd name="T18" fmla="+- 0 1815 -50918"/>
                              <a:gd name="T19" fmla="*/ 1815 h 54263"/>
                              <a:gd name="T20" fmla="+- 0 2926 13333"/>
                              <a:gd name="T21" fmla="*/ T20 w 273889"/>
                              <a:gd name="T22" fmla="+- 0 1883 -50918"/>
                              <a:gd name="T23" fmla="*/ 1883 h 54263"/>
                              <a:gd name="T24" fmla="+- 0 3399 13333"/>
                              <a:gd name="T25" fmla="*/ T24 w 273889"/>
                              <a:gd name="T26" fmla="+- 0 1797 -50918"/>
                              <a:gd name="T27" fmla="*/ 1797 h 54263"/>
                              <a:gd name="T28" fmla="+- 0 3282 13333"/>
                              <a:gd name="T29" fmla="*/ T28 w 273889"/>
                              <a:gd name="T30" fmla="+- 0 1865 -50918"/>
                              <a:gd name="T31" fmla="*/ 1865 h 54263"/>
                              <a:gd name="T32" fmla="+- 0 3755 13333"/>
                              <a:gd name="T33" fmla="*/ T32 w 273889"/>
                              <a:gd name="T34" fmla="+- 0 1786 -50918"/>
                              <a:gd name="T35" fmla="*/ 1786 h 54263"/>
                              <a:gd name="T36" fmla="+- 0 3638 13333"/>
                              <a:gd name="T37" fmla="*/ T36 w 273889"/>
                              <a:gd name="T38" fmla="+- 0 1853 -50918"/>
                              <a:gd name="T39" fmla="*/ 1853 h 54263"/>
                              <a:gd name="T40" fmla="+- 0 4111 13333"/>
                              <a:gd name="T41" fmla="*/ T40 w 273889"/>
                              <a:gd name="T42" fmla="+- 0 1780 -50918"/>
                              <a:gd name="T43" fmla="*/ 1780 h 54263"/>
                              <a:gd name="T44" fmla="+- 0 3994 13333"/>
                              <a:gd name="T45" fmla="*/ T44 w 273889"/>
                              <a:gd name="T46" fmla="+- 0 1847 -50918"/>
                              <a:gd name="T47" fmla="*/ 1847 h 54263"/>
                              <a:gd name="T48" fmla="+- 0 4467 13333"/>
                              <a:gd name="T49" fmla="*/ T48 w 273889"/>
                              <a:gd name="T50" fmla="+- 0 1797 -50918"/>
                              <a:gd name="T51" fmla="*/ 1797 h 54263"/>
                              <a:gd name="T52" fmla="+- 0 4351 13333"/>
                              <a:gd name="T53" fmla="*/ T52 w 273889"/>
                              <a:gd name="T54" fmla="+- 0 1865 -50918"/>
                              <a:gd name="T55" fmla="*/ 1865 h 54263"/>
                              <a:gd name="T56" fmla="+- 0 4818 13333"/>
                              <a:gd name="T57" fmla="*/ T56 w 273889"/>
                              <a:gd name="T58" fmla="+- 0 1786 -50918"/>
                              <a:gd name="T59" fmla="*/ 1786 h 54263"/>
                              <a:gd name="T60" fmla="+- 0 4701 13333"/>
                              <a:gd name="T61" fmla="*/ T60 w 273889"/>
                              <a:gd name="T62" fmla="+- 0 1853 -50918"/>
                              <a:gd name="T63" fmla="*/ 1853 h 54263"/>
                              <a:gd name="T64" fmla="+- 0 5174 13333"/>
                              <a:gd name="T65" fmla="*/ T64 w 273889"/>
                              <a:gd name="T66" fmla="+- 0 1786 -50918"/>
                              <a:gd name="T67" fmla="*/ 1786 h 54263"/>
                              <a:gd name="T68" fmla="+- 0 5057 13333"/>
                              <a:gd name="T69" fmla="*/ T68 w 273889"/>
                              <a:gd name="T70" fmla="+- 0 1853 -50918"/>
                              <a:gd name="T71" fmla="*/ 1853 h 54263"/>
                              <a:gd name="T72" fmla="+- 0 5530 13333"/>
                              <a:gd name="T73" fmla="*/ T72 w 273889"/>
                              <a:gd name="T74" fmla="+- 0 1786 -50918"/>
                              <a:gd name="T75" fmla="*/ 1786 h 54263"/>
                              <a:gd name="T76" fmla="+- 0 5413 13333"/>
                              <a:gd name="T77" fmla="*/ T76 w 273889"/>
                              <a:gd name="T78" fmla="+- 0 1853 -50918"/>
                              <a:gd name="T79" fmla="*/ 1853 h 54263"/>
                              <a:gd name="T80" fmla="+- 0 5887 13333"/>
                              <a:gd name="T81" fmla="*/ T80 w 273889"/>
                              <a:gd name="T82" fmla="+- 0 1786 -50918"/>
                              <a:gd name="T83" fmla="*/ 1786 h 54263"/>
                              <a:gd name="T84" fmla="+- 0 5770 13333"/>
                              <a:gd name="T85" fmla="*/ T84 w 273889"/>
                              <a:gd name="T86" fmla="+- 0 1853 -50918"/>
                              <a:gd name="T87" fmla="*/ 1853 h 54263"/>
                              <a:gd name="T88" fmla="+- 0 6242 13333"/>
                              <a:gd name="T89" fmla="*/ T88 w 273889"/>
                              <a:gd name="T90" fmla="+- 0 1786 -50918"/>
                              <a:gd name="T91" fmla="*/ 1786 h 54263"/>
                              <a:gd name="T92" fmla="+- 0 6126 13333"/>
                              <a:gd name="T93" fmla="*/ T92 w 273889"/>
                              <a:gd name="T94" fmla="+- 0 1853 -50918"/>
                              <a:gd name="T95" fmla="*/ 1853 h 54263"/>
                              <a:gd name="T96" fmla="+- 0 6599 13333"/>
                              <a:gd name="T97" fmla="*/ T96 w 273889"/>
                              <a:gd name="T98" fmla="+- 0 1780 -50918"/>
                              <a:gd name="T99" fmla="*/ 1780 h 54263"/>
                              <a:gd name="T100" fmla="+- 0 6482 13333"/>
                              <a:gd name="T101" fmla="*/ T100 w 273889"/>
                              <a:gd name="T102" fmla="+- 0 1847 -50918"/>
                              <a:gd name="T103" fmla="*/ 1847 h 54263"/>
                              <a:gd name="T104" fmla="+- 0 6955 13333"/>
                              <a:gd name="T105" fmla="*/ T104 w 273889"/>
                              <a:gd name="T106" fmla="+- 0 1780 -50918"/>
                              <a:gd name="T107" fmla="*/ 1780 h 54263"/>
                              <a:gd name="T108" fmla="+- 0 6838 13333"/>
                              <a:gd name="T109" fmla="*/ T108 w 273889"/>
                              <a:gd name="T110" fmla="+- 0 1847 -50918"/>
                              <a:gd name="T111" fmla="*/ 1847 h 54263"/>
                              <a:gd name="T112" fmla="+- 0 7306 13333"/>
                              <a:gd name="T113" fmla="*/ T112 w 273889"/>
                              <a:gd name="T114" fmla="+- 0 1780 -50918"/>
                              <a:gd name="T115" fmla="*/ 1780 h 54263"/>
                              <a:gd name="T116" fmla="+- 0 7189 13333"/>
                              <a:gd name="T117" fmla="*/ T116 w 273889"/>
                              <a:gd name="T118" fmla="+- 0 1847 -50918"/>
                              <a:gd name="T119" fmla="*/ 1847 h 54263"/>
                              <a:gd name="T120" fmla="+- 0 7662 13333"/>
                              <a:gd name="T121" fmla="*/ T120 w 273889"/>
                              <a:gd name="T122" fmla="+- 0 1774 -50918"/>
                              <a:gd name="T123" fmla="*/ 1774 h 54263"/>
                              <a:gd name="T124" fmla="+- 0 7545 13333"/>
                              <a:gd name="T125" fmla="*/ T124 w 273889"/>
                              <a:gd name="T126" fmla="+- 0 1842 -50918"/>
                              <a:gd name="T127" fmla="*/ 1842 h 54263"/>
                              <a:gd name="T128" fmla="+- 0 8018 13333"/>
                              <a:gd name="T129" fmla="*/ T128 w 273889"/>
                              <a:gd name="T130" fmla="+- 0 1780 -50918"/>
                              <a:gd name="T131" fmla="*/ 1780 h 54263"/>
                              <a:gd name="T132" fmla="+- 0 7901 13333"/>
                              <a:gd name="T133" fmla="*/ T132 w 273889"/>
                              <a:gd name="T134" fmla="+- 0 1847 -50918"/>
                              <a:gd name="T135" fmla="*/ 1847 h 54263"/>
                              <a:gd name="T136" fmla="+- 0 8374 13333"/>
                              <a:gd name="T137" fmla="*/ T136 w 273889"/>
                              <a:gd name="T138" fmla="+- 0 1786 -50918"/>
                              <a:gd name="T139" fmla="*/ 1786 h 54263"/>
                              <a:gd name="T140" fmla="+- 0 8257 13333"/>
                              <a:gd name="T141" fmla="*/ T140 w 273889"/>
                              <a:gd name="T142" fmla="+- 0 1853 -50918"/>
                              <a:gd name="T143" fmla="*/ 1853 h 54263"/>
                              <a:gd name="T144" fmla="+- 0 8730 13333"/>
                              <a:gd name="T145" fmla="*/ T144 w 273889"/>
                              <a:gd name="T146" fmla="+- 0 1780 -50918"/>
                              <a:gd name="T147" fmla="*/ 1780 h 54263"/>
                              <a:gd name="T148" fmla="+- 0 8614 13333"/>
                              <a:gd name="T149" fmla="*/ T148 w 273889"/>
                              <a:gd name="T150" fmla="+- 0 1847 -50918"/>
                              <a:gd name="T151" fmla="*/ 1847 h 54263"/>
                              <a:gd name="T152" fmla="+- 0 9087 13333"/>
                              <a:gd name="T153" fmla="*/ T152 w 273889"/>
                              <a:gd name="T154" fmla="+- 0 1774 -50918"/>
                              <a:gd name="T155" fmla="*/ 1774 h 54263"/>
                              <a:gd name="T156" fmla="+- 0 8970 13333"/>
                              <a:gd name="T157" fmla="*/ T156 w 273889"/>
                              <a:gd name="T158" fmla="+- 0 1842 -50918"/>
                              <a:gd name="T159" fmla="*/ 1842 h 54263"/>
                              <a:gd name="T160" fmla="+- 0 9443 13333"/>
                              <a:gd name="T161" fmla="*/ T160 w 273889"/>
                              <a:gd name="T162" fmla="+- 0 1786 -50918"/>
                              <a:gd name="T163" fmla="*/ 1786 h 54263"/>
                              <a:gd name="T164" fmla="+- 0 9326 13333"/>
                              <a:gd name="T165" fmla="*/ T164 w 273889"/>
                              <a:gd name="T166" fmla="+- 0 1853 -50918"/>
                              <a:gd name="T167" fmla="*/ 1853 h 5426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</a:cxnLst>
                            <a:rect l="0" t="0" r="r" b="b"/>
                            <a:pathLst>
                              <a:path w="273889" h="54263">
                                <a:moveTo>
                                  <a:pt x="-11114" y="54056"/>
                                </a:moveTo>
                                <a:lnTo>
                                  <a:pt x="-10997" y="53989"/>
                                </a:lnTo>
                                <a:lnTo>
                                  <a:pt x="-10997" y="54123"/>
                                </a:lnTo>
                                <a:lnTo>
                                  <a:pt x="-11114" y="54056"/>
                                </a:lnTo>
                                <a:close/>
                                <a:moveTo>
                                  <a:pt x="-10763" y="52859"/>
                                </a:moveTo>
                                <a:lnTo>
                                  <a:pt x="-10647" y="52791"/>
                                </a:lnTo>
                                <a:lnTo>
                                  <a:pt x="-10647" y="52926"/>
                                </a:lnTo>
                                <a:lnTo>
                                  <a:pt x="-10763" y="52859"/>
                                </a:lnTo>
                                <a:close/>
                                <a:moveTo>
                                  <a:pt x="-10407" y="52801"/>
                                </a:moveTo>
                                <a:lnTo>
                                  <a:pt x="-10291" y="52733"/>
                                </a:lnTo>
                                <a:lnTo>
                                  <a:pt x="-10291" y="52868"/>
                                </a:lnTo>
                                <a:lnTo>
                                  <a:pt x="-10407" y="52801"/>
                                </a:lnTo>
                                <a:close/>
                                <a:moveTo>
                                  <a:pt x="-10051" y="52783"/>
                                </a:moveTo>
                                <a:lnTo>
                                  <a:pt x="-9934" y="52715"/>
                                </a:lnTo>
                                <a:lnTo>
                                  <a:pt x="-9934" y="52850"/>
                                </a:lnTo>
                                <a:lnTo>
                                  <a:pt x="-10051" y="52783"/>
                                </a:lnTo>
                                <a:close/>
                                <a:moveTo>
                                  <a:pt x="-9695" y="52771"/>
                                </a:moveTo>
                                <a:lnTo>
                                  <a:pt x="-9578" y="52704"/>
                                </a:lnTo>
                                <a:lnTo>
                                  <a:pt x="-9578" y="52839"/>
                                </a:lnTo>
                                <a:lnTo>
                                  <a:pt x="-9695" y="52771"/>
                                </a:lnTo>
                                <a:close/>
                                <a:moveTo>
                                  <a:pt x="-9339" y="52765"/>
                                </a:moveTo>
                                <a:lnTo>
                                  <a:pt x="-9222" y="52698"/>
                                </a:lnTo>
                                <a:lnTo>
                                  <a:pt x="-9222" y="52833"/>
                                </a:lnTo>
                                <a:lnTo>
                                  <a:pt x="-9339" y="52765"/>
                                </a:lnTo>
                                <a:close/>
                                <a:moveTo>
                                  <a:pt x="-8982" y="52783"/>
                                </a:moveTo>
                                <a:lnTo>
                                  <a:pt x="-8866" y="52715"/>
                                </a:lnTo>
                                <a:lnTo>
                                  <a:pt x="-8866" y="52850"/>
                                </a:lnTo>
                                <a:lnTo>
                                  <a:pt x="-8982" y="52783"/>
                                </a:lnTo>
                                <a:close/>
                                <a:moveTo>
                                  <a:pt x="-8632" y="52771"/>
                                </a:moveTo>
                                <a:lnTo>
                                  <a:pt x="-8515" y="52704"/>
                                </a:lnTo>
                                <a:lnTo>
                                  <a:pt x="-8515" y="52839"/>
                                </a:lnTo>
                                <a:lnTo>
                                  <a:pt x="-8632" y="52771"/>
                                </a:lnTo>
                                <a:close/>
                                <a:moveTo>
                                  <a:pt x="-8276" y="52771"/>
                                </a:moveTo>
                                <a:lnTo>
                                  <a:pt x="-8159" y="52704"/>
                                </a:lnTo>
                                <a:lnTo>
                                  <a:pt x="-8159" y="52839"/>
                                </a:lnTo>
                                <a:lnTo>
                                  <a:pt x="-8276" y="52771"/>
                                </a:lnTo>
                                <a:close/>
                                <a:moveTo>
                                  <a:pt x="-7920" y="52771"/>
                                </a:moveTo>
                                <a:lnTo>
                                  <a:pt x="-7803" y="52704"/>
                                </a:lnTo>
                                <a:lnTo>
                                  <a:pt x="-7803" y="52839"/>
                                </a:lnTo>
                                <a:lnTo>
                                  <a:pt x="-7920" y="52771"/>
                                </a:lnTo>
                                <a:close/>
                                <a:moveTo>
                                  <a:pt x="-7563" y="52771"/>
                                </a:moveTo>
                                <a:lnTo>
                                  <a:pt x="-7446" y="52704"/>
                                </a:lnTo>
                                <a:lnTo>
                                  <a:pt x="-7446" y="52839"/>
                                </a:lnTo>
                                <a:lnTo>
                                  <a:pt x="-7563" y="52771"/>
                                </a:lnTo>
                                <a:close/>
                                <a:moveTo>
                                  <a:pt x="-7207" y="52771"/>
                                </a:moveTo>
                                <a:lnTo>
                                  <a:pt x="-7091" y="52704"/>
                                </a:lnTo>
                                <a:lnTo>
                                  <a:pt x="-7091" y="52839"/>
                                </a:lnTo>
                                <a:lnTo>
                                  <a:pt x="-7207" y="52771"/>
                                </a:lnTo>
                                <a:close/>
                                <a:moveTo>
                                  <a:pt x="-6851" y="52765"/>
                                </a:moveTo>
                                <a:lnTo>
                                  <a:pt x="-6734" y="52698"/>
                                </a:lnTo>
                                <a:lnTo>
                                  <a:pt x="-6734" y="52833"/>
                                </a:lnTo>
                                <a:lnTo>
                                  <a:pt x="-6851" y="52765"/>
                                </a:lnTo>
                                <a:close/>
                                <a:moveTo>
                                  <a:pt x="-6495" y="52765"/>
                                </a:moveTo>
                                <a:lnTo>
                                  <a:pt x="-6378" y="52698"/>
                                </a:lnTo>
                                <a:lnTo>
                                  <a:pt x="-6378" y="52833"/>
                                </a:lnTo>
                                <a:lnTo>
                                  <a:pt x="-6495" y="52765"/>
                                </a:lnTo>
                                <a:close/>
                                <a:moveTo>
                                  <a:pt x="-6144" y="52765"/>
                                </a:moveTo>
                                <a:lnTo>
                                  <a:pt x="-6027" y="52698"/>
                                </a:lnTo>
                                <a:lnTo>
                                  <a:pt x="-6027" y="52833"/>
                                </a:lnTo>
                                <a:lnTo>
                                  <a:pt x="-6144" y="52765"/>
                                </a:lnTo>
                                <a:close/>
                                <a:moveTo>
                                  <a:pt x="-5788" y="52760"/>
                                </a:moveTo>
                                <a:lnTo>
                                  <a:pt x="-5671" y="52692"/>
                                </a:lnTo>
                                <a:lnTo>
                                  <a:pt x="-5671" y="52827"/>
                                </a:lnTo>
                                <a:lnTo>
                                  <a:pt x="-5788" y="52760"/>
                                </a:lnTo>
                                <a:close/>
                                <a:moveTo>
                                  <a:pt x="-5432" y="52765"/>
                                </a:moveTo>
                                <a:lnTo>
                                  <a:pt x="-5315" y="52698"/>
                                </a:lnTo>
                                <a:lnTo>
                                  <a:pt x="-5315" y="52833"/>
                                </a:lnTo>
                                <a:lnTo>
                                  <a:pt x="-5432" y="52765"/>
                                </a:lnTo>
                                <a:close/>
                                <a:moveTo>
                                  <a:pt x="-5076" y="52771"/>
                                </a:moveTo>
                                <a:lnTo>
                                  <a:pt x="-4959" y="52704"/>
                                </a:lnTo>
                                <a:lnTo>
                                  <a:pt x="-4959" y="52839"/>
                                </a:lnTo>
                                <a:lnTo>
                                  <a:pt x="-5076" y="52771"/>
                                </a:lnTo>
                                <a:close/>
                                <a:moveTo>
                                  <a:pt x="-4719" y="52765"/>
                                </a:moveTo>
                                <a:lnTo>
                                  <a:pt x="-4603" y="52698"/>
                                </a:lnTo>
                                <a:lnTo>
                                  <a:pt x="-4603" y="52833"/>
                                </a:lnTo>
                                <a:lnTo>
                                  <a:pt x="-4719" y="52765"/>
                                </a:lnTo>
                                <a:close/>
                                <a:moveTo>
                                  <a:pt x="-4363" y="52760"/>
                                </a:moveTo>
                                <a:lnTo>
                                  <a:pt x="-4246" y="52692"/>
                                </a:lnTo>
                                <a:lnTo>
                                  <a:pt x="-4246" y="52827"/>
                                </a:lnTo>
                                <a:lnTo>
                                  <a:pt x="-4363" y="52760"/>
                                </a:lnTo>
                                <a:close/>
                                <a:moveTo>
                                  <a:pt x="-4007" y="52771"/>
                                </a:moveTo>
                                <a:lnTo>
                                  <a:pt x="-3890" y="52704"/>
                                </a:lnTo>
                                <a:lnTo>
                                  <a:pt x="-3890" y="52839"/>
                                </a:lnTo>
                                <a:lnTo>
                                  <a:pt x="-4007" y="5277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4833">
                            <a:solidFill>
                              <a:srgbClr val="000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27" name="Freeform 875"/>
                        <wps:cNvSpPr>
                          <a:spLocks/>
                        </wps:cNvSpPr>
                        <wps:spPr bwMode="auto">
                          <a:xfrm>
                            <a:off x="2294" y="1973"/>
                            <a:ext cx="7107" cy="1162"/>
                          </a:xfrm>
                          <a:custGeom>
                            <a:avLst/>
                            <a:gdLst>
                              <a:gd name="T0" fmla="+- 0 2294 2294"/>
                              <a:gd name="T1" fmla="*/ T0 w 7107"/>
                              <a:gd name="T2" fmla="+- 0 3135 1973"/>
                              <a:gd name="T3" fmla="*/ 3135 h 1162"/>
                              <a:gd name="T4" fmla="+- 0 2649 2294"/>
                              <a:gd name="T5" fmla="*/ T4 w 7107"/>
                              <a:gd name="T6" fmla="+- 0 2062 1973"/>
                              <a:gd name="T7" fmla="*/ 2062 h 1162"/>
                              <a:gd name="T8" fmla="+- 0 3005 2294"/>
                              <a:gd name="T9" fmla="*/ T8 w 7107"/>
                              <a:gd name="T10" fmla="+- 0 2006 1973"/>
                              <a:gd name="T11" fmla="*/ 2006 h 1162"/>
                              <a:gd name="T12" fmla="+- 0 3360 2294"/>
                              <a:gd name="T13" fmla="*/ T12 w 7107"/>
                              <a:gd name="T14" fmla="+- 0 1994 1973"/>
                              <a:gd name="T15" fmla="*/ 1994 h 1162"/>
                              <a:gd name="T16" fmla="+- 0 3716 2294"/>
                              <a:gd name="T17" fmla="*/ T16 w 7107"/>
                              <a:gd name="T18" fmla="+- 0 1981 1973"/>
                              <a:gd name="T19" fmla="*/ 1981 h 1162"/>
                              <a:gd name="T20" fmla="+- 0 4071 2294"/>
                              <a:gd name="T21" fmla="*/ T20 w 7107"/>
                              <a:gd name="T22" fmla="+- 0 1978 1973"/>
                              <a:gd name="T23" fmla="*/ 1978 h 1162"/>
                              <a:gd name="T24" fmla="+- 0 4426 2294"/>
                              <a:gd name="T25" fmla="*/ T24 w 7107"/>
                              <a:gd name="T26" fmla="+- 0 1990 1973"/>
                              <a:gd name="T27" fmla="*/ 1990 h 1162"/>
                              <a:gd name="T28" fmla="+- 0 4781 2294"/>
                              <a:gd name="T29" fmla="*/ T28 w 7107"/>
                              <a:gd name="T30" fmla="+- 0 1981 1973"/>
                              <a:gd name="T31" fmla="*/ 1981 h 1162"/>
                              <a:gd name="T32" fmla="+- 0 5137 2294"/>
                              <a:gd name="T33" fmla="*/ T32 w 7107"/>
                              <a:gd name="T34" fmla="+- 0 1982 1973"/>
                              <a:gd name="T35" fmla="*/ 1982 h 1162"/>
                              <a:gd name="T36" fmla="+- 0 5492 2294"/>
                              <a:gd name="T37" fmla="*/ T36 w 7107"/>
                              <a:gd name="T38" fmla="+- 0 1980 1973"/>
                              <a:gd name="T39" fmla="*/ 1980 h 1162"/>
                              <a:gd name="T40" fmla="+- 0 5847 2294"/>
                              <a:gd name="T41" fmla="*/ T40 w 7107"/>
                              <a:gd name="T42" fmla="+- 0 1981 1973"/>
                              <a:gd name="T43" fmla="*/ 1981 h 1162"/>
                              <a:gd name="T44" fmla="+- 0 6203 2294"/>
                              <a:gd name="T45" fmla="*/ T44 w 7107"/>
                              <a:gd name="T46" fmla="+- 0 1981 1973"/>
                              <a:gd name="T47" fmla="*/ 1981 h 1162"/>
                              <a:gd name="T48" fmla="+- 0 6558 2294"/>
                              <a:gd name="T49" fmla="*/ T48 w 7107"/>
                              <a:gd name="T50" fmla="+- 0 1977 1973"/>
                              <a:gd name="T51" fmla="*/ 1977 h 1162"/>
                              <a:gd name="T52" fmla="+- 0 7269 2294"/>
                              <a:gd name="T53" fmla="*/ T52 w 7107"/>
                              <a:gd name="T54" fmla="+- 0 1977 1973"/>
                              <a:gd name="T55" fmla="*/ 1977 h 1162"/>
                              <a:gd name="T56" fmla="+- 0 7624 2294"/>
                              <a:gd name="T57" fmla="*/ T56 w 7107"/>
                              <a:gd name="T58" fmla="+- 0 1973 1973"/>
                              <a:gd name="T59" fmla="*/ 1973 h 1162"/>
                              <a:gd name="T60" fmla="+- 0 7980 2294"/>
                              <a:gd name="T61" fmla="*/ T60 w 7107"/>
                              <a:gd name="T62" fmla="+- 0 1979 1973"/>
                              <a:gd name="T63" fmla="*/ 1979 h 1162"/>
                              <a:gd name="T64" fmla="+- 0 8335 2294"/>
                              <a:gd name="T65" fmla="*/ T64 w 7107"/>
                              <a:gd name="T66" fmla="+- 0 1981 1973"/>
                              <a:gd name="T67" fmla="*/ 1981 h 1162"/>
                              <a:gd name="T68" fmla="+- 0 8690 2294"/>
                              <a:gd name="T69" fmla="*/ T68 w 7107"/>
                              <a:gd name="T70" fmla="+- 0 1976 1973"/>
                              <a:gd name="T71" fmla="*/ 1976 h 1162"/>
                              <a:gd name="T72" fmla="+- 0 9046 2294"/>
                              <a:gd name="T73" fmla="*/ T72 w 7107"/>
                              <a:gd name="T74" fmla="+- 0 1974 1973"/>
                              <a:gd name="T75" fmla="*/ 1974 h 1162"/>
                              <a:gd name="T76" fmla="+- 0 9401 2294"/>
                              <a:gd name="T77" fmla="*/ T76 w 7107"/>
                              <a:gd name="T78" fmla="+- 0 1980 1973"/>
                              <a:gd name="T79" fmla="*/ 1980 h 116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7107" h="1162">
                                <a:moveTo>
                                  <a:pt x="0" y="1162"/>
                                </a:moveTo>
                                <a:lnTo>
                                  <a:pt x="355" y="89"/>
                                </a:lnTo>
                                <a:lnTo>
                                  <a:pt x="711" y="33"/>
                                </a:lnTo>
                                <a:lnTo>
                                  <a:pt x="1066" y="21"/>
                                </a:lnTo>
                                <a:lnTo>
                                  <a:pt x="1422" y="8"/>
                                </a:lnTo>
                                <a:lnTo>
                                  <a:pt x="1777" y="5"/>
                                </a:lnTo>
                                <a:lnTo>
                                  <a:pt x="2132" y="17"/>
                                </a:lnTo>
                                <a:lnTo>
                                  <a:pt x="2487" y="8"/>
                                </a:lnTo>
                                <a:lnTo>
                                  <a:pt x="2843" y="9"/>
                                </a:lnTo>
                                <a:lnTo>
                                  <a:pt x="3198" y="7"/>
                                </a:lnTo>
                                <a:lnTo>
                                  <a:pt x="3553" y="8"/>
                                </a:lnTo>
                                <a:lnTo>
                                  <a:pt x="3909" y="8"/>
                                </a:lnTo>
                                <a:lnTo>
                                  <a:pt x="4264" y="4"/>
                                </a:lnTo>
                                <a:lnTo>
                                  <a:pt x="4975" y="4"/>
                                </a:lnTo>
                                <a:lnTo>
                                  <a:pt x="5330" y="0"/>
                                </a:lnTo>
                                <a:lnTo>
                                  <a:pt x="5686" y="6"/>
                                </a:lnTo>
                                <a:lnTo>
                                  <a:pt x="6041" y="8"/>
                                </a:lnTo>
                                <a:lnTo>
                                  <a:pt x="6396" y="3"/>
                                </a:lnTo>
                                <a:lnTo>
                                  <a:pt x="6752" y="1"/>
                                </a:lnTo>
                                <a:lnTo>
                                  <a:pt x="7107" y="7"/>
                                </a:lnTo>
                              </a:path>
                            </a:pathLst>
                          </a:custGeom>
                          <a:noFill/>
                          <a:ln w="1483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28" name="AutoShape 874"/>
                        <wps:cNvSpPr>
                          <a:spLocks/>
                        </wps:cNvSpPr>
                        <wps:spPr bwMode="auto">
                          <a:xfrm>
                            <a:off x="14067" y="-46224"/>
                            <a:ext cx="273906" cy="49960"/>
                          </a:xfrm>
                          <a:custGeom>
                            <a:avLst/>
                            <a:gdLst>
                              <a:gd name="T0" fmla="+- 0 2355 14067"/>
                              <a:gd name="T1" fmla="*/ T0 w 273906"/>
                              <a:gd name="T2" fmla="+- 0 3138 -46224"/>
                              <a:gd name="T3" fmla="*/ 3138 h 49960"/>
                              <a:gd name="T4" fmla="+- 0 2238 14067"/>
                              <a:gd name="T5" fmla="*/ T4 w 273906"/>
                              <a:gd name="T6" fmla="+- 0 3138 -46224"/>
                              <a:gd name="T7" fmla="*/ 3138 h 49960"/>
                              <a:gd name="T8" fmla="+- 0 2647 14067"/>
                              <a:gd name="T9" fmla="*/ T8 w 273906"/>
                              <a:gd name="T10" fmla="+- 0 2141 -46224"/>
                              <a:gd name="T11" fmla="*/ 2141 h 49960"/>
                              <a:gd name="T12" fmla="+- 0 2647 14067"/>
                              <a:gd name="T13" fmla="*/ T12 w 273906"/>
                              <a:gd name="T14" fmla="+- 0 1986 -46224"/>
                              <a:gd name="T15" fmla="*/ 1986 h 49960"/>
                              <a:gd name="T16" fmla="+- 0 2647 14067"/>
                              <a:gd name="T17" fmla="*/ T16 w 273906"/>
                              <a:gd name="T18" fmla="+- 0 2141 -46224"/>
                              <a:gd name="T19" fmla="*/ 2141 h 49960"/>
                              <a:gd name="T20" fmla="+- 0 3062 14067"/>
                              <a:gd name="T21" fmla="*/ T20 w 273906"/>
                              <a:gd name="T22" fmla="+- 0 2005 -46224"/>
                              <a:gd name="T23" fmla="*/ 2005 h 49960"/>
                              <a:gd name="T24" fmla="+- 0 2945 14067"/>
                              <a:gd name="T25" fmla="*/ T24 w 273906"/>
                              <a:gd name="T26" fmla="+- 0 2005 -46224"/>
                              <a:gd name="T27" fmla="*/ 2005 h 49960"/>
                              <a:gd name="T28" fmla="+- 0 3360 14067"/>
                              <a:gd name="T29" fmla="*/ T28 w 273906"/>
                              <a:gd name="T30" fmla="+- 0 2071 -46224"/>
                              <a:gd name="T31" fmla="*/ 2071 h 49960"/>
                              <a:gd name="T32" fmla="+- 0 3360 14067"/>
                              <a:gd name="T33" fmla="*/ T32 w 273906"/>
                              <a:gd name="T34" fmla="+- 0 1916 -46224"/>
                              <a:gd name="T35" fmla="*/ 1916 h 49960"/>
                              <a:gd name="T36" fmla="+- 0 3360 14067"/>
                              <a:gd name="T37" fmla="*/ T36 w 273906"/>
                              <a:gd name="T38" fmla="+- 0 2071 -46224"/>
                              <a:gd name="T39" fmla="*/ 2071 h 49960"/>
                              <a:gd name="T40" fmla="+- 0 3774 14067"/>
                              <a:gd name="T41" fmla="*/ T40 w 273906"/>
                              <a:gd name="T42" fmla="+- 0 1982 -46224"/>
                              <a:gd name="T43" fmla="*/ 1982 h 49960"/>
                              <a:gd name="T44" fmla="+- 0 3658 14067"/>
                              <a:gd name="T45" fmla="*/ T44 w 273906"/>
                              <a:gd name="T46" fmla="+- 0 1982 -46224"/>
                              <a:gd name="T47" fmla="*/ 1982 h 49960"/>
                              <a:gd name="T48" fmla="+- 0 4072 14067"/>
                              <a:gd name="T49" fmla="*/ T48 w 273906"/>
                              <a:gd name="T50" fmla="+- 0 2054 -46224"/>
                              <a:gd name="T51" fmla="*/ 2054 h 49960"/>
                              <a:gd name="T52" fmla="+- 0 4072 14067"/>
                              <a:gd name="T53" fmla="*/ T52 w 273906"/>
                              <a:gd name="T54" fmla="+- 0 1898 -46224"/>
                              <a:gd name="T55" fmla="*/ 1898 h 49960"/>
                              <a:gd name="T56" fmla="+- 0 4072 14067"/>
                              <a:gd name="T57" fmla="*/ T56 w 273906"/>
                              <a:gd name="T58" fmla="+- 0 2054 -46224"/>
                              <a:gd name="T59" fmla="*/ 2054 h 49960"/>
                              <a:gd name="T60" fmla="+- 0 4487 14067"/>
                              <a:gd name="T61" fmla="*/ T60 w 273906"/>
                              <a:gd name="T62" fmla="+- 0 1987 -46224"/>
                              <a:gd name="T63" fmla="*/ 1987 h 49960"/>
                              <a:gd name="T64" fmla="+- 0 4370 14067"/>
                              <a:gd name="T65" fmla="*/ T64 w 273906"/>
                              <a:gd name="T66" fmla="+- 0 1987 -46224"/>
                              <a:gd name="T67" fmla="*/ 1987 h 49960"/>
                              <a:gd name="T68" fmla="+- 0 4779 14067"/>
                              <a:gd name="T69" fmla="*/ T68 w 273906"/>
                              <a:gd name="T70" fmla="+- 0 2060 -46224"/>
                              <a:gd name="T71" fmla="*/ 2060 h 49960"/>
                              <a:gd name="T72" fmla="+- 0 4779 14067"/>
                              <a:gd name="T73" fmla="*/ T72 w 273906"/>
                              <a:gd name="T74" fmla="+- 0 1904 -46224"/>
                              <a:gd name="T75" fmla="*/ 1904 h 49960"/>
                              <a:gd name="T76" fmla="+- 0 4779 14067"/>
                              <a:gd name="T77" fmla="*/ T76 w 273906"/>
                              <a:gd name="T78" fmla="+- 0 2060 -46224"/>
                              <a:gd name="T79" fmla="*/ 2060 h 49960"/>
                              <a:gd name="T80" fmla="+- 0 5194 14067"/>
                              <a:gd name="T81" fmla="*/ T80 w 273906"/>
                              <a:gd name="T82" fmla="+- 0 1982 -46224"/>
                              <a:gd name="T83" fmla="*/ 1982 h 49960"/>
                              <a:gd name="T84" fmla="+- 0 5077 14067"/>
                              <a:gd name="T85" fmla="*/ T84 w 273906"/>
                              <a:gd name="T86" fmla="+- 0 1982 -46224"/>
                              <a:gd name="T87" fmla="*/ 1982 h 49960"/>
                              <a:gd name="T88" fmla="+- 0 5491 14067"/>
                              <a:gd name="T89" fmla="*/ T88 w 273906"/>
                              <a:gd name="T90" fmla="+- 0 2060 -46224"/>
                              <a:gd name="T91" fmla="*/ 2060 h 49960"/>
                              <a:gd name="T92" fmla="+- 0 5491 14067"/>
                              <a:gd name="T93" fmla="*/ T92 w 273906"/>
                              <a:gd name="T94" fmla="+- 0 1904 -46224"/>
                              <a:gd name="T95" fmla="*/ 1904 h 49960"/>
                              <a:gd name="T96" fmla="+- 0 5491 14067"/>
                              <a:gd name="T97" fmla="*/ T96 w 273906"/>
                              <a:gd name="T98" fmla="+- 0 2060 -46224"/>
                              <a:gd name="T99" fmla="*/ 2060 h 49960"/>
                              <a:gd name="T100" fmla="+- 0 5906 14067"/>
                              <a:gd name="T101" fmla="*/ T100 w 273906"/>
                              <a:gd name="T102" fmla="+- 0 1982 -46224"/>
                              <a:gd name="T103" fmla="*/ 1982 h 49960"/>
                              <a:gd name="T104" fmla="+- 0 5789 14067"/>
                              <a:gd name="T105" fmla="*/ T104 w 273906"/>
                              <a:gd name="T106" fmla="+- 0 1982 -46224"/>
                              <a:gd name="T107" fmla="*/ 1982 h 49960"/>
                              <a:gd name="T108" fmla="+- 0 6204 14067"/>
                              <a:gd name="T109" fmla="*/ T108 w 273906"/>
                              <a:gd name="T110" fmla="+- 0 2060 -46224"/>
                              <a:gd name="T111" fmla="*/ 2060 h 49960"/>
                              <a:gd name="T112" fmla="+- 0 6204 14067"/>
                              <a:gd name="T113" fmla="*/ T112 w 273906"/>
                              <a:gd name="T114" fmla="+- 0 1904 -46224"/>
                              <a:gd name="T115" fmla="*/ 1904 h 49960"/>
                              <a:gd name="T116" fmla="+- 0 6204 14067"/>
                              <a:gd name="T117" fmla="*/ T116 w 273906"/>
                              <a:gd name="T118" fmla="+- 0 2060 -46224"/>
                              <a:gd name="T119" fmla="*/ 2060 h 49960"/>
                              <a:gd name="T120" fmla="+- 0 6618 14067"/>
                              <a:gd name="T121" fmla="*/ T120 w 273906"/>
                              <a:gd name="T122" fmla="+- 0 1976 -46224"/>
                              <a:gd name="T123" fmla="*/ 1976 h 49960"/>
                              <a:gd name="T124" fmla="+- 0 6502 14067"/>
                              <a:gd name="T125" fmla="*/ T124 w 273906"/>
                              <a:gd name="T126" fmla="+- 0 1976 -46224"/>
                              <a:gd name="T127" fmla="*/ 1976 h 49960"/>
                              <a:gd name="T128" fmla="+- 0 6916 14067"/>
                              <a:gd name="T129" fmla="*/ T128 w 273906"/>
                              <a:gd name="T130" fmla="+- 0 2054 -46224"/>
                              <a:gd name="T131" fmla="*/ 2054 h 49960"/>
                              <a:gd name="T132" fmla="+- 0 6916 14067"/>
                              <a:gd name="T133" fmla="*/ T132 w 273906"/>
                              <a:gd name="T134" fmla="+- 0 1898 -46224"/>
                              <a:gd name="T135" fmla="*/ 1898 h 49960"/>
                              <a:gd name="T136" fmla="+- 0 6916 14067"/>
                              <a:gd name="T137" fmla="*/ T136 w 273906"/>
                              <a:gd name="T138" fmla="+- 0 2054 -46224"/>
                              <a:gd name="T139" fmla="*/ 2054 h 49960"/>
                              <a:gd name="T140" fmla="+- 0 7325 14067"/>
                              <a:gd name="T141" fmla="*/ T140 w 273906"/>
                              <a:gd name="T142" fmla="+- 0 1976 -46224"/>
                              <a:gd name="T143" fmla="*/ 1976 h 49960"/>
                              <a:gd name="T144" fmla="+- 0 7208 14067"/>
                              <a:gd name="T145" fmla="*/ T144 w 273906"/>
                              <a:gd name="T146" fmla="+- 0 1976 -46224"/>
                              <a:gd name="T147" fmla="*/ 1976 h 49960"/>
                              <a:gd name="T148" fmla="+- 0 7623 14067"/>
                              <a:gd name="T149" fmla="*/ T148 w 273906"/>
                              <a:gd name="T150" fmla="+- 0 2054 -46224"/>
                              <a:gd name="T151" fmla="*/ 2054 h 49960"/>
                              <a:gd name="T152" fmla="+- 0 7623 14067"/>
                              <a:gd name="T153" fmla="*/ T152 w 273906"/>
                              <a:gd name="T154" fmla="+- 0 1898 -46224"/>
                              <a:gd name="T155" fmla="*/ 1898 h 49960"/>
                              <a:gd name="T156" fmla="+- 0 7623 14067"/>
                              <a:gd name="T157" fmla="*/ T156 w 273906"/>
                              <a:gd name="T158" fmla="+- 0 2054 -46224"/>
                              <a:gd name="T159" fmla="*/ 2054 h 49960"/>
                              <a:gd name="T160" fmla="+- 0 8037 14067"/>
                              <a:gd name="T161" fmla="*/ T160 w 273906"/>
                              <a:gd name="T162" fmla="+- 0 1976 -46224"/>
                              <a:gd name="T163" fmla="*/ 1976 h 49960"/>
                              <a:gd name="T164" fmla="+- 0 7921 14067"/>
                              <a:gd name="T165" fmla="*/ T164 w 273906"/>
                              <a:gd name="T166" fmla="+- 0 1976 -46224"/>
                              <a:gd name="T167" fmla="*/ 1976 h 49960"/>
                              <a:gd name="T168" fmla="+- 0 8335 14067"/>
                              <a:gd name="T169" fmla="*/ T168 w 273906"/>
                              <a:gd name="T170" fmla="+- 0 2060 -46224"/>
                              <a:gd name="T171" fmla="*/ 2060 h 49960"/>
                              <a:gd name="T172" fmla="+- 0 8335 14067"/>
                              <a:gd name="T173" fmla="*/ T172 w 273906"/>
                              <a:gd name="T174" fmla="+- 0 1904 -46224"/>
                              <a:gd name="T175" fmla="*/ 1904 h 49960"/>
                              <a:gd name="T176" fmla="+- 0 8335 14067"/>
                              <a:gd name="T177" fmla="*/ T176 w 273906"/>
                              <a:gd name="T178" fmla="+- 0 2060 -46224"/>
                              <a:gd name="T179" fmla="*/ 2060 h 49960"/>
                              <a:gd name="T180" fmla="+- 0 8750 14067"/>
                              <a:gd name="T181" fmla="*/ T180 w 273906"/>
                              <a:gd name="T182" fmla="+- 0 1976 -46224"/>
                              <a:gd name="T183" fmla="*/ 1976 h 49960"/>
                              <a:gd name="T184" fmla="+- 0 8633 14067"/>
                              <a:gd name="T185" fmla="*/ T184 w 273906"/>
                              <a:gd name="T186" fmla="+- 0 1976 -46224"/>
                              <a:gd name="T187" fmla="*/ 1976 h 49960"/>
                              <a:gd name="T188" fmla="+- 0 9047 14067"/>
                              <a:gd name="T189" fmla="*/ T188 w 273906"/>
                              <a:gd name="T190" fmla="+- 0 2054 -46224"/>
                              <a:gd name="T191" fmla="*/ 2054 h 49960"/>
                              <a:gd name="T192" fmla="+- 0 9047 14067"/>
                              <a:gd name="T193" fmla="*/ T192 w 273906"/>
                              <a:gd name="T194" fmla="+- 0 1898 -46224"/>
                              <a:gd name="T195" fmla="*/ 1898 h 49960"/>
                              <a:gd name="T196" fmla="+- 0 9047 14067"/>
                              <a:gd name="T197" fmla="*/ T196 w 273906"/>
                              <a:gd name="T198" fmla="+- 0 2054 -46224"/>
                              <a:gd name="T199" fmla="*/ 2054 h 49960"/>
                              <a:gd name="T200" fmla="+- 0 9462 14067"/>
                              <a:gd name="T201" fmla="*/ T200 w 273906"/>
                              <a:gd name="T202" fmla="+- 0 1982 -46224"/>
                              <a:gd name="T203" fmla="*/ 1982 h 49960"/>
                              <a:gd name="T204" fmla="+- 0 9345 14067"/>
                              <a:gd name="T205" fmla="*/ T204 w 273906"/>
                              <a:gd name="T206" fmla="+- 0 1982 -46224"/>
                              <a:gd name="T207" fmla="*/ 1982 h 499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</a:cxnLst>
                            <a:rect l="0" t="0" r="r" b="b"/>
                            <a:pathLst>
                              <a:path w="273906" h="49960">
                                <a:moveTo>
                                  <a:pt x="-11770" y="49440"/>
                                </a:moveTo>
                                <a:lnTo>
                                  <a:pt x="-11712" y="49362"/>
                                </a:lnTo>
                                <a:lnTo>
                                  <a:pt x="-11770" y="49284"/>
                                </a:lnTo>
                                <a:lnTo>
                                  <a:pt x="-11829" y="49362"/>
                                </a:lnTo>
                                <a:lnTo>
                                  <a:pt x="-11770" y="49440"/>
                                </a:lnTo>
                                <a:close/>
                                <a:moveTo>
                                  <a:pt x="-11420" y="48365"/>
                                </a:moveTo>
                                <a:lnTo>
                                  <a:pt x="-11361" y="48287"/>
                                </a:lnTo>
                                <a:lnTo>
                                  <a:pt x="-11420" y="48210"/>
                                </a:lnTo>
                                <a:lnTo>
                                  <a:pt x="-11478" y="48287"/>
                                </a:lnTo>
                                <a:lnTo>
                                  <a:pt x="-11420" y="48365"/>
                                </a:lnTo>
                                <a:close/>
                                <a:moveTo>
                                  <a:pt x="-11063" y="48307"/>
                                </a:moveTo>
                                <a:lnTo>
                                  <a:pt x="-11005" y="48229"/>
                                </a:lnTo>
                                <a:lnTo>
                                  <a:pt x="-11063" y="48151"/>
                                </a:lnTo>
                                <a:lnTo>
                                  <a:pt x="-11122" y="48229"/>
                                </a:lnTo>
                                <a:lnTo>
                                  <a:pt x="-11063" y="48307"/>
                                </a:lnTo>
                                <a:close/>
                                <a:moveTo>
                                  <a:pt x="-10707" y="48295"/>
                                </a:moveTo>
                                <a:lnTo>
                                  <a:pt x="-10649" y="48217"/>
                                </a:lnTo>
                                <a:lnTo>
                                  <a:pt x="-10707" y="48140"/>
                                </a:lnTo>
                                <a:lnTo>
                                  <a:pt x="-10766" y="48217"/>
                                </a:lnTo>
                                <a:lnTo>
                                  <a:pt x="-10707" y="48295"/>
                                </a:lnTo>
                                <a:close/>
                                <a:moveTo>
                                  <a:pt x="-10351" y="48284"/>
                                </a:moveTo>
                                <a:lnTo>
                                  <a:pt x="-10293" y="48206"/>
                                </a:lnTo>
                                <a:lnTo>
                                  <a:pt x="-10351" y="48128"/>
                                </a:lnTo>
                                <a:lnTo>
                                  <a:pt x="-10409" y="48206"/>
                                </a:lnTo>
                                <a:lnTo>
                                  <a:pt x="-10351" y="48284"/>
                                </a:lnTo>
                                <a:close/>
                                <a:moveTo>
                                  <a:pt x="-9995" y="48278"/>
                                </a:moveTo>
                                <a:lnTo>
                                  <a:pt x="-9937" y="48200"/>
                                </a:lnTo>
                                <a:lnTo>
                                  <a:pt x="-9995" y="48122"/>
                                </a:lnTo>
                                <a:lnTo>
                                  <a:pt x="-10053" y="48200"/>
                                </a:lnTo>
                                <a:lnTo>
                                  <a:pt x="-9995" y="48278"/>
                                </a:lnTo>
                                <a:close/>
                                <a:moveTo>
                                  <a:pt x="-9639" y="48289"/>
                                </a:moveTo>
                                <a:lnTo>
                                  <a:pt x="-9580" y="48211"/>
                                </a:lnTo>
                                <a:lnTo>
                                  <a:pt x="-9639" y="48134"/>
                                </a:lnTo>
                                <a:lnTo>
                                  <a:pt x="-9697" y="48211"/>
                                </a:lnTo>
                                <a:lnTo>
                                  <a:pt x="-9639" y="48289"/>
                                </a:lnTo>
                                <a:close/>
                                <a:moveTo>
                                  <a:pt x="-9288" y="48284"/>
                                </a:moveTo>
                                <a:lnTo>
                                  <a:pt x="-9230" y="48206"/>
                                </a:lnTo>
                                <a:lnTo>
                                  <a:pt x="-9288" y="48128"/>
                                </a:lnTo>
                                <a:lnTo>
                                  <a:pt x="-9347" y="48206"/>
                                </a:lnTo>
                                <a:lnTo>
                                  <a:pt x="-9288" y="48284"/>
                                </a:lnTo>
                                <a:close/>
                                <a:moveTo>
                                  <a:pt x="-8932" y="48284"/>
                                </a:moveTo>
                                <a:lnTo>
                                  <a:pt x="-8873" y="48206"/>
                                </a:lnTo>
                                <a:lnTo>
                                  <a:pt x="-8932" y="48128"/>
                                </a:lnTo>
                                <a:lnTo>
                                  <a:pt x="-8990" y="48206"/>
                                </a:lnTo>
                                <a:lnTo>
                                  <a:pt x="-8932" y="48284"/>
                                </a:lnTo>
                                <a:close/>
                                <a:moveTo>
                                  <a:pt x="-8576" y="48284"/>
                                </a:moveTo>
                                <a:lnTo>
                                  <a:pt x="-8518" y="48206"/>
                                </a:lnTo>
                                <a:lnTo>
                                  <a:pt x="-8576" y="48128"/>
                                </a:lnTo>
                                <a:lnTo>
                                  <a:pt x="-8634" y="48206"/>
                                </a:lnTo>
                                <a:lnTo>
                                  <a:pt x="-8576" y="48284"/>
                                </a:lnTo>
                                <a:close/>
                                <a:moveTo>
                                  <a:pt x="-8220" y="48284"/>
                                </a:moveTo>
                                <a:lnTo>
                                  <a:pt x="-8161" y="48206"/>
                                </a:lnTo>
                                <a:lnTo>
                                  <a:pt x="-8220" y="48128"/>
                                </a:lnTo>
                                <a:lnTo>
                                  <a:pt x="-8278" y="48206"/>
                                </a:lnTo>
                                <a:lnTo>
                                  <a:pt x="-8220" y="48284"/>
                                </a:lnTo>
                                <a:close/>
                                <a:moveTo>
                                  <a:pt x="-7863" y="48284"/>
                                </a:moveTo>
                                <a:lnTo>
                                  <a:pt x="-7805" y="48206"/>
                                </a:lnTo>
                                <a:lnTo>
                                  <a:pt x="-7863" y="48128"/>
                                </a:lnTo>
                                <a:lnTo>
                                  <a:pt x="-7922" y="48206"/>
                                </a:lnTo>
                                <a:lnTo>
                                  <a:pt x="-7863" y="48284"/>
                                </a:lnTo>
                                <a:close/>
                                <a:moveTo>
                                  <a:pt x="-7507" y="48278"/>
                                </a:moveTo>
                                <a:lnTo>
                                  <a:pt x="-7449" y="48200"/>
                                </a:lnTo>
                                <a:lnTo>
                                  <a:pt x="-7507" y="48122"/>
                                </a:lnTo>
                                <a:lnTo>
                                  <a:pt x="-7565" y="48200"/>
                                </a:lnTo>
                                <a:lnTo>
                                  <a:pt x="-7507" y="48278"/>
                                </a:lnTo>
                                <a:close/>
                                <a:moveTo>
                                  <a:pt x="-7151" y="48278"/>
                                </a:moveTo>
                                <a:lnTo>
                                  <a:pt x="-7092" y="48200"/>
                                </a:lnTo>
                                <a:lnTo>
                                  <a:pt x="-7151" y="48122"/>
                                </a:lnTo>
                                <a:lnTo>
                                  <a:pt x="-7209" y="48200"/>
                                </a:lnTo>
                                <a:lnTo>
                                  <a:pt x="-7151" y="48278"/>
                                </a:lnTo>
                                <a:close/>
                                <a:moveTo>
                                  <a:pt x="-6801" y="48278"/>
                                </a:moveTo>
                                <a:lnTo>
                                  <a:pt x="-6742" y="48200"/>
                                </a:lnTo>
                                <a:lnTo>
                                  <a:pt x="-6801" y="48122"/>
                                </a:lnTo>
                                <a:lnTo>
                                  <a:pt x="-6859" y="48200"/>
                                </a:lnTo>
                                <a:lnTo>
                                  <a:pt x="-6801" y="48278"/>
                                </a:lnTo>
                                <a:close/>
                                <a:moveTo>
                                  <a:pt x="-6444" y="48278"/>
                                </a:moveTo>
                                <a:lnTo>
                                  <a:pt x="-6386" y="48200"/>
                                </a:lnTo>
                                <a:lnTo>
                                  <a:pt x="-6444" y="48122"/>
                                </a:lnTo>
                                <a:lnTo>
                                  <a:pt x="-6503" y="48200"/>
                                </a:lnTo>
                                <a:lnTo>
                                  <a:pt x="-6444" y="48278"/>
                                </a:lnTo>
                                <a:close/>
                                <a:moveTo>
                                  <a:pt x="-6088" y="48278"/>
                                </a:moveTo>
                                <a:lnTo>
                                  <a:pt x="-6030" y="48200"/>
                                </a:lnTo>
                                <a:lnTo>
                                  <a:pt x="-6088" y="48122"/>
                                </a:lnTo>
                                <a:lnTo>
                                  <a:pt x="-6146" y="48200"/>
                                </a:lnTo>
                                <a:lnTo>
                                  <a:pt x="-6088" y="48278"/>
                                </a:lnTo>
                                <a:close/>
                                <a:moveTo>
                                  <a:pt x="-5732" y="48284"/>
                                </a:moveTo>
                                <a:lnTo>
                                  <a:pt x="-5673" y="48206"/>
                                </a:lnTo>
                                <a:lnTo>
                                  <a:pt x="-5732" y="48128"/>
                                </a:lnTo>
                                <a:lnTo>
                                  <a:pt x="-5790" y="48206"/>
                                </a:lnTo>
                                <a:lnTo>
                                  <a:pt x="-5732" y="48284"/>
                                </a:lnTo>
                                <a:close/>
                                <a:moveTo>
                                  <a:pt x="-5375" y="48278"/>
                                </a:moveTo>
                                <a:lnTo>
                                  <a:pt x="-5317" y="48200"/>
                                </a:lnTo>
                                <a:lnTo>
                                  <a:pt x="-5375" y="48122"/>
                                </a:lnTo>
                                <a:lnTo>
                                  <a:pt x="-5434" y="48200"/>
                                </a:lnTo>
                                <a:lnTo>
                                  <a:pt x="-5375" y="48278"/>
                                </a:lnTo>
                                <a:close/>
                                <a:moveTo>
                                  <a:pt x="-5020" y="48278"/>
                                </a:moveTo>
                                <a:lnTo>
                                  <a:pt x="-4961" y="48200"/>
                                </a:lnTo>
                                <a:lnTo>
                                  <a:pt x="-5020" y="48122"/>
                                </a:lnTo>
                                <a:lnTo>
                                  <a:pt x="-5078" y="48200"/>
                                </a:lnTo>
                                <a:lnTo>
                                  <a:pt x="-5020" y="48278"/>
                                </a:lnTo>
                                <a:close/>
                                <a:moveTo>
                                  <a:pt x="-4663" y="48284"/>
                                </a:moveTo>
                                <a:lnTo>
                                  <a:pt x="-4605" y="48206"/>
                                </a:lnTo>
                                <a:lnTo>
                                  <a:pt x="-4663" y="48128"/>
                                </a:lnTo>
                                <a:lnTo>
                                  <a:pt x="-4722" y="48206"/>
                                </a:lnTo>
                                <a:lnTo>
                                  <a:pt x="-4663" y="4828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483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29" name="Freeform 873"/>
                        <wps:cNvSpPr>
                          <a:spLocks/>
                        </wps:cNvSpPr>
                        <wps:spPr bwMode="auto">
                          <a:xfrm>
                            <a:off x="2294" y="2086"/>
                            <a:ext cx="7107" cy="1050"/>
                          </a:xfrm>
                          <a:custGeom>
                            <a:avLst/>
                            <a:gdLst>
                              <a:gd name="T0" fmla="+- 0 2294 2294"/>
                              <a:gd name="T1" fmla="*/ T0 w 7107"/>
                              <a:gd name="T2" fmla="+- 0 3135 2086"/>
                              <a:gd name="T3" fmla="*/ 3135 h 1050"/>
                              <a:gd name="T4" fmla="+- 0 2649 2294"/>
                              <a:gd name="T5" fmla="*/ T4 w 7107"/>
                              <a:gd name="T6" fmla="+- 0 2167 2086"/>
                              <a:gd name="T7" fmla="*/ 2167 h 1050"/>
                              <a:gd name="T8" fmla="+- 0 3005 2294"/>
                              <a:gd name="T9" fmla="*/ T8 w 7107"/>
                              <a:gd name="T10" fmla="+- 0 2116 2086"/>
                              <a:gd name="T11" fmla="*/ 2116 h 1050"/>
                              <a:gd name="T12" fmla="+- 0 3360 2294"/>
                              <a:gd name="T13" fmla="*/ T12 w 7107"/>
                              <a:gd name="T14" fmla="+- 0 2105 2086"/>
                              <a:gd name="T15" fmla="*/ 2105 h 1050"/>
                              <a:gd name="T16" fmla="+- 0 3716 2294"/>
                              <a:gd name="T17" fmla="*/ T16 w 7107"/>
                              <a:gd name="T18" fmla="+- 0 2093 2086"/>
                              <a:gd name="T19" fmla="*/ 2093 h 1050"/>
                              <a:gd name="T20" fmla="+- 0 4071 2294"/>
                              <a:gd name="T21" fmla="*/ T20 w 7107"/>
                              <a:gd name="T22" fmla="+- 0 2091 2086"/>
                              <a:gd name="T23" fmla="*/ 2091 h 1050"/>
                              <a:gd name="T24" fmla="+- 0 4426 2294"/>
                              <a:gd name="T25" fmla="*/ T24 w 7107"/>
                              <a:gd name="T26" fmla="+- 0 2102 2086"/>
                              <a:gd name="T27" fmla="*/ 2102 h 1050"/>
                              <a:gd name="T28" fmla="+- 0 4781 2294"/>
                              <a:gd name="T29" fmla="*/ T28 w 7107"/>
                              <a:gd name="T30" fmla="+- 0 2094 2086"/>
                              <a:gd name="T31" fmla="*/ 2094 h 1050"/>
                              <a:gd name="T32" fmla="+- 0 5137 2294"/>
                              <a:gd name="T33" fmla="*/ T32 w 7107"/>
                              <a:gd name="T34" fmla="+- 0 2094 2086"/>
                              <a:gd name="T35" fmla="*/ 2094 h 1050"/>
                              <a:gd name="T36" fmla="+- 0 5492 2294"/>
                              <a:gd name="T37" fmla="*/ T36 w 7107"/>
                              <a:gd name="T38" fmla="+- 0 2092 2086"/>
                              <a:gd name="T39" fmla="*/ 2092 h 1050"/>
                              <a:gd name="T40" fmla="+- 0 5847 2294"/>
                              <a:gd name="T41" fmla="*/ T40 w 7107"/>
                              <a:gd name="T42" fmla="+- 0 2094 2086"/>
                              <a:gd name="T43" fmla="*/ 2094 h 1050"/>
                              <a:gd name="T44" fmla="+- 0 6203 2294"/>
                              <a:gd name="T45" fmla="*/ T44 w 7107"/>
                              <a:gd name="T46" fmla="+- 0 2093 2086"/>
                              <a:gd name="T47" fmla="*/ 2093 h 1050"/>
                              <a:gd name="T48" fmla="+- 0 6558 2294"/>
                              <a:gd name="T49" fmla="*/ T48 w 7107"/>
                              <a:gd name="T50" fmla="+- 0 2089 2086"/>
                              <a:gd name="T51" fmla="*/ 2089 h 1050"/>
                              <a:gd name="T52" fmla="+- 0 7269 2294"/>
                              <a:gd name="T53" fmla="*/ T52 w 7107"/>
                              <a:gd name="T54" fmla="+- 0 2089 2086"/>
                              <a:gd name="T55" fmla="*/ 2089 h 1050"/>
                              <a:gd name="T56" fmla="+- 0 7624 2294"/>
                              <a:gd name="T57" fmla="*/ T56 w 7107"/>
                              <a:gd name="T58" fmla="+- 0 2086 2086"/>
                              <a:gd name="T59" fmla="*/ 2086 h 1050"/>
                              <a:gd name="T60" fmla="+- 0 7980 2294"/>
                              <a:gd name="T61" fmla="*/ T60 w 7107"/>
                              <a:gd name="T62" fmla="+- 0 2091 2086"/>
                              <a:gd name="T63" fmla="*/ 2091 h 1050"/>
                              <a:gd name="T64" fmla="+- 0 8335 2294"/>
                              <a:gd name="T65" fmla="*/ T64 w 7107"/>
                              <a:gd name="T66" fmla="+- 0 2093 2086"/>
                              <a:gd name="T67" fmla="*/ 2093 h 1050"/>
                              <a:gd name="T68" fmla="+- 0 8690 2294"/>
                              <a:gd name="T69" fmla="*/ T68 w 7107"/>
                              <a:gd name="T70" fmla="+- 0 2089 2086"/>
                              <a:gd name="T71" fmla="*/ 2089 h 1050"/>
                              <a:gd name="T72" fmla="+- 0 9046 2294"/>
                              <a:gd name="T73" fmla="*/ T72 w 7107"/>
                              <a:gd name="T74" fmla="+- 0 2086 2086"/>
                              <a:gd name="T75" fmla="*/ 2086 h 1050"/>
                              <a:gd name="T76" fmla="+- 0 9401 2294"/>
                              <a:gd name="T77" fmla="*/ T76 w 7107"/>
                              <a:gd name="T78" fmla="+- 0 2092 2086"/>
                              <a:gd name="T79" fmla="*/ 2092 h 105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7107" h="1050">
                                <a:moveTo>
                                  <a:pt x="0" y="1049"/>
                                </a:moveTo>
                                <a:lnTo>
                                  <a:pt x="355" y="81"/>
                                </a:lnTo>
                                <a:lnTo>
                                  <a:pt x="711" y="30"/>
                                </a:lnTo>
                                <a:lnTo>
                                  <a:pt x="1066" y="19"/>
                                </a:lnTo>
                                <a:lnTo>
                                  <a:pt x="1422" y="7"/>
                                </a:lnTo>
                                <a:lnTo>
                                  <a:pt x="1777" y="5"/>
                                </a:lnTo>
                                <a:lnTo>
                                  <a:pt x="2132" y="16"/>
                                </a:lnTo>
                                <a:lnTo>
                                  <a:pt x="2487" y="8"/>
                                </a:lnTo>
                                <a:lnTo>
                                  <a:pt x="2843" y="8"/>
                                </a:lnTo>
                                <a:lnTo>
                                  <a:pt x="3198" y="6"/>
                                </a:lnTo>
                                <a:lnTo>
                                  <a:pt x="3553" y="8"/>
                                </a:lnTo>
                                <a:lnTo>
                                  <a:pt x="3909" y="7"/>
                                </a:lnTo>
                                <a:lnTo>
                                  <a:pt x="4264" y="3"/>
                                </a:lnTo>
                                <a:lnTo>
                                  <a:pt x="4975" y="3"/>
                                </a:lnTo>
                                <a:lnTo>
                                  <a:pt x="5330" y="0"/>
                                </a:lnTo>
                                <a:lnTo>
                                  <a:pt x="5686" y="5"/>
                                </a:lnTo>
                                <a:lnTo>
                                  <a:pt x="6041" y="7"/>
                                </a:lnTo>
                                <a:lnTo>
                                  <a:pt x="6396" y="3"/>
                                </a:lnTo>
                                <a:lnTo>
                                  <a:pt x="6752" y="0"/>
                                </a:lnTo>
                                <a:lnTo>
                                  <a:pt x="7107" y="6"/>
                                </a:lnTo>
                              </a:path>
                            </a:pathLst>
                          </a:custGeom>
                          <a:noFill/>
                          <a:ln w="14833">
                            <a:solidFill>
                              <a:srgbClr val="000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0" name="AutoShape 872"/>
                        <wps:cNvSpPr>
                          <a:spLocks/>
                        </wps:cNvSpPr>
                        <wps:spPr bwMode="auto">
                          <a:xfrm>
                            <a:off x="14800" y="-41627"/>
                            <a:ext cx="273906" cy="44972"/>
                          </a:xfrm>
                          <a:custGeom>
                            <a:avLst/>
                            <a:gdLst>
                              <a:gd name="T0" fmla="+- 0 2375 14800"/>
                              <a:gd name="T1" fmla="*/ T0 w 273906"/>
                              <a:gd name="T2" fmla="+- 0 3138 -41627"/>
                              <a:gd name="T3" fmla="*/ 3138 h 44972"/>
                              <a:gd name="T4" fmla="+- 0 2258 14800"/>
                              <a:gd name="T5" fmla="*/ T4 w 273906"/>
                              <a:gd name="T6" fmla="+- 0 3071 -41627"/>
                              <a:gd name="T7" fmla="*/ 3071 h 44972"/>
                              <a:gd name="T8" fmla="+- 0 2725 14800"/>
                              <a:gd name="T9" fmla="*/ T8 w 273906"/>
                              <a:gd name="T10" fmla="+- 0 2168 -41627"/>
                              <a:gd name="T11" fmla="*/ 2168 h 44972"/>
                              <a:gd name="T12" fmla="+- 0 2608 14800"/>
                              <a:gd name="T13" fmla="*/ T12 w 273906"/>
                              <a:gd name="T14" fmla="+- 0 2101 -41627"/>
                              <a:gd name="T15" fmla="*/ 2101 h 44972"/>
                              <a:gd name="T16" fmla="+- 0 3082 14800"/>
                              <a:gd name="T17" fmla="*/ T16 w 273906"/>
                              <a:gd name="T18" fmla="+- 0 2116 -41627"/>
                              <a:gd name="T19" fmla="*/ 2116 h 44972"/>
                              <a:gd name="T20" fmla="+- 0 2965 14800"/>
                              <a:gd name="T21" fmla="*/ T20 w 273906"/>
                              <a:gd name="T22" fmla="+- 0 2048 -41627"/>
                              <a:gd name="T23" fmla="*/ 2048 h 44972"/>
                              <a:gd name="T24" fmla="+- 0 3437 14800"/>
                              <a:gd name="T25" fmla="*/ T24 w 273906"/>
                              <a:gd name="T26" fmla="+- 0 2104 -41627"/>
                              <a:gd name="T27" fmla="*/ 2104 h 44972"/>
                              <a:gd name="T28" fmla="+- 0 3321 14800"/>
                              <a:gd name="T29" fmla="*/ T28 w 273906"/>
                              <a:gd name="T30" fmla="+- 0 2037 -41627"/>
                              <a:gd name="T31" fmla="*/ 2037 h 44972"/>
                              <a:gd name="T32" fmla="+- 0 3794 14800"/>
                              <a:gd name="T33" fmla="*/ T32 w 273906"/>
                              <a:gd name="T34" fmla="+- 0 2093 -41627"/>
                              <a:gd name="T35" fmla="*/ 2093 h 44972"/>
                              <a:gd name="T36" fmla="+- 0 3677 14800"/>
                              <a:gd name="T37" fmla="*/ T36 w 273906"/>
                              <a:gd name="T38" fmla="+- 0 2025 -41627"/>
                              <a:gd name="T39" fmla="*/ 2025 h 44972"/>
                              <a:gd name="T40" fmla="+- 0 4150 14800"/>
                              <a:gd name="T41" fmla="*/ T40 w 273906"/>
                              <a:gd name="T42" fmla="+- 0 2093 -41627"/>
                              <a:gd name="T43" fmla="*/ 2093 h 44972"/>
                              <a:gd name="T44" fmla="+- 0 4033 14800"/>
                              <a:gd name="T45" fmla="*/ T44 w 273906"/>
                              <a:gd name="T46" fmla="+- 0 2025 -41627"/>
                              <a:gd name="T47" fmla="*/ 2025 h 44972"/>
                              <a:gd name="T48" fmla="+- 0 4506 14800"/>
                              <a:gd name="T49" fmla="*/ T48 w 273906"/>
                              <a:gd name="T50" fmla="+- 0 2104 -41627"/>
                              <a:gd name="T51" fmla="*/ 2104 h 44972"/>
                              <a:gd name="T52" fmla="+- 0 4390 14800"/>
                              <a:gd name="T53" fmla="*/ T52 w 273906"/>
                              <a:gd name="T54" fmla="+- 0 2037 -41627"/>
                              <a:gd name="T55" fmla="*/ 2037 h 44972"/>
                              <a:gd name="T56" fmla="+- 0 4857 14800"/>
                              <a:gd name="T57" fmla="*/ T56 w 273906"/>
                              <a:gd name="T58" fmla="+- 0 2093 -41627"/>
                              <a:gd name="T59" fmla="*/ 2093 h 44972"/>
                              <a:gd name="T60" fmla="+- 0 4740 14800"/>
                              <a:gd name="T61" fmla="*/ T60 w 273906"/>
                              <a:gd name="T62" fmla="+- 0 2025 -41627"/>
                              <a:gd name="T63" fmla="*/ 2025 h 44972"/>
                              <a:gd name="T64" fmla="+- 0 5213 14800"/>
                              <a:gd name="T65" fmla="*/ T64 w 273906"/>
                              <a:gd name="T66" fmla="+- 0 2093 -41627"/>
                              <a:gd name="T67" fmla="*/ 2093 h 44972"/>
                              <a:gd name="T68" fmla="+- 0 5096 14800"/>
                              <a:gd name="T69" fmla="*/ T68 w 273906"/>
                              <a:gd name="T70" fmla="+- 0 2025 -41627"/>
                              <a:gd name="T71" fmla="*/ 2025 h 44972"/>
                              <a:gd name="T72" fmla="+- 0 5569 14800"/>
                              <a:gd name="T73" fmla="*/ T72 w 273906"/>
                              <a:gd name="T74" fmla="+- 0 2093 -41627"/>
                              <a:gd name="T75" fmla="*/ 2093 h 44972"/>
                              <a:gd name="T76" fmla="+- 0 5452 14800"/>
                              <a:gd name="T77" fmla="*/ T76 w 273906"/>
                              <a:gd name="T78" fmla="+- 0 2025 -41627"/>
                              <a:gd name="T79" fmla="*/ 2025 h 44972"/>
                              <a:gd name="T80" fmla="+- 0 5925 14800"/>
                              <a:gd name="T81" fmla="*/ T80 w 273906"/>
                              <a:gd name="T82" fmla="+- 0 2093 -41627"/>
                              <a:gd name="T83" fmla="*/ 2093 h 44972"/>
                              <a:gd name="T84" fmla="+- 0 5809 14800"/>
                              <a:gd name="T85" fmla="*/ T84 w 273906"/>
                              <a:gd name="T86" fmla="+- 0 2025 -41627"/>
                              <a:gd name="T87" fmla="*/ 2025 h 44972"/>
                              <a:gd name="T88" fmla="+- 0 6282 14800"/>
                              <a:gd name="T89" fmla="*/ T88 w 273906"/>
                              <a:gd name="T90" fmla="+- 0 2093 -41627"/>
                              <a:gd name="T91" fmla="*/ 2093 h 44972"/>
                              <a:gd name="T92" fmla="+- 0 6165 14800"/>
                              <a:gd name="T93" fmla="*/ T92 w 273906"/>
                              <a:gd name="T94" fmla="+- 0 2025 -41627"/>
                              <a:gd name="T95" fmla="*/ 2025 h 44972"/>
                              <a:gd name="T96" fmla="+- 0 6638 14800"/>
                              <a:gd name="T97" fmla="*/ T96 w 273906"/>
                              <a:gd name="T98" fmla="+- 0 2087 -41627"/>
                              <a:gd name="T99" fmla="*/ 2087 h 44972"/>
                              <a:gd name="T100" fmla="+- 0 6521 14800"/>
                              <a:gd name="T101" fmla="*/ T100 w 273906"/>
                              <a:gd name="T102" fmla="+- 0 2019 -41627"/>
                              <a:gd name="T103" fmla="*/ 2019 h 44972"/>
                              <a:gd name="T104" fmla="+- 0 6994 14800"/>
                              <a:gd name="T105" fmla="*/ T104 w 273906"/>
                              <a:gd name="T106" fmla="+- 0 2087 -41627"/>
                              <a:gd name="T107" fmla="*/ 2087 h 44972"/>
                              <a:gd name="T108" fmla="+- 0 6877 14800"/>
                              <a:gd name="T109" fmla="*/ T108 w 273906"/>
                              <a:gd name="T110" fmla="+- 0 2019 -41627"/>
                              <a:gd name="T111" fmla="*/ 2019 h 44972"/>
                              <a:gd name="T112" fmla="+- 0 7344 14800"/>
                              <a:gd name="T113" fmla="*/ T112 w 273906"/>
                              <a:gd name="T114" fmla="+- 0 2087 -41627"/>
                              <a:gd name="T115" fmla="*/ 2087 h 44972"/>
                              <a:gd name="T116" fmla="+- 0 7228 14800"/>
                              <a:gd name="T117" fmla="*/ T116 w 273906"/>
                              <a:gd name="T118" fmla="+- 0 2019 -41627"/>
                              <a:gd name="T119" fmla="*/ 2019 h 44972"/>
                              <a:gd name="T120" fmla="+- 0 7701 14800"/>
                              <a:gd name="T121" fmla="*/ T120 w 273906"/>
                              <a:gd name="T122" fmla="+- 0 2087 -41627"/>
                              <a:gd name="T123" fmla="*/ 2087 h 44972"/>
                              <a:gd name="T124" fmla="+- 0 7584 14800"/>
                              <a:gd name="T125" fmla="*/ T124 w 273906"/>
                              <a:gd name="T126" fmla="+- 0 2019 -41627"/>
                              <a:gd name="T127" fmla="*/ 2019 h 44972"/>
                              <a:gd name="T128" fmla="+- 0 8057 14800"/>
                              <a:gd name="T129" fmla="*/ T128 w 273906"/>
                              <a:gd name="T130" fmla="+- 0 2093 -41627"/>
                              <a:gd name="T131" fmla="*/ 2093 h 44972"/>
                              <a:gd name="T132" fmla="+- 0 7940 14800"/>
                              <a:gd name="T133" fmla="*/ T132 w 273906"/>
                              <a:gd name="T134" fmla="+- 0 2025 -41627"/>
                              <a:gd name="T135" fmla="*/ 2025 h 44972"/>
                              <a:gd name="T136" fmla="+- 0 8413 14800"/>
                              <a:gd name="T137" fmla="*/ T136 w 273906"/>
                              <a:gd name="T138" fmla="+- 0 2093 -41627"/>
                              <a:gd name="T139" fmla="*/ 2093 h 44972"/>
                              <a:gd name="T140" fmla="+- 0 8296 14800"/>
                              <a:gd name="T141" fmla="*/ T140 w 273906"/>
                              <a:gd name="T142" fmla="+- 0 2025 -41627"/>
                              <a:gd name="T143" fmla="*/ 2025 h 44972"/>
                              <a:gd name="T144" fmla="+- 0 8769 14800"/>
                              <a:gd name="T145" fmla="*/ T144 w 273906"/>
                              <a:gd name="T146" fmla="+- 0 2087 -41627"/>
                              <a:gd name="T147" fmla="*/ 2087 h 44972"/>
                              <a:gd name="T148" fmla="+- 0 8652 14800"/>
                              <a:gd name="T149" fmla="*/ T148 w 273906"/>
                              <a:gd name="T150" fmla="+- 0 2019 -41627"/>
                              <a:gd name="T151" fmla="*/ 2019 h 44972"/>
                              <a:gd name="T152" fmla="+- 0 9125 14800"/>
                              <a:gd name="T153" fmla="*/ T152 w 273906"/>
                              <a:gd name="T154" fmla="+- 0 2087 -41627"/>
                              <a:gd name="T155" fmla="*/ 2087 h 44972"/>
                              <a:gd name="T156" fmla="+- 0 9009 14800"/>
                              <a:gd name="T157" fmla="*/ T156 w 273906"/>
                              <a:gd name="T158" fmla="+- 0 2019 -41627"/>
                              <a:gd name="T159" fmla="*/ 2019 h 44972"/>
                              <a:gd name="T160" fmla="+- 0 9482 14800"/>
                              <a:gd name="T161" fmla="*/ T160 w 273906"/>
                              <a:gd name="T162" fmla="+- 0 2093 -41627"/>
                              <a:gd name="T163" fmla="*/ 2093 h 44972"/>
                              <a:gd name="T164" fmla="+- 0 9365 14800"/>
                              <a:gd name="T165" fmla="*/ T164 w 273906"/>
                              <a:gd name="T166" fmla="+- 0 2025 -41627"/>
                              <a:gd name="T167" fmla="*/ 2025 h 449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</a:cxnLst>
                            <a:rect l="0" t="0" r="r" b="b"/>
                            <a:pathLst>
                              <a:path w="273906" h="44972">
                                <a:moveTo>
                                  <a:pt x="-12542" y="44698"/>
                                </a:moveTo>
                                <a:lnTo>
                                  <a:pt x="-12425" y="44765"/>
                                </a:lnTo>
                                <a:lnTo>
                                  <a:pt x="-12542" y="44832"/>
                                </a:lnTo>
                                <a:lnTo>
                                  <a:pt x="-12542" y="44698"/>
                                </a:lnTo>
                                <a:close/>
                                <a:moveTo>
                                  <a:pt x="-12192" y="43728"/>
                                </a:moveTo>
                                <a:lnTo>
                                  <a:pt x="-12075" y="43795"/>
                                </a:lnTo>
                                <a:lnTo>
                                  <a:pt x="-12192" y="43863"/>
                                </a:lnTo>
                                <a:lnTo>
                                  <a:pt x="-12192" y="43728"/>
                                </a:lnTo>
                                <a:close/>
                                <a:moveTo>
                                  <a:pt x="-11835" y="43675"/>
                                </a:moveTo>
                                <a:lnTo>
                                  <a:pt x="-11718" y="43743"/>
                                </a:lnTo>
                                <a:lnTo>
                                  <a:pt x="-11835" y="43810"/>
                                </a:lnTo>
                                <a:lnTo>
                                  <a:pt x="-11835" y="43675"/>
                                </a:lnTo>
                                <a:close/>
                                <a:moveTo>
                                  <a:pt x="-11479" y="43664"/>
                                </a:moveTo>
                                <a:lnTo>
                                  <a:pt x="-11363" y="43731"/>
                                </a:lnTo>
                                <a:lnTo>
                                  <a:pt x="-11479" y="43799"/>
                                </a:lnTo>
                                <a:lnTo>
                                  <a:pt x="-11479" y="43664"/>
                                </a:lnTo>
                                <a:close/>
                                <a:moveTo>
                                  <a:pt x="-11123" y="43652"/>
                                </a:moveTo>
                                <a:lnTo>
                                  <a:pt x="-11006" y="43720"/>
                                </a:lnTo>
                                <a:lnTo>
                                  <a:pt x="-11123" y="43787"/>
                                </a:lnTo>
                                <a:lnTo>
                                  <a:pt x="-11123" y="43652"/>
                                </a:lnTo>
                                <a:close/>
                                <a:moveTo>
                                  <a:pt x="-10767" y="43652"/>
                                </a:moveTo>
                                <a:lnTo>
                                  <a:pt x="-10650" y="43720"/>
                                </a:lnTo>
                                <a:lnTo>
                                  <a:pt x="-10767" y="43787"/>
                                </a:lnTo>
                                <a:lnTo>
                                  <a:pt x="-10767" y="43652"/>
                                </a:lnTo>
                                <a:close/>
                                <a:moveTo>
                                  <a:pt x="-10410" y="43664"/>
                                </a:moveTo>
                                <a:lnTo>
                                  <a:pt x="-10294" y="43731"/>
                                </a:lnTo>
                                <a:lnTo>
                                  <a:pt x="-10410" y="43799"/>
                                </a:lnTo>
                                <a:lnTo>
                                  <a:pt x="-10410" y="43664"/>
                                </a:lnTo>
                                <a:close/>
                                <a:moveTo>
                                  <a:pt x="-10060" y="43652"/>
                                </a:moveTo>
                                <a:lnTo>
                                  <a:pt x="-9943" y="43720"/>
                                </a:lnTo>
                                <a:lnTo>
                                  <a:pt x="-10060" y="43787"/>
                                </a:lnTo>
                                <a:lnTo>
                                  <a:pt x="-10060" y="43652"/>
                                </a:lnTo>
                                <a:close/>
                                <a:moveTo>
                                  <a:pt x="-9704" y="43652"/>
                                </a:moveTo>
                                <a:lnTo>
                                  <a:pt x="-9587" y="43720"/>
                                </a:lnTo>
                                <a:lnTo>
                                  <a:pt x="-9704" y="43787"/>
                                </a:lnTo>
                                <a:lnTo>
                                  <a:pt x="-9704" y="43652"/>
                                </a:lnTo>
                                <a:close/>
                                <a:moveTo>
                                  <a:pt x="-9348" y="43652"/>
                                </a:moveTo>
                                <a:lnTo>
                                  <a:pt x="-9231" y="43720"/>
                                </a:lnTo>
                                <a:lnTo>
                                  <a:pt x="-9348" y="43787"/>
                                </a:lnTo>
                                <a:lnTo>
                                  <a:pt x="-9348" y="43652"/>
                                </a:lnTo>
                                <a:close/>
                                <a:moveTo>
                                  <a:pt x="-8991" y="43652"/>
                                </a:moveTo>
                                <a:lnTo>
                                  <a:pt x="-8875" y="43720"/>
                                </a:lnTo>
                                <a:lnTo>
                                  <a:pt x="-8991" y="43787"/>
                                </a:lnTo>
                                <a:lnTo>
                                  <a:pt x="-8991" y="43652"/>
                                </a:lnTo>
                                <a:close/>
                                <a:moveTo>
                                  <a:pt x="-8635" y="43652"/>
                                </a:moveTo>
                                <a:lnTo>
                                  <a:pt x="-8518" y="43720"/>
                                </a:lnTo>
                                <a:lnTo>
                                  <a:pt x="-8635" y="43787"/>
                                </a:lnTo>
                                <a:lnTo>
                                  <a:pt x="-8635" y="43652"/>
                                </a:lnTo>
                                <a:close/>
                                <a:moveTo>
                                  <a:pt x="-8279" y="43646"/>
                                </a:moveTo>
                                <a:lnTo>
                                  <a:pt x="-8162" y="43714"/>
                                </a:lnTo>
                                <a:lnTo>
                                  <a:pt x="-8279" y="43781"/>
                                </a:lnTo>
                                <a:lnTo>
                                  <a:pt x="-8279" y="43646"/>
                                </a:lnTo>
                                <a:close/>
                                <a:moveTo>
                                  <a:pt x="-7923" y="43646"/>
                                </a:moveTo>
                                <a:lnTo>
                                  <a:pt x="-7806" y="43714"/>
                                </a:lnTo>
                                <a:lnTo>
                                  <a:pt x="-7923" y="43781"/>
                                </a:lnTo>
                                <a:lnTo>
                                  <a:pt x="-7923" y="43646"/>
                                </a:lnTo>
                                <a:close/>
                                <a:moveTo>
                                  <a:pt x="-7572" y="43646"/>
                                </a:moveTo>
                                <a:lnTo>
                                  <a:pt x="-7456" y="43714"/>
                                </a:lnTo>
                                <a:lnTo>
                                  <a:pt x="-7572" y="43781"/>
                                </a:lnTo>
                                <a:lnTo>
                                  <a:pt x="-7572" y="43646"/>
                                </a:lnTo>
                                <a:close/>
                                <a:moveTo>
                                  <a:pt x="-7216" y="43646"/>
                                </a:moveTo>
                                <a:lnTo>
                                  <a:pt x="-7099" y="43714"/>
                                </a:lnTo>
                                <a:lnTo>
                                  <a:pt x="-7216" y="43781"/>
                                </a:lnTo>
                                <a:lnTo>
                                  <a:pt x="-7216" y="43646"/>
                                </a:lnTo>
                                <a:close/>
                                <a:moveTo>
                                  <a:pt x="-6860" y="43652"/>
                                </a:moveTo>
                                <a:lnTo>
                                  <a:pt x="-6743" y="43720"/>
                                </a:lnTo>
                                <a:lnTo>
                                  <a:pt x="-6860" y="43787"/>
                                </a:lnTo>
                                <a:lnTo>
                                  <a:pt x="-6860" y="43652"/>
                                </a:lnTo>
                                <a:close/>
                                <a:moveTo>
                                  <a:pt x="-6504" y="43652"/>
                                </a:moveTo>
                                <a:lnTo>
                                  <a:pt x="-6387" y="43720"/>
                                </a:lnTo>
                                <a:lnTo>
                                  <a:pt x="-6504" y="43787"/>
                                </a:lnTo>
                                <a:lnTo>
                                  <a:pt x="-6504" y="43652"/>
                                </a:lnTo>
                                <a:close/>
                                <a:moveTo>
                                  <a:pt x="-6148" y="43646"/>
                                </a:moveTo>
                                <a:lnTo>
                                  <a:pt x="-6031" y="43714"/>
                                </a:lnTo>
                                <a:lnTo>
                                  <a:pt x="-6148" y="43781"/>
                                </a:lnTo>
                                <a:lnTo>
                                  <a:pt x="-6148" y="43646"/>
                                </a:lnTo>
                                <a:close/>
                                <a:moveTo>
                                  <a:pt x="-5791" y="43646"/>
                                </a:moveTo>
                                <a:lnTo>
                                  <a:pt x="-5675" y="43714"/>
                                </a:lnTo>
                                <a:lnTo>
                                  <a:pt x="-5791" y="43781"/>
                                </a:lnTo>
                                <a:lnTo>
                                  <a:pt x="-5791" y="43646"/>
                                </a:lnTo>
                                <a:close/>
                                <a:moveTo>
                                  <a:pt x="-5435" y="43652"/>
                                </a:moveTo>
                                <a:lnTo>
                                  <a:pt x="-5318" y="43720"/>
                                </a:lnTo>
                                <a:lnTo>
                                  <a:pt x="-5435" y="43787"/>
                                </a:lnTo>
                                <a:lnTo>
                                  <a:pt x="-5435" y="4365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4833">
                            <a:solidFill>
                              <a:srgbClr val="000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1" name="Freeform 871"/>
                        <wps:cNvSpPr>
                          <a:spLocks/>
                        </wps:cNvSpPr>
                        <wps:spPr bwMode="auto">
                          <a:xfrm>
                            <a:off x="2294" y="2328"/>
                            <a:ext cx="7107" cy="807"/>
                          </a:xfrm>
                          <a:custGeom>
                            <a:avLst/>
                            <a:gdLst>
                              <a:gd name="T0" fmla="+- 0 2294 2294"/>
                              <a:gd name="T1" fmla="*/ T0 w 7107"/>
                              <a:gd name="T2" fmla="+- 0 3135 2328"/>
                              <a:gd name="T3" fmla="*/ 3135 h 807"/>
                              <a:gd name="T4" fmla="+- 0 2649 2294"/>
                              <a:gd name="T5" fmla="*/ T4 w 7107"/>
                              <a:gd name="T6" fmla="+- 0 2390 2328"/>
                              <a:gd name="T7" fmla="*/ 2390 h 807"/>
                              <a:gd name="T8" fmla="+- 0 3005 2294"/>
                              <a:gd name="T9" fmla="*/ T8 w 7107"/>
                              <a:gd name="T10" fmla="+- 0 2351 2328"/>
                              <a:gd name="T11" fmla="*/ 2351 h 807"/>
                              <a:gd name="T12" fmla="+- 0 3360 2294"/>
                              <a:gd name="T13" fmla="*/ T12 w 7107"/>
                              <a:gd name="T14" fmla="+- 0 2343 2328"/>
                              <a:gd name="T15" fmla="*/ 2343 h 807"/>
                              <a:gd name="T16" fmla="+- 0 3716 2294"/>
                              <a:gd name="T17" fmla="*/ T16 w 7107"/>
                              <a:gd name="T18" fmla="+- 0 2333 2328"/>
                              <a:gd name="T19" fmla="*/ 2333 h 807"/>
                              <a:gd name="T20" fmla="+- 0 4071 2294"/>
                              <a:gd name="T21" fmla="*/ T20 w 7107"/>
                              <a:gd name="T22" fmla="+- 0 2331 2328"/>
                              <a:gd name="T23" fmla="*/ 2331 h 807"/>
                              <a:gd name="T24" fmla="+- 0 4426 2294"/>
                              <a:gd name="T25" fmla="*/ T24 w 7107"/>
                              <a:gd name="T26" fmla="+- 0 2340 2328"/>
                              <a:gd name="T27" fmla="*/ 2340 h 807"/>
                              <a:gd name="T28" fmla="+- 0 4781 2294"/>
                              <a:gd name="T29" fmla="*/ T28 w 7107"/>
                              <a:gd name="T30" fmla="+- 0 2334 2328"/>
                              <a:gd name="T31" fmla="*/ 2334 h 807"/>
                              <a:gd name="T32" fmla="+- 0 5137 2294"/>
                              <a:gd name="T33" fmla="*/ T32 w 7107"/>
                              <a:gd name="T34" fmla="+- 0 2334 2328"/>
                              <a:gd name="T35" fmla="*/ 2334 h 807"/>
                              <a:gd name="T36" fmla="+- 0 5492 2294"/>
                              <a:gd name="T37" fmla="*/ T36 w 7107"/>
                              <a:gd name="T38" fmla="+- 0 2333 2328"/>
                              <a:gd name="T39" fmla="*/ 2333 h 807"/>
                              <a:gd name="T40" fmla="+- 0 5847 2294"/>
                              <a:gd name="T41" fmla="*/ T40 w 7107"/>
                              <a:gd name="T42" fmla="+- 0 2334 2328"/>
                              <a:gd name="T43" fmla="*/ 2334 h 807"/>
                              <a:gd name="T44" fmla="+- 0 6203 2294"/>
                              <a:gd name="T45" fmla="*/ T44 w 7107"/>
                              <a:gd name="T46" fmla="+- 0 2333 2328"/>
                              <a:gd name="T47" fmla="*/ 2333 h 807"/>
                              <a:gd name="T48" fmla="+- 0 6558 2294"/>
                              <a:gd name="T49" fmla="*/ T48 w 7107"/>
                              <a:gd name="T50" fmla="+- 0 2330 2328"/>
                              <a:gd name="T51" fmla="*/ 2330 h 807"/>
                              <a:gd name="T52" fmla="+- 0 7269 2294"/>
                              <a:gd name="T53" fmla="*/ T52 w 7107"/>
                              <a:gd name="T54" fmla="+- 0 2330 2328"/>
                              <a:gd name="T55" fmla="*/ 2330 h 807"/>
                              <a:gd name="T56" fmla="+- 0 7624 2294"/>
                              <a:gd name="T57" fmla="*/ T56 w 7107"/>
                              <a:gd name="T58" fmla="+- 0 2328 2328"/>
                              <a:gd name="T59" fmla="*/ 2328 h 807"/>
                              <a:gd name="T60" fmla="+- 0 7980 2294"/>
                              <a:gd name="T61" fmla="*/ T60 w 7107"/>
                              <a:gd name="T62" fmla="+- 0 2332 2328"/>
                              <a:gd name="T63" fmla="*/ 2332 h 807"/>
                              <a:gd name="T64" fmla="+- 0 8335 2294"/>
                              <a:gd name="T65" fmla="*/ T64 w 7107"/>
                              <a:gd name="T66" fmla="+- 0 2333 2328"/>
                              <a:gd name="T67" fmla="*/ 2333 h 807"/>
                              <a:gd name="T68" fmla="+- 0 8690 2294"/>
                              <a:gd name="T69" fmla="*/ T68 w 7107"/>
                              <a:gd name="T70" fmla="+- 0 2330 2328"/>
                              <a:gd name="T71" fmla="*/ 2330 h 807"/>
                              <a:gd name="T72" fmla="+- 0 9046 2294"/>
                              <a:gd name="T73" fmla="*/ T72 w 7107"/>
                              <a:gd name="T74" fmla="+- 0 2328 2328"/>
                              <a:gd name="T75" fmla="*/ 2328 h 807"/>
                              <a:gd name="T76" fmla="+- 0 9401 2294"/>
                              <a:gd name="T77" fmla="*/ T76 w 7107"/>
                              <a:gd name="T78" fmla="+- 0 2333 2328"/>
                              <a:gd name="T79" fmla="*/ 2333 h 80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7107" h="807">
                                <a:moveTo>
                                  <a:pt x="0" y="807"/>
                                </a:moveTo>
                                <a:lnTo>
                                  <a:pt x="355" y="62"/>
                                </a:lnTo>
                                <a:lnTo>
                                  <a:pt x="711" y="23"/>
                                </a:lnTo>
                                <a:lnTo>
                                  <a:pt x="1066" y="15"/>
                                </a:lnTo>
                                <a:lnTo>
                                  <a:pt x="1422" y="5"/>
                                </a:lnTo>
                                <a:lnTo>
                                  <a:pt x="1777" y="3"/>
                                </a:lnTo>
                                <a:lnTo>
                                  <a:pt x="2132" y="12"/>
                                </a:lnTo>
                                <a:lnTo>
                                  <a:pt x="2487" y="6"/>
                                </a:lnTo>
                                <a:lnTo>
                                  <a:pt x="2843" y="6"/>
                                </a:lnTo>
                                <a:lnTo>
                                  <a:pt x="3198" y="5"/>
                                </a:lnTo>
                                <a:lnTo>
                                  <a:pt x="3553" y="6"/>
                                </a:lnTo>
                                <a:lnTo>
                                  <a:pt x="3909" y="5"/>
                                </a:lnTo>
                                <a:lnTo>
                                  <a:pt x="4264" y="2"/>
                                </a:lnTo>
                                <a:lnTo>
                                  <a:pt x="4975" y="2"/>
                                </a:lnTo>
                                <a:lnTo>
                                  <a:pt x="5330" y="0"/>
                                </a:lnTo>
                                <a:lnTo>
                                  <a:pt x="5686" y="4"/>
                                </a:lnTo>
                                <a:lnTo>
                                  <a:pt x="6041" y="5"/>
                                </a:lnTo>
                                <a:lnTo>
                                  <a:pt x="6396" y="2"/>
                                </a:lnTo>
                                <a:lnTo>
                                  <a:pt x="6752" y="0"/>
                                </a:lnTo>
                                <a:lnTo>
                                  <a:pt x="7107" y="5"/>
                                </a:lnTo>
                              </a:path>
                            </a:pathLst>
                          </a:custGeom>
                          <a:noFill/>
                          <a:ln w="1483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2" name="Line 870"/>
                        <wps:cNvCnPr/>
                        <wps:spPr bwMode="auto">
                          <a:xfrm>
                            <a:off x="2353" y="310"/>
                            <a:ext cx="296" cy="0"/>
                          </a:xfrm>
                          <a:prstGeom prst="line">
                            <a:avLst/>
                          </a:prstGeom>
                          <a:noFill/>
                          <a:ln w="14833">
                            <a:solidFill>
                              <a:srgbClr val="FF0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33" name="Rectangle 869"/>
                        <wps:cNvSpPr>
                          <a:spLocks noChangeArrowheads="1"/>
                        </wps:cNvSpPr>
                        <wps:spPr bwMode="auto">
                          <a:xfrm>
                            <a:off x="2456" y="266"/>
                            <a:ext cx="91" cy="91"/>
                          </a:xfrm>
                          <a:prstGeom prst="rect">
                            <a:avLst/>
                          </a:prstGeom>
                          <a:noFill/>
                          <a:ln w="14833">
                            <a:solidFill>
                              <a:srgbClr val="FF00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34" name="Picture 8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342" y="429"/>
                            <a:ext cx="319" cy="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35" name="Line 867"/>
                        <wps:cNvCnPr/>
                        <wps:spPr bwMode="auto">
                          <a:xfrm>
                            <a:off x="2353" y="692"/>
                            <a:ext cx="296" cy="0"/>
                          </a:xfrm>
                          <a:prstGeom prst="line">
                            <a:avLst/>
                          </a:prstGeom>
                          <a:noFill/>
                          <a:ln w="14833">
                            <a:solidFill>
                              <a:srgbClr val="000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36" name="Freeform 866"/>
                        <wps:cNvSpPr>
                          <a:spLocks/>
                        </wps:cNvSpPr>
                        <wps:spPr bwMode="auto">
                          <a:xfrm>
                            <a:off x="2423" y="624"/>
                            <a:ext cx="117" cy="135"/>
                          </a:xfrm>
                          <a:custGeom>
                            <a:avLst/>
                            <a:gdLst>
                              <a:gd name="T0" fmla="+- 0 2423 2423"/>
                              <a:gd name="T1" fmla="*/ T0 w 117"/>
                              <a:gd name="T2" fmla="+- 0 691 624"/>
                              <a:gd name="T3" fmla="*/ 691 h 135"/>
                              <a:gd name="T4" fmla="+- 0 2540 2423"/>
                              <a:gd name="T5" fmla="*/ T4 w 117"/>
                              <a:gd name="T6" fmla="+- 0 624 624"/>
                              <a:gd name="T7" fmla="*/ 624 h 135"/>
                              <a:gd name="T8" fmla="+- 0 2540 2423"/>
                              <a:gd name="T9" fmla="*/ T8 w 117"/>
                              <a:gd name="T10" fmla="+- 0 758 624"/>
                              <a:gd name="T11" fmla="*/ 758 h 135"/>
                              <a:gd name="T12" fmla="+- 0 2423 2423"/>
                              <a:gd name="T13" fmla="*/ T12 w 117"/>
                              <a:gd name="T14" fmla="+- 0 691 624"/>
                              <a:gd name="T15" fmla="*/ 691 h 1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17" h="135">
                                <a:moveTo>
                                  <a:pt x="0" y="67"/>
                                </a:moveTo>
                                <a:lnTo>
                                  <a:pt x="117" y="0"/>
                                </a:lnTo>
                                <a:lnTo>
                                  <a:pt x="117" y="134"/>
                                </a:lnTo>
                                <a:lnTo>
                                  <a:pt x="0" y="6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4833">
                            <a:solidFill>
                              <a:srgbClr val="000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7" name="Line 865"/>
                        <wps:cNvCnPr/>
                        <wps:spPr bwMode="auto">
                          <a:xfrm>
                            <a:off x="2353" y="883"/>
                            <a:ext cx="296" cy="0"/>
                          </a:xfrm>
                          <a:prstGeom prst="line">
                            <a:avLst/>
                          </a:prstGeom>
                          <a:noFill/>
                          <a:ln w="1483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38" name="Freeform 864"/>
                        <wps:cNvSpPr>
                          <a:spLocks/>
                        </wps:cNvSpPr>
                        <wps:spPr bwMode="auto">
                          <a:xfrm>
                            <a:off x="2443" y="806"/>
                            <a:ext cx="117" cy="156"/>
                          </a:xfrm>
                          <a:custGeom>
                            <a:avLst/>
                            <a:gdLst>
                              <a:gd name="T0" fmla="+- 0 2501 2443"/>
                              <a:gd name="T1" fmla="*/ T0 w 117"/>
                              <a:gd name="T2" fmla="+- 0 962 806"/>
                              <a:gd name="T3" fmla="*/ 962 h 156"/>
                              <a:gd name="T4" fmla="+- 0 2560 2443"/>
                              <a:gd name="T5" fmla="*/ T4 w 117"/>
                              <a:gd name="T6" fmla="+- 0 884 806"/>
                              <a:gd name="T7" fmla="*/ 884 h 156"/>
                              <a:gd name="T8" fmla="+- 0 2501 2443"/>
                              <a:gd name="T9" fmla="*/ T8 w 117"/>
                              <a:gd name="T10" fmla="+- 0 806 806"/>
                              <a:gd name="T11" fmla="*/ 806 h 156"/>
                              <a:gd name="T12" fmla="+- 0 2443 2443"/>
                              <a:gd name="T13" fmla="*/ T12 w 117"/>
                              <a:gd name="T14" fmla="+- 0 884 806"/>
                              <a:gd name="T15" fmla="*/ 884 h 156"/>
                              <a:gd name="T16" fmla="+- 0 2501 2443"/>
                              <a:gd name="T17" fmla="*/ T16 w 117"/>
                              <a:gd name="T18" fmla="+- 0 962 806"/>
                              <a:gd name="T19" fmla="*/ 962 h 15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17" h="156">
                                <a:moveTo>
                                  <a:pt x="58" y="156"/>
                                </a:moveTo>
                                <a:lnTo>
                                  <a:pt x="117" y="78"/>
                                </a:lnTo>
                                <a:lnTo>
                                  <a:pt x="58" y="0"/>
                                </a:lnTo>
                                <a:lnTo>
                                  <a:pt x="0" y="78"/>
                                </a:lnTo>
                                <a:lnTo>
                                  <a:pt x="58" y="15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483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9" name="Line 863"/>
                        <wps:cNvCnPr/>
                        <wps:spPr bwMode="auto">
                          <a:xfrm>
                            <a:off x="2353" y="1074"/>
                            <a:ext cx="296" cy="0"/>
                          </a:xfrm>
                          <a:prstGeom prst="line">
                            <a:avLst/>
                          </a:prstGeom>
                          <a:noFill/>
                          <a:ln w="14833">
                            <a:solidFill>
                              <a:srgbClr val="000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40" name="Freeform 862"/>
                        <wps:cNvSpPr>
                          <a:spLocks/>
                        </wps:cNvSpPr>
                        <wps:spPr bwMode="auto">
                          <a:xfrm>
                            <a:off x="2462" y="1009"/>
                            <a:ext cx="117" cy="135"/>
                          </a:xfrm>
                          <a:custGeom>
                            <a:avLst/>
                            <a:gdLst>
                              <a:gd name="T0" fmla="+- 0 2462 2462"/>
                              <a:gd name="T1" fmla="*/ T0 w 117"/>
                              <a:gd name="T2" fmla="+- 0 1009 1009"/>
                              <a:gd name="T3" fmla="*/ 1009 h 135"/>
                              <a:gd name="T4" fmla="+- 0 2579 2462"/>
                              <a:gd name="T5" fmla="*/ T4 w 117"/>
                              <a:gd name="T6" fmla="+- 0 1076 1009"/>
                              <a:gd name="T7" fmla="*/ 1076 h 135"/>
                              <a:gd name="T8" fmla="+- 0 2462 2462"/>
                              <a:gd name="T9" fmla="*/ T8 w 117"/>
                              <a:gd name="T10" fmla="+- 0 1144 1009"/>
                              <a:gd name="T11" fmla="*/ 1144 h 135"/>
                              <a:gd name="T12" fmla="+- 0 2462 2462"/>
                              <a:gd name="T13" fmla="*/ T12 w 117"/>
                              <a:gd name="T14" fmla="+- 0 1009 1009"/>
                              <a:gd name="T15" fmla="*/ 1009 h 1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17" h="135">
                                <a:moveTo>
                                  <a:pt x="0" y="0"/>
                                </a:moveTo>
                                <a:lnTo>
                                  <a:pt x="117" y="67"/>
                                </a:lnTo>
                                <a:lnTo>
                                  <a:pt x="0" y="13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4833">
                            <a:solidFill>
                              <a:srgbClr val="000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1" name="Line 861"/>
                        <wps:cNvCnPr/>
                        <wps:spPr bwMode="auto">
                          <a:xfrm>
                            <a:off x="2353" y="1264"/>
                            <a:ext cx="296" cy="0"/>
                          </a:xfrm>
                          <a:prstGeom prst="line">
                            <a:avLst/>
                          </a:prstGeom>
                          <a:noFill/>
                          <a:ln w="1483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42" name="Rectangle 860"/>
                        <wps:cNvSpPr>
                          <a:spLocks noChangeArrowheads="1"/>
                        </wps:cNvSpPr>
                        <wps:spPr bwMode="auto">
                          <a:xfrm>
                            <a:off x="2294" y="198"/>
                            <a:ext cx="2178" cy="1180"/>
                          </a:xfrm>
                          <a:prstGeom prst="rect">
                            <a:avLst/>
                          </a:prstGeom>
                          <a:noFill/>
                          <a:ln w="2472">
                            <a:solidFill>
                              <a:srgbClr val="252525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3" name="Text Box 859"/>
                        <wps:cNvSpPr txBox="1">
                          <a:spLocks noChangeArrowheads="1"/>
                        </wps:cNvSpPr>
                        <wps:spPr bwMode="auto">
                          <a:xfrm>
                            <a:off x="2294" y="198"/>
                            <a:ext cx="2179" cy="1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BA78661" w14:textId="77777777" w:rsidR="00B0570F" w:rsidRDefault="00B0570F">
                              <w:pPr>
                                <w:spacing w:before="29" w:line="268" w:lineRule="auto"/>
                                <w:ind w:left="383" w:right="786"/>
                                <w:rPr>
                                  <w:rFonts w:ascii="Calibri"/>
                                  <w:sz w:val="14"/>
                                </w:rPr>
                              </w:pPr>
                              <w:r>
                                <w:rPr>
                                  <w:rFonts w:ascii="Calibri"/>
                                  <w:sz w:val="14"/>
                                </w:rPr>
                                <w:t>Lower bound Schoute      Biased chebyshev MFML</w:t>
                              </w:r>
                            </w:p>
                            <w:p w14:paraId="74DB2468" w14:textId="77777777" w:rsidR="00B0570F" w:rsidRDefault="00B0570F">
                              <w:pPr>
                                <w:spacing w:line="268" w:lineRule="auto"/>
                                <w:ind w:left="383" w:right="383"/>
                                <w:rPr>
                                  <w:rFonts w:ascii="Calibri"/>
                                  <w:sz w:val="14"/>
                                </w:rPr>
                              </w:pPr>
                              <w:r>
                                <w:rPr>
                                  <w:rFonts w:ascii="Calibri"/>
                                  <w:sz w:val="14"/>
                                </w:rPr>
                                <w:t>proposed ML estimation Perfect estimation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F2B6A90" id="Group 858" o:spid="_x0000_s1412" style="position:absolute;left:0;text-align:left;margin-left:110.35pt;margin-top:9.7pt;width:364.35pt;height:151.7pt;z-index:-251567104;mso-position-horizontal-relative:page;mso-position-vertical-relative:text" coordorigin="2207,194" coordsize="7287,303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">
                <v:shape id="Picture 919" o:spid="_x0000_s1413" type="#_x0000_t75" style="position:absolute;left:2292;top:196;width:7111;height:29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">
                  <v:imagedata r:id="rId310" o:title=""/>
                </v:shape>
                <v:shape id="AutoShape 918" o:spid="_x0000_s1414" style="position:absolute;left:2294;top:198;width:7110;height:2938;visibility:visible;mso-wrap-style:square;v-text-anchor:top" coordsize="7110,29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" path="m,2937r7109,m,l7109,e" filled="f" strokecolor="#252525" strokeweight=".06822mm">
                  <v:path arrowok="t" o:connecttype="custom" o:connectlocs="0,3135;7109,3135;0,198;7109,198" o:connectangles="0,0,0,0"/>
                </v:shape>
                <v:shape id="AutoShape 917" o:spid="_x0000_s1415" style="position:absolute;left:2294;top:234;width:6398;height:2865;visibility:visible;mso-wrap-style:square;v-text-anchor:top" coordsize="6398,28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" path="m709,2865r4,m1419,2865r4,m2130,2865r4,m2841,2865r4,m3552,2865r4,m4262,2865r4,m4973,2865r4,m5683,2865r4,m6394,2865r4,m,l709,m,l1419,m,l2130,t711,l2845,t707,l3556,t706,l4266,t707,l4977,t706,l5687,t707,l6398,e" filled="f" strokecolor="#252525" strokeweight="1.2891mm">
                  <v:path arrowok="t" o:connecttype="custom" o:connectlocs="709,3099;713,3099;1419,3099;1423,3099;2130,3099;2134,3099;2841,3099;2845,3099;3552,3099;3556,3099;4262,3099;4266,3099;4973,3099;4977,3099;5683,3099;5687,3099;6394,3099;6398,3099;0,234;709,234;0,234;1419,234;0,234;2130,234;2841,234;2845,234;3552,234;3556,234;4262,234;4266,234;4973,234;4977,234;5683,234;5687,234;6394,234;6398,234" o:connectangles="0,0,0,0,0,0,0,0,0,0,0,0,0,0,0,0,0,0,0,0,0,0,0,0,0,0,0,0,0,0,0,0,0,0,0,0"/>
                </v:shape>
                <v:line id="Line 916" o:spid="_x0000_s1416" style="position:absolute;visibility:visible;mso-wrap-style:square" from="2294,196" to="2294,31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" strokecolor="#252525" strokeweight=".06825mm"/>
                <v:line id="Line 915" o:spid="_x0000_s1417" style="position:absolute;visibility:visible;mso-wrap-style:square" from="9401,196" to="9401,31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" strokecolor="#252525" strokeweight=".06822mm"/>
                <v:line id="Line 914" o:spid="_x0000_s1418" style="position:absolute;visibility:visible;mso-wrap-style:square" from="2294,3135" to="2367,31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" strokecolor="#252525" strokeweight=".06822mm"/>
                <v:line id="Line 913" o:spid="_x0000_s1419" style="position:absolute;visibility:visible;mso-wrap-style:square" from="2294,2841" to="2367,28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" strokecolor="#252525" strokeweight=".06825mm"/>
                <v:line id="Line 912" o:spid="_x0000_s1420" style="position:absolute;visibility:visible;mso-wrap-style:square" from="2294,2548" to="2367,25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" strokecolor="#252525" strokeweight=".07581mm"/>
                <v:line id="Line 911" o:spid="_x0000_s1421" style="position:absolute;visibility:visible;mso-wrap-style:square" from="2294,2254" to="2367,22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" strokecolor="#252525" strokeweight=".06822mm"/>
                <v:shape id="AutoShape 910" o:spid="_x0000_s1422" style="position:absolute;left:2294;top:1666;width:74;height:294;visibility:visible;mso-wrap-style:square;v-text-anchor:top" coordsize="74,2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" path="m,294r73,m,l73,e" filled="f" strokecolor="#252525" strokeweight=".06825mm">
                  <v:path arrowok="t" o:connecttype="custom" o:connectlocs="0,1960;73,1960;0,1666;73,1666" o:connectangles="0,0,0,0"/>
                </v:shape>
                <v:shape id="AutoShape 909" o:spid="_x0000_s1423" style="position:absolute;left:2294;top:198;width:7107;height:2938;visibility:visible;mso-wrap-style:square;v-text-anchor:top" coordsize="7107,29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" path="m,1174r73,m,l73,m7034,2937r73,e" filled="f" strokecolor="#252525" strokeweight=".06822mm">
                  <v:path arrowok="t" o:connecttype="custom" o:connectlocs="0,1372;73,1372;0,198;73,198;7034,3135;7107,3135" o:connectangles="0,0,0,0,0,0"/>
                </v:shape>
                <v:line id="Line 908" o:spid="_x0000_s1424" style="position:absolute;visibility:visible;mso-wrap-style:square" from="9328,2841" to="9401,28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" strokecolor="#252525" strokeweight=".06825mm"/>
                <v:line id="Line 907" o:spid="_x0000_s1425" style="position:absolute;visibility:visible;mso-wrap-style:square" from="9328,2548" to="9401,25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" strokecolor="#252525" strokeweight=".07581mm"/>
                <v:line id="Line 906" o:spid="_x0000_s1426" style="position:absolute;visibility:visible;mso-wrap-style:square" from="9328,2254" to="9401,22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" strokecolor="#252525" strokeweight=".06822mm"/>
                <v:shape id="AutoShape 905" o:spid="_x0000_s1427" style="position:absolute;left:9328;top:1666;width:74;height:294;visibility:visible;mso-wrap-style:square;v-text-anchor:top" coordsize="74,2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" path="m,294r73,m,l73,e" filled="f" strokecolor="#252525" strokeweight=".06825mm">
                  <v:path arrowok="t" o:connecttype="custom" o:connectlocs="0,1960;73,1960;0,1666;73,1666" o:connectangles="0,0,0,0"/>
                </v:shape>
                <v:shape id="AutoShape 904" o:spid="_x0000_s1428" style="position:absolute;left:9328;top:1079;width:74;height:294;visibility:visible;mso-wrap-style:square;v-text-anchor:top" coordsize="74,2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" path="m,293r73,m,l73,e" filled="f" strokecolor="#252525" strokeweight=".06822mm">
                  <v:path arrowok="t" o:connecttype="custom" o:connectlocs="0,1372;73,1372;0,1079;73,1079" o:connectangles="0,0,0,0"/>
                </v:shape>
                <v:shape id="AutoShape 903" o:spid="_x0000_s1429" style="position:absolute;left:9328;top:492;width:74;height:294;visibility:visible;mso-wrap-style:square;v-text-anchor:top" coordsize="74,2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" path="m,293r73,m,l73,e" filled="f" strokecolor="#252525" strokeweight=".06825mm">
                  <v:path arrowok="t" o:connecttype="custom" o:connectlocs="0,785;73,785;0,492;73,492" o:connectangles="0,0,0,0"/>
                </v:shape>
                <v:line id="Line 902" o:spid="_x0000_s1430" style="position:absolute;visibility:visible;mso-wrap-style:square" from="9328,198" to="9401,1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" strokecolor="#252525" strokeweight=".06822mm"/>
                <v:shape id="Freeform 901" o:spid="_x0000_s1431" style="position:absolute;left:2294;top:1521;width:7107;height:1614;visibility:visible;mso-wrap-style:square;v-text-anchor:top" coordsize="7107,16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" path="m,1614l355,124,711,46,1066,30,1422,11,1777,7r355,17l2487,12r356,l3198,9r355,3l3909,10,4264,5r356,l4975,5,5330,r356,8l6041,11,6396,4,6752,1r355,8e" filled="f" strokecolor="fuchsia" strokeweight=".41203mm">
                  <v:path arrowok="t" o:connecttype="custom" o:connectlocs="0,3135;355,1645;711,1567;1066,1551;1422,1532;1777,1528;2132,1545;2487,1533;2843,1533;3198,1530;3553,1533;3909,1531;4264,1526;4620,1526;4975,1526;5330,1521;5686,1529;6041,1532;6396,1525;6752,1522;7107,1530" o:connectangles="0,0,0,0,0,0,0,0,0,0,0,0,0,0,0,0,0,0,0,0,0"/>
                </v:shape>
                <v:shape id="AutoShape 900" o:spid="_x0000_s1432" style="position:absolute;left:14556;top:-62263;width:272928;height:64777;visibility:visible;mso-wrap-style:square;v-text-anchor:top" coordsize="272928,647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" path="m-12305,65446r92,l-12213,65355r-92,l-12305,65446xm-11954,63952r91,l-11863,63861r-91,l-11954,63952xm-11598,63876r91,l-11507,63784r-91,l-11598,63876xm-11242,63858r91,l-11151,63767r-91,l-11242,63858xm-10886,63841r92,l-10794,63750r-92,l-10886,63841xm-10529,63835r91,l-10438,63744r-91,l-10529,63835xm-10173,63852r91,l-10082,63761r-91,l-10173,63852xm-9823,63841r91,l-9732,63750r-91,l-9823,63841xm-9466,63841r91,l-9375,63750r-91,l-9466,63841xm-9110,63841r91,l-9019,63750r-91,l-9110,63841xm-8754,63841r91,l-8663,63750r-91,l-8754,63841xm-8398,63841r91,l-8307,63750r-91,l-8398,63841xm-8042,63835r91,l-7951,63744r-91,l-8042,63835xm-7685,63835r91,l-7594,63744r-91,l-7685,63835xm-7335,63835r91,l-7244,63744r-91,l-7335,63835xm-6979,63829r91,l-6888,63738r-91,l-6979,63829xm-6623,63835r91,l-6532,63744r-91,l-6623,63835xm-6266,63841r91,l-6175,63750r-91,l-6266,63841xm-5910,63835r91,l-5819,63744r-91,l-5910,63835xm-5554,63829r91,l-5463,63738r-91,l-5554,63829xm-5198,63841r91,l-5107,63750r-91,l-5198,63841xe" filled="f" strokecolor="fuchsia" strokeweight=".41203mm">
                  <v:path arrowok="t" o:connecttype="custom" o:connectlocs="-12213,3183;-12305,3092;-11954,1689;-11863,1598;-11954,1689;-11507,1613;-11598,1521;-11242,1595;-11151,1504;-11242,1595;-10794,1578;-10886,1487;-10529,1572;-10438,1481;-10529,1572;-10082,1589;-10173,1498;-9823,1578;-9732,1487;-9823,1578;-9375,1578;-9466,1487;-9110,1578;-9019,1487;-9110,1578;-8663,1578;-8754,1487;-8398,1578;-8307,1487;-8398,1578;-7951,1572;-8042,1481;-7685,1572;-7594,1481;-7685,1572;-7244,1572;-7335,1481;-6979,1566;-6888,1475;-6979,1566;-6532,1572;-6623,1481;-6266,1578;-6175,1487;-6266,1578;-5819,1572;-5910,1481;-5554,1566;-5463,1475;-5554,1566;-5107,1578;-5198,1487" o:connectangles="0,0,0,0,0,0,0,0,0,0,0,0,0,0,0,0,0,0,0,0,0,0,0,0,0,0,0,0,0,0,0,0,0,0,0,0,0,0,0,0,0,0,0,0,0,0,0,0,0,0,0,0"/>
                </v:shape>
                <v:shape id="Freeform 899" o:spid="_x0000_s1433" style="position:absolute;left:2294;top:1650;width:7107;height:1485;visibility:visible;mso-wrap-style:square;v-text-anchor:top" coordsize="7107,14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" path="m,1485l355,114,711,43,1066,27,1422,10,1777,6r355,16l2487,11r356,l3198,9r355,2l3909,10,4264,5r356,l4975,5,5330,r356,7l6041,10,6396,4,6752,1r355,8e" filled="f" strokecolor="red" strokeweight=".41203mm">
                  <v:path arrowok="t" o:connecttype="custom" o:connectlocs="0,3135;355,1764;711,1693;1066,1677;1422,1660;1777,1656;2132,1672;2487,1661;2843,1661;3198,1659;3553,1661;3909,1660;4264,1655;4620,1655;4975,1655;5330,1650;5686,1657;6041,1660;6396,1654;6752,1651;7107,1659" o:connectangles="0,0,0,0,0,0,0,0,0,0,0,0,0,0,0,0,0,0,0,0,0"/>
                </v:shape>
                <v:shape id="Picture 898" o:spid="_x0000_s1434" type="#_x0000_t75" style="position:absolute;left:2227;top:3068;width:140;height:1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">
                  <v:imagedata r:id="rId311" o:title=""/>
                </v:shape>
                <v:shape id="Picture 897" o:spid="_x0000_s1435" type="#_x0000_t75" style="position:absolute;left:2577;top:1695;width:140;height:1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">
                  <v:imagedata r:id="rId312" o:title=""/>
                </v:shape>
                <v:shape id="Picture 896" o:spid="_x0000_s1436" type="#_x0000_t75" style="position:absolute;left:2934;top:1620;width:140;height:1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">
                  <v:imagedata r:id="rId313" o:title=""/>
                </v:shape>
                <v:shape id="Picture 895" o:spid="_x0000_s1437" type="#_x0000_t75" style="position:absolute;left:3289;top:1608;width:140;height:1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">
                  <v:imagedata r:id="rId314" o:title=""/>
                </v:shape>
                <v:shape id="Picture 894" o:spid="_x0000_s1438" type="#_x0000_t75" style="position:absolute;left:3646;top:1591;width:140;height:1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">
                  <v:imagedata r:id="rId315" o:title=""/>
                </v:shape>
                <v:shape id="Picture 893" o:spid="_x0000_s1439" type="#_x0000_t75" style="position:absolute;left:4002;top:1585;width:140;height:1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">
                  <v:imagedata r:id="rId316" o:title=""/>
                </v:shape>
                <v:shape id="Picture 892" o:spid="_x0000_s1440" type="#_x0000_t75" style="position:absolute;left:4358;top:1602;width:140;height:1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">
                  <v:imagedata r:id="rId317" o:title=""/>
                </v:shape>
                <v:shape id="Picture 891" o:spid="_x0000_s1441" type="#_x0000_t75" style="position:absolute;left:4709;top:1591;width:140;height:1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">
                  <v:imagedata r:id="rId318" o:title=""/>
                </v:shape>
                <v:shape id="Picture 890" o:spid="_x0000_s1442" type="#_x0000_t75" style="position:absolute;left:5065;top:1591;width:140;height:1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">
                  <v:imagedata r:id="rId319" o:title=""/>
                </v:shape>
                <v:shape id="Picture 889" o:spid="_x0000_s1443" type="#_x0000_t75" style="position:absolute;left:5421;top:1591;width:140;height:1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">
                  <v:imagedata r:id="rId320" o:title=""/>
                </v:shape>
                <v:shape id="Picture 888" o:spid="_x0000_s1444" type="#_x0000_t75" style="position:absolute;left:5777;top:1591;width:140;height:1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">
                  <v:imagedata r:id="rId318" o:title=""/>
                </v:shape>
                <v:shape id="Picture 887" o:spid="_x0000_s1445" type="#_x0000_t75" style="position:absolute;left:6134;top:1591;width:140;height:1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">
                  <v:imagedata r:id="rId321" o:title=""/>
                </v:shape>
                <v:shape id="Picture 886" o:spid="_x0000_s1446" type="#_x0000_t75" style="position:absolute;left:6490;top:1585;width:140;height:1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">
                  <v:imagedata r:id="rId322" o:title=""/>
                </v:shape>
                <v:shape id="Picture 885" o:spid="_x0000_s1447" type="#_x0000_t75" style="position:absolute;left:6846;top:1585;width:140;height:1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">
                  <v:imagedata r:id="rId323" o:title=""/>
                </v:shape>
                <v:shape id="Picture 884" o:spid="_x0000_s1448" type="#_x0000_t75" style="position:absolute;left:7196;top:1585;width:140;height:1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">
                  <v:imagedata r:id="rId324" o:title=""/>
                </v:shape>
                <v:shape id="Picture 883" o:spid="_x0000_s1449" type="#_x0000_t75" style="position:absolute;left:7553;top:1579;width:140;height:1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">
                  <v:imagedata r:id="rId325" o:title=""/>
                </v:shape>
                <v:shape id="Picture 882" o:spid="_x0000_s1450" type="#_x0000_t75" style="position:absolute;left:7909;top:1585;width:140;height:1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">
                  <v:imagedata r:id="rId326" o:title=""/>
                </v:shape>
                <v:shape id="Picture 881" o:spid="_x0000_s1451" type="#_x0000_t75" style="position:absolute;left:8265;top:1591;width:140;height:1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">
                  <v:imagedata r:id="rId327" o:title=""/>
                </v:shape>
                <v:shape id="Picture 880" o:spid="_x0000_s1452" type="#_x0000_t75" style="position:absolute;left:8621;top:1585;width:140;height:1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">
                  <v:imagedata r:id="rId328" o:title=""/>
                </v:shape>
                <v:shape id="Picture 879" o:spid="_x0000_s1453" type="#_x0000_t75" style="position:absolute;left:8977;top:1579;width:140;height:1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">
                  <v:imagedata r:id="rId329" o:title=""/>
                </v:shape>
                <v:shape id="Picture 878" o:spid="_x0000_s1454" type="#_x0000_t75" style="position:absolute;left:9334;top:1591;width:140;height:1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">
                  <v:imagedata r:id="rId330" o:title=""/>
                </v:shape>
                <v:shape id="Freeform 877" o:spid="_x0000_s1455" style="position:absolute;left:2294;top:1844;width:7107;height:1292;visibility:visible;mso-wrap-style:square;v-text-anchor:top" coordsize="7107,12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" path="m,1291l355,99,711,37,1066,23,1422,8,1777,5r355,14l2487,9r356,1l3198,7r355,2l3909,8,4264,4r356,l4975,4,5330,r356,6l6041,8,6396,3,6752,r355,8e" filled="f" strokecolor="blue" strokeweight=".41203mm">
                  <v:path arrowok="t" o:connecttype="custom" o:connectlocs="0,3135;355,1943;711,1881;1066,1867;1422,1852;1777,1849;2132,1863;2487,1853;2843,1854;3198,1851;3553,1853;3909,1852;4264,1848;4620,1848;4975,1848;5330,1844;5686,1850;6041,1852;6396,1847;6752,1844;7107,1852" o:connectangles="0,0,0,0,0,0,0,0,0,0,0,0,0,0,0,0,0,0,0,0,0"/>
                </v:shape>
                <v:shape id="AutoShape 876" o:spid="_x0000_s1456" style="position:absolute;left:13333;top:-50918;width:273889;height:54263;visibility:visible;mso-wrap-style:square;v-text-anchor:top" coordsize="273889,542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" path="m-11114,54056r117,-67l-10997,54123r-117,-67xm-10763,52859r116,-68l-10647,52926r-116,-67xm-10407,52801r116,-68l-10291,52868r-116,-67xm-10051,52783r117,-68l-9934,52850r-117,-67xm-9695,52771r117,-67l-9578,52839r-117,-68xm-9339,52765r117,-67l-9222,52833r-117,-68xm-8982,52783r116,-68l-8866,52850r-116,-67xm-8632,52771r117,-67l-8515,52839r-117,-68xm-8276,52771r117,-67l-8159,52839r-117,-68xm-7920,52771r117,-67l-7803,52839r-117,-68xm-7563,52771r117,-67l-7446,52839r-117,-68xm-7207,52771r116,-67l-7091,52839r-116,-68xm-6851,52765r117,-67l-6734,52833r-117,-68xm-6495,52765r117,-67l-6378,52833r-117,-68xm-6144,52765r117,-67l-6027,52833r-117,-68xm-5788,52760r117,-68l-5671,52827r-117,-67xm-5432,52765r117,-67l-5315,52833r-117,-68xm-5076,52771r117,-67l-4959,52839r-117,-68xm-4719,52765r116,-67l-4603,52833r-116,-68xm-4363,52760r117,-68l-4246,52827r-117,-67xm-4007,52771r117,-67l-3890,52839r-117,-68xe" filled="f" strokecolor="blue" strokeweight=".41203mm">
                  <v:path arrowok="t" o:connecttype="custom" o:connectlocs="-10997,3071;-11114,3138;-10647,1873;-10763,1941;-10291,1815;-10407,1883;-9934,1797;-10051,1865;-9578,1786;-9695,1853;-9222,1780;-9339,1847;-8866,1797;-8982,1865;-8515,1786;-8632,1853;-8159,1786;-8276,1853;-7803,1786;-7920,1853;-7446,1786;-7563,1853;-7091,1786;-7207,1853;-6734,1780;-6851,1847;-6378,1780;-6495,1847;-6027,1780;-6144,1847;-5671,1774;-5788,1842;-5315,1780;-5432,1847;-4959,1786;-5076,1853;-4603,1780;-4719,1847;-4246,1774;-4363,1842;-3890,1786;-4007,1853" o:connectangles="0,0,0,0,0,0,0,0,0,0,0,0,0,0,0,0,0,0,0,0,0,0,0,0,0,0,0,0,0,0,0,0,0,0,0,0,0,0,0,0,0,0"/>
                </v:shape>
                <v:shape id="Freeform 875" o:spid="_x0000_s1457" style="position:absolute;left:2294;top:1973;width:7107;height:1162;visibility:visible;mso-wrap-style:square;v-text-anchor:top" coordsize="7107,11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" path="m,1162l355,89,711,33,1066,21,1422,8,1777,5r355,12l2487,8r356,1l3198,7r355,1l3909,8,4264,4r711,l5330,r356,6l6041,8,6396,3,6752,1r355,6e" filled="f" strokeweight=".41203mm">
                  <v:path arrowok="t" o:connecttype="custom" o:connectlocs="0,3135;355,2062;711,2006;1066,1994;1422,1981;1777,1978;2132,1990;2487,1981;2843,1982;3198,1980;3553,1981;3909,1981;4264,1977;4975,1977;5330,1973;5686,1979;6041,1981;6396,1976;6752,1974;7107,1980" o:connectangles="0,0,0,0,0,0,0,0,0,0,0,0,0,0,0,0,0,0,0,0"/>
                </v:shape>
                <v:shape id="AutoShape 874" o:spid="_x0000_s1458" style="position:absolute;left:14067;top:-46224;width:273906;height:49960;visibility:visible;mso-wrap-style:square;v-text-anchor:top" coordsize="273906,499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" path="m-11770,49440r58,-78l-11770,49284r-59,78l-11770,49440xm-11420,48365r59,-78l-11420,48210r-58,77l-11420,48365xm-11063,48307r58,-78l-11063,48151r-59,78l-11063,48307xm-10707,48295r58,-78l-10707,48140r-59,77l-10707,48295xm-10351,48284r58,-78l-10351,48128r-58,78l-10351,48284xm-9995,48278r58,-78l-9995,48122r-58,78l-9995,48278xm-9639,48289r59,-78l-9639,48134r-58,77l-9639,48289xm-9288,48284r58,-78l-9288,48128r-59,78l-9288,48284xm-8932,48284r59,-78l-8932,48128r-58,78l-8932,48284xm-8576,48284r58,-78l-8576,48128r-58,78l-8576,48284xm-8220,48284r59,-78l-8220,48128r-58,78l-8220,48284xm-7863,48284r58,-78l-7863,48128r-59,78l-7863,48284xm-7507,48278r58,-78l-7507,48122r-58,78l-7507,48278xm-7151,48278r59,-78l-7151,48122r-58,78l-7151,48278xm-6801,48278r59,-78l-6801,48122r-58,78l-6801,48278xm-6444,48278r58,-78l-6444,48122r-59,78l-6444,48278xm-6088,48278r58,-78l-6088,48122r-58,78l-6088,48278xm-5732,48284r59,-78l-5732,48128r-58,78l-5732,48284xm-5375,48278r58,-78l-5375,48122r-59,78l-5375,48278xm-5020,48278r59,-78l-5020,48122r-58,78l-5020,48278xm-4663,48284r58,-78l-4663,48128r-59,78l-4663,48284xe" filled="f" strokeweight=".41203mm">
                  <v:path arrowok="t" o:connecttype="custom" o:connectlocs="-11712,3138;-11829,3138;-11420,2141;-11420,1986;-11420,2141;-11005,2005;-11122,2005;-10707,2071;-10707,1916;-10707,2071;-10293,1982;-10409,1982;-9995,2054;-9995,1898;-9995,2054;-9580,1987;-9697,1987;-9288,2060;-9288,1904;-9288,2060;-8873,1982;-8990,1982;-8576,2060;-8576,1904;-8576,2060;-8161,1982;-8278,1982;-7863,2060;-7863,1904;-7863,2060;-7449,1976;-7565,1976;-7151,2054;-7151,1898;-7151,2054;-6742,1976;-6859,1976;-6444,2054;-6444,1898;-6444,2054;-6030,1976;-6146,1976;-5732,2060;-5732,1904;-5732,2060;-5317,1976;-5434,1976;-5020,2054;-5020,1898;-5020,2054;-4605,1982;-4722,1982" o:connectangles="0,0,0,0,0,0,0,0,0,0,0,0,0,0,0,0,0,0,0,0,0,0,0,0,0,0,0,0,0,0,0,0,0,0,0,0,0,0,0,0,0,0,0,0,0,0,0,0,0,0,0,0"/>
                </v:shape>
                <v:shape id="Freeform 873" o:spid="_x0000_s1459" style="position:absolute;left:2294;top:2086;width:7107;height:1050;visibility:visible;mso-wrap-style:square;v-text-anchor:top" coordsize="7107,1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" path="m,1049l355,81,711,30,1066,19,1422,7,1777,5r355,11l2487,8r356,l3198,6r355,2l3909,7,4264,3r711,l5330,r356,5l6041,7,6396,3,6752,r355,6e" filled="f" strokecolor="blue" strokeweight=".41203mm">
                  <v:path arrowok="t" o:connecttype="custom" o:connectlocs="0,3135;355,2167;711,2116;1066,2105;1422,2093;1777,2091;2132,2102;2487,2094;2843,2094;3198,2092;3553,2094;3909,2093;4264,2089;4975,2089;5330,2086;5686,2091;6041,2093;6396,2089;6752,2086;7107,2092" o:connectangles="0,0,0,0,0,0,0,0,0,0,0,0,0,0,0,0,0,0,0,0"/>
                </v:shape>
                <v:shape id="AutoShape 872" o:spid="_x0000_s1460" style="position:absolute;left:14800;top:-41627;width:273906;height:44972;visibility:visible;mso-wrap-style:square;v-text-anchor:top" coordsize="273906,449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" path="m-12542,44698r117,67l-12542,44832r,-134xm-12192,43728r117,67l-12192,43863r,-135xm-11835,43675r117,68l-11835,43810r,-135xm-11479,43664r116,67l-11479,43799r,-135xm-11123,43652r117,68l-11123,43787r,-135xm-10767,43652r117,68l-10767,43787r,-135xm-10410,43664r116,67l-10410,43799r,-135xm-10060,43652r117,68l-10060,43787r,-135xm-9704,43652r117,68l-9704,43787r,-135xm-9348,43652r117,68l-9348,43787r,-135xm-8991,43652r116,68l-8991,43787r,-135xm-8635,43652r117,68l-8635,43787r,-135xm-8279,43646r117,68l-8279,43781r,-135xm-7923,43646r117,68l-7923,43781r,-135xm-7572,43646r116,68l-7572,43781r,-135xm-7216,43646r117,68l-7216,43781r,-135xm-6860,43652r117,68l-6860,43787r,-135xm-6504,43652r117,68l-6504,43787r,-135xm-6148,43646r117,68l-6148,43781r,-135xm-5791,43646r116,68l-5791,43781r,-135xm-5435,43652r117,68l-5435,43787r,-135xe" filled="f" strokecolor="blue" strokeweight=".41203mm">
                  <v:path arrowok="t" o:connecttype="custom" o:connectlocs="-12425,3138;-12542,3071;-12075,2168;-12192,2101;-11718,2116;-11835,2048;-11363,2104;-11479,2037;-11006,2093;-11123,2025;-10650,2093;-10767,2025;-10294,2104;-10410,2037;-9943,2093;-10060,2025;-9587,2093;-9704,2025;-9231,2093;-9348,2025;-8875,2093;-8991,2025;-8518,2093;-8635,2025;-8162,2087;-8279,2019;-7806,2087;-7923,2019;-7456,2087;-7572,2019;-7099,2087;-7216,2019;-6743,2093;-6860,2025;-6387,2093;-6504,2025;-6031,2087;-6148,2019;-5675,2087;-5791,2019;-5318,2093;-5435,2025" o:connectangles="0,0,0,0,0,0,0,0,0,0,0,0,0,0,0,0,0,0,0,0,0,0,0,0,0,0,0,0,0,0,0,0,0,0,0,0,0,0,0,0,0,0"/>
                </v:shape>
                <v:shape id="Freeform 871" o:spid="_x0000_s1461" style="position:absolute;left:2294;top:2328;width:7107;height:807;visibility:visible;mso-wrap-style:square;v-text-anchor:top" coordsize="7107,8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" path="m,807l355,62,711,23r355,-8l1422,5,1777,3r355,9l2487,6r356,l3198,5r355,1l3909,5,4264,2r711,l5330,r356,4l6041,5,6396,2,6752,r355,5e" filled="f" strokeweight=".41203mm">
                  <v:path arrowok="t" o:connecttype="custom" o:connectlocs="0,3135;355,2390;711,2351;1066,2343;1422,2333;1777,2331;2132,2340;2487,2334;2843,2334;3198,2333;3553,2334;3909,2333;4264,2330;4975,2330;5330,2328;5686,2332;6041,2333;6396,2330;6752,2328;7107,2333" o:connectangles="0,0,0,0,0,0,0,0,0,0,0,0,0,0,0,0,0,0,0,0"/>
                </v:shape>
                <v:line id="Line 870" o:spid="_x0000_s1462" style="position:absolute;visibility:visible;mso-wrap-style:square" from="2353,310" to="2649,3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" strokecolor="fuchsia" strokeweight=".41203mm"/>
                <v:rect id="Rectangle 869" o:spid="_x0000_s1463" style="position:absolute;left:2456;top:266;width:91;height: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" filled="f" strokecolor="fuchsia" strokeweight=".41203mm"/>
                <v:shape id="Picture 868" o:spid="_x0000_s1464" type="#_x0000_t75" style="position:absolute;left:2342;top:429;width:319;height:1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">
                  <v:imagedata r:id="rId331" o:title=""/>
                </v:shape>
                <v:line id="Line 867" o:spid="_x0000_s1465" style="position:absolute;visibility:visible;mso-wrap-style:square" from="2353,692" to="2649,6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" strokecolor="blue" strokeweight=".41203mm"/>
                <v:shape id="Freeform 866" o:spid="_x0000_s1466" style="position:absolute;left:2423;top:624;width:117;height:135;visibility:visible;mso-wrap-style:square;v-text-anchor:top" coordsize="117,1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" path="m,67l117,r,134l,67xe" filled="f" strokecolor="blue" strokeweight=".41203mm">
                  <v:path arrowok="t" o:connecttype="custom" o:connectlocs="0,691;117,624;117,758;0,691" o:connectangles="0,0,0,0"/>
                </v:shape>
                <v:line id="Line 865" o:spid="_x0000_s1467" style="position:absolute;visibility:visible;mso-wrap-style:square" from="2353,883" to="2649,8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" strokeweight=".41203mm"/>
                <v:shape id="Freeform 864" o:spid="_x0000_s1468" style="position:absolute;left:2443;top:806;width:117;height:156;visibility:visible;mso-wrap-style:square;v-text-anchor:top" coordsize="117,1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" path="m58,156l117,78,58,,,78r58,78xe" filled="f" strokeweight=".41203mm">
                  <v:path arrowok="t" o:connecttype="custom" o:connectlocs="58,962;117,884;58,806;0,884;58,962" o:connectangles="0,0,0,0,0"/>
                </v:shape>
                <v:line id="Line 863" o:spid="_x0000_s1469" style="position:absolute;visibility:visible;mso-wrap-style:square" from="2353,1074" to="2649,10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" strokecolor="blue" strokeweight=".41203mm"/>
                <v:shape id="Freeform 862" o:spid="_x0000_s1470" style="position:absolute;left:2462;top:1009;width:117;height:135;visibility:visible;mso-wrap-style:square;v-text-anchor:top" coordsize="117,1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" path="m,l117,67,,135,,xe" filled="f" strokecolor="blue" strokeweight=".41203mm">
                  <v:path arrowok="t" o:connecttype="custom" o:connectlocs="0,1009;117,1076;0,1144;0,1009" o:connectangles="0,0,0,0"/>
                </v:shape>
                <v:line id="Line 861" o:spid="_x0000_s1471" style="position:absolute;visibility:visible;mso-wrap-style:square" from="2353,1264" to="2649,12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" strokeweight=".41203mm"/>
                <v:rect id="Rectangle 860" o:spid="_x0000_s1472" style="position:absolute;left:2294;top:198;width:2178;height:11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" filled="f" strokecolor="#252525" strokeweight=".06867mm"/>
                <v:shape id="Text Box 859" o:spid="_x0000_s1473" type="#_x0000_t202" style="position:absolute;left:2294;top:198;width:2179;height:11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" filled="f" stroked="f">
                  <v:textbox inset="0,0,0,0">
                    <w:txbxContent>
                      <w:p w14:paraId="4BA78661" w14:textId="77777777" w:rsidR="00B0570F" w:rsidRDefault="00B0570F">
                        <w:pPr>
                          <w:spacing w:before="29" w:line="268" w:lineRule="auto"/>
                          <w:ind w:left="383" w:right="786"/>
                          <w:rPr>
                            <w:rFonts w:ascii="Calibri"/>
                            <w:sz w:val="14"/>
                          </w:rPr>
                        </w:pPr>
                        <w:r>
                          <w:rPr>
                            <w:rFonts w:ascii="Calibri"/>
                            <w:sz w:val="14"/>
                          </w:rPr>
                          <w:t>Lower bound Schoute      Biased chebyshev MFML</w:t>
                        </w:r>
                      </w:p>
                      <w:p w14:paraId="74DB2468" w14:textId="77777777" w:rsidR="00B0570F" w:rsidRDefault="00B0570F">
                        <w:pPr>
                          <w:spacing w:line="268" w:lineRule="auto"/>
                          <w:ind w:left="383" w:right="383"/>
                          <w:rPr>
                            <w:rFonts w:ascii="Calibri"/>
                            <w:sz w:val="14"/>
                          </w:rPr>
                        </w:pPr>
                        <w:r>
                          <w:rPr>
                            <w:rFonts w:ascii="Calibri"/>
                            <w:sz w:val="14"/>
                          </w:rPr>
                          <w:t>proposed ML estimation Perfect estimation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FA655D">
        <w:rPr>
          <w:rFonts w:ascii="Calibri"/>
          <w:color w:val="252525"/>
          <w:w w:val="105"/>
          <w:sz w:val="15"/>
        </w:rPr>
        <w:t>50</w:t>
      </w:r>
    </w:p>
    <w:p w14:paraId="238B99B0" w14:textId="77777777" w:rsidR="00ED6B8B" w:rsidRDefault="00890932" w:rsidP="00F672C4">
      <w:pPr>
        <w:spacing w:before="110"/>
        <w:ind w:left="463"/>
        <w:rPr>
          <w:rFonts w:ascii="Calibri"/>
          <w:sz w:val="15"/>
        </w:rPr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51424" behindDoc="1" locked="0" layoutInCell="1" allowOverlap="1" wp14:anchorId="1331CC99" wp14:editId="7882D5DB">
                <wp:simplePos x="0" y="0"/>
                <wp:positionH relativeFrom="page">
                  <wp:posOffset>1193800</wp:posOffset>
                </wp:positionH>
                <wp:positionV relativeFrom="paragraph">
                  <wp:posOffset>217805</wp:posOffset>
                </wp:positionV>
                <wp:extent cx="133350" cy="1306195"/>
                <wp:effectExtent l="3175" t="0" r="0" b="0"/>
                <wp:wrapNone/>
                <wp:docPr id="881" name="Text Box 8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3350" cy="13061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653715F" w14:textId="77777777" w:rsidR="00B0570F" w:rsidRDefault="00B0570F">
                            <w:pPr>
                              <w:spacing w:line="200" w:lineRule="exact"/>
                              <w:ind w:left="20" w:right="-495"/>
                              <w:rPr>
                                <w:rFonts w:ascii="Calibri"/>
                                <w:sz w:val="17"/>
                              </w:rPr>
                            </w:pPr>
                            <w:r>
                              <w:rPr>
                                <w:rFonts w:ascii="Calibri"/>
                                <w:color w:val="252525"/>
                                <w:spacing w:val="-1"/>
                                <w:w w:val="99"/>
                                <w:sz w:val="17"/>
                              </w:rPr>
                              <w:t>M</w:t>
                            </w:r>
                            <w:r>
                              <w:rPr>
                                <w:rFonts w:ascii="Calibri"/>
                                <w:color w:val="252525"/>
                                <w:w w:val="99"/>
                                <w:sz w:val="17"/>
                              </w:rPr>
                              <w:t>e</w:t>
                            </w:r>
                            <w:r>
                              <w:rPr>
                                <w:rFonts w:ascii="Calibri"/>
                                <w:color w:val="252525"/>
                                <w:spacing w:val="-1"/>
                                <w:w w:val="99"/>
                                <w:sz w:val="17"/>
                              </w:rPr>
                              <w:t>a</w:t>
                            </w:r>
                            <w:r>
                              <w:rPr>
                                <w:rFonts w:ascii="Calibri"/>
                                <w:color w:val="252525"/>
                                <w:w w:val="99"/>
                                <w:sz w:val="17"/>
                              </w:rPr>
                              <w:t>n</w:t>
                            </w:r>
                            <w:r>
                              <w:rPr>
                                <w:rFonts w:ascii="Calibri"/>
                                <w:color w:val="252525"/>
                                <w:spacing w:val="-1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color w:val="252525"/>
                                <w:w w:val="99"/>
                                <w:sz w:val="17"/>
                              </w:rPr>
                              <w:t>re</w:t>
                            </w:r>
                            <w:r>
                              <w:rPr>
                                <w:rFonts w:ascii="Calibri"/>
                                <w:color w:val="252525"/>
                                <w:spacing w:val="-1"/>
                                <w:w w:val="99"/>
                                <w:sz w:val="17"/>
                              </w:rPr>
                              <w:t>ad</w:t>
                            </w:r>
                            <w:r>
                              <w:rPr>
                                <w:rFonts w:ascii="Calibri"/>
                                <w:color w:val="252525"/>
                                <w:w w:val="99"/>
                                <w:sz w:val="17"/>
                              </w:rPr>
                              <w:t>i</w:t>
                            </w:r>
                            <w:r>
                              <w:rPr>
                                <w:rFonts w:ascii="Calibri"/>
                                <w:color w:val="252525"/>
                                <w:spacing w:val="-1"/>
                                <w:w w:val="99"/>
                                <w:sz w:val="17"/>
                              </w:rPr>
                              <w:t>n</w:t>
                            </w:r>
                            <w:r>
                              <w:rPr>
                                <w:rFonts w:ascii="Calibri"/>
                                <w:color w:val="252525"/>
                                <w:w w:val="99"/>
                                <w:sz w:val="17"/>
                              </w:rPr>
                              <w:t>g</w:t>
                            </w:r>
                            <w:r>
                              <w:rPr>
                                <w:rFonts w:ascii="Calibri"/>
                                <w:color w:val="252525"/>
                                <w:spacing w:val="-1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color w:val="252525"/>
                                <w:w w:val="99"/>
                                <w:sz w:val="17"/>
                              </w:rPr>
                              <w:t>time</w:t>
                            </w:r>
                            <w:r>
                              <w:rPr>
                                <w:rFonts w:ascii="Calibri"/>
                                <w:color w:val="252525"/>
                                <w:spacing w:val="-1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color w:val="252525"/>
                                <w:w w:val="99"/>
                                <w:sz w:val="17"/>
                              </w:rPr>
                              <w:t>re</w:t>
                            </w:r>
                            <w:r>
                              <w:rPr>
                                <w:rFonts w:ascii="Calibri"/>
                                <w:color w:val="252525"/>
                                <w:spacing w:val="-1"/>
                                <w:w w:val="99"/>
                                <w:sz w:val="17"/>
                              </w:rPr>
                              <w:t>du</w:t>
                            </w:r>
                            <w:r>
                              <w:rPr>
                                <w:rFonts w:ascii="Calibri"/>
                                <w:color w:val="252525"/>
                                <w:w w:val="99"/>
                                <w:sz w:val="17"/>
                              </w:rPr>
                              <w:t>ction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331CC99" id="Text Box 857" o:spid="_x0000_s1474" type="#_x0000_t202" style="position:absolute;left:0;text-align:left;margin-left:94pt;margin-top:17.15pt;width:10.5pt;height:102.85pt;z-index:-251565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" filled="f" stroked="f">
                <v:textbox style="layout-flow:vertical;mso-layout-flow-alt:bottom-to-top" inset="0,0,0,0">
                  <w:txbxContent>
                    <w:p w14:paraId="1653715F" w14:textId="77777777" w:rsidR="00B0570F" w:rsidRDefault="00B0570F">
                      <w:pPr>
                        <w:spacing w:line="200" w:lineRule="exact"/>
                        <w:ind w:left="20" w:right="-495"/>
                        <w:rPr>
                          <w:rFonts w:ascii="Calibri"/>
                          <w:sz w:val="17"/>
                        </w:rPr>
                      </w:pPr>
                      <w:r>
                        <w:rPr>
                          <w:rFonts w:ascii="Calibri"/>
                          <w:color w:val="252525"/>
                          <w:spacing w:val="-1"/>
                          <w:w w:val="99"/>
                          <w:sz w:val="17"/>
                        </w:rPr>
                        <w:t>M</w:t>
                      </w:r>
                      <w:r>
                        <w:rPr>
                          <w:rFonts w:ascii="Calibri"/>
                          <w:color w:val="252525"/>
                          <w:w w:val="99"/>
                          <w:sz w:val="17"/>
                        </w:rPr>
                        <w:t>e</w:t>
                      </w:r>
                      <w:r>
                        <w:rPr>
                          <w:rFonts w:ascii="Calibri"/>
                          <w:color w:val="252525"/>
                          <w:spacing w:val="-1"/>
                          <w:w w:val="99"/>
                          <w:sz w:val="17"/>
                        </w:rPr>
                        <w:t>a</w:t>
                      </w:r>
                      <w:r>
                        <w:rPr>
                          <w:rFonts w:ascii="Calibri"/>
                          <w:color w:val="252525"/>
                          <w:w w:val="99"/>
                          <w:sz w:val="17"/>
                        </w:rPr>
                        <w:t>n</w:t>
                      </w:r>
                      <w:r>
                        <w:rPr>
                          <w:rFonts w:ascii="Calibri"/>
                          <w:color w:val="252525"/>
                          <w:spacing w:val="-1"/>
                          <w:sz w:val="17"/>
                        </w:rPr>
                        <w:t xml:space="preserve"> </w:t>
                      </w:r>
                      <w:r>
                        <w:rPr>
                          <w:rFonts w:ascii="Calibri"/>
                          <w:color w:val="252525"/>
                          <w:w w:val="99"/>
                          <w:sz w:val="17"/>
                        </w:rPr>
                        <w:t>re</w:t>
                      </w:r>
                      <w:r>
                        <w:rPr>
                          <w:rFonts w:ascii="Calibri"/>
                          <w:color w:val="252525"/>
                          <w:spacing w:val="-1"/>
                          <w:w w:val="99"/>
                          <w:sz w:val="17"/>
                        </w:rPr>
                        <w:t>ad</w:t>
                      </w:r>
                      <w:r>
                        <w:rPr>
                          <w:rFonts w:ascii="Calibri"/>
                          <w:color w:val="252525"/>
                          <w:w w:val="99"/>
                          <w:sz w:val="17"/>
                        </w:rPr>
                        <w:t>i</w:t>
                      </w:r>
                      <w:r>
                        <w:rPr>
                          <w:rFonts w:ascii="Calibri"/>
                          <w:color w:val="252525"/>
                          <w:spacing w:val="-1"/>
                          <w:w w:val="99"/>
                          <w:sz w:val="17"/>
                        </w:rPr>
                        <w:t>n</w:t>
                      </w:r>
                      <w:r>
                        <w:rPr>
                          <w:rFonts w:ascii="Calibri"/>
                          <w:color w:val="252525"/>
                          <w:w w:val="99"/>
                          <w:sz w:val="17"/>
                        </w:rPr>
                        <w:t>g</w:t>
                      </w:r>
                      <w:r>
                        <w:rPr>
                          <w:rFonts w:ascii="Calibri"/>
                          <w:color w:val="252525"/>
                          <w:spacing w:val="-1"/>
                          <w:sz w:val="17"/>
                        </w:rPr>
                        <w:t xml:space="preserve"> </w:t>
                      </w:r>
                      <w:r>
                        <w:rPr>
                          <w:rFonts w:ascii="Calibri"/>
                          <w:color w:val="252525"/>
                          <w:w w:val="99"/>
                          <w:sz w:val="17"/>
                        </w:rPr>
                        <w:t>time</w:t>
                      </w:r>
                      <w:r>
                        <w:rPr>
                          <w:rFonts w:ascii="Calibri"/>
                          <w:color w:val="252525"/>
                          <w:spacing w:val="-1"/>
                          <w:sz w:val="17"/>
                        </w:rPr>
                        <w:t xml:space="preserve"> </w:t>
                      </w:r>
                      <w:r>
                        <w:rPr>
                          <w:rFonts w:ascii="Calibri"/>
                          <w:color w:val="252525"/>
                          <w:w w:val="99"/>
                          <w:sz w:val="17"/>
                        </w:rPr>
                        <w:t>re</w:t>
                      </w:r>
                      <w:r>
                        <w:rPr>
                          <w:rFonts w:ascii="Calibri"/>
                          <w:color w:val="252525"/>
                          <w:spacing w:val="-1"/>
                          <w:w w:val="99"/>
                          <w:sz w:val="17"/>
                        </w:rPr>
                        <w:t>du</w:t>
                      </w:r>
                      <w:r>
                        <w:rPr>
                          <w:rFonts w:ascii="Calibri"/>
                          <w:color w:val="252525"/>
                          <w:w w:val="99"/>
                          <w:sz w:val="17"/>
                        </w:rPr>
                        <w:t>ction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FA655D">
        <w:rPr>
          <w:rFonts w:ascii="Calibri"/>
          <w:color w:val="252525"/>
          <w:w w:val="105"/>
          <w:sz w:val="15"/>
        </w:rPr>
        <w:t>45</w:t>
      </w:r>
    </w:p>
    <w:p w14:paraId="3D93BDEB" w14:textId="77777777" w:rsidR="00ED6B8B" w:rsidRDefault="00FA655D" w:rsidP="00F672C4">
      <w:pPr>
        <w:spacing w:before="111"/>
        <w:ind w:left="463"/>
        <w:rPr>
          <w:rFonts w:ascii="Calibri"/>
          <w:sz w:val="15"/>
        </w:rPr>
      </w:pPr>
      <w:r>
        <w:rPr>
          <w:rFonts w:ascii="Calibri"/>
          <w:color w:val="252525"/>
          <w:w w:val="105"/>
          <w:sz w:val="15"/>
        </w:rPr>
        <w:t>40</w:t>
      </w:r>
    </w:p>
    <w:p w14:paraId="67E9B710" w14:textId="77777777" w:rsidR="00ED6B8B" w:rsidRDefault="00FA655D" w:rsidP="00F672C4">
      <w:pPr>
        <w:spacing w:before="110"/>
        <w:ind w:left="463"/>
        <w:rPr>
          <w:rFonts w:ascii="Calibri"/>
          <w:sz w:val="15"/>
        </w:rPr>
      </w:pPr>
      <w:r>
        <w:rPr>
          <w:rFonts w:ascii="Calibri"/>
          <w:color w:val="252525"/>
          <w:w w:val="105"/>
          <w:sz w:val="15"/>
        </w:rPr>
        <w:t>35</w:t>
      </w:r>
    </w:p>
    <w:p w14:paraId="0C20C0B9" w14:textId="77777777" w:rsidR="00ED6B8B" w:rsidRDefault="00FA655D" w:rsidP="00F672C4">
      <w:pPr>
        <w:spacing w:before="110"/>
        <w:ind w:left="463"/>
        <w:rPr>
          <w:rFonts w:ascii="Calibri"/>
          <w:sz w:val="15"/>
        </w:rPr>
      </w:pPr>
      <w:r>
        <w:rPr>
          <w:rFonts w:ascii="Calibri"/>
          <w:color w:val="252525"/>
          <w:w w:val="105"/>
          <w:sz w:val="15"/>
        </w:rPr>
        <w:t>30</w:t>
      </w:r>
    </w:p>
    <w:p w14:paraId="5F8E3FDD" w14:textId="77777777" w:rsidR="00ED6B8B" w:rsidRDefault="00FA655D" w:rsidP="00F672C4">
      <w:pPr>
        <w:spacing w:before="110"/>
        <w:ind w:left="463"/>
        <w:rPr>
          <w:rFonts w:ascii="Calibri"/>
          <w:sz w:val="15"/>
        </w:rPr>
      </w:pPr>
      <w:r>
        <w:rPr>
          <w:rFonts w:ascii="Calibri"/>
          <w:color w:val="252525"/>
          <w:w w:val="105"/>
          <w:sz w:val="15"/>
        </w:rPr>
        <w:t>25</w:t>
      </w:r>
    </w:p>
    <w:p w14:paraId="6F34E623" w14:textId="77777777" w:rsidR="00ED6B8B" w:rsidRDefault="00FA655D" w:rsidP="00F672C4">
      <w:pPr>
        <w:spacing w:before="110"/>
        <w:ind w:left="463"/>
        <w:rPr>
          <w:rFonts w:ascii="Calibri"/>
          <w:sz w:val="15"/>
        </w:rPr>
      </w:pPr>
      <w:r>
        <w:rPr>
          <w:rFonts w:ascii="Calibri"/>
          <w:color w:val="252525"/>
          <w:w w:val="105"/>
          <w:sz w:val="15"/>
        </w:rPr>
        <w:t>20</w:t>
      </w:r>
    </w:p>
    <w:p w14:paraId="5B6DB949" w14:textId="77777777" w:rsidR="00ED6B8B" w:rsidRDefault="00FA655D" w:rsidP="00F672C4">
      <w:pPr>
        <w:spacing w:before="110"/>
        <w:ind w:left="463"/>
        <w:rPr>
          <w:rFonts w:ascii="Calibri"/>
          <w:sz w:val="15"/>
        </w:rPr>
      </w:pPr>
      <w:r>
        <w:rPr>
          <w:rFonts w:ascii="Calibri"/>
          <w:color w:val="252525"/>
          <w:w w:val="105"/>
          <w:sz w:val="15"/>
        </w:rPr>
        <w:t>15</w:t>
      </w:r>
    </w:p>
    <w:p w14:paraId="1B6A0701" w14:textId="77777777" w:rsidR="00ED6B8B" w:rsidRDefault="00FA655D" w:rsidP="00F672C4">
      <w:pPr>
        <w:spacing w:before="110"/>
        <w:ind w:left="463"/>
        <w:rPr>
          <w:rFonts w:ascii="Calibri"/>
          <w:sz w:val="15"/>
        </w:rPr>
      </w:pPr>
      <w:r>
        <w:rPr>
          <w:rFonts w:ascii="Calibri"/>
          <w:color w:val="252525"/>
          <w:w w:val="105"/>
          <w:sz w:val="15"/>
        </w:rPr>
        <w:t>10</w:t>
      </w:r>
    </w:p>
    <w:p w14:paraId="4D9B70E7" w14:textId="77777777" w:rsidR="00ED6B8B" w:rsidRDefault="00FA655D" w:rsidP="00F672C4">
      <w:pPr>
        <w:spacing w:before="110"/>
        <w:ind w:left="545"/>
        <w:rPr>
          <w:rFonts w:ascii="Calibri"/>
          <w:sz w:val="15"/>
        </w:rPr>
      </w:pPr>
      <w:r>
        <w:rPr>
          <w:rFonts w:ascii="Calibri"/>
          <w:color w:val="252525"/>
          <w:w w:val="105"/>
          <w:sz w:val="15"/>
        </w:rPr>
        <w:t>5</w:t>
      </w:r>
    </w:p>
    <w:p w14:paraId="5F4728F4" w14:textId="77777777" w:rsidR="00ED6B8B" w:rsidRDefault="00FA655D" w:rsidP="00F672C4">
      <w:pPr>
        <w:spacing w:before="110" w:line="156" w:lineRule="exact"/>
        <w:ind w:left="545"/>
        <w:rPr>
          <w:rFonts w:ascii="Calibri"/>
          <w:sz w:val="15"/>
        </w:rPr>
      </w:pPr>
      <w:r>
        <w:rPr>
          <w:rFonts w:ascii="Calibri"/>
          <w:color w:val="252525"/>
          <w:w w:val="105"/>
          <w:sz w:val="15"/>
        </w:rPr>
        <w:t>0</w:t>
      </w:r>
    </w:p>
    <w:p w14:paraId="47FB0D14" w14:textId="77777777" w:rsidR="00ED6B8B" w:rsidRDefault="00FA655D" w:rsidP="00F672C4">
      <w:pPr>
        <w:tabs>
          <w:tab w:val="left" w:pos="1261"/>
          <w:tab w:val="left" w:pos="1972"/>
          <w:tab w:val="left" w:pos="2683"/>
          <w:tab w:val="left" w:pos="3394"/>
          <w:tab w:val="left" w:pos="4104"/>
          <w:tab w:val="left" w:pos="4815"/>
          <w:tab w:val="left" w:pos="5526"/>
          <w:tab w:val="left" w:pos="6237"/>
          <w:tab w:val="left" w:pos="6947"/>
          <w:tab w:val="left" w:pos="7620"/>
        </w:tabs>
        <w:spacing w:line="143" w:lineRule="exact"/>
        <w:ind w:left="633"/>
        <w:rPr>
          <w:rFonts w:ascii="Calibri"/>
          <w:sz w:val="15"/>
        </w:rPr>
      </w:pPr>
      <w:r>
        <w:rPr>
          <w:rFonts w:ascii="Calibri"/>
          <w:color w:val="252525"/>
          <w:w w:val="105"/>
          <w:sz w:val="15"/>
        </w:rPr>
        <w:t>0</w:t>
      </w:r>
      <w:r>
        <w:rPr>
          <w:rFonts w:ascii="Calibri"/>
          <w:color w:val="252525"/>
          <w:w w:val="105"/>
          <w:sz w:val="15"/>
        </w:rPr>
        <w:tab/>
        <w:t>100</w:t>
      </w:r>
      <w:r>
        <w:rPr>
          <w:rFonts w:ascii="Calibri"/>
          <w:color w:val="252525"/>
          <w:w w:val="105"/>
          <w:sz w:val="15"/>
        </w:rPr>
        <w:tab/>
        <w:t>200</w:t>
      </w:r>
      <w:r>
        <w:rPr>
          <w:rFonts w:ascii="Calibri"/>
          <w:color w:val="252525"/>
          <w:w w:val="105"/>
          <w:sz w:val="15"/>
        </w:rPr>
        <w:tab/>
        <w:t>300</w:t>
      </w:r>
      <w:r>
        <w:rPr>
          <w:rFonts w:ascii="Calibri"/>
          <w:color w:val="252525"/>
          <w:w w:val="105"/>
          <w:sz w:val="15"/>
        </w:rPr>
        <w:tab/>
        <w:t>400</w:t>
      </w:r>
      <w:r>
        <w:rPr>
          <w:rFonts w:ascii="Calibri"/>
          <w:color w:val="252525"/>
          <w:w w:val="105"/>
          <w:sz w:val="15"/>
        </w:rPr>
        <w:tab/>
        <w:t>500</w:t>
      </w:r>
      <w:r>
        <w:rPr>
          <w:rFonts w:ascii="Calibri"/>
          <w:color w:val="252525"/>
          <w:w w:val="105"/>
          <w:sz w:val="15"/>
        </w:rPr>
        <w:tab/>
        <w:t>600</w:t>
      </w:r>
      <w:r>
        <w:rPr>
          <w:rFonts w:ascii="Calibri"/>
          <w:color w:val="252525"/>
          <w:w w:val="105"/>
          <w:sz w:val="15"/>
        </w:rPr>
        <w:tab/>
        <w:t>700</w:t>
      </w:r>
      <w:r>
        <w:rPr>
          <w:rFonts w:ascii="Calibri"/>
          <w:color w:val="252525"/>
          <w:w w:val="105"/>
          <w:sz w:val="15"/>
        </w:rPr>
        <w:tab/>
        <w:t>800</w:t>
      </w:r>
      <w:r>
        <w:rPr>
          <w:rFonts w:ascii="Calibri"/>
          <w:color w:val="252525"/>
          <w:w w:val="105"/>
          <w:sz w:val="15"/>
        </w:rPr>
        <w:tab/>
        <w:t>900</w:t>
      </w:r>
      <w:r>
        <w:rPr>
          <w:rFonts w:ascii="Calibri"/>
          <w:color w:val="252525"/>
          <w:w w:val="105"/>
          <w:sz w:val="15"/>
        </w:rPr>
        <w:tab/>
        <w:t>1000</w:t>
      </w:r>
    </w:p>
    <w:p w14:paraId="05319C73" w14:textId="77777777" w:rsidR="00ED6B8B" w:rsidRDefault="00FA655D">
      <w:pPr>
        <w:spacing w:line="195" w:lineRule="exact"/>
        <w:ind w:right="1830"/>
        <w:rPr>
          <w:rFonts w:ascii="Calibri"/>
          <w:sz w:val="17"/>
        </w:rPr>
        <w:pPrChange w:id="562" w:author="Raghda Wahdan" w:date="2017-11-06T13:08:00Z">
          <w:pPr>
            <w:spacing w:line="195" w:lineRule="exact"/>
            <w:ind w:right="1830"/>
            <w:jc w:val="center"/>
          </w:pPr>
        </w:pPrChange>
      </w:pPr>
      <w:r>
        <w:rPr>
          <w:rFonts w:ascii="Calibri"/>
          <w:color w:val="252525"/>
          <w:sz w:val="17"/>
        </w:rPr>
        <w:t>Number of tags</w:t>
      </w:r>
    </w:p>
    <w:p w14:paraId="5B4B95A2" w14:textId="77777777" w:rsidR="00ED6B8B" w:rsidRDefault="00FA655D">
      <w:pPr>
        <w:pStyle w:val="BodyText"/>
        <w:spacing w:before="200" w:line="151" w:lineRule="auto"/>
        <w:ind w:left="107" w:right="2157"/>
        <w:rPr>
          <w:rFonts w:ascii="Arial Unicode MS" w:hAnsi="Arial Unicode MS"/>
        </w:rPr>
        <w:pPrChange w:id="563" w:author="Raghda Wahdan" w:date="2017-11-06T13:08:00Z">
          <w:pPr>
            <w:pStyle w:val="BodyText"/>
            <w:spacing w:before="200" w:line="151" w:lineRule="auto"/>
            <w:ind w:left="107" w:right="2157"/>
            <w:jc w:val="both"/>
          </w:pPr>
        </w:pPrChange>
      </w:pPr>
      <w:r>
        <w:t xml:space="preserve">Figure 5.8: Percentages of saving time using the proposed TCRA compared to the </w:t>
      </w:r>
      <w:r>
        <w:rPr>
          <w:spacing w:val="-3"/>
        </w:rPr>
        <w:t xml:space="preserve">conventional </w:t>
      </w:r>
      <w:r>
        <w:t xml:space="preserve">frame length </w:t>
      </w:r>
      <w:r>
        <w:rPr>
          <w:rFonts w:ascii="Bookman Old Style" w:hAnsi="Bookman Old Style"/>
          <w:i/>
        </w:rPr>
        <w:t xml:space="preserve">L </w:t>
      </w:r>
      <w:r>
        <w:rPr>
          <w:rFonts w:ascii="Arial Unicode MS" w:hAnsi="Arial Unicode MS"/>
        </w:rPr>
        <w:t xml:space="preserve">= </w:t>
      </w:r>
      <w:r>
        <w:rPr>
          <w:rFonts w:ascii="Bookman Old Style" w:hAnsi="Bookman Old Style"/>
          <w:i/>
        </w:rPr>
        <w:t>n</w:t>
      </w:r>
      <w:r>
        <w:rPr>
          <w:rFonts w:ascii="Bookman Old Style" w:hAnsi="Bookman Old Style"/>
          <w:i/>
          <w:spacing w:val="-50"/>
        </w:rPr>
        <w:t xml:space="preserve"> </w:t>
      </w:r>
      <w:r>
        <w:t xml:space="preserve">for different anti-collision algorithms using </w:t>
      </w:r>
      <w:r>
        <w:rPr>
          <w:rFonts w:ascii="Bookman Old Style" w:hAnsi="Bookman Old Style"/>
          <w:i/>
        </w:rPr>
        <w:t>C</w:t>
      </w:r>
      <w:r>
        <w:rPr>
          <w:rFonts w:ascii="Arial" w:hAnsi="Arial"/>
          <w:i/>
          <w:position w:val="-3"/>
          <w:sz w:val="16"/>
        </w:rPr>
        <w:t xml:space="preserve">t </w:t>
      </w:r>
      <w:r>
        <w:rPr>
          <w:rFonts w:ascii="Arial Unicode MS" w:hAnsi="Arial Unicode MS"/>
        </w:rPr>
        <w:t>= 0</w:t>
      </w:r>
      <w:r>
        <w:rPr>
          <w:rFonts w:ascii="Bookman Old Style" w:hAnsi="Bookman Old Style"/>
          <w:i/>
        </w:rPr>
        <w:t>.</w:t>
      </w:r>
      <w:r>
        <w:rPr>
          <w:rFonts w:ascii="Arial Unicode MS" w:hAnsi="Arial Unicode MS"/>
        </w:rPr>
        <w:t xml:space="preserve">2 </w:t>
      </w:r>
      <w:r>
        <w:t xml:space="preserve">and </w:t>
      </w:r>
      <w:r>
        <w:rPr>
          <w:rFonts w:ascii="Bookman Old Style" w:hAnsi="Bookman Old Style"/>
          <w:i/>
        </w:rPr>
        <w:t xml:space="preserve">α </w:t>
      </w:r>
      <w:r>
        <w:rPr>
          <w:rFonts w:ascii="Arial Unicode MS" w:hAnsi="Arial Unicode MS"/>
        </w:rPr>
        <w:t>= 0</w:t>
      </w:r>
      <w:r>
        <w:rPr>
          <w:rFonts w:ascii="Bookman Old Style" w:hAnsi="Bookman Old Style"/>
          <w:i/>
        </w:rPr>
        <w:t>.</w:t>
      </w:r>
      <w:r>
        <w:rPr>
          <w:rFonts w:ascii="Arial Unicode MS" w:hAnsi="Arial Unicode MS"/>
        </w:rPr>
        <w:t>6</w:t>
      </w:r>
    </w:p>
    <w:p w14:paraId="7DB847FB" w14:textId="77777777" w:rsidR="00ED6B8B" w:rsidRDefault="00ED6B8B" w:rsidP="00F672C4">
      <w:pPr>
        <w:pStyle w:val="BodyText"/>
        <w:spacing w:before="14"/>
        <w:rPr>
          <w:rFonts w:ascii="Arial Unicode MS"/>
          <w:sz w:val="20"/>
        </w:rPr>
      </w:pPr>
    </w:p>
    <w:p w14:paraId="21AE6A1D" w14:textId="681AD50C" w:rsidR="00ED6B8B" w:rsidRDefault="00FA655D">
      <w:pPr>
        <w:pStyle w:val="BodyText"/>
        <w:spacing w:line="264" w:lineRule="auto"/>
        <w:ind w:left="108" w:right="2159"/>
        <w:pPrChange w:id="564" w:author="Raghda Wahdan" w:date="2017-11-06T13:08:00Z">
          <w:pPr>
            <w:pStyle w:val="BodyText"/>
            <w:spacing w:line="264" w:lineRule="auto"/>
            <w:ind w:left="108" w:right="2159"/>
            <w:jc w:val="both"/>
          </w:pPr>
        </w:pPrChange>
      </w:pPr>
      <w:r>
        <w:t>TCRA</w:t>
      </w:r>
      <w:r>
        <w:rPr>
          <w:spacing w:val="-2"/>
        </w:rPr>
        <w:t xml:space="preserve"> </w:t>
      </w:r>
      <w:r>
        <w:t>frame</w:t>
      </w:r>
      <w:r>
        <w:rPr>
          <w:spacing w:val="-2"/>
        </w:rPr>
        <w:t xml:space="preserve"> </w:t>
      </w:r>
      <w:r>
        <w:t>length</w:t>
      </w:r>
      <w:r>
        <w:rPr>
          <w:spacing w:val="-2"/>
        </w:rPr>
        <w:t xml:space="preserve"> </w:t>
      </w:r>
      <w:r>
        <w:t>compared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rPr>
          <w:spacing w:val="-3"/>
        </w:rPr>
        <w:t>conventional</w:t>
      </w:r>
      <w:r>
        <w:rPr>
          <w:spacing w:val="-2"/>
        </w:rPr>
        <w:t xml:space="preserve"> </w:t>
      </w:r>
      <w:r>
        <w:t>frame</w:t>
      </w:r>
      <w:r>
        <w:rPr>
          <w:spacing w:val="-2"/>
        </w:rPr>
        <w:t xml:space="preserve"> </w:t>
      </w:r>
      <w:r>
        <w:t>length</w:t>
      </w:r>
      <w:r>
        <w:rPr>
          <w:spacing w:val="-2"/>
        </w:rPr>
        <w:t xml:space="preserve"> </w:t>
      </w:r>
      <w:r>
        <w:rPr>
          <w:rFonts w:ascii="Bookman Old Style"/>
          <w:i/>
        </w:rPr>
        <w:t>L</w:t>
      </w:r>
      <w:r>
        <w:rPr>
          <w:rFonts w:ascii="Bookman Old Style"/>
          <w:i/>
          <w:spacing w:val="-20"/>
        </w:rPr>
        <w:t xml:space="preserve"> </w:t>
      </w:r>
      <w:r>
        <w:rPr>
          <w:rFonts w:ascii="Arial Unicode MS"/>
        </w:rPr>
        <w:t>=</w:t>
      </w:r>
      <w:r>
        <w:rPr>
          <w:rFonts w:ascii="Arial Unicode MS"/>
          <w:spacing w:val="-15"/>
        </w:rPr>
        <w:t xml:space="preserve"> </w:t>
      </w:r>
      <w:r>
        <w:rPr>
          <w:rFonts w:ascii="Bookman Old Style"/>
          <w:i/>
        </w:rPr>
        <w:t>n</w:t>
      </w:r>
      <w:r>
        <w:rPr>
          <w:rFonts w:ascii="Bookman Old Style"/>
          <w:i/>
          <w:spacing w:val="-14"/>
        </w:rPr>
        <w:t xml:space="preserve"> </w:t>
      </w:r>
      <w:r>
        <w:t>taking into</w:t>
      </w:r>
      <w:r>
        <w:rPr>
          <w:spacing w:val="-15"/>
        </w:rPr>
        <w:t xml:space="preserve"> </w:t>
      </w:r>
      <w:r>
        <w:t>consideration</w:t>
      </w:r>
      <w:r>
        <w:rPr>
          <w:spacing w:val="-16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effect</w:t>
      </w:r>
      <w:r>
        <w:rPr>
          <w:spacing w:val="-15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number</w:t>
      </w:r>
      <w:r>
        <w:rPr>
          <w:spacing w:val="-15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tags</w:t>
      </w:r>
      <w:r>
        <w:rPr>
          <w:spacing w:val="-15"/>
        </w:rPr>
        <w:t xml:space="preserve"> </w:t>
      </w:r>
      <w:r>
        <w:t>estimation</w:t>
      </w:r>
      <w:r>
        <w:rPr>
          <w:spacing w:val="-15"/>
        </w:rPr>
        <w:t xml:space="preserve"> </w:t>
      </w:r>
      <w:r>
        <w:t>algorithms.</w:t>
      </w:r>
      <w:r>
        <w:rPr>
          <w:spacing w:val="4"/>
        </w:rPr>
        <w:t xml:space="preserve"> </w:t>
      </w:r>
      <w:r>
        <w:rPr>
          <w:spacing w:val="-3"/>
        </w:rPr>
        <w:t xml:space="preserve">Ac- </w:t>
      </w:r>
      <w:r>
        <w:t>cording</w:t>
      </w:r>
      <w:r>
        <w:rPr>
          <w:spacing w:val="-10"/>
        </w:rPr>
        <w:t xml:space="preserve"> </w:t>
      </w:r>
      <w:r>
        <w:t>to</w:t>
      </w:r>
      <w:r>
        <w:rPr>
          <w:spacing w:val="-9"/>
        </w:rPr>
        <w:t xml:space="preserve"> </w:t>
      </w:r>
      <w:ins w:id="565" w:author="Raghda Wahdan" w:date="2017-11-19T00:02:00Z">
        <w:r w:rsidR="001447A9">
          <w:t>F</w:t>
        </w:r>
      </w:ins>
      <w:del w:id="566" w:author="Raghda Wahdan" w:date="2017-11-19T00:02:00Z">
        <w:r w:rsidDel="001447A9">
          <w:delText>f</w:delText>
        </w:r>
      </w:del>
      <w:r>
        <w:t>igure</w:t>
      </w:r>
      <w:r>
        <w:rPr>
          <w:spacing w:val="-9"/>
        </w:rPr>
        <w:t xml:space="preserve"> </w:t>
      </w:r>
      <w:r>
        <w:t>5.8,</w:t>
      </w:r>
      <w:r>
        <w:rPr>
          <w:spacing w:val="-6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minimum</w:t>
      </w:r>
      <w:r>
        <w:rPr>
          <w:spacing w:val="-9"/>
        </w:rPr>
        <w:t xml:space="preserve"> </w:t>
      </w:r>
      <w:r>
        <w:t>mean</w:t>
      </w:r>
      <w:r>
        <w:rPr>
          <w:spacing w:val="-9"/>
        </w:rPr>
        <w:t xml:space="preserve"> </w:t>
      </w:r>
      <w:r>
        <w:t>reading</w:t>
      </w:r>
      <w:r>
        <w:rPr>
          <w:spacing w:val="-9"/>
        </w:rPr>
        <w:t xml:space="preserve"> </w:t>
      </w:r>
      <w:r>
        <w:t>time</w:t>
      </w:r>
      <w:r>
        <w:rPr>
          <w:spacing w:val="-9"/>
        </w:rPr>
        <w:t xml:space="preserve"> </w:t>
      </w:r>
      <w:r>
        <w:t>reduction</w:t>
      </w:r>
      <w:r>
        <w:rPr>
          <w:spacing w:val="-9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obtained upon</w:t>
      </w:r>
      <w:r>
        <w:rPr>
          <w:spacing w:val="-18"/>
        </w:rPr>
        <w:t xml:space="preserve"> </w:t>
      </w:r>
      <w:r>
        <w:t>having</w:t>
      </w:r>
      <w:r>
        <w:rPr>
          <w:spacing w:val="-18"/>
        </w:rPr>
        <w:t xml:space="preserve"> </w:t>
      </w:r>
      <w:r>
        <w:t>perfect</w:t>
      </w:r>
      <w:r>
        <w:rPr>
          <w:spacing w:val="-18"/>
        </w:rPr>
        <w:t xml:space="preserve"> </w:t>
      </w:r>
      <w:r>
        <w:t>knowledge</w:t>
      </w:r>
      <w:r>
        <w:rPr>
          <w:spacing w:val="-18"/>
        </w:rPr>
        <w:t xml:space="preserve"> </w:t>
      </w:r>
      <w:r>
        <w:t>of</w:t>
      </w:r>
      <w:r>
        <w:rPr>
          <w:spacing w:val="-18"/>
        </w:rPr>
        <w:t xml:space="preserve"> </w:t>
      </w:r>
      <w:r>
        <w:t>the</w:t>
      </w:r>
      <w:r>
        <w:rPr>
          <w:spacing w:val="-18"/>
        </w:rPr>
        <w:t xml:space="preserve"> </w:t>
      </w:r>
      <w:r>
        <w:t>number</w:t>
      </w:r>
      <w:r>
        <w:rPr>
          <w:spacing w:val="-18"/>
        </w:rPr>
        <w:t xml:space="preserve"> </w:t>
      </w:r>
      <w:r>
        <w:t>of</w:t>
      </w:r>
      <w:r>
        <w:rPr>
          <w:spacing w:val="-18"/>
        </w:rPr>
        <w:t xml:space="preserve"> </w:t>
      </w:r>
      <w:r>
        <w:t>tags</w:t>
      </w:r>
      <w:r>
        <w:rPr>
          <w:spacing w:val="-18"/>
        </w:rPr>
        <w:t xml:space="preserve"> </w:t>
      </w:r>
      <w:r>
        <w:t>in</w:t>
      </w:r>
      <w:r>
        <w:rPr>
          <w:spacing w:val="-18"/>
        </w:rPr>
        <w:t xml:space="preserve"> </w:t>
      </w:r>
      <w:r>
        <w:t>the</w:t>
      </w:r>
      <w:r>
        <w:rPr>
          <w:spacing w:val="-18"/>
        </w:rPr>
        <w:t xml:space="preserve"> </w:t>
      </w:r>
      <w:r>
        <w:t>reading</w:t>
      </w:r>
      <w:r>
        <w:rPr>
          <w:spacing w:val="-18"/>
        </w:rPr>
        <w:t xml:space="preserve"> </w:t>
      </w:r>
      <w:r>
        <w:t>area,</w:t>
      </w:r>
      <w:r>
        <w:rPr>
          <w:spacing w:val="-17"/>
        </w:rPr>
        <w:t xml:space="preserve"> </w:t>
      </w:r>
      <w:r>
        <w:t>be- cause</w:t>
      </w:r>
      <w:r>
        <w:rPr>
          <w:spacing w:val="-18"/>
        </w:rPr>
        <w:t xml:space="preserve"> </w:t>
      </w:r>
      <w:r>
        <w:t>it</w:t>
      </w:r>
      <w:r>
        <w:rPr>
          <w:spacing w:val="-18"/>
        </w:rPr>
        <w:t xml:space="preserve"> </w:t>
      </w:r>
      <w:r>
        <w:t>results</w:t>
      </w:r>
      <w:r>
        <w:rPr>
          <w:spacing w:val="-18"/>
        </w:rPr>
        <w:t xml:space="preserve"> </w:t>
      </w:r>
      <w:r>
        <w:t>in</w:t>
      </w:r>
      <w:r>
        <w:rPr>
          <w:spacing w:val="-18"/>
        </w:rPr>
        <w:t xml:space="preserve"> </w:t>
      </w:r>
      <w:r>
        <w:t>the</w:t>
      </w:r>
      <w:r>
        <w:rPr>
          <w:spacing w:val="-18"/>
        </w:rPr>
        <w:t xml:space="preserve"> </w:t>
      </w:r>
      <w:r>
        <w:t>minimum</w:t>
      </w:r>
      <w:r>
        <w:rPr>
          <w:spacing w:val="-18"/>
        </w:rPr>
        <w:t xml:space="preserve"> </w:t>
      </w:r>
      <w:r>
        <w:t>number</w:t>
      </w:r>
      <w:r>
        <w:rPr>
          <w:spacing w:val="-18"/>
        </w:rPr>
        <w:t xml:space="preserve"> </w:t>
      </w:r>
      <w:r>
        <w:t>of</w:t>
      </w:r>
      <w:r>
        <w:rPr>
          <w:spacing w:val="-18"/>
        </w:rPr>
        <w:t xml:space="preserve"> </w:t>
      </w:r>
      <w:r>
        <w:t>iterations</w:t>
      </w:r>
      <w:r>
        <w:rPr>
          <w:spacing w:val="-18"/>
        </w:rPr>
        <w:t xml:space="preserve"> </w:t>
      </w:r>
      <w:r>
        <w:t>for</w:t>
      </w:r>
      <w:r>
        <w:rPr>
          <w:spacing w:val="-18"/>
        </w:rPr>
        <w:t xml:space="preserve"> </w:t>
      </w:r>
      <w:r>
        <w:t>FSA</w:t>
      </w:r>
      <w:r>
        <w:rPr>
          <w:spacing w:val="-18"/>
        </w:rPr>
        <w:t xml:space="preserve"> </w:t>
      </w:r>
      <w:r>
        <w:t>process.</w:t>
      </w:r>
    </w:p>
    <w:p w14:paraId="3B298CD0" w14:textId="77777777" w:rsidR="00ED6B8B" w:rsidRDefault="00ED6B8B" w:rsidP="00F672C4">
      <w:pPr>
        <w:pStyle w:val="BodyText"/>
        <w:spacing w:before="4"/>
        <w:rPr>
          <w:sz w:val="46"/>
        </w:rPr>
      </w:pPr>
    </w:p>
    <w:p w14:paraId="440BDCD5" w14:textId="77777777" w:rsidR="00ED6B8B" w:rsidRDefault="00FA655D">
      <w:pPr>
        <w:pStyle w:val="Heading1"/>
        <w:numPr>
          <w:ilvl w:val="1"/>
          <w:numId w:val="6"/>
        </w:numPr>
        <w:tabs>
          <w:tab w:val="left" w:pos="991"/>
        </w:tabs>
        <w:ind w:left="990" w:hanging="882"/>
        <w:jc w:val="left"/>
        <w:pPrChange w:id="567" w:author="Raghda Wahdan" w:date="2017-11-06T13:08:00Z">
          <w:pPr>
            <w:pStyle w:val="Heading1"/>
            <w:numPr>
              <w:ilvl w:val="1"/>
              <w:numId w:val="6"/>
            </w:numPr>
            <w:tabs>
              <w:tab w:val="left" w:pos="991"/>
            </w:tabs>
            <w:ind w:left="1362" w:hanging="883"/>
            <w:jc w:val="right"/>
          </w:pPr>
        </w:pPrChange>
      </w:pPr>
      <w:r>
        <w:t>Multiple</w:t>
      </w:r>
      <w:r>
        <w:rPr>
          <w:spacing w:val="-31"/>
        </w:rPr>
        <w:t xml:space="preserve"> </w:t>
      </w:r>
      <w:r>
        <w:t>Collision</w:t>
      </w:r>
      <w:r>
        <w:rPr>
          <w:spacing w:val="-31"/>
        </w:rPr>
        <w:t xml:space="preserve"> </w:t>
      </w:r>
      <w:r>
        <w:rPr>
          <w:spacing w:val="-3"/>
        </w:rPr>
        <w:t>Recovery</w:t>
      </w:r>
      <w:r>
        <w:rPr>
          <w:spacing w:val="-31"/>
        </w:rPr>
        <w:t xml:space="preserve"> </w:t>
      </w:r>
      <w:r>
        <w:t>System</w:t>
      </w:r>
    </w:p>
    <w:p w14:paraId="1623A5FB" w14:textId="77777777" w:rsidR="00ED6B8B" w:rsidRDefault="00FA655D">
      <w:pPr>
        <w:pStyle w:val="BodyText"/>
        <w:spacing w:before="313" w:line="266" w:lineRule="auto"/>
        <w:ind w:left="108" w:right="2157"/>
        <w:pPrChange w:id="568" w:author="Raghda Wahdan" w:date="2017-11-06T13:08:00Z">
          <w:pPr>
            <w:pStyle w:val="BodyText"/>
            <w:spacing w:before="313" w:line="266" w:lineRule="auto"/>
            <w:ind w:left="108" w:right="2157"/>
            <w:jc w:val="both"/>
          </w:pPr>
        </w:pPrChange>
      </w:pPr>
      <w:r>
        <w:rPr>
          <w:spacing w:val="-10"/>
          <w:w w:val="95"/>
        </w:rPr>
        <w:t xml:space="preserve">To </w:t>
      </w:r>
      <w:r>
        <w:rPr>
          <w:w w:val="95"/>
        </w:rPr>
        <w:t xml:space="preserve">simplify the analysis, previous sections considered systems with equal colli- sion </w:t>
      </w:r>
      <w:r>
        <w:rPr>
          <w:spacing w:val="-3"/>
          <w:w w:val="95"/>
        </w:rPr>
        <w:t xml:space="preserve">recovery </w:t>
      </w:r>
      <w:r>
        <w:rPr>
          <w:w w:val="95"/>
        </w:rPr>
        <w:t xml:space="preserve">probability coefficients regardless the number of collided tags per </w:t>
      </w:r>
      <w:r>
        <w:t xml:space="preserve">slot. </w:t>
      </w:r>
      <w:r>
        <w:rPr>
          <w:spacing w:val="-7"/>
        </w:rPr>
        <w:t xml:space="preserve">For </w:t>
      </w:r>
      <w:r>
        <w:t xml:space="preserve">example, the probability to resolve </w:t>
      </w:r>
      <w:r>
        <w:rPr>
          <w:spacing w:val="-5"/>
        </w:rPr>
        <w:t xml:space="preserve">two </w:t>
      </w:r>
      <w:r>
        <w:t>collided tags is equal to the probability</w:t>
      </w:r>
      <w:r>
        <w:rPr>
          <w:spacing w:val="-21"/>
        </w:rPr>
        <w:t xml:space="preserve"> </w:t>
      </w:r>
      <w:r>
        <w:t>to</w:t>
      </w:r>
      <w:r>
        <w:rPr>
          <w:spacing w:val="-21"/>
        </w:rPr>
        <w:t xml:space="preserve"> </w:t>
      </w:r>
      <w:r>
        <w:t>resolve</w:t>
      </w:r>
      <w:r>
        <w:rPr>
          <w:spacing w:val="-21"/>
        </w:rPr>
        <w:t xml:space="preserve"> </w:t>
      </w:r>
      <w:r>
        <w:t>three</w:t>
      </w:r>
      <w:r>
        <w:rPr>
          <w:spacing w:val="-21"/>
        </w:rPr>
        <w:t xml:space="preserve"> </w:t>
      </w:r>
      <w:r>
        <w:t>or</w:t>
      </w:r>
      <w:r>
        <w:rPr>
          <w:spacing w:val="-21"/>
        </w:rPr>
        <w:t xml:space="preserve"> </w:t>
      </w:r>
      <w:r>
        <w:t>four</w:t>
      </w:r>
      <w:r>
        <w:rPr>
          <w:spacing w:val="-21"/>
        </w:rPr>
        <w:t xml:space="preserve"> </w:t>
      </w:r>
      <w:r>
        <w:t>collided</w:t>
      </w:r>
      <w:r>
        <w:rPr>
          <w:spacing w:val="-21"/>
        </w:rPr>
        <w:t xml:space="preserve"> </w:t>
      </w:r>
      <w:r>
        <w:t>tags</w:t>
      </w:r>
      <w:r>
        <w:rPr>
          <w:spacing w:val="-21"/>
        </w:rPr>
        <w:t xml:space="preserve"> </w:t>
      </w:r>
      <w:r>
        <w:t>per</w:t>
      </w:r>
      <w:r>
        <w:rPr>
          <w:spacing w:val="-21"/>
        </w:rPr>
        <w:t xml:space="preserve"> </w:t>
      </w:r>
      <w:r>
        <w:t>slot.</w:t>
      </w:r>
      <w:r>
        <w:rPr>
          <w:spacing w:val="-7"/>
        </w:rPr>
        <w:t xml:space="preserve"> </w:t>
      </w:r>
      <w:r>
        <w:rPr>
          <w:spacing w:val="-3"/>
        </w:rPr>
        <w:t>However,</w:t>
      </w:r>
      <w:r>
        <w:rPr>
          <w:spacing w:val="-21"/>
        </w:rPr>
        <w:t xml:space="preserve"> </w:t>
      </w:r>
      <w:r>
        <w:t>in</w:t>
      </w:r>
      <w:r>
        <w:rPr>
          <w:spacing w:val="-21"/>
        </w:rPr>
        <w:t xml:space="preserve"> </w:t>
      </w:r>
      <w:r>
        <w:t>practice the</w:t>
      </w:r>
      <w:r>
        <w:rPr>
          <w:spacing w:val="-26"/>
        </w:rPr>
        <w:t xml:space="preserve"> </w:t>
      </w:r>
      <w:r>
        <w:t>probability</w:t>
      </w:r>
      <w:r>
        <w:rPr>
          <w:spacing w:val="-26"/>
        </w:rPr>
        <w:t xml:space="preserve"> </w:t>
      </w:r>
      <w:r>
        <w:t>to</w:t>
      </w:r>
      <w:r>
        <w:rPr>
          <w:spacing w:val="-26"/>
        </w:rPr>
        <w:t xml:space="preserve"> </w:t>
      </w:r>
      <w:r>
        <w:rPr>
          <w:spacing w:val="-3"/>
        </w:rPr>
        <w:t>recover</w:t>
      </w:r>
      <w:r>
        <w:rPr>
          <w:spacing w:val="-26"/>
        </w:rPr>
        <w:t xml:space="preserve"> </w:t>
      </w:r>
      <w:r>
        <w:t>one</w:t>
      </w:r>
      <w:r>
        <w:rPr>
          <w:spacing w:val="-26"/>
        </w:rPr>
        <w:t xml:space="preserve"> </w:t>
      </w:r>
      <w:r>
        <w:t>tag</w:t>
      </w:r>
      <w:r>
        <w:rPr>
          <w:spacing w:val="-26"/>
        </w:rPr>
        <w:t xml:space="preserve"> </w:t>
      </w:r>
      <w:r>
        <w:t>from</w:t>
      </w:r>
      <w:r>
        <w:rPr>
          <w:spacing w:val="-26"/>
        </w:rPr>
        <w:t xml:space="preserve"> </w:t>
      </w:r>
      <w:r>
        <w:rPr>
          <w:spacing w:val="-5"/>
        </w:rPr>
        <w:t>two</w:t>
      </w:r>
      <w:r>
        <w:rPr>
          <w:spacing w:val="-26"/>
        </w:rPr>
        <w:t xml:space="preserve"> </w:t>
      </w:r>
      <w:r>
        <w:t>collided</w:t>
      </w:r>
      <w:r>
        <w:rPr>
          <w:spacing w:val="-26"/>
        </w:rPr>
        <w:t xml:space="preserve"> </w:t>
      </w:r>
      <w:r>
        <w:t>tags</w:t>
      </w:r>
      <w:r>
        <w:rPr>
          <w:spacing w:val="-26"/>
        </w:rPr>
        <w:t xml:space="preserve"> </w:t>
      </w:r>
      <w:r>
        <w:t>is</w:t>
      </w:r>
      <w:r>
        <w:rPr>
          <w:spacing w:val="-26"/>
        </w:rPr>
        <w:t xml:space="preserve"> </w:t>
      </w:r>
      <w:r>
        <w:t>more</w:t>
      </w:r>
      <w:r>
        <w:rPr>
          <w:spacing w:val="-26"/>
        </w:rPr>
        <w:t xml:space="preserve"> </w:t>
      </w:r>
      <w:r>
        <w:t>than</w:t>
      </w:r>
      <w:r>
        <w:rPr>
          <w:spacing w:val="-26"/>
        </w:rPr>
        <w:t xml:space="preserve"> </w:t>
      </w:r>
      <w:r>
        <w:t>the</w:t>
      </w:r>
      <w:r>
        <w:rPr>
          <w:spacing w:val="-26"/>
        </w:rPr>
        <w:t xml:space="preserve"> </w:t>
      </w:r>
      <w:r>
        <w:t>prob- ability</w:t>
      </w:r>
      <w:r>
        <w:rPr>
          <w:spacing w:val="-27"/>
        </w:rPr>
        <w:t xml:space="preserve"> </w:t>
      </w:r>
      <w:r>
        <w:t>to</w:t>
      </w:r>
      <w:r>
        <w:rPr>
          <w:spacing w:val="-27"/>
        </w:rPr>
        <w:t xml:space="preserve"> </w:t>
      </w:r>
      <w:r>
        <w:t>identify</w:t>
      </w:r>
      <w:r>
        <w:rPr>
          <w:spacing w:val="-26"/>
        </w:rPr>
        <w:t xml:space="preserve"> </w:t>
      </w:r>
      <w:r>
        <w:t>single</w:t>
      </w:r>
      <w:r>
        <w:rPr>
          <w:spacing w:val="-27"/>
        </w:rPr>
        <w:t xml:space="preserve"> </w:t>
      </w:r>
      <w:r>
        <w:t>tag</w:t>
      </w:r>
      <w:r>
        <w:rPr>
          <w:spacing w:val="-27"/>
        </w:rPr>
        <w:t xml:space="preserve"> </w:t>
      </w:r>
      <w:r>
        <w:t>from</w:t>
      </w:r>
      <w:r>
        <w:rPr>
          <w:spacing w:val="-27"/>
        </w:rPr>
        <w:t xml:space="preserve"> </w:t>
      </w:r>
      <w:r>
        <w:t>three</w:t>
      </w:r>
      <w:r>
        <w:rPr>
          <w:spacing w:val="-26"/>
        </w:rPr>
        <w:t xml:space="preserve"> </w:t>
      </w:r>
      <w:r>
        <w:t>collided</w:t>
      </w:r>
      <w:r>
        <w:rPr>
          <w:spacing w:val="-27"/>
        </w:rPr>
        <w:t xml:space="preserve"> </w:t>
      </w:r>
      <w:r>
        <w:t>tags.</w:t>
      </w:r>
      <w:r>
        <w:rPr>
          <w:spacing w:val="-9"/>
        </w:rPr>
        <w:t xml:space="preserve"> </w:t>
      </w:r>
      <w:r>
        <w:t>Therefore,</w:t>
      </w:r>
      <w:r>
        <w:rPr>
          <w:spacing w:val="-26"/>
        </w:rPr>
        <w:t xml:space="preserve"> </w:t>
      </w:r>
      <w:r>
        <w:t>in</w:t>
      </w:r>
      <w:r>
        <w:rPr>
          <w:spacing w:val="-27"/>
        </w:rPr>
        <w:t xml:space="preserve"> </w:t>
      </w:r>
      <w:r>
        <w:t>this</w:t>
      </w:r>
      <w:r>
        <w:rPr>
          <w:spacing w:val="-26"/>
        </w:rPr>
        <w:t xml:space="preserve"> </w:t>
      </w:r>
      <w:r>
        <w:t>section, the</w:t>
      </w:r>
      <w:r>
        <w:rPr>
          <w:spacing w:val="-28"/>
        </w:rPr>
        <w:t xml:space="preserve"> </w:t>
      </w:r>
      <w:r>
        <w:t>collision</w:t>
      </w:r>
      <w:r>
        <w:rPr>
          <w:spacing w:val="-28"/>
        </w:rPr>
        <w:t xml:space="preserve"> </w:t>
      </w:r>
      <w:r>
        <w:rPr>
          <w:spacing w:val="-3"/>
        </w:rPr>
        <w:t>recovery</w:t>
      </w:r>
      <w:r>
        <w:rPr>
          <w:spacing w:val="-28"/>
        </w:rPr>
        <w:t xml:space="preserve"> </w:t>
      </w:r>
      <w:r>
        <w:t>probability</w:t>
      </w:r>
      <w:r>
        <w:rPr>
          <w:spacing w:val="-28"/>
        </w:rPr>
        <w:t xml:space="preserve"> </w:t>
      </w:r>
      <w:r>
        <w:t>will</w:t>
      </w:r>
      <w:r>
        <w:rPr>
          <w:spacing w:val="-28"/>
        </w:rPr>
        <w:t xml:space="preserve"> </w:t>
      </w:r>
      <w:r>
        <w:rPr>
          <w:spacing w:val="3"/>
        </w:rPr>
        <w:t>be</w:t>
      </w:r>
      <w:r>
        <w:rPr>
          <w:spacing w:val="-28"/>
        </w:rPr>
        <w:t xml:space="preserve"> </w:t>
      </w:r>
      <w:r>
        <w:t>considered</w:t>
      </w:r>
      <w:r>
        <w:rPr>
          <w:spacing w:val="-28"/>
        </w:rPr>
        <w:t xml:space="preserve"> </w:t>
      </w:r>
      <w:r>
        <w:t>as</w:t>
      </w:r>
      <w:r>
        <w:rPr>
          <w:spacing w:val="-28"/>
        </w:rPr>
        <w:t xml:space="preserve"> </w:t>
      </w:r>
      <w:r>
        <w:t>a</w:t>
      </w:r>
      <w:r>
        <w:rPr>
          <w:spacing w:val="-28"/>
        </w:rPr>
        <w:t xml:space="preserve"> </w:t>
      </w:r>
      <w:r>
        <w:rPr>
          <w:spacing w:val="-3"/>
        </w:rPr>
        <w:t>variable</w:t>
      </w:r>
      <w:r>
        <w:rPr>
          <w:spacing w:val="-28"/>
        </w:rPr>
        <w:t xml:space="preserve"> </w:t>
      </w:r>
      <w:r>
        <w:t>coefficient</w:t>
      </w:r>
      <w:r>
        <w:rPr>
          <w:spacing w:val="-28"/>
        </w:rPr>
        <w:t xml:space="preserve"> </w:t>
      </w:r>
      <w:r>
        <w:rPr>
          <w:rFonts w:ascii="Bookman Old Style" w:hAnsi="Bookman Old Style"/>
          <w:i/>
          <w:spacing w:val="2"/>
        </w:rPr>
        <w:t>α</w:t>
      </w:r>
      <w:r>
        <w:rPr>
          <w:rFonts w:ascii="Arial" w:hAnsi="Arial"/>
          <w:i/>
          <w:spacing w:val="2"/>
          <w:position w:val="-3"/>
          <w:sz w:val="16"/>
        </w:rPr>
        <w:t>i</w:t>
      </w:r>
      <w:r>
        <w:rPr>
          <w:spacing w:val="2"/>
        </w:rPr>
        <w:t xml:space="preserve">, </w:t>
      </w:r>
      <w:r>
        <w:t>where</w:t>
      </w:r>
      <w:r>
        <w:rPr>
          <w:spacing w:val="-16"/>
        </w:rPr>
        <w:t xml:space="preserve"> </w:t>
      </w:r>
      <w:r>
        <w:rPr>
          <w:rFonts w:ascii="Bookman Old Style" w:hAnsi="Bookman Old Style"/>
          <w:i/>
        </w:rPr>
        <w:t>i</w:t>
      </w:r>
      <w:r>
        <w:rPr>
          <w:rFonts w:ascii="Bookman Old Style" w:hAnsi="Bookman Old Style"/>
          <w:i/>
          <w:spacing w:val="-27"/>
        </w:rPr>
        <w:t xml:space="preserve"> </w:t>
      </w:r>
      <w:r>
        <w:t>is</w:t>
      </w:r>
      <w:r>
        <w:rPr>
          <w:spacing w:val="-15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number</w:t>
      </w:r>
      <w:r>
        <w:rPr>
          <w:spacing w:val="-16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collided</w:t>
      </w:r>
      <w:r>
        <w:rPr>
          <w:spacing w:val="-16"/>
        </w:rPr>
        <w:t xml:space="preserve"> </w:t>
      </w:r>
      <w:r>
        <w:t>tags</w:t>
      </w:r>
      <w:r>
        <w:rPr>
          <w:spacing w:val="-15"/>
        </w:rPr>
        <w:t xml:space="preserve"> </w:t>
      </w:r>
      <w:r>
        <w:t>per</w:t>
      </w:r>
      <w:r>
        <w:rPr>
          <w:spacing w:val="-16"/>
        </w:rPr>
        <w:t xml:space="preserve"> </w:t>
      </w:r>
      <w:r>
        <w:t>slot.</w:t>
      </w:r>
    </w:p>
    <w:p w14:paraId="70A35669" w14:textId="77777777" w:rsidR="00ED6B8B" w:rsidRDefault="00FA655D">
      <w:pPr>
        <w:pStyle w:val="BodyText"/>
        <w:spacing w:before="20" w:line="261" w:lineRule="auto"/>
        <w:ind w:left="108" w:right="2157" w:firstLine="351"/>
        <w:pPrChange w:id="569" w:author="Raghda Wahdan" w:date="2017-11-06T13:08:00Z">
          <w:pPr>
            <w:pStyle w:val="BodyText"/>
            <w:spacing w:before="20" w:line="261" w:lineRule="auto"/>
            <w:ind w:left="108" w:right="2157" w:firstLine="351"/>
            <w:jc w:val="both"/>
          </w:pPr>
        </w:pPrChange>
      </w:pPr>
      <w:r>
        <w:t xml:space="preserve">In this section, a new reading efficiency metric called Multiple Collision </w:t>
      </w:r>
      <w:r>
        <w:rPr>
          <w:spacing w:val="-3"/>
        </w:rPr>
        <w:t xml:space="preserve">Recovery </w:t>
      </w:r>
      <w:r>
        <w:t xml:space="preserve">Coefficients Reading Efficiency </w:t>
      </w:r>
      <w:r>
        <w:rPr>
          <w:rFonts w:ascii="Bookman Old Style" w:hAnsi="Bookman Old Style"/>
          <w:i/>
          <w:spacing w:val="4"/>
        </w:rPr>
        <w:t>η</w:t>
      </w:r>
      <w:r>
        <w:rPr>
          <w:rFonts w:ascii="Arial" w:hAnsi="Arial"/>
          <w:i/>
          <w:spacing w:val="4"/>
          <w:position w:val="-5"/>
          <w:sz w:val="12"/>
        </w:rPr>
        <w:t xml:space="preserve">MCRC </w:t>
      </w:r>
      <w:r>
        <w:t>is proposed. The proposed efficiency</w:t>
      </w:r>
      <w:r>
        <w:rPr>
          <w:spacing w:val="-18"/>
        </w:rPr>
        <w:t xml:space="preserve"> </w:t>
      </w:r>
      <w:r>
        <w:t>includes</w:t>
      </w:r>
      <w:r>
        <w:rPr>
          <w:spacing w:val="-18"/>
        </w:rPr>
        <w:t xml:space="preserve"> </w:t>
      </w:r>
      <w:r>
        <w:t>a</w:t>
      </w:r>
      <w:r>
        <w:rPr>
          <w:spacing w:val="-18"/>
        </w:rPr>
        <w:t xml:space="preserve"> </w:t>
      </w:r>
      <w:r>
        <w:t>unique</w:t>
      </w:r>
      <w:r>
        <w:rPr>
          <w:spacing w:val="-18"/>
        </w:rPr>
        <w:t xml:space="preserve"> </w:t>
      </w:r>
      <w:r>
        <w:t>collision</w:t>
      </w:r>
      <w:r>
        <w:rPr>
          <w:spacing w:val="-18"/>
        </w:rPr>
        <w:t xml:space="preserve"> </w:t>
      </w:r>
      <w:r>
        <w:t>resolving</w:t>
      </w:r>
      <w:r>
        <w:rPr>
          <w:spacing w:val="-18"/>
        </w:rPr>
        <w:t xml:space="preserve"> </w:t>
      </w:r>
      <w:r>
        <w:t>coefficient</w:t>
      </w:r>
      <w:r>
        <w:rPr>
          <w:spacing w:val="-18"/>
        </w:rPr>
        <w:t xml:space="preserve"> </w:t>
      </w:r>
      <w:r>
        <w:t>for</w:t>
      </w:r>
      <w:r>
        <w:rPr>
          <w:spacing w:val="-18"/>
        </w:rPr>
        <w:t xml:space="preserve"> </w:t>
      </w:r>
      <w:r>
        <w:t>each</w:t>
      </w:r>
      <w:r>
        <w:rPr>
          <w:spacing w:val="-18"/>
        </w:rPr>
        <w:t xml:space="preserve"> </w:t>
      </w:r>
      <w:r>
        <w:t>number</w:t>
      </w:r>
      <w:r>
        <w:rPr>
          <w:spacing w:val="-18"/>
        </w:rPr>
        <w:t xml:space="preserve"> </w:t>
      </w:r>
      <w:r>
        <w:t>of collided</w:t>
      </w:r>
      <w:r>
        <w:rPr>
          <w:spacing w:val="-23"/>
        </w:rPr>
        <w:t xml:space="preserve"> </w:t>
      </w:r>
      <w:r>
        <w:t>tags.</w:t>
      </w:r>
      <w:r>
        <w:rPr>
          <w:spacing w:val="-9"/>
        </w:rPr>
        <w:t xml:space="preserve"> </w:t>
      </w:r>
      <w:r>
        <w:t>Hence,</w:t>
      </w:r>
      <w:r>
        <w:rPr>
          <w:spacing w:val="-22"/>
        </w:rPr>
        <w:t xml:space="preserve"> </w:t>
      </w:r>
      <w:r>
        <w:t>a</w:t>
      </w:r>
      <w:r>
        <w:rPr>
          <w:spacing w:val="-23"/>
        </w:rPr>
        <w:t xml:space="preserve"> </w:t>
      </w:r>
      <w:r>
        <w:rPr>
          <w:spacing w:val="-3"/>
        </w:rPr>
        <w:t>novel</w:t>
      </w:r>
      <w:r>
        <w:rPr>
          <w:spacing w:val="-23"/>
        </w:rPr>
        <w:t xml:space="preserve"> </w:t>
      </w:r>
      <w:r>
        <w:t>closed</w:t>
      </w:r>
      <w:r>
        <w:rPr>
          <w:spacing w:val="-23"/>
        </w:rPr>
        <w:t xml:space="preserve"> </w:t>
      </w:r>
      <w:r>
        <w:t>form</w:t>
      </w:r>
      <w:r>
        <w:rPr>
          <w:spacing w:val="-23"/>
        </w:rPr>
        <w:t xml:space="preserve"> </w:t>
      </w:r>
      <w:r>
        <w:t>solution</w:t>
      </w:r>
      <w:r>
        <w:rPr>
          <w:spacing w:val="-23"/>
        </w:rPr>
        <w:t xml:space="preserve"> </w:t>
      </w:r>
      <w:r>
        <w:t>for</w:t>
      </w:r>
      <w:r>
        <w:rPr>
          <w:spacing w:val="-23"/>
        </w:rPr>
        <w:t xml:space="preserve"> </w:t>
      </w:r>
      <w:r>
        <w:t>the</w:t>
      </w:r>
      <w:r>
        <w:rPr>
          <w:spacing w:val="-22"/>
        </w:rPr>
        <w:t xml:space="preserve"> </w:t>
      </w:r>
      <w:r>
        <w:t>optimum</w:t>
      </w:r>
      <w:r>
        <w:rPr>
          <w:spacing w:val="-23"/>
        </w:rPr>
        <w:t xml:space="preserve"> </w:t>
      </w:r>
      <w:r>
        <w:t>FSA</w:t>
      </w:r>
      <w:r>
        <w:rPr>
          <w:spacing w:val="-23"/>
        </w:rPr>
        <w:t xml:space="preserve"> </w:t>
      </w:r>
      <w:r>
        <w:t>frame</w:t>
      </w:r>
    </w:p>
    <w:p w14:paraId="4536FE3E" w14:textId="77777777" w:rsidR="00ED6B8B" w:rsidRDefault="00ED6B8B">
      <w:pPr>
        <w:spacing w:line="261" w:lineRule="auto"/>
        <w:sectPr w:rsidR="00ED6B8B">
          <w:pgSz w:w="11910" w:h="16840"/>
          <w:pgMar w:top="1920" w:right="0" w:bottom="280" w:left="1620" w:header="1603" w:footer="0" w:gutter="0"/>
          <w:cols w:space="720"/>
        </w:sectPr>
        <w:pPrChange w:id="570" w:author="Raghda Wahdan" w:date="2017-11-06T13:08:00Z">
          <w:pPr>
            <w:spacing w:line="261" w:lineRule="auto"/>
            <w:jc w:val="both"/>
          </w:pPr>
        </w:pPrChange>
      </w:pPr>
    </w:p>
    <w:p w14:paraId="69C4735A" w14:textId="77777777" w:rsidR="00ED6B8B" w:rsidRDefault="00ED6B8B" w:rsidP="00F672C4">
      <w:pPr>
        <w:pStyle w:val="BodyText"/>
        <w:spacing w:before="5"/>
        <w:rPr>
          <w:sz w:val="17"/>
        </w:rPr>
      </w:pPr>
    </w:p>
    <w:p w14:paraId="308A33F0" w14:textId="17F82ECE" w:rsidR="00ED6B8B" w:rsidRDefault="00FA655D">
      <w:pPr>
        <w:pStyle w:val="BodyText"/>
        <w:spacing w:before="118" w:line="266" w:lineRule="auto"/>
        <w:ind w:left="480" w:right="105"/>
        <w:pPrChange w:id="571" w:author="Raghda Wahdan" w:date="2017-11-06T13:08:00Z">
          <w:pPr>
            <w:pStyle w:val="BodyText"/>
            <w:spacing w:before="118" w:line="266" w:lineRule="auto"/>
            <w:ind w:left="480" w:right="105"/>
            <w:jc w:val="both"/>
          </w:pPr>
        </w:pPrChange>
      </w:pPr>
      <w:r>
        <w:t>length</w:t>
      </w:r>
      <w:r>
        <w:rPr>
          <w:spacing w:val="-32"/>
        </w:rPr>
        <w:t xml:space="preserve"> </w:t>
      </w:r>
      <w:r>
        <w:t>is</w:t>
      </w:r>
      <w:r>
        <w:rPr>
          <w:spacing w:val="-32"/>
        </w:rPr>
        <w:t xml:space="preserve"> </w:t>
      </w:r>
      <w:r>
        <w:t>proposed</w:t>
      </w:r>
      <w:r>
        <w:rPr>
          <w:spacing w:val="-32"/>
        </w:rPr>
        <w:t xml:space="preserve"> </w:t>
      </w:r>
      <w:r>
        <w:t>which</w:t>
      </w:r>
      <w:r>
        <w:rPr>
          <w:spacing w:val="-32"/>
        </w:rPr>
        <w:t xml:space="preserve"> </w:t>
      </w:r>
      <w:r>
        <w:t>maximizes</w:t>
      </w:r>
      <w:r>
        <w:rPr>
          <w:spacing w:val="-32"/>
        </w:rPr>
        <w:t xml:space="preserve"> </w:t>
      </w:r>
      <w:r>
        <w:t>the</w:t>
      </w:r>
      <w:r>
        <w:rPr>
          <w:spacing w:val="-32"/>
        </w:rPr>
        <w:t xml:space="preserve"> </w:t>
      </w:r>
      <w:r>
        <w:t>proposed</w:t>
      </w:r>
      <w:r>
        <w:rPr>
          <w:spacing w:val="-32"/>
        </w:rPr>
        <w:t xml:space="preserve"> </w:t>
      </w:r>
      <w:r>
        <w:t>efficiency</w:t>
      </w:r>
      <w:r>
        <w:rPr>
          <w:spacing w:val="-32"/>
        </w:rPr>
        <w:t xml:space="preserve"> </w:t>
      </w:r>
      <w:r>
        <w:t>metric.</w:t>
      </w:r>
      <w:r>
        <w:rPr>
          <w:spacing w:val="-23"/>
        </w:rPr>
        <w:t xml:space="preserve"> </w:t>
      </w:r>
      <w:r>
        <w:t>Then,</w:t>
      </w:r>
      <w:r>
        <w:rPr>
          <w:spacing w:val="-32"/>
        </w:rPr>
        <w:t xml:space="preserve"> </w:t>
      </w:r>
      <w:del w:id="572" w:author="Raghda Wahdan" w:date="2017-11-19T00:04:00Z">
        <w:r w:rsidDel="00171D0A">
          <w:delText>cal- culations</w:delText>
        </w:r>
      </w:del>
      <w:ins w:id="573" w:author="Raghda Wahdan" w:date="2017-11-19T00:04:00Z">
        <w:r w:rsidR="00171D0A">
          <w:t>calculating</w:t>
        </w:r>
      </w:ins>
      <w:r>
        <w:rPr>
          <w:spacing w:val="-5"/>
        </w:rPr>
        <w:t xml:space="preserve"> </w:t>
      </w:r>
      <w:del w:id="574" w:author="Raghda Wahdan" w:date="2017-11-19T00:04:00Z">
        <w:r w:rsidDel="00171D0A">
          <w:delText>of</w:delText>
        </w:r>
        <w:r w:rsidDel="00171D0A">
          <w:rPr>
            <w:spacing w:val="-5"/>
          </w:rPr>
          <w:delText xml:space="preserve"> </w:delText>
        </w:r>
      </w:del>
      <w:r>
        <w:t>these</w:t>
      </w:r>
      <w:r>
        <w:rPr>
          <w:spacing w:val="-5"/>
        </w:rPr>
        <w:t xml:space="preserve"> </w:t>
      </w:r>
      <w:r>
        <w:t>coefficients</w:t>
      </w:r>
      <w:r>
        <w:rPr>
          <w:spacing w:val="-5"/>
        </w:rPr>
        <w:t xml:space="preserve"> </w:t>
      </w:r>
      <w:r>
        <w:t>based</w:t>
      </w:r>
      <w:r>
        <w:rPr>
          <w:spacing w:val="-5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simple</w:t>
      </w:r>
      <w:r>
        <w:rPr>
          <w:spacing w:val="-5"/>
        </w:rPr>
        <w:t xml:space="preserve"> </w:t>
      </w:r>
      <w:r>
        <w:t>RFID</w:t>
      </w:r>
      <w:r>
        <w:rPr>
          <w:spacing w:val="-5"/>
        </w:rPr>
        <w:t xml:space="preserve"> </w:t>
      </w:r>
      <w:r>
        <w:t>reader</w:t>
      </w:r>
      <w:r>
        <w:rPr>
          <w:spacing w:val="-5"/>
        </w:rPr>
        <w:t xml:space="preserve"> </w:t>
      </w:r>
      <w:r>
        <w:t>model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 xml:space="preserve">show </w:t>
      </w:r>
      <w:r>
        <w:rPr>
          <w:spacing w:val="-3"/>
          <w:w w:val="95"/>
        </w:rPr>
        <w:t xml:space="preserve">how </w:t>
      </w:r>
      <w:r>
        <w:rPr>
          <w:w w:val="95"/>
        </w:rPr>
        <w:t xml:space="preserve">the proposed system could </w:t>
      </w:r>
      <w:r>
        <w:rPr>
          <w:spacing w:val="3"/>
          <w:w w:val="95"/>
        </w:rPr>
        <w:t xml:space="preserve">be </w:t>
      </w:r>
      <w:r>
        <w:rPr>
          <w:w w:val="95"/>
        </w:rPr>
        <w:t>applied on real-life</w:t>
      </w:r>
      <w:r>
        <w:rPr>
          <w:spacing w:val="14"/>
          <w:w w:val="95"/>
        </w:rPr>
        <w:t xml:space="preserve"> </w:t>
      </w:r>
      <w:r>
        <w:rPr>
          <w:w w:val="95"/>
        </w:rPr>
        <w:t>applications.</w:t>
      </w:r>
    </w:p>
    <w:p w14:paraId="40F75BC6" w14:textId="77777777" w:rsidR="00ED6B8B" w:rsidRDefault="00ED6B8B" w:rsidP="00F672C4">
      <w:pPr>
        <w:pStyle w:val="BodyText"/>
        <w:spacing w:before="11"/>
        <w:rPr>
          <w:sz w:val="37"/>
        </w:rPr>
      </w:pPr>
    </w:p>
    <w:p w14:paraId="6C888FBF" w14:textId="039384E4" w:rsidR="00ED6B8B" w:rsidRDefault="00FA655D" w:rsidP="00F672C4">
      <w:pPr>
        <w:pStyle w:val="Heading2"/>
        <w:numPr>
          <w:ilvl w:val="2"/>
          <w:numId w:val="6"/>
        </w:numPr>
        <w:tabs>
          <w:tab w:val="left" w:pos="1466"/>
          <w:tab w:val="left" w:pos="1467"/>
        </w:tabs>
        <w:spacing w:line="336" w:lineRule="auto"/>
        <w:ind w:right="106" w:hanging="986"/>
      </w:pPr>
      <w:r>
        <w:t xml:space="preserve">Closed </w:t>
      </w:r>
      <w:r>
        <w:rPr>
          <w:spacing w:val="-8"/>
        </w:rPr>
        <w:t xml:space="preserve">Form </w:t>
      </w:r>
      <w:r>
        <w:t xml:space="preserve">Solution </w:t>
      </w:r>
      <w:del w:id="575" w:author="Raghda Wahdan" w:date="2017-11-19T00:05:00Z">
        <w:r w:rsidDel="00171D0A">
          <w:rPr>
            <w:spacing w:val="-10"/>
          </w:rPr>
          <w:delText>For</w:delText>
        </w:r>
      </w:del>
      <w:ins w:id="576" w:author="Raghda Wahdan" w:date="2017-11-19T00:05:00Z">
        <w:r w:rsidR="00171D0A">
          <w:rPr>
            <w:spacing w:val="-10"/>
          </w:rPr>
          <w:t>for</w:t>
        </w:r>
      </w:ins>
      <w:r>
        <w:rPr>
          <w:spacing w:val="-10"/>
        </w:rPr>
        <w:t xml:space="preserve"> </w:t>
      </w:r>
      <w:r>
        <w:t xml:space="preserve">Multiple Collision Re- </w:t>
      </w:r>
      <w:r>
        <w:rPr>
          <w:spacing w:val="-4"/>
        </w:rPr>
        <w:t xml:space="preserve">covery </w:t>
      </w:r>
      <w:r>
        <w:rPr>
          <w:spacing w:val="-8"/>
        </w:rPr>
        <w:t>Aware</w:t>
      </w:r>
      <w:r>
        <w:rPr>
          <w:spacing w:val="25"/>
        </w:rPr>
        <w:t xml:space="preserve"> </w:t>
      </w:r>
      <w:r>
        <w:t>System</w:t>
      </w:r>
    </w:p>
    <w:p w14:paraId="4DFF83E7" w14:textId="77777777" w:rsidR="00ED6B8B" w:rsidRDefault="00890932">
      <w:pPr>
        <w:pStyle w:val="BodyText"/>
        <w:spacing w:before="103" w:line="266" w:lineRule="auto"/>
        <w:ind w:left="480" w:right="105"/>
        <w:pPrChange w:id="577" w:author="Raghda Wahdan" w:date="2017-11-06T13:08:00Z">
          <w:pPr>
            <w:pStyle w:val="BodyText"/>
            <w:spacing w:before="103" w:line="266" w:lineRule="auto"/>
            <w:ind w:left="480" w:right="105"/>
            <w:jc w:val="both"/>
          </w:pPr>
        </w:pPrChange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53472" behindDoc="1" locked="0" layoutInCell="1" allowOverlap="1" wp14:anchorId="4E532F50" wp14:editId="684AFA89">
                <wp:simplePos x="0" y="0"/>
                <wp:positionH relativeFrom="page">
                  <wp:posOffset>4221480</wp:posOffset>
                </wp:positionH>
                <wp:positionV relativeFrom="paragraph">
                  <wp:posOffset>435610</wp:posOffset>
                </wp:positionV>
                <wp:extent cx="306705" cy="76200"/>
                <wp:effectExtent l="1905" t="0" r="0" b="2540"/>
                <wp:wrapNone/>
                <wp:docPr id="880" name="Text Box 8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6705" cy="76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5A5593A" w14:textId="77777777" w:rsidR="00B0570F" w:rsidRDefault="00B0570F">
                            <w:pPr>
                              <w:spacing w:line="115" w:lineRule="exact"/>
                              <w:rPr>
                                <w:rFonts w:ascii="Arial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Arial"/>
                                <w:i/>
                                <w:w w:val="125"/>
                                <w:sz w:val="12"/>
                              </w:rPr>
                              <w:t>MCRC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E532F50" id="Text Box 856" o:spid="_x0000_s1475" type="#_x0000_t202" style="position:absolute;left:0;text-align:left;margin-left:332.4pt;margin-top:34.3pt;width:24.15pt;height:6pt;z-index:-2515630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" filled="f" stroked="f">
                <v:textbox inset="0,0,0,0">
                  <w:txbxContent>
                    <w:p w14:paraId="65A5593A" w14:textId="77777777" w:rsidR="00B0570F" w:rsidRDefault="00B0570F">
                      <w:pPr>
                        <w:spacing w:line="115" w:lineRule="exact"/>
                        <w:rPr>
                          <w:rFonts w:ascii="Arial"/>
                          <w:i/>
                          <w:sz w:val="12"/>
                        </w:rPr>
                      </w:pPr>
                      <w:r>
                        <w:rPr>
                          <w:rFonts w:ascii="Arial"/>
                          <w:i/>
                          <w:w w:val="125"/>
                          <w:sz w:val="12"/>
                        </w:rPr>
                        <w:t>MCRC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FA655D">
        <w:rPr>
          <w:w w:val="95"/>
        </w:rPr>
        <w:t>This</w:t>
      </w:r>
      <w:r w:rsidR="00FA655D">
        <w:rPr>
          <w:spacing w:val="-7"/>
          <w:w w:val="95"/>
        </w:rPr>
        <w:t xml:space="preserve"> </w:t>
      </w:r>
      <w:r w:rsidR="00FA655D">
        <w:rPr>
          <w:w w:val="95"/>
        </w:rPr>
        <w:t>section</w:t>
      </w:r>
      <w:r w:rsidR="00FA655D">
        <w:rPr>
          <w:spacing w:val="-7"/>
          <w:w w:val="95"/>
        </w:rPr>
        <w:t xml:space="preserve"> </w:t>
      </w:r>
      <w:r w:rsidR="00FA655D">
        <w:rPr>
          <w:w w:val="95"/>
        </w:rPr>
        <w:t>will</w:t>
      </w:r>
      <w:r w:rsidR="00FA655D">
        <w:rPr>
          <w:spacing w:val="-7"/>
          <w:w w:val="95"/>
        </w:rPr>
        <w:t xml:space="preserve"> </w:t>
      </w:r>
      <w:r w:rsidR="00FA655D">
        <w:rPr>
          <w:w w:val="95"/>
        </w:rPr>
        <w:t>introduce</w:t>
      </w:r>
      <w:r w:rsidR="00FA655D">
        <w:rPr>
          <w:spacing w:val="-7"/>
          <w:w w:val="95"/>
        </w:rPr>
        <w:t xml:space="preserve"> </w:t>
      </w:r>
      <w:r w:rsidR="00FA655D">
        <w:rPr>
          <w:w w:val="95"/>
        </w:rPr>
        <w:t>a</w:t>
      </w:r>
      <w:r w:rsidR="00FA655D">
        <w:rPr>
          <w:spacing w:val="-7"/>
          <w:w w:val="95"/>
        </w:rPr>
        <w:t xml:space="preserve"> </w:t>
      </w:r>
      <w:r w:rsidR="00FA655D">
        <w:rPr>
          <w:w w:val="95"/>
        </w:rPr>
        <w:t>new</w:t>
      </w:r>
      <w:r w:rsidR="00FA655D">
        <w:rPr>
          <w:spacing w:val="-7"/>
          <w:w w:val="95"/>
        </w:rPr>
        <w:t xml:space="preserve"> </w:t>
      </w:r>
      <w:r w:rsidR="00FA655D">
        <w:rPr>
          <w:w w:val="95"/>
        </w:rPr>
        <w:t>FSA</w:t>
      </w:r>
      <w:r w:rsidR="00FA655D">
        <w:rPr>
          <w:spacing w:val="-7"/>
          <w:w w:val="95"/>
        </w:rPr>
        <w:t xml:space="preserve"> </w:t>
      </w:r>
      <w:r w:rsidR="00FA655D">
        <w:rPr>
          <w:w w:val="95"/>
        </w:rPr>
        <w:t>efficiency</w:t>
      </w:r>
      <w:r w:rsidR="00FA655D">
        <w:rPr>
          <w:spacing w:val="-7"/>
          <w:w w:val="95"/>
        </w:rPr>
        <w:t xml:space="preserve"> </w:t>
      </w:r>
      <w:r w:rsidR="00FA655D">
        <w:rPr>
          <w:w w:val="95"/>
        </w:rPr>
        <w:t>metric</w:t>
      </w:r>
      <w:r w:rsidR="00FA655D">
        <w:rPr>
          <w:spacing w:val="-7"/>
          <w:w w:val="95"/>
        </w:rPr>
        <w:t xml:space="preserve"> </w:t>
      </w:r>
      <w:r w:rsidR="00FA655D">
        <w:rPr>
          <w:w w:val="95"/>
        </w:rPr>
        <w:t>called</w:t>
      </w:r>
      <w:r w:rsidR="00FA655D">
        <w:rPr>
          <w:spacing w:val="-7"/>
          <w:w w:val="95"/>
        </w:rPr>
        <w:t xml:space="preserve"> </w:t>
      </w:r>
      <w:r w:rsidR="00FA655D">
        <w:rPr>
          <w:w w:val="95"/>
        </w:rPr>
        <w:t>Multiple</w:t>
      </w:r>
      <w:r w:rsidR="00FA655D">
        <w:rPr>
          <w:spacing w:val="-7"/>
          <w:w w:val="95"/>
        </w:rPr>
        <w:t xml:space="preserve"> </w:t>
      </w:r>
      <w:r w:rsidR="00FA655D">
        <w:rPr>
          <w:w w:val="95"/>
        </w:rPr>
        <w:t xml:space="preserve">Collision </w:t>
      </w:r>
      <w:r w:rsidR="00FA655D">
        <w:rPr>
          <w:spacing w:val="-3"/>
        </w:rPr>
        <w:t xml:space="preserve">Recovery </w:t>
      </w:r>
      <w:r w:rsidR="00FA655D">
        <w:t xml:space="preserve">Coefficients Reading Efficiency </w:t>
      </w:r>
      <w:r w:rsidR="00FA655D">
        <w:rPr>
          <w:rFonts w:ascii="Bookman Old Style" w:hAnsi="Bookman Old Style"/>
          <w:i/>
        </w:rPr>
        <w:t xml:space="preserve">η </w:t>
      </w:r>
      <w:r w:rsidR="00FA655D">
        <w:t xml:space="preserve">. Afterwards, a closed form solution for the new optimum frame length </w:t>
      </w:r>
      <w:r w:rsidR="00FA655D">
        <w:rPr>
          <w:rFonts w:ascii="Bookman Old Style" w:hAnsi="Bookman Old Style"/>
          <w:i/>
          <w:spacing w:val="5"/>
        </w:rPr>
        <w:t>L</w:t>
      </w:r>
      <w:r w:rsidR="00FA655D">
        <w:rPr>
          <w:rFonts w:ascii="Arial" w:hAnsi="Arial"/>
          <w:i/>
          <w:spacing w:val="5"/>
          <w:position w:val="-3"/>
          <w:sz w:val="16"/>
        </w:rPr>
        <w:t xml:space="preserve">MCRC </w:t>
      </w:r>
      <w:r w:rsidR="00FA655D">
        <w:t xml:space="preserve">under multiple collision </w:t>
      </w:r>
      <w:r w:rsidR="00FA655D">
        <w:rPr>
          <w:spacing w:val="-3"/>
          <w:w w:val="95"/>
        </w:rPr>
        <w:t xml:space="preserve">recovery </w:t>
      </w:r>
      <w:r w:rsidR="00FA655D">
        <w:rPr>
          <w:w w:val="95"/>
        </w:rPr>
        <w:t xml:space="preserve">coefficients environment will </w:t>
      </w:r>
      <w:r w:rsidR="00FA655D">
        <w:rPr>
          <w:spacing w:val="3"/>
          <w:w w:val="95"/>
        </w:rPr>
        <w:t>be</w:t>
      </w:r>
      <w:r w:rsidR="00FA655D">
        <w:rPr>
          <w:spacing w:val="-28"/>
          <w:w w:val="95"/>
        </w:rPr>
        <w:t xml:space="preserve"> </w:t>
      </w:r>
      <w:r w:rsidR="00FA655D">
        <w:rPr>
          <w:w w:val="95"/>
        </w:rPr>
        <w:t>presented.</w:t>
      </w:r>
    </w:p>
    <w:p w14:paraId="5E7415F3" w14:textId="77777777" w:rsidR="00ED6B8B" w:rsidRDefault="00FA655D" w:rsidP="00F672C4">
      <w:pPr>
        <w:pStyle w:val="BodyText"/>
        <w:spacing w:before="62" w:line="172" w:lineRule="auto"/>
        <w:ind w:left="480" w:right="26" w:firstLine="351"/>
      </w:pPr>
      <w:r>
        <w:t xml:space="preserve">The main contribution of this efficiency is that it contains a specific colli- sion </w:t>
      </w:r>
      <w:r>
        <w:rPr>
          <w:spacing w:val="-3"/>
        </w:rPr>
        <w:t xml:space="preserve">recovery </w:t>
      </w:r>
      <w:r>
        <w:t xml:space="preserve">coefficient </w:t>
      </w:r>
      <w:r>
        <w:rPr>
          <w:rFonts w:ascii="Bookman Old Style" w:hAnsi="Bookman Old Style"/>
          <w:i/>
        </w:rPr>
        <w:t>α</w:t>
      </w:r>
      <w:r>
        <w:rPr>
          <w:rFonts w:ascii="Arial" w:hAnsi="Arial"/>
          <w:i/>
          <w:position w:val="-3"/>
          <w:sz w:val="16"/>
        </w:rPr>
        <w:t xml:space="preserve">i </w:t>
      </w:r>
      <w:r>
        <w:t xml:space="preserve">for each probability of collision </w:t>
      </w:r>
      <w:r>
        <w:rPr>
          <w:rFonts w:ascii="Bookman Old Style" w:hAnsi="Bookman Old Style"/>
          <w:i/>
        </w:rPr>
        <w:t>P</w:t>
      </w:r>
      <w:r>
        <w:rPr>
          <w:rFonts w:ascii="Arial" w:hAnsi="Arial"/>
          <w:i/>
          <w:position w:val="-3"/>
          <w:sz w:val="16"/>
        </w:rPr>
        <w:t>col.</w:t>
      </w:r>
      <w:r>
        <w:rPr>
          <w:rFonts w:ascii="Arial Unicode MS" w:hAnsi="Arial Unicode MS"/>
        </w:rPr>
        <w:t>(</w:t>
      </w:r>
      <w:r>
        <w:rPr>
          <w:rFonts w:ascii="Bookman Old Style" w:hAnsi="Bookman Old Style"/>
          <w:i/>
        </w:rPr>
        <w:t>i</w:t>
      </w:r>
      <w:r>
        <w:rPr>
          <w:rFonts w:ascii="Arial Unicode MS" w:hAnsi="Arial Unicode MS"/>
        </w:rPr>
        <w:t>)</w:t>
      </w:r>
      <w:r>
        <w:t>. These new</w:t>
      </w:r>
    </w:p>
    <w:p w14:paraId="267AEDBC" w14:textId="77777777" w:rsidR="00ED6B8B" w:rsidRDefault="00890932">
      <w:pPr>
        <w:pStyle w:val="BodyText"/>
        <w:spacing w:before="30" w:line="249" w:lineRule="auto"/>
        <w:ind w:left="479" w:right="105"/>
        <w:pPrChange w:id="578" w:author="Raghda Wahdan" w:date="2017-11-06T13:08:00Z">
          <w:pPr>
            <w:pStyle w:val="BodyText"/>
            <w:spacing w:before="30" w:line="249" w:lineRule="auto"/>
            <w:ind w:left="479" w:right="105"/>
            <w:jc w:val="both"/>
          </w:pPr>
        </w:pPrChange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55520" behindDoc="1" locked="0" layoutInCell="1" allowOverlap="1" wp14:anchorId="1F7A37E2" wp14:editId="2EBE91F9">
                <wp:simplePos x="0" y="0"/>
                <wp:positionH relativeFrom="page">
                  <wp:posOffset>3924300</wp:posOffset>
                </wp:positionH>
                <wp:positionV relativeFrom="paragraph">
                  <wp:posOffset>375285</wp:posOffset>
                </wp:positionV>
                <wp:extent cx="306705" cy="76200"/>
                <wp:effectExtent l="0" t="3810" r="0" b="0"/>
                <wp:wrapNone/>
                <wp:docPr id="879" name="Text Box 8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6705" cy="76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D659B0C" w14:textId="77777777" w:rsidR="00B0570F" w:rsidRDefault="00B0570F">
                            <w:pPr>
                              <w:spacing w:line="115" w:lineRule="exact"/>
                              <w:rPr>
                                <w:rFonts w:ascii="Arial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Arial"/>
                                <w:i/>
                                <w:w w:val="125"/>
                                <w:sz w:val="12"/>
                              </w:rPr>
                              <w:t>MCRC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F7A37E2" id="Text Box 855" o:spid="_x0000_s1476" type="#_x0000_t202" style="position:absolute;left:0;text-align:left;margin-left:309pt;margin-top:29.55pt;width:24.15pt;height:6pt;z-index:-2515609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" filled="f" stroked="f">
                <v:textbox inset="0,0,0,0">
                  <w:txbxContent>
                    <w:p w14:paraId="6D659B0C" w14:textId="77777777" w:rsidR="00B0570F" w:rsidRDefault="00B0570F">
                      <w:pPr>
                        <w:spacing w:line="115" w:lineRule="exact"/>
                        <w:rPr>
                          <w:rFonts w:ascii="Arial"/>
                          <w:i/>
                          <w:sz w:val="12"/>
                        </w:rPr>
                      </w:pPr>
                      <w:r>
                        <w:rPr>
                          <w:rFonts w:ascii="Arial"/>
                          <w:i/>
                          <w:w w:val="125"/>
                          <w:sz w:val="12"/>
                        </w:rPr>
                        <w:t>MCRC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FA655D">
        <w:t>coefficients</w:t>
      </w:r>
      <w:r w:rsidR="00FA655D">
        <w:rPr>
          <w:spacing w:val="-15"/>
        </w:rPr>
        <w:t xml:space="preserve"> </w:t>
      </w:r>
      <w:r w:rsidR="00FA655D">
        <w:t>indicate</w:t>
      </w:r>
      <w:r w:rsidR="00FA655D">
        <w:rPr>
          <w:spacing w:val="-15"/>
        </w:rPr>
        <w:t xml:space="preserve"> </w:t>
      </w:r>
      <w:r w:rsidR="00FA655D">
        <w:t>the</w:t>
      </w:r>
      <w:r w:rsidR="00FA655D">
        <w:rPr>
          <w:spacing w:val="-15"/>
        </w:rPr>
        <w:t xml:space="preserve"> </w:t>
      </w:r>
      <w:r w:rsidR="00FA655D">
        <w:t>ability</w:t>
      </w:r>
      <w:r w:rsidR="00FA655D">
        <w:rPr>
          <w:spacing w:val="-15"/>
        </w:rPr>
        <w:t xml:space="preserve"> </w:t>
      </w:r>
      <w:r w:rsidR="00FA655D">
        <w:t>of</w:t>
      </w:r>
      <w:r w:rsidR="00FA655D">
        <w:rPr>
          <w:spacing w:val="-15"/>
        </w:rPr>
        <w:t xml:space="preserve"> </w:t>
      </w:r>
      <w:r w:rsidR="00FA655D">
        <w:t>the</w:t>
      </w:r>
      <w:r w:rsidR="00FA655D">
        <w:rPr>
          <w:spacing w:val="-15"/>
        </w:rPr>
        <w:t xml:space="preserve"> </w:t>
      </w:r>
      <w:r w:rsidR="00FA655D">
        <w:t>reader</w:t>
      </w:r>
      <w:r w:rsidR="00FA655D">
        <w:rPr>
          <w:spacing w:val="-15"/>
        </w:rPr>
        <w:t xml:space="preserve"> </w:t>
      </w:r>
      <w:r w:rsidR="00FA655D">
        <w:t>to</w:t>
      </w:r>
      <w:r w:rsidR="00FA655D">
        <w:rPr>
          <w:spacing w:val="-15"/>
        </w:rPr>
        <w:t xml:space="preserve"> </w:t>
      </w:r>
      <w:r w:rsidR="00FA655D">
        <w:rPr>
          <w:spacing w:val="-3"/>
        </w:rPr>
        <w:t>recover</w:t>
      </w:r>
      <w:r w:rsidR="00FA655D">
        <w:rPr>
          <w:spacing w:val="-15"/>
        </w:rPr>
        <w:t xml:space="preserve"> </w:t>
      </w:r>
      <w:r w:rsidR="00FA655D">
        <w:t>one</w:t>
      </w:r>
      <w:r w:rsidR="00FA655D">
        <w:rPr>
          <w:spacing w:val="-15"/>
        </w:rPr>
        <w:t xml:space="preserve"> </w:t>
      </w:r>
      <w:r w:rsidR="00FA655D">
        <w:t>tag</w:t>
      </w:r>
      <w:r w:rsidR="00FA655D">
        <w:rPr>
          <w:spacing w:val="-15"/>
        </w:rPr>
        <w:t xml:space="preserve"> </w:t>
      </w:r>
      <w:r w:rsidR="00FA655D">
        <w:t>from</w:t>
      </w:r>
      <w:r w:rsidR="00FA655D">
        <w:rPr>
          <w:spacing w:val="-15"/>
        </w:rPr>
        <w:t xml:space="preserve"> </w:t>
      </w:r>
      <w:r w:rsidR="00FA655D">
        <w:rPr>
          <w:rFonts w:ascii="Bookman Old Style" w:hAnsi="Bookman Old Style"/>
          <w:i/>
        </w:rPr>
        <w:t>i</w:t>
      </w:r>
      <w:r w:rsidR="00FA655D">
        <w:rPr>
          <w:rFonts w:ascii="Bookman Old Style" w:hAnsi="Bookman Old Style"/>
          <w:i/>
          <w:spacing w:val="-27"/>
        </w:rPr>
        <w:t xml:space="preserve"> </w:t>
      </w:r>
      <w:r w:rsidR="00FA655D">
        <w:t xml:space="preserve">collided tags. The proposed reading efficiency </w:t>
      </w:r>
      <w:r w:rsidR="00FA655D">
        <w:rPr>
          <w:rFonts w:ascii="Bookman Old Style" w:hAnsi="Bookman Old Style"/>
          <w:i/>
        </w:rPr>
        <w:t xml:space="preserve">η     </w:t>
      </w:r>
      <w:r w:rsidR="00FA655D">
        <w:t>is expressed</w:t>
      </w:r>
      <w:r w:rsidR="00FA655D">
        <w:rPr>
          <w:spacing w:val="-24"/>
        </w:rPr>
        <w:t xml:space="preserve"> </w:t>
      </w:r>
      <w:r w:rsidR="00FA655D">
        <w:t>as:</w:t>
      </w:r>
    </w:p>
    <w:p w14:paraId="54FF12B2" w14:textId="77777777" w:rsidR="00ED6B8B" w:rsidRDefault="00ED6B8B" w:rsidP="00F672C4">
      <w:pPr>
        <w:pStyle w:val="BodyText"/>
        <w:spacing w:before="4"/>
        <w:rPr>
          <w:sz w:val="10"/>
        </w:rPr>
      </w:pPr>
    </w:p>
    <w:p w14:paraId="587D28DB" w14:textId="77777777" w:rsidR="00ED6B8B" w:rsidRDefault="00890932">
      <w:pPr>
        <w:spacing w:before="69" w:line="131" w:lineRule="exact"/>
        <w:ind w:left="1043"/>
        <w:rPr>
          <w:rFonts w:ascii="Arial"/>
          <w:i/>
          <w:sz w:val="16"/>
        </w:rPr>
        <w:pPrChange w:id="579" w:author="Raghda Wahdan" w:date="2017-11-06T13:08:00Z">
          <w:pPr>
            <w:spacing w:before="69" w:line="131" w:lineRule="exact"/>
            <w:ind w:left="1043"/>
            <w:jc w:val="center"/>
          </w:pPr>
        </w:pPrChange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57568" behindDoc="1" locked="0" layoutInCell="1" allowOverlap="1" wp14:anchorId="5FF2D220" wp14:editId="0173F935">
                <wp:simplePos x="0" y="0"/>
                <wp:positionH relativeFrom="page">
                  <wp:posOffset>4039235</wp:posOffset>
                </wp:positionH>
                <wp:positionV relativeFrom="paragraph">
                  <wp:posOffset>79375</wp:posOffset>
                </wp:positionV>
                <wp:extent cx="182880" cy="472440"/>
                <wp:effectExtent l="635" t="3175" r="0" b="635"/>
                <wp:wrapNone/>
                <wp:docPr id="878" name="Text Box 8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2880" cy="472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BCCF9FE" w14:textId="77777777" w:rsidR="00B0570F" w:rsidRDefault="00B0570F">
                            <w:pPr>
                              <w:spacing w:line="196" w:lineRule="exact"/>
                              <w:rPr>
                                <w:rFonts w:ascii="Arial"/>
                                <w:sz w:val="20"/>
                              </w:rPr>
                            </w:pPr>
                            <w:r>
                              <w:rPr>
                                <w:rFonts w:ascii="Arial"/>
                                <w:w w:val="517"/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FF2D220" id="Text Box 854" o:spid="_x0000_s1477" type="#_x0000_t202" style="position:absolute;left:0;text-align:left;margin-left:318.05pt;margin-top:6.25pt;width:14.4pt;height:37.2pt;z-index:-2515589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" filled="f" stroked="f">
                <v:textbox inset="0,0,0,0">
                  <w:txbxContent>
                    <w:p w14:paraId="2BCCF9FE" w14:textId="77777777" w:rsidR="00B0570F" w:rsidRDefault="00B0570F">
                      <w:pPr>
                        <w:spacing w:line="196" w:lineRule="exact"/>
                        <w:rPr>
                          <w:rFonts w:ascii="Arial"/>
                          <w:sz w:val="20"/>
                        </w:rPr>
                      </w:pPr>
                      <w:r>
                        <w:rPr>
                          <w:rFonts w:ascii="Arial"/>
                          <w:w w:val="517"/>
                          <w:sz w:val="20"/>
                        </w:rPr>
                        <w:t xml:space="preserve"> 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FA655D">
        <w:rPr>
          <w:rFonts w:ascii="Arial"/>
          <w:i/>
          <w:w w:val="115"/>
          <w:sz w:val="16"/>
        </w:rPr>
        <w:t>n</w:t>
      </w:r>
    </w:p>
    <w:p w14:paraId="54952C81" w14:textId="77777777" w:rsidR="00ED6B8B" w:rsidRDefault="00FA655D" w:rsidP="00F672C4">
      <w:pPr>
        <w:tabs>
          <w:tab w:val="left" w:pos="5004"/>
          <w:tab w:val="left" w:pos="7939"/>
        </w:tabs>
        <w:spacing w:line="357" w:lineRule="exact"/>
        <w:ind w:left="3055"/>
        <w:rPr>
          <w:rFonts w:ascii="Century" w:hAnsi="Century"/>
          <w:sz w:val="21"/>
        </w:rPr>
      </w:pPr>
      <w:r>
        <w:rPr>
          <w:rFonts w:ascii="Georgia" w:hAnsi="Georgia"/>
          <w:i/>
          <w:spacing w:val="3"/>
          <w:w w:val="115"/>
          <w:sz w:val="21"/>
        </w:rPr>
        <w:t>η</w:t>
      </w:r>
      <w:r>
        <w:rPr>
          <w:rFonts w:ascii="Arial" w:hAnsi="Arial"/>
          <w:i/>
          <w:spacing w:val="3"/>
          <w:w w:val="115"/>
          <w:position w:val="-5"/>
          <w:sz w:val="12"/>
        </w:rPr>
        <w:t xml:space="preserve">MCRC  </w:t>
      </w:r>
      <w:r>
        <w:rPr>
          <w:rFonts w:ascii="Arial Unicode MS" w:hAnsi="Arial Unicode MS"/>
          <w:w w:val="115"/>
          <w:sz w:val="21"/>
        </w:rPr>
        <w:t xml:space="preserve">= </w:t>
      </w:r>
      <w:r>
        <w:rPr>
          <w:rFonts w:ascii="Georgia" w:hAnsi="Georgia"/>
          <w:i/>
          <w:w w:val="115"/>
          <w:sz w:val="21"/>
        </w:rPr>
        <w:t>P</w:t>
      </w:r>
      <w:r>
        <w:rPr>
          <w:rFonts w:ascii="Georgia" w:hAnsi="Georgia"/>
          <w:i/>
          <w:spacing w:val="-25"/>
          <w:w w:val="115"/>
          <w:sz w:val="21"/>
        </w:rPr>
        <w:t xml:space="preserve"> </w:t>
      </w:r>
      <w:r>
        <w:rPr>
          <w:rFonts w:ascii="Arial Unicode MS" w:hAnsi="Arial Unicode MS"/>
          <w:w w:val="115"/>
          <w:sz w:val="21"/>
        </w:rPr>
        <w:t>(1)</w:t>
      </w:r>
      <w:r>
        <w:rPr>
          <w:rFonts w:ascii="Arial Unicode MS" w:hAnsi="Arial Unicode MS"/>
          <w:spacing w:val="-18"/>
          <w:w w:val="115"/>
          <w:sz w:val="21"/>
        </w:rPr>
        <w:t xml:space="preserve"> </w:t>
      </w:r>
      <w:r>
        <w:rPr>
          <w:rFonts w:ascii="Arial Unicode MS" w:hAnsi="Arial Unicode MS"/>
          <w:w w:val="115"/>
          <w:sz w:val="21"/>
        </w:rPr>
        <w:t>+</w:t>
      </w:r>
      <w:r>
        <w:rPr>
          <w:rFonts w:ascii="Arial Unicode MS" w:hAnsi="Arial Unicode MS"/>
          <w:w w:val="115"/>
          <w:sz w:val="21"/>
        </w:rPr>
        <w:tab/>
      </w:r>
      <w:r>
        <w:rPr>
          <w:rFonts w:ascii="Georgia" w:hAnsi="Georgia"/>
          <w:i/>
          <w:w w:val="115"/>
          <w:sz w:val="21"/>
        </w:rPr>
        <w:t>α</w:t>
      </w:r>
      <w:r>
        <w:rPr>
          <w:rFonts w:ascii="Arial" w:hAnsi="Arial"/>
          <w:i/>
          <w:w w:val="115"/>
          <w:position w:val="-2"/>
          <w:sz w:val="16"/>
        </w:rPr>
        <w:t>i</w:t>
      </w:r>
      <w:r>
        <w:rPr>
          <w:rFonts w:ascii="Georgia" w:hAnsi="Georgia"/>
          <w:i/>
          <w:w w:val="115"/>
          <w:sz w:val="21"/>
        </w:rPr>
        <w:t>P</w:t>
      </w:r>
      <w:r>
        <w:rPr>
          <w:rFonts w:ascii="Arial" w:hAnsi="Arial"/>
          <w:i/>
          <w:w w:val="115"/>
          <w:position w:val="-3"/>
          <w:sz w:val="16"/>
        </w:rPr>
        <w:t>col.</w:t>
      </w:r>
      <w:r>
        <w:rPr>
          <w:rFonts w:ascii="Arial Unicode MS" w:hAnsi="Arial Unicode MS"/>
          <w:w w:val="115"/>
          <w:sz w:val="21"/>
        </w:rPr>
        <w:t>(</w:t>
      </w:r>
      <w:r>
        <w:rPr>
          <w:rFonts w:ascii="Georgia" w:hAnsi="Georgia"/>
          <w:i/>
          <w:w w:val="115"/>
          <w:sz w:val="21"/>
        </w:rPr>
        <w:t>i</w:t>
      </w:r>
      <w:r>
        <w:rPr>
          <w:rFonts w:ascii="Arial Unicode MS" w:hAnsi="Arial Unicode MS"/>
          <w:w w:val="115"/>
          <w:sz w:val="21"/>
        </w:rPr>
        <w:t>)</w:t>
      </w:r>
      <w:r>
        <w:rPr>
          <w:rFonts w:ascii="Georgia" w:hAnsi="Georgia"/>
          <w:i/>
          <w:w w:val="115"/>
          <w:sz w:val="21"/>
        </w:rPr>
        <w:t>.</w:t>
      </w:r>
      <w:r>
        <w:rPr>
          <w:rFonts w:ascii="Georgia" w:hAnsi="Georgia"/>
          <w:i/>
          <w:w w:val="115"/>
          <w:sz w:val="21"/>
        </w:rPr>
        <w:tab/>
      </w:r>
      <w:r>
        <w:rPr>
          <w:rFonts w:ascii="Century" w:hAnsi="Century"/>
          <w:w w:val="110"/>
          <w:sz w:val="21"/>
        </w:rPr>
        <w:t>(5.37)</w:t>
      </w:r>
    </w:p>
    <w:p w14:paraId="79D92D9F" w14:textId="77777777" w:rsidR="00ED6B8B" w:rsidRDefault="00FA655D">
      <w:pPr>
        <w:spacing w:line="193" w:lineRule="exact"/>
        <w:ind w:left="1313" w:right="270"/>
        <w:rPr>
          <w:rFonts w:ascii="Tahoma"/>
          <w:sz w:val="16"/>
        </w:rPr>
        <w:pPrChange w:id="580" w:author="Raghda Wahdan" w:date="2017-11-06T13:08:00Z">
          <w:pPr>
            <w:spacing w:line="193" w:lineRule="exact"/>
            <w:ind w:left="1313" w:right="270"/>
            <w:jc w:val="center"/>
          </w:pPr>
        </w:pPrChange>
      </w:pPr>
      <w:r>
        <w:rPr>
          <w:rFonts w:ascii="Arial"/>
          <w:i/>
          <w:w w:val="125"/>
          <w:sz w:val="16"/>
        </w:rPr>
        <w:t>i</w:t>
      </w:r>
      <w:r>
        <w:rPr>
          <w:rFonts w:ascii="Tahoma"/>
          <w:w w:val="125"/>
          <w:sz w:val="16"/>
        </w:rPr>
        <w:t>=2</w:t>
      </w:r>
    </w:p>
    <w:p w14:paraId="1BB82805" w14:textId="77777777" w:rsidR="00ED6B8B" w:rsidRDefault="00FA655D">
      <w:pPr>
        <w:pStyle w:val="BodyText"/>
        <w:spacing w:before="155" w:line="358" w:lineRule="exact"/>
        <w:ind w:left="480" w:right="105"/>
        <w:pPrChange w:id="581" w:author="Raghda Wahdan" w:date="2017-11-06T13:08:00Z">
          <w:pPr>
            <w:pStyle w:val="BodyText"/>
            <w:spacing w:before="155" w:line="358" w:lineRule="exact"/>
            <w:ind w:left="480" w:right="105"/>
            <w:jc w:val="both"/>
          </w:pPr>
        </w:pPrChange>
      </w:pPr>
      <w:r>
        <w:t>Figure 5.9 presents the distribution of the average collision probability in a frame</w:t>
      </w:r>
      <w:r>
        <w:rPr>
          <w:spacing w:val="-9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length</w:t>
      </w:r>
      <w:r>
        <w:rPr>
          <w:spacing w:val="-9"/>
        </w:rPr>
        <w:t xml:space="preserve"> </w:t>
      </w:r>
      <w:r>
        <w:rPr>
          <w:rFonts w:ascii="Arial Unicode MS" w:hAnsi="Arial Unicode MS"/>
        </w:rPr>
        <w:t>0</w:t>
      </w:r>
      <w:r>
        <w:rPr>
          <w:rFonts w:ascii="Bookman Old Style" w:hAnsi="Bookman Old Style"/>
          <w:i/>
        </w:rPr>
        <w:t>.</w:t>
      </w:r>
      <w:r>
        <w:rPr>
          <w:rFonts w:ascii="Arial Unicode MS" w:hAnsi="Arial Unicode MS"/>
        </w:rPr>
        <w:t>5</w:t>
      </w:r>
      <w:r>
        <w:rPr>
          <w:rFonts w:ascii="Arial Unicode MS" w:hAnsi="Arial Unicode MS"/>
          <w:spacing w:val="-33"/>
        </w:rPr>
        <w:t xml:space="preserve"> </w:t>
      </w:r>
      <w:r>
        <w:rPr>
          <w:rFonts w:ascii="Arial" w:hAnsi="Arial"/>
          <w:i/>
        </w:rPr>
        <w:t>·</w:t>
      </w:r>
      <w:r>
        <w:rPr>
          <w:rFonts w:ascii="Arial" w:hAnsi="Arial"/>
          <w:i/>
          <w:spacing w:val="-33"/>
        </w:rPr>
        <w:t xml:space="preserve"> </w:t>
      </w:r>
      <w:r>
        <w:rPr>
          <w:rFonts w:ascii="Bookman Old Style" w:hAnsi="Bookman Old Style"/>
          <w:i/>
        </w:rPr>
        <w:t>n</w:t>
      </w:r>
      <w:r>
        <w:rPr>
          <w:rFonts w:ascii="Bookman Old Style" w:hAnsi="Bookman Old Style"/>
          <w:i/>
          <w:spacing w:val="-28"/>
        </w:rPr>
        <w:t xml:space="preserve"> </w:t>
      </w:r>
      <w:r>
        <w:rPr>
          <w:rFonts w:ascii="Arial" w:hAnsi="Arial"/>
          <w:i/>
          <w:w w:val="110"/>
        </w:rPr>
        <w:t>≤</w:t>
      </w:r>
      <w:r>
        <w:rPr>
          <w:rFonts w:ascii="Arial" w:hAnsi="Arial"/>
          <w:i/>
          <w:spacing w:val="-30"/>
          <w:w w:val="110"/>
        </w:rPr>
        <w:t xml:space="preserve"> </w:t>
      </w:r>
      <w:r>
        <w:rPr>
          <w:rFonts w:ascii="Bookman Old Style" w:hAnsi="Bookman Old Style"/>
          <w:i/>
        </w:rPr>
        <w:t>L</w:t>
      </w:r>
      <w:r>
        <w:rPr>
          <w:rFonts w:ascii="Bookman Old Style" w:hAnsi="Bookman Old Style"/>
          <w:i/>
          <w:spacing w:val="-28"/>
        </w:rPr>
        <w:t xml:space="preserve"> </w:t>
      </w:r>
      <w:r>
        <w:rPr>
          <w:rFonts w:ascii="Arial" w:hAnsi="Arial"/>
          <w:i/>
          <w:w w:val="110"/>
        </w:rPr>
        <w:t>≤</w:t>
      </w:r>
      <w:r>
        <w:rPr>
          <w:rFonts w:ascii="Arial" w:hAnsi="Arial"/>
          <w:i/>
          <w:spacing w:val="-30"/>
          <w:w w:val="110"/>
        </w:rPr>
        <w:t xml:space="preserve"> </w:t>
      </w:r>
      <w:r>
        <w:rPr>
          <w:rFonts w:ascii="Arial Unicode MS" w:hAnsi="Arial Unicode MS"/>
        </w:rPr>
        <w:t>2</w:t>
      </w:r>
      <w:r>
        <w:rPr>
          <w:rFonts w:ascii="Arial Unicode MS" w:hAnsi="Arial Unicode MS"/>
          <w:spacing w:val="-33"/>
        </w:rPr>
        <w:t xml:space="preserve"> </w:t>
      </w:r>
      <w:r>
        <w:rPr>
          <w:rFonts w:ascii="Arial" w:hAnsi="Arial"/>
          <w:i/>
        </w:rPr>
        <w:t>·</w:t>
      </w:r>
      <w:r>
        <w:rPr>
          <w:rFonts w:ascii="Arial" w:hAnsi="Arial"/>
          <w:i/>
          <w:spacing w:val="-33"/>
        </w:rPr>
        <w:t xml:space="preserve"> </w:t>
      </w:r>
      <w:r>
        <w:rPr>
          <w:rFonts w:ascii="Bookman Old Style" w:hAnsi="Bookman Old Style"/>
          <w:i/>
        </w:rPr>
        <w:t>n</w:t>
      </w:r>
      <w:r>
        <w:rPr>
          <w:rFonts w:ascii="Bookman Old Style" w:hAnsi="Bookman Old Style"/>
          <w:i/>
          <w:spacing w:val="-21"/>
        </w:rPr>
        <w:t xml:space="preserve"> </w:t>
      </w:r>
      <w:r>
        <w:t>uniformly.</w:t>
      </w:r>
      <w:r>
        <w:rPr>
          <w:spacing w:val="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simulations</w:t>
      </w:r>
      <w:r>
        <w:rPr>
          <w:spacing w:val="-9"/>
        </w:rPr>
        <w:t xml:space="preserve"> </w:t>
      </w:r>
      <w:r>
        <w:t>results</w:t>
      </w:r>
      <w:r>
        <w:rPr>
          <w:spacing w:val="-8"/>
        </w:rPr>
        <w:t xml:space="preserve"> </w:t>
      </w:r>
      <w:r>
        <w:t>are</w:t>
      </w:r>
      <w:r>
        <w:rPr>
          <w:spacing w:val="-9"/>
        </w:rPr>
        <w:t xml:space="preserve"> </w:t>
      </w:r>
      <w:r>
        <w:t>done using</w:t>
      </w:r>
      <w:r>
        <w:rPr>
          <w:spacing w:val="-32"/>
        </w:rPr>
        <w:t xml:space="preserve"> </w:t>
      </w:r>
      <w:r>
        <w:t>monte-carlo</w:t>
      </w:r>
      <w:r>
        <w:rPr>
          <w:spacing w:val="-32"/>
        </w:rPr>
        <w:t xml:space="preserve"> </w:t>
      </w:r>
      <w:r>
        <w:t>simulations</w:t>
      </w:r>
      <w:r>
        <w:rPr>
          <w:spacing w:val="-32"/>
        </w:rPr>
        <w:t xml:space="preserve"> </w:t>
      </w:r>
      <w:r>
        <w:t>for</w:t>
      </w:r>
      <w:r>
        <w:rPr>
          <w:spacing w:val="-32"/>
        </w:rPr>
        <w:t xml:space="preserve"> </w:t>
      </w:r>
      <w:r>
        <w:t>the</w:t>
      </w:r>
      <w:r>
        <w:rPr>
          <w:spacing w:val="-32"/>
        </w:rPr>
        <w:t xml:space="preserve"> </w:t>
      </w:r>
      <w:r>
        <w:t>FSA</w:t>
      </w:r>
      <w:r>
        <w:rPr>
          <w:spacing w:val="-32"/>
        </w:rPr>
        <w:t xml:space="preserve"> </w:t>
      </w:r>
      <w:r>
        <w:t>algorithm</w:t>
      </w:r>
      <w:r>
        <w:rPr>
          <w:spacing w:val="-32"/>
        </w:rPr>
        <w:t xml:space="preserve"> </w:t>
      </w:r>
      <w:r>
        <w:t>under</w:t>
      </w:r>
      <w:r>
        <w:rPr>
          <w:spacing w:val="-32"/>
        </w:rPr>
        <w:t xml:space="preserve"> </w:t>
      </w:r>
      <w:r>
        <w:t>condition</w:t>
      </w:r>
      <w:r>
        <w:rPr>
          <w:spacing w:val="-32"/>
        </w:rPr>
        <w:t xml:space="preserve"> </w:t>
      </w:r>
      <w:r>
        <w:t>of</w:t>
      </w:r>
      <w:r>
        <w:rPr>
          <w:spacing w:val="-32"/>
        </w:rPr>
        <w:t xml:space="preserve"> </w:t>
      </w:r>
      <w:r>
        <w:t>frame of</w:t>
      </w:r>
      <w:r>
        <w:rPr>
          <w:spacing w:val="-14"/>
        </w:rPr>
        <w:t xml:space="preserve"> </w:t>
      </w:r>
      <w:r>
        <w:t>length</w:t>
      </w:r>
      <w:r>
        <w:rPr>
          <w:spacing w:val="-14"/>
        </w:rPr>
        <w:t xml:space="preserve"> </w:t>
      </w:r>
      <w:r>
        <w:rPr>
          <w:rFonts w:ascii="Arial Unicode MS" w:hAnsi="Arial Unicode MS"/>
        </w:rPr>
        <w:t>0</w:t>
      </w:r>
      <w:r>
        <w:rPr>
          <w:rFonts w:ascii="Bookman Old Style" w:hAnsi="Bookman Old Style"/>
          <w:i/>
        </w:rPr>
        <w:t>.</w:t>
      </w:r>
      <w:r>
        <w:rPr>
          <w:rFonts w:ascii="Arial Unicode MS" w:hAnsi="Arial Unicode MS"/>
        </w:rPr>
        <w:t>5</w:t>
      </w:r>
      <w:r>
        <w:rPr>
          <w:rFonts w:ascii="Arial Unicode MS" w:hAnsi="Arial Unicode MS"/>
          <w:spacing w:val="-43"/>
        </w:rPr>
        <w:t xml:space="preserve"> </w:t>
      </w:r>
      <w:r>
        <w:rPr>
          <w:rFonts w:ascii="Arial" w:hAnsi="Arial"/>
          <w:i/>
        </w:rPr>
        <w:t>·</w:t>
      </w:r>
      <w:r>
        <w:rPr>
          <w:rFonts w:ascii="Arial" w:hAnsi="Arial"/>
          <w:i/>
          <w:spacing w:val="-43"/>
        </w:rPr>
        <w:t xml:space="preserve"> </w:t>
      </w:r>
      <w:r>
        <w:rPr>
          <w:rFonts w:ascii="Bookman Old Style" w:hAnsi="Bookman Old Style"/>
          <w:i/>
        </w:rPr>
        <w:t>n</w:t>
      </w:r>
      <w:r>
        <w:rPr>
          <w:rFonts w:ascii="Bookman Old Style" w:hAnsi="Bookman Old Style"/>
          <w:i/>
          <w:spacing w:val="-28"/>
        </w:rPr>
        <w:t xml:space="preserve"> </w:t>
      </w:r>
      <w:r>
        <w:rPr>
          <w:rFonts w:ascii="Arial" w:hAnsi="Arial"/>
          <w:i/>
          <w:w w:val="110"/>
        </w:rPr>
        <w:t>≤</w:t>
      </w:r>
      <w:r>
        <w:rPr>
          <w:rFonts w:ascii="Arial" w:hAnsi="Arial"/>
          <w:i/>
          <w:spacing w:val="-30"/>
          <w:w w:val="110"/>
        </w:rPr>
        <w:t xml:space="preserve"> </w:t>
      </w:r>
      <w:r>
        <w:rPr>
          <w:rFonts w:ascii="Bookman Old Style" w:hAnsi="Bookman Old Style"/>
          <w:i/>
        </w:rPr>
        <w:t>L</w:t>
      </w:r>
      <w:r>
        <w:rPr>
          <w:rFonts w:ascii="Bookman Old Style" w:hAnsi="Bookman Old Style"/>
          <w:i/>
          <w:spacing w:val="-28"/>
        </w:rPr>
        <w:t xml:space="preserve"> </w:t>
      </w:r>
      <w:r>
        <w:rPr>
          <w:rFonts w:ascii="Arial" w:hAnsi="Arial"/>
          <w:i/>
          <w:w w:val="110"/>
        </w:rPr>
        <w:t>≤</w:t>
      </w:r>
      <w:r>
        <w:rPr>
          <w:rFonts w:ascii="Arial" w:hAnsi="Arial"/>
          <w:i/>
          <w:spacing w:val="-30"/>
          <w:w w:val="110"/>
        </w:rPr>
        <w:t xml:space="preserve"> </w:t>
      </w:r>
      <w:r>
        <w:rPr>
          <w:rFonts w:ascii="Arial Unicode MS" w:hAnsi="Arial Unicode MS"/>
        </w:rPr>
        <w:t>2</w:t>
      </w:r>
      <w:r>
        <w:rPr>
          <w:rFonts w:ascii="Arial Unicode MS" w:hAnsi="Arial Unicode MS"/>
          <w:spacing w:val="-43"/>
        </w:rPr>
        <w:t xml:space="preserve"> </w:t>
      </w:r>
      <w:r>
        <w:rPr>
          <w:rFonts w:ascii="Arial" w:hAnsi="Arial"/>
          <w:i/>
        </w:rPr>
        <w:t>·</w:t>
      </w:r>
      <w:r>
        <w:rPr>
          <w:rFonts w:ascii="Arial" w:hAnsi="Arial"/>
          <w:i/>
          <w:spacing w:val="-43"/>
        </w:rPr>
        <w:t xml:space="preserve"> </w:t>
      </w:r>
      <w:r>
        <w:rPr>
          <w:rFonts w:ascii="Bookman Old Style" w:hAnsi="Bookman Old Style"/>
          <w:i/>
        </w:rPr>
        <w:t>n</w:t>
      </w:r>
      <w:r>
        <w:rPr>
          <w:rFonts w:ascii="Bookman Old Style" w:hAnsi="Bookman Old Style"/>
          <w:i/>
          <w:spacing w:val="-26"/>
        </w:rPr>
        <w:t xml:space="preserve"> </w:t>
      </w:r>
      <w:r>
        <w:t>uniformly,</w:t>
      </w:r>
      <w:r>
        <w:rPr>
          <w:spacing w:val="-13"/>
        </w:rPr>
        <w:t xml:space="preserve"> </w:t>
      </w:r>
      <w:r>
        <w:t>which</w:t>
      </w:r>
      <w:r>
        <w:rPr>
          <w:spacing w:val="-14"/>
        </w:rPr>
        <w:t xml:space="preserve"> </w:t>
      </w:r>
      <w:r>
        <w:t>is</w:t>
      </w:r>
      <w:r>
        <w:rPr>
          <w:spacing w:val="-14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practical</w:t>
      </w:r>
      <w:r>
        <w:rPr>
          <w:spacing w:val="-14"/>
        </w:rPr>
        <w:t xml:space="preserve"> </w:t>
      </w:r>
      <w:r>
        <w:t>range</w:t>
      </w:r>
      <w:r>
        <w:rPr>
          <w:spacing w:val="-14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frame length</w:t>
      </w:r>
      <w:r>
        <w:rPr>
          <w:spacing w:val="-16"/>
        </w:rPr>
        <w:t xml:space="preserve"> </w:t>
      </w:r>
      <w:r>
        <w:t>in</w:t>
      </w:r>
      <w:r>
        <w:rPr>
          <w:spacing w:val="-15"/>
        </w:rPr>
        <w:t xml:space="preserve"> </w:t>
      </w:r>
      <w:r>
        <w:t>RFID</w:t>
      </w:r>
      <w:r>
        <w:rPr>
          <w:spacing w:val="-15"/>
        </w:rPr>
        <w:t xml:space="preserve"> </w:t>
      </w:r>
      <w:r>
        <w:t>systems</w:t>
      </w:r>
      <w:r>
        <w:rPr>
          <w:spacing w:val="-16"/>
        </w:rPr>
        <w:t xml:space="preserve"> </w:t>
      </w:r>
      <w:r>
        <w:t>according</w:t>
      </w:r>
      <w:r>
        <w:rPr>
          <w:spacing w:val="-15"/>
        </w:rPr>
        <w:t xml:space="preserve"> </w:t>
      </w:r>
      <w:r>
        <w:t>to</w:t>
      </w:r>
      <w:r>
        <w:rPr>
          <w:spacing w:val="-16"/>
        </w:rPr>
        <w:t xml:space="preserve"> </w:t>
      </w:r>
      <w:r>
        <w:t>[86].</w:t>
      </w:r>
    </w:p>
    <w:p w14:paraId="02E41A04" w14:textId="7C47A771" w:rsidR="00ED6B8B" w:rsidRDefault="00FA655D" w:rsidP="00F672C4">
      <w:pPr>
        <w:spacing w:before="15" w:line="358" w:lineRule="exact"/>
        <w:ind w:left="480" w:firstLine="351"/>
        <w:rPr>
          <w:sz w:val="24"/>
        </w:rPr>
      </w:pPr>
      <w:r>
        <w:rPr>
          <w:sz w:val="24"/>
        </w:rPr>
        <w:t xml:space="preserve">As shown in </w:t>
      </w:r>
      <w:ins w:id="582" w:author="Raghda Wahdan" w:date="2017-11-19T00:06:00Z">
        <w:r w:rsidR="00171D0A">
          <w:rPr>
            <w:sz w:val="24"/>
          </w:rPr>
          <w:t>F</w:t>
        </w:r>
      </w:ins>
      <w:del w:id="583" w:author="Raghda Wahdan" w:date="2017-11-19T00:06:00Z">
        <w:r w:rsidDel="00171D0A">
          <w:rPr>
            <w:sz w:val="24"/>
          </w:rPr>
          <w:delText>f</w:delText>
        </w:r>
      </w:del>
      <w:r>
        <w:rPr>
          <w:sz w:val="24"/>
        </w:rPr>
        <w:t xml:space="preserve">igure 5.9, the probability that the collided slot comes from two, three, or four collided tags is equal to </w:t>
      </w:r>
      <w:r>
        <w:rPr>
          <w:rFonts w:ascii="Georgia"/>
          <w:i/>
          <w:sz w:val="21"/>
        </w:rPr>
        <w:t>P</w:t>
      </w:r>
      <w:r>
        <w:rPr>
          <w:rFonts w:ascii="Arial"/>
          <w:i/>
          <w:position w:val="-3"/>
          <w:sz w:val="16"/>
        </w:rPr>
        <w:t>col.</w:t>
      </w:r>
      <w:r>
        <w:rPr>
          <w:rFonts w:ascii="Arial Unicode MS"/>
          <w:sz w:val="21"/>
        </w:rPr>
        <w:t xml:space="preserve">(2) </w:t>
      </w:r>
      <w:r>
        <w:rPr>
          <w:rFonts w:ascii="Arial Unicode MS"/>
          <w:w w:val="105"/>
          <w:sz w:val="21"/>
        </w:rPr>
        <w:t xml:space="preserve">+ </w:t>
      </w:r>
      <w:r>
        <w:rPr>
          <w:rFonts w:ascii="Georgia"/>
          <w:i/>
          <w:sz w:val="21"/>
        </w:rPr>
        <w:t>P</w:t>
      </w:r>
      <w:r>
        <w:rPr>
          <w:rFonts w:ascii="Arial"/>
          <w:i/>
          <w:position w:val="-3"/>
          <w:sz w:val="16"/>
        </w:rPr>
        <w:t>col.</w:t>
      </w:r>
      <w:r>
        <w:rPr>
          <w:rFonts w:ascii="Arial Unicode MS"/>
          <w:sz w:val="21"/>
        </w:rPr>
        <w:t xml:space="preserve">(3) </w:t>
      </w:r>
      <w:r>
        <w:rPr>
          <w:rFonts w:ascii="Arial Unicode MS"/>
          <w:w w:val="105"/>
          <w:sz w:val="21"/>
        </w:rPr>
        <w:t xml:space="preserve">+ </w:t>
      </w:r>
      <w:r>
        <w:rPr>
          <w:rFonts w:ascii="Georgia"/>
          <w:i/>
          <w:sz w:val="21"/>
        </w:rPr>
        <w:t>P</w:t>
      </w:r>
      <w:r>
        <w:rPr>
          <w:rFonts w:ascii="Arial"/>
          <w:i/>
          <w:position w:val="-3"/>
          <w:sz w:val="16"/>
        </w:rPr>
        <w:t>col.</w:t>
      </w:r>
      <w:r>
        <w:rPr>
          <w:rFonts w:ascii="Arial Unicode MS"/>
          <w:sz w:val="21"/>
        </w:rPr>
        <w:t xml:space="preserve">(4) </w:t>
      </w:r>
      <w:r>
        <w:rPr>
          <w:rFonts w:ascii="Lucida Sans Unicode"/>
          <w:sz w:val="21"/>
        </w:rPr>
        <w:t xml:space="preserve">"" </w:t>
      </w:r>
      <w:r>
        <w:rPr>
          <w:rFonts w:ascii="Arial Unicode MS"/>
          <w:sz w:val="21"/>
        </w:rPr>
        <w:t xml:space="preserve">96%   </w:t>
      </w:r>
      <w:r>
        <w:rPr>
          <w:sz w:val="24"/>
        </w:rPr>
        <w:t>,</w:t>
      </w:r>
    </w:p>
    <w:p w14:paraId="03C6C8E6" w14:textId="77777777" w:rsidR="00ED6B8B" w:rsidRDefault="00ED6B8B" w:rsidP="00F672C4">
      <w:pPr>
        <w:spacing w:line="358" w:lineRule="exact"/>
        <w:rPr>
          <w:sz w:val="24"/>
        </w:rPr>
        <w:sectPr w:rsidR="00ED6B8B">
          <w:headerReference w:type="even" r:id="rId332"/>
          <w:headerReference w:type="default" r:id="rId333"/>
          <w:pgSz w:w="11910" w:h="16840"/>
          <w:pgMar w:top="1920" w:right="1620" w:bottom="280" w:left="1680" w:header="1603" w:footer="0" w:gutter="0"/>
          <w:pgNumType w:start="73"/>
          <w:cols w:space="720"/>
        </w:sectPr>
      </w:pPr>
    </w:p>
    <w:p w14:paraId="7C15D0EE" w14:textId="1ACD3B69" w:rsidR="00ED6B8B" w:rsidRDefault="00890932" w:rsidP="00F672C4">
      <w:pPr>
        <w:pStyle w:val="BodyText"/>
        <w:spacing w:line="359" w:lineRule="exact"/>
        <w:ind w:left="480"/>
        <w:rPr>
          <w:rFonts w:ascii="Arial"/>
          <w:i/>
          <w:sz w:val="12"/>
        </w:rPr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59616" behindDoc="1" locked="0" layoutInCell="1" allowOverlap="1" wp14:anchorId="592C2917" wp14:editId="0E313219">
                <wp:simplePos x="0" y="0"/>
                <wp:positionH relativeFrom="page">
                  <wp:posOffset>3856990</wp:posOffset>
                </wp:positionH>
                <wp:positionV relativeFrom="paragraph">
                  <wp:posOffset>102870</wp:posOffset>
                </wp:positionV>
                <wp:extent cx="174625" cy="143510"/>
                <wp:effectExtent l="0" t="0" r="0" b="1270"/>
                <wp:wrapNone/>
                <wp:docPr id="877" name="Text Box 8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4625" cy="1435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9E2AF48" w14:textId="77777777" w:rsidR="00B0570F" w:rsidRDefault="00B0570F">
                            <w:pPr>
                              <w:spacing w:before="19"/>
                              <w:rPr>
                                <w:rFonts w:ascii="Tahoma"/>
                                <w:sz w:val="16"/>
                              </w:rPr>
                            </w:pPr>
                            <w:r>
                              <w:rPr>
                                <w:rFonts w:ascii="Arial"/>
                                <w:i/>
                                <w:spacing w:val="-9"/>
                                <w:w w:val="125"/>
                                <w:sz w:val="16"/>
                              </w:rPr>
                              <w:t>i</w:t>
                            </w:r>
                            <w:r>
                              <w:rPr>
                                <w:rFonts w:ascii="Tahoma"/>
                                <w:spacing w:val="-9"/>
                                <w:w w:val="125"/>
                                <w:sz w:val="16"/>
                              </w:rPr>
                              <w:t>=5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92C2917" id="Text Box 853" o:spid="_x0000_s1478" type="#_x0000_t202" style="position:absolute;left:0;text-align:left;margin-left:303.7pt;margin-top:8.1pt;width:13.75pt;height:11.3pt;z-index:-2515568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" filled="f" stroked="f">
                <v:textbox inset="0,0,0,0">
                  <w:txbxContent>
                    <w:p w14:paraId="09E2AF48" w14:textId="77777777" w:rsidR="00B0570F" w:rsidRDefault="00B0570F">
                      <w:pPr>
                        <w:spacing w:before="19"/>
                        <w:rPr>
                          <w:rFonts w:ascii="Tahoma"/>
                          <w:sz w:val="16"/>
                        </w:rPr>
                      </w:pPr>
                      <w:r>
                        <w:rPr>
                          <w:rFonts w:ascii="Arial"/>
                          <w:i/>
                          <w:spacing w:val="-9"/>
                          <w:w w:val="125"/>
                          <w:sz w:val="16"/>
                        </w:rPr>
                        <w:t>i</w:t>
                      </w:r>
                      <w:r>
                        <w:rPr>
                          <w:rFonts w:ascii="Tahoma"/>
                          <w:spacing w:val="-9"/>
                          <w:w w:val="125"/>
                          <w:sz w:val="16"/>
                        </w:rPr>
                        <w:t>=5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FA655D">
        <w:rPr>
          <w:w w:val="105"/>
        </w:rPr>
        <w:t>and</w:t>
      </w:r>
      <w:r w:rsidR="00FA655D">
        <w:rPr>
          <w:spacing w:val="-37"/>
          <w:w w:val="105"/>
        </w:rPr>
        <w:t xml:space="preserve"> </w:t>
      </w:r>
      <w:r w:rsidR="00FA655D">
        <w:rPr>
          <w:w w:val="105"/>
        </w:rPr>
        <w:t>for</w:t>
      </w:r>
      <w:r w:rsidR="00FA655D">
        <w:rPr>
          <w:spacing w:val="-37"/>
          <w:w w:val="105"/>
        </w:rPr>
        <w:t xml:space="preserve"> </w:t>
      </w:r>
      <w:r w:rsidR="00FA655D">
        <w:rPr>
          <w:w w:val="105"/>
        </w:rPr>
        <w:t>the</w:t>
      </w:r>
      <w:r w:rsidR="00FA655D">
        <w:rPr>
          <w:spacing w:val="-37"/>
          <w:w w:val="105"/>
        </w:rPr>
        <w:t xml:space="preserve"> </w:t>
      </w:r>
      <w:r w:rsidR="00FA655D">
        <w:rPr>
          <w:w w:val="105"/>
        </w:rPr>
        <w:t>remaining</w:t>
      </w:r>
      <w:r w:rsidR="00FA655D">
        <w:rPr>
          <w:spacing w:val="-37"/>
          <w:w w:val="105"/>
        </w:rPr>
        <w:t xml:space="preserve"> </w:t>
      </w:r>
      <w:r w:rsidR="00FA655D">
        <w:rPr>
          <w:w w:val="105"/>
        </w:rPr>
        <w:t>tag</w:t>
      </w:r>
      <w:r w:rsidR="00FA655D">
        <w:rPr>
          <w:spacing w:val="-37"/>
          <w:w w:val="105"/>
        </w:rPr>
        <w:t xml:space="preserve"> </w:t>
      </w:r>
      <w:del w:id="584" w:author="Raghda Wahdan" w:date="2017-11-19T00:06:00Z">
        <w:r w:rsidR="00FA655D" w:rsidDel="00171D0A">
          <w:rPr>
            <w:w w:val="105"/>
          </w:rPr>
          <w:delText>collisions</w:delText>
        </w:r>
        <w:r w:rsidR="00FA655D" w:rsidDel="00171D0A">
          <w:rPr>
            <w:spacing w:val="-38"/>
            <w:w w:val="105"/>
          </w:rPr>
          <w:delText xml:space="preserve"> </w:delText>
        </w:r>
        <w:r w:rsidR="00FA655D" w:rsidDel="00171D0A">
          <w:rPr>
            <w:rFonts w:ascii="Arial"/>
            <w:w w:val="105"/>
            <w:position w:val="15"/>
            <w:sz w:val="20"/>
          </w:rPr>
          <w:delText>},</w:delText>
        </w:r>
        <w:r w:rsidR="00FA655D" w:rsidDel="00171D0A">
          <w:rPr>
            <w:rFonts w:ascii="Arial"/>
            <w:i/>
            <w:w w:val="105"/>
            <w:position w:val="15"/>
            <w:sz w:val="12"/>
          </w:rPr>
          <w:delText>n</w:delText>
        </w:r>
      </w:del>
      <w:ins w:id="585" w:author="Raghda Wahdan" w:date="2017-11-19T00:06:00Z">
        <w:r w:rsidR="00171D0A">
          <w:rPr>
            <w:w w:val="105"/>
          </w:rPr>
          <w:t>collisions</w:t>
        </w:r>
        <w:r w:rsidR="00171D0A">
          <w:rPr>
            <w:spacing w:val="-38"/>
            <w:w w:val="105"/>
          </w:rPr>
          <w:t>}, n</w:t>
        </w:r>
      </w:ins>
    </w:p>
    <w:p w14:paraId="6BFD4631" w14:textId="77777777" w:rsidR="00ED6B8B" w:rsidRDefault="00FA655D" w:rsidP="00F672C4">
      <w:pPr>
        <w:spacing w:before="80"/>
        <w:ind w:left="6"/>
        <w:rPr>
          <w:rFonts w:ascii="Arial"/>
          <w:i/>
          <w:sz w:val="16"/>
        </w:rPr>
      </w:pPr>
      <w:r>
        <w:br w:type="column"/>
      </w:r>
      <w:r>
        <w:rPr>
          <w:rFonts w:ascii="Georgia"/>
          <w:i/>
          <w:position w:val="4"/>
          <w:sz w:val="21"/>
        </w:rPr>
        <w:t>P</w:t>
      </w:r>
      <w:r>
        <w:rPr>
          <w:rFonts w:ascii="Arial"/>
          <w:i/>
          <w:sz w:val="16"/>
        </w:rPr>
        <w:t>col.</w:t>
      </w:r>
    </w:p>
    <w:p w14:paraId="6E7AAD93" w14:textId="77777777" w:rsidR="00ED6B8B" w:rsidRDefault="00FA655D" w:rsidP="00F672C4">
      <w:pPr>
        <w:spacing w:line="376" w:lineRule="exact"/>
        <w:ind w:left="-31"/>
        <w:rPr>
          <w:sz w:val="24"/>
        </w:rPr>
      </w:pPr>
      <w:r>
        <w:br w:type="column"/>
      </w:r>
      <w:r>
        <w:rPr>
          <w:rFonts w:ascii="Arial Unicode MS"/>
          <w:sz w:val="21"/>
        </w:rPr>
        <w:t>(</w:t>
      </w:r>
      <w:r>
        <w:rPr>
          <w:rFonts w:ascii="Georgia"/>
          <w:i/>
          <w:sz w:val="21"/>
        </w:rPr>
        <w:t>i</w:t>
      </w:r>
      <w:r>
        <w:rPr>
          <w:rFonts w:ascii="Arial Unicode MS"/>
          <w:sz w:val="21"/>
        </w:rPr>
        <w:t xml:space="preserve">) </w:t>
      </w:r>
      <w:r>
        <w:rPr>
          <w:rFonts w:ascii="Lucida Sans Unicode"/>
          <w:sz w:val="21"/>
        </w:rPr>
        <w:t xml:space="preserve">"" </w:t>
      </w:r>
      <w:r>
        <w:rPr>
          <w:rFonts w:ascii="Arial Unicode MS"/>
          <w:sz w:val="21"/>
        </w:rPr>
        <w:t>4%</w:t>
      </w:r>
      <w:r>
        <w:rPr>
          <w:sz w:val="24"/>
        </w:rPr>
        <w:t>. Moreover, the values of</w:t>
      </w:r>
    </w:p>
    <w:p w14:paraId="7361D044" w14:textId="77777777" w:rsidR="00ED6B8B" w:rsidRDefault="00ED6B8B" w:rsidP="00F672C4">
      <w:pPr>
        <w:spacing w:line="376" w:lineRule="exact"/>
        <w:rPr>
          <w:sz w:val="24"/>
        </w:rPr>
        <w:sectPr w:rsidR="00ED6B8B">
          <w:type w:val="continuous"/>
          <w:pgSz w:w="11910" w:h="16840"/>
          <w:pgMar w:top="1580" w:right="1620" w:bottom="280" w:left="1680" w:header="720" w:footer="720" w:gutter="0"/>
          <w:cols w:num="3" w:space="720" w:equalWidth="0">
            <w:col w:w="4669" w:space="40"/>
            <w:col w:w="402" w:space="40"/>
            <w:col w:w="3459"/>
          </w:cols>
        </w:sectPr>
      </w:pPr>
    </w:p>
    <w:p w14:paraId="0A7FC841" w14:textId="77777777" w:rsidR="00ED6B8B" w:rsidRDefault="00FA655D" w:rsidP="00F672C4">
      <w:pPr>
        <w:pStyle w:val="BodyText"/>
        <w:spacing w:line="343" w:lineRule="exact"/>
        <w:ind w:left="480"/>
      </w:pPr>
      <w:r>
        <w:t xml:space="preserve">the collision recovery coefficients </w:t>
      </w:r>
      <w:r>
        <w:rPr>
          <w:rFonts w:ascii="Bookman Old Style" w:hAnsi="Bookman Old Style"/>
          <w:i/>
        </w:rPr>
        <w:t>α</w:t>
      </w:r>
      <w:r>
        <w:rPr>
          <w:rFonts w:ascii="Arial" w:hAnsi="Arial"/>
          <w:i/>
          <w:position w:val="-3"/>
          <w:sz w:val="16"/>
        </w:rPr>
        <w:t>i</w:t>
      </w:r>
      <w:r>
        <w:rPr>
          <w:rFonts w:ascii="Bookman Old Style" w:hAnsi="Bookman Old Style"/>
          <w:i/>
        </w:rPr>
        <w:t xml:space="preserve">, i &gt; </w:t>
      </w:r>
      <w:r>
        <w:rPr>
          <w:rFonts w:ascii="Arial Unicode MS" w:hAnsi="Arial Unicode MS"/>
        </w:rPr>
        <w:t xml:space="preserve">4 </w:t>
      </w:r>
      <w:r>
        <w:t>are practically very small.</w:t>
      </w:r>
    </w:p>
    <w:p w14:paraId="6332095A" w14:textId="77777777" w:rsidR="00ED6B8B" w:rsidRDefault="00890932" w:rsidP="00F672C4">
      <w:pPr>
        <w:pStyle w:val="BodyText"/>
        <w:tabs>
          <w:tab w:val="left" w:pos="4072"/>
        </w:tabs>
        <w:spacing w:before="48" w:line="266" w:lineRule="auto"/>
        <w:ind w:left="480" w:right="106" w:firstLine="351"/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61664" behindDoc="1" locked="0" layoutInCell="1" allowOverlap="1" wp14:anchorId="105BA6C0" wp14:editId="2718DA09">
                <wp:simplePos x="0" y="0"/>
                <wp:positionH relativeFrom="page">
                  <wp:posOffset>3277235</wp:posOffset>
                </wp:positionH>
                <wp:positionV relativeFrom="paragraph">
                  <wp:posOffset>173355</wp:posOffset>
                </wp:positionV>
                <wp:extent cx="306705" cy="76200"/>
                <wp:effectExtent l="635" t="1905" r="0" b="0"/>
                <wp:wrapNone/>
                <wp:docPr id="876" name="Text Box 8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6705" cy="76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CC07BAB" w14:textId="77777777" w:rsidR="00B0570F" w:rsidRDefault="00B0570F">
                            <w:pPr>
                              <w:spacing w:line="115" w:lineRule="exact"/>
                              <w:rPr>
                                <w:rFonts w:ascii="Arial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Arial"/>
                                <w:i/>
                                <w:w w:val="125"/>
                                <w:sz w:val="12"/>
                              </w:rPr>
                              <w:t>MCRC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05BA6C0" id="Text Box 852" o:spid="_x0000_s1479" type="#_x0000_t202" style="position:absolute;left:0;text-align:left;margin-left:258.05pt;margin-top:13.65pt;width:24.15pt;height:6pt;z-index:-251554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" filled="f" stroked="f">
                <v:textbox inset="0,0,0,0">
                  <w:txbxContent>
                    <w:p w14:paraId="1CC07BAB" w14:textId="77777777" w:rsidR="00B0570F" w:rsidRDefault="00B0570F">
                      <w:pPr>
                        <w:spacing w:line="115" w:lineRule="exact"/>
                        <w:rPr>
                          <w:rFonts w:ascii="Arial"/>
                          <w:i/>
                          <w:sz w:val="12"/>
                        </w:rPr>
                      </w:pPr>
                      <w:r>
                        <w:rPr>
                          <w:rFonts w:ascii="Arial"/>
                          <w:i/>
                          <w:w w:val="125"/>
                          <w:sz w:val="12"/>
                        </w:rPr>
                        <w:t>MCRC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FA655D">
        <w:t>Therefore, the</w:t>
      </w:r>
      <w:r w:rsidR="00FA655D">
        <w:rPr>
          <w:spacing w:val="-28"/>
        </w:rPr>
        <w:t xml:space="preserve"> </w:t>
      </w:r>
      <w:r w:rsidR="00FA655D">
        <w:t>proposed</w:t>
      </w:r>
      <w:r w:rsidR="00FA655D">
        <w:rPr>
          <w:spacing w:val="-14"/>
        </w:rPr>
        <w:t xml:space="preserve"> </w:t>
      </w:r>
      <w:r w:rsidR="00FA655D">
        <w:rPr>
          <w:rFonts w:ascii="Bookman Old Style" w:hAnsi="Bookman Old Style"/>
          <w:i/>
        </w:rPr>
        <w:t>η</w:t>
      </w:r>
      <w:r w:rsidR="00FA655D">
        <w:rPr>
          <w:rFonts w:ascii="Bookman Old Style" w:hAnsi="Bookman Old Style"/>
          <w:i/>
        </w:rPr>
        <w:tab/>
      </w:r>
      <w:r w:rsidR="00FA655D">
        <w:t>for the practical</w:t>
      </w:r>
      <w:r w:rsidR="00FA655D">
        <w:rPr>
          <w:spacing w:val="-43"/>
        </w:rPr>
        <w:t xml:space="preserve"> </w:t>
      </w:r>
      <w:r w:rsidR="00FA655D">
        <w:t>RFID environment can</w:t>
      </w:r>
      <w:r w:rsidR="00FA655D">
        <w:rPr>
          <w:spacing w:val="-9"/>
        </w:rPr>
        <w:t xml:space="preserve"> </w:t>
      </w:r>
      <w:r w:rsidR="00FA655D">
        <w:rPr>
          <w:spacing w:val="3"/>
        </w:rPr>
        <w:t>be</w:t>
      </w:r>
      <w:r w:rsidR="00FA655D">
        <w:rPr>
          <w:w w:val="90"/>
        </w:rPr>
        <w:t xml:space="preserve"> </w:t>
      </w:r>
      <w:r w:rsidR="00FA655D">
        <w:rPr>
          <w:w w:val="95"/>
        </w:rPr>
        <w:t>expressed as</w:t>
      </w:r>
      <w:r w:rsidR="00FA655D">
        <w:rPr>
          <w:spacing w:val="-42"/>
          <w:w w:val="95"/>
        </w:rPr>
        <w:t xml:space="preserve"> </w:t>
      </w:r>
      <w:r w:rsidR="00FA655D">
        <w:rPr>
          <w:w w:val="95"/>
        </w:rPr>
        <w:t>follows:</w:t>
      </w:r>
    </w:p>
    <w:p w14:paraId="119DB430" w14:textId="77777777" w:rsidR="00ED6B8B" w:rsidRDefault="00FA655D" w:rsidP="00F672C4">
      <w:pPr>
        <w:tabs>
          <w:tab w:val="left" w:pos="7939"/>
        </w:tabs>
        <w:spacing w:before="254"/>
        <w:ind w:left="2002"/>
        <w:rPr>
          <w:rFonts w:ascii="Century" w:hAnsi="Century"/>
          <w:sz w:val="21"/>
        </w:rPr>
      </w:pPr>
      <w:r>
        <w:rPr>
          <w:rFonts w:ascii="Georgia" w:hAnsi="Georgia"/>
          <w:i/>
          <w:spacing w:val="3"/>
          <w:w w:val="115"/>
          <w:sz w:val="21"/>
        </w:rPr>
        <w:t>η</w:t>
      </w:r>
      <w:r>
        <w:rPr>
          <w:rFonts w:ascii="Arial" w:hAnsi="Arial"/>
          <w:i/>
          <w:spacing w:val="3"/>
          <w:w w:val="115"/>
          <w:position w:val="-5"/>
          <w:sz w:val="12"/>
        </w:rPr>
        <w:t>MCRC</w:t>
      </w:r>
      <w:r>
        <w:rPr>
          <w:rFonts w:ascii="Arial" w:hAnsi="Arial"/>
          <w:i/>
          <w:spacing w:val="21"/>
          <w:w w:val="115"/>
          <w:position w:val="-5"/>
          <w:sz w:val="12"/>
        </w:rPr>
        <w:t xml:space="preserve"> </w:t>
      </w:r>
      <w:r>
        <w:rPr>
          <w:rFonts w:ascii="Arial Unicode MS" w:hAnsi="Arial Unicode MS"/>
          <w:w w:val="115"/>
          <w:sz w:val="21"/>
        </w:rPr>
        <w:t>=</w:t>
      </w:r>
      <w:r>
        <w:rPr>
          <w:rFonts w:ascii="Arial Unicode MS" w:hAnsi="Arial Unicode MS"/>
          <w:spacing w:val="-27"/>
          <w:w w:val="115"/>
          <w:sz w:val="21"/>
        </w:rPr>
        <w:t xml:space="preserve"> </w:t>
      </w:r>
      <w:r>
        <w:rPr>
          <w:rFonts w:ascii="Georgia" w:hAnsi="Georgia"/>
          <w:i/>
          <w:w w:val="115"/>
          <w:sz w:val="21"/>
        </w:rPr>
        <w:t>P</w:t>
      </w:r>
      <w:r>
        <w:rPr>
          <w:rFonts w:ascii="Georgia" w:hAnsi="Georgia"/>
          <w:i/>
          <w:spacing w:val="-39"/>
          <w:w w:val="115"/>
          <w:sz w:val="21"/>
        </w:rPr>
        <w:t xml:space="preserve"> </w:t>
      </w:r>
      <w:r>
        <w:rPr>
          <w:rFonts w:ascii="Arial Unicode MS" w:hAnsi="Arial Unicode MS"/>
          <w:w w:val="115"/>
          <w:sz w:val="21"/>
        </w:rPr>
        <w:t>(1)</w:t>
      </w:r>
      <w:r>
        <w:rPr>
          <w:rFonts w:ascii="Arial Unicode MS" w:hAnsi="Arial Unicode MS"/>
          <w:spacing w:val="-35"/>
          <w:w w:val="115"/>
          <w:sz w:val="21"/>
        </w:rPr>
        <w:t xml:space="preserve"> </w:t>
      </w:r>
      <w:r>
        <w:rPr>
          <w:rFonts w:ascii="Arial Unicode MS" w:hAnsi="Arial Unicode MS"/>
          <w:w w:val="115"/>
          <w:sz w:val="21"/>
        </w:rPr>
        <w:t>+</w:t>
      </w:r>
      <w:r>
        <w:rPr>
          <w:rFonts w:ascii="Arial Unicode MS" w:hAnsi="Arial Unicode MS"/>
          <w:spacing w:val="-35"/>
          <w:w w:val="115"/>
          <w:sz w:val="21"/>
        </w:rPr>
        <w:t xml:space="preserve"> </w:t>
      </w:r>
      <w:r>
        <w:rPr>
          <w:rFonts w:ascii="Georgia" w:hAnsi="Georgia"/>
          <w:i/>
          <w:w w:val="115"/>
          <w:sz w:val="21"/>
        </w:rPr>
        <w:t>α</w:t>
      </w:r>
      <w:r>
        <w:rPr>
          <w:rFonts w:ascii="Tahoma" w:hAnsi="Tahoma"/>
          <w:w w:val="115"/>
          <w:position w:val="-2"/>
          <w:sz w:val="16"/>
        </w:rPr>
        <w:t>2</w:t>
      </w:r>
      <w:r>
        <w:rPr>
          <w:rFonts w:ascii="Georgia" w:hAnsi="Georgia"/>
          <w:i/>
          <w:w w:val="115"/>
          <w:sz w:val="21"/>
        </w:rPr>
        <w:t>P</w:t>
      </w:r>
      <w:r>
        <w:rPr>
          <w:rFonts w:ascii="Arial" w:hAnsi="Arial"/>
          <w:i/>
          <w:w w:val="115"/>
          <w:position w:val="-3"/>
          <w:sz w:val="16"/>
        </w:rPr>
        <w:t>col.</w:t>
      </w:r>
      <w:r>
        <w:rPr>
          <w:rFonts w:ascii="Arial Unicode MS" w:hAnsi="Arial Unicode MS"/>
          <w:w w:val="115"/>
          <w:sz w:val="21"/>
        </w:rPr>
        <w:t>(2)</w:t>
      </w:r>
      <w:r>
        <w:rPr>
          <w:rFonts w:ascii="Arial Unicode MS" w:hAnsi="Arial Unicode MS"/>
          <w:spacing w:val="-35"/>
          <w:w w:val="115"/>
          <w:sz w:val="21"/>
        </w:rPr>
        <w:t xml:space="preserve"> </w:t>
      </w:r>
      <w:r>
        <w:rPr>
          <w:rFonts w:ascii="Arial Unicode MS" w:hAnsi="Arial Unicode MS"/>
          <w:w w:val="115"/>
          <w:sz w:val="21"/>
        </w:rPr>
        <w:t>+</w:t>
      </w:r>
      <w:r>
        <w:rPr>
          <w:rFonts w:ascii="Arial Unicode MS" w:hAnsi="Arial Unicode MS"/>
          <w:spacing w:val="-35"/>
          <w:w w:val="115"/>
          <w:sz w:val="21"/>
        </w:rPr>
        <w:t xml:space="preserve"> </w:t>
      </w:r>
      <w:r>
        <w:rPr>
          <w:rFonts w:ascii="Georgia" w:hAnsi="Georgia"/>
          <w:i/>
          <w:w w:val="115"/>
          <w:sz w:val="21"/>
        </w:rPr>
        <w:t>α</w:t>
      </w:r>
      <w:r>
        <w:rPr>
          <w:rFonts w:ascii="Tahoma" w:hAnsi="Tahoma"/>
          <w:w w:val="115"/>
          <w:position w:val="-2"/>
          <w:sz w:val="16"/>
        </w:rPr>
        <w:t>3</w:t>
      </w:r>
      <w:r>
        <w:rPr>
          <w:rFonts w:ascii="Georgia" w:hAnsi="Georgia"/>
          <w:i/>
          <w:w w:val="115"/>
          <w:sz w:val="21"/>
        </w:rPr>
        <w:t>P</w:t>
      </w:r>
      <w:r>
        <w:rPr>
          <w:rFonts w:ascii="Arial" w:hAnsi="Arial"/>
          <w:i/>
          <w:w w:val="115"/>
          <w:position w:val="-3"/>
          <w:sz w:val="16"/>
        </w:rPr>
        <w:t>col.</w:t>
      </w:r>
      <w:r>
        <w:rPr>
          <w:rFonts w:ascii="Arial Unicode MS" w:hAnsi="Arial Unicode MS"/>
          <w:w w:val="115"/>
          <w:sz w:val="21"/>
        </w:rPr>
        <w:t>(3)</w:t>
      </w:r>
      <w:r>
        <w:rPr>
          <w:rFonts w:ascii="Arial Unicode MS" w:hAnsi="Arial Unicode MS"/>
          <w:spacing w:val="-35"/>
          <w:w w:val="115"/>
          <w:sz w:val="21"/>
        </w:rPr>
        <w:t xml:space="preserve"> </w:t>
      </w:r>
      <w:r>
        <w:rPr>
          <w:rFonts w:ascii="Arial Unicode MS" w:hAnsi="Arial Unicode MS"/>
          <w:w w:val="115"/>
          <w:sz w:val="21"/>
        </w:rPr>
        <w:t>+</w:t>
      </w:r>
      <w:r>
        <w:rPr>
          <w:rFonts w:ascii="Arial Unicode MS" w:hAnsi="Arial Unicode MS"/>
          <w:spacing w:val="-35"/>
          <w:w w:val="115"/>
          <w:sz w:val="21"/>
        </w:rPr>
        <w:t xml:space="preserve"> </w:t>
      </w:r>
      <w:r>
        <w:rPr>
          <w:rFonts w:ascii="Georgia" w:hAnsi="Georgia"/>
          <w:i/>
          <w:w w:val="115"/>
          <w:sz w:val="21"/>
        </w:rPr>
        <w:t>α</w:t>
      </w:r>
      <w:r>
        <w:rPr>
          <w:rFonts w:ascii="Tahoma" w:hAnsi="Tahoma"/>
          <w:w w:val="115"/>
          <w:position w:val="-2"/>
          <w:sz w:val="16"/>
        </w:rPr>
        <w:t>4</w:t>
      </w:r>
      <w:r>
        <w:rPr>
          <w:rFonts w:ascii="Georgia" w:hAnsi="Georgia"/>
          <w:i/>
          <w:w w:val="115"/>
          <w:sz w:val="21"/>
        </w:rPr>
        <w:t>P</w:t>
      </w:r>
      <w:r>
        <w:rPr>
          <w:rFonts w:ascii="Arial" w:hAnsi="Arial"/>
          <w:i/>
          <w:w w:val="115"/>
          <w:position w:val="-3"/>
          <w:sz w:val="16"/>
        </w:rPr>
        <w:t>col.</w:t>
      </w:r>
      <w:r>
        <w:rPr>
          <w:rFonts w:ascii="Arial Unicode MS" w:hAnsi="Arial Unicode MS"/>
          <w:w w:val="115"/>
          <w:sz w:val="21"/>
        </w:rPr>
        <w:t>(4)</w:t>
      </w:r>
      <w:r>
        <w:rPr>
          <w:rFonts w:ascii="Georgia" w:hAnsi="Georgia"/>
          <w:i/>
          <w:w w:val="115"/>
          <w:sz w:val="21"/>
        </w:rPr>
        <w:t>,</w:t>
      </w:r>
      <w:r>
        <w:rPr>
          <w:rFonts w:ascii="Georgia" w:hAnsi="Georgia"/>
          <w:i/>
          <w:w w:val="115"/>
          <w:sz w:val="21"/>
        </w:rPr>
        <w:tab/>
      </w:r>
      <w:r>
        <w:rPr>
          <w:rFonts w:ascii="Century" w:hAnsi="Century"/>
          <w:w w:val="110"/>
          <w:sz w:val="21"/>
        </w:rPr>
        <w:t>(5.38)</w:t>
      </w:r>
    </w:p>
    <w:p w14:paraId="6A165DE4" w14:textId="77777777" w:rsidR="00ED6B8B" w:rsidRDefault="00FA655D" w:rsidP="00F672C4">
      <w:pPr>
        <w:pStyle w:val="BodyText"/>
        <w:spacing w:before="181" w:line="264" w:lineRule="auto"/>
        <w:ind w:left="480"/>
      </w:pPr>
      <w:r>
        <w:t xml:space="preserve">where </w:t>
      </w:r>
      <w:r>
        <w:rPr>
          <w:rFonts w:ascii="Bookman Old Style" w:hAnsi="Bookman Old Style"/>
          <w:i/>
        </w:rPr>
        <w:t>α</w:t>
      </w:r>
      <w:r>
        <w:rPr>
          <w:rFonts w:ascii="Tahoma" w:hAnsi="Tahoma"/>
          <w:position w:val="-3"/>
          <w:sz w:val="16"/>
        </w:rPr>
        <w:t>2</w:t>
      </w:r>
      <w:r>
        <w:t xml:space="preserve">, </w:t>
      </w:r>
      <w:r>
        <w:rPr>
          <w:rFonts w:ascii="Bookman Old Style" w:hAnsi="Bookman Old Style"/>
          <w:i/>
        </w:rPr>
        <w:t>α</w:t>
      </w:r>
      <w:r>
        <w:rPr>
          <w:rFonts w:ascii="Tahoma" w:hAnsi="Tahoma"/>
          <w:position w:val="-3"/>
          <w:sz w:val="16"/>
        </w:rPr>
        <w:t>3</w:t>
      </w:r>
      <w:r>
        <w:t xml:space="preserve">, and </w:t>
      </w:r>
      <w:r>
        <w:rPr>
          <w:rFonts w:ascii="Bookman Old Style" w:hAnsi="Bookman Old Style"/>
          <w:i/>
        </w:rPr>
        <w:t>α</w:t>
      </w:r>
      <w:r>
        <w:rPr>
          <w:rFonts w:ascii="Tahoma" w:hAnsi="Tahoma"/>
          <w:position w:val="-3"/>
          <w:sz w:val="16"/>
        </w:rPr>
        <w:t xml:space="preserve">4 </w:t>
      </w:r>
      <w:r>
        <w:t xml:space="preserve">are respectively the second, third, and fourth collision </w:t>
      </w:r>
      <w:r>
        <w:rPr>
          <w:w w:val="95"/>
        </w:rPr>
        <w:t>recovery coefficients.</w:t>
      </w:r>
    </w:p>
    <w:p w14:paraId="771CE677" w14:textId="77777777" w:rsidR="00ED6B8B" w:rsidRDefault="00FA655D" w:rsidP="00F672C4">
      <w:pPr>
        <w:pStyle w:val="BodyText"/>
        <w:spacing w:before="17"/>
        <w:ind w:left="831"/>
      </w:pPr>
      <w:r>
        <w:t>The next step is to derive a closed form solution for the new optimum</w:t>
      </w:r>
    </w:p>
    <w:p w14:paraId="2AC25FFD" w14:textId="77777777" w:rsidR="00ED6B8B" w:rsidRDefault="00ED6B8B" w:rsidP="00F672C4">
      <w:pPr>
        <w:sectPr w:rsidR="00ED6B8B">
          <w:type w:val="continuous"/>
          <w:pgSz w:w="11910" w:h="16840"/>
          <w:pgMar w:top="1580" w:right="1620" w:bottom="280" w:left="1680" w:header="720" w:footer="720" w:gutter="0"/>
          <w:cols w:space="720"/>
        </w:sectPr>
      </w:pPr>
    </w:p>
    <w:p w14:paraId="7DE93104" w14:textId="77777777" w:rsidR="00ED6B8B" w:rsidRDefault="00ED6B8B" w:rsidP="00F672C4">
      <w:pPr>
        <w:pStyle w:val="BodyText"/>
        <w:spacing w:before="11"/>
        <w:rPr>
          <w:sz w:val="22"/>
        </w:rPr>
      </w:pPr>
    </w:p>
    <w:p w14:paraId="760A6AEC" w14:textId="77777777" w:rsidR="00ED6B8B" w:rsidRDefault="00890932" w:rsidP="00F672C4">
      <w:pPr>
        <w:spacing w:before="75"/>
        <w:ind w:left="593"/>
        <w:rPr>
          <w:rFonts w:ascii="Calibri"/>
          <w:sz w:val="18"/>
        </w:rPr>
      </w:pPr>
      <w:r>
        <w:rPr>
          <w:noProof/>
          <w:lang w:val="en-GB" w:eastAsia="en-GB"/>
        </w:rPr>
        <mc:AlternateContent>
          <mc:Choice Requires="wpg">
            <w:drawing>
              <wp:anchor distT="0" distB="0" distL="114300" distR="114300" simplePos="0" relativeHeight="251763712" behindDoc="1" locked="0" layoutInCell="1" allowOverlap="1" wp14:anchorId="7F714D47" wp14:editId="38AE9DF8">
                <wp:simplePos x="0" y="0"/>
                <wp:positionH relativeFrom="page">
                  <wp:posOffset>1562735</wp:posOffset>
                </wp:positionH>
                <wp:positionV relativeFrom="paragraph">
                  <wp:posOffset>111760</wp:posOffset>
                </wp:positionV>
                <wp:extent cx="4452620" cy="2593340"/>
                <wp:effectExtent l="10160" t="6985" r="13970" b="9525"/>
                <wp:wrapNone/>
                <wp:docPr id="780" name="Group 7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452620" cy="2593340"/>
                          <a:chOff x="2461" y="176"/>
                          <a:chExt cx="7012" cy="4084"/>
                        </a:xfrm>
                      </wpg:grpSpPr>
                      <wps:wsp>
                        <wps:cNvPr id="781" name="Line 851"/>
                        <wps:cNvCnPr/>
                        <wps:spPr bwMode="auto">
                          <a:xfrm>
                            <a:off x="3241" y="177"/>
                            <a:ext cx="0" cy="746"/>
                          </a:xfrm>
                          <a:prstGeom prst="line">
                            <a:avLst/>
                          </a:prstGeom>
                          <a:noFill/>
                          <a:ln w="683">
                            <a:solidFill>
                              <a:srgbClr val="000000"/>
                            </a:solidFill>
                            <a:prstDash val="lg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82" name="Line 850"/>
                        <wps:cNvCnPr/>
                        <wps:spPr bwMode="auto">
                          <a:xfrm>
                            <a:off x="4020" y="177"/>
                            <a:ext cx="0" cy="2455"/>
                          </a:xfrm>
                          <a:prstGeom prst="line">
                            <a:avLst/>
                          </a:prstGeom>
                          <a:noFill/>
                          <a:ln w="409">
                            <a:solidFill>
                              <a:srgbClr val="000000"/>
                            </a:solidFill>
                            <a:prstDash val="lg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83" name="Line 849"/>
                        <wps:cNvCnPr/>
                        <wps:spPr bwMode="auto">
                          <a:xfrm>
                            <a:off x="4798" y="177"/>
                            <a:ext cx="0" cy="3464"/>
                          </a:xfrm>
                          <a:prstGeom prst="line">
                            <a:avLst/>
                          </a:prstGeom>
                          <a:noFill/>
                          <a:ln w="681">
                            <a:solidFill>
                              <a:srgbClr val="000000"/>
                            </a:solidFill>
                            <a:prstDash val="lg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84" name="Line 848"/>
                        <wps:cNvCnPr/>
                        <wps:spPr bwMode="auto">
                          <a:xfrm>
                            <a:off x="5577" y="177"/>
                            <a:ext cx="0" cy="388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000000"/>
                            </a:solidFill>
                            <a:prstDash val="lg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85" name="Line 847"/>
                        <wps:cNvCnPr/>
                        <wps:spPr bwMode="auto">
                          <a:xfrm>
                            <a:off x="5107" y="3673"/>
                            <a:ext cx="4364" cy="0"/>
                          </a:xfrm>
                          <a:prstGeom prst="line">
                            <a:avLst/>
                          </a:prstGeom>
                          <a:noFill/>
                          <a:ln w="273">
                            <a:solidFill>
                              <a:srgbClr val="000000"/>
                            </a:solidFill>
                            <a:prstDash val="lg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86" name="AutoShape 846"/>
                        <wps:cNvSpPr>
                          <a:spLocks/>
                        </wps:cNvSpPr>
                        <wps:spPr bwMode="auto">
                          <a:xfrm>
                            <a:off x="9471" y="3674"/>
                            <a:ext cx="2" cy="2"/>
                          </a:xfrm>
                          <a:custGeom>
                            <a:avLst/>
                            <a:gdLst>
                              <a:gd name="T0" fmla="+- 0 9471 9471"/>
                              <a:gd name="T1" fmla="*/ T0 w 1"/>
                              <a:gd name="T2" fmla="+- 0 9472 9471"/>
                              <a:gd name="T3" fmla="*/ T2 w 1"/>
                              <a:gd name="T4" fmla="+- 0 9471 9471"/>
                              <a:gd name="T5" fmla="*/ T4 w 1"/>
                              <a:gd name="T6" fmla="+- 0 9472 9471"/>
                              <a:gd name="T7" fmla="*/ T6 w 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</a:cxnLst>
                            <a:rect l="0" t="0" r="r" b="b"/>
                            <a:pathLst>
                              <a:path w="1">
                                <a:moveTo>
                                  <a:pt x="0" y="0"/>
                                </a:moveTo>
                                <a:lnTo>
                                  <a:pt x="1" y="0"/>
                                </a:lnTo>
                                <a:moveTo>
                                  <a:pt x="0" y="0"/>
                                </a:moveTo>
                                <a:lnTo>
                                  <a:pt x="1" y="0"/>
                                </a:lnTo>
                              </a:path>
                            </a:pathLst>
                          </a:custGeom>
                          <a:noFill/>
                          <a:ln w="27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7" name="Line 845"/>
                        <wps:cNvCnPr/>
                        <wps:spPr bwMode="auto">
                          <a:xfrm>
                            <a:off x="4328" y="3088"/>
                            <a:ext cx="5143" cy="0"/>
                          </a:xfrm>
                          <a:prstGeom prst="line">
                            <a:avLst/>
                          </a:prstGeom>
                          <a:noFill/>
                          <a:ln w="273">
                            <a:solidFill>
                              <a:srgbClr val="000000"/>
                            </a:solidFill>
                            <a:prstDash val="lg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88" name="AutoShape 844"/>
                        <wps:cNvSpPr>
                          <a:spLocks/>
                        </wps:cNvSpPr>
                        <wps:spPr bwMode="auto">
                          <a:xfrm>
                            <a:off x="9471" y="3089"/>
                            <a:ext cx="2" cy="2"/>
                          </a:xfrm>
                          <a:custGeom>
                            <a:avLst/>
                            <a:gdLst>
                              <a:gd name="T0" fmla="+- 0 9471 9471"/>
                              <a:gd name="T1" fmla="*/ T0 w 1"/>
                              <a:gd name="T2" fmla="+- 0 9472 9471"/>
                              <a:gd name="T3" fmla="*/ T2 w 1"/>
                              <a:gd name="T4" fmla="+- 0 9471 9471"/>
                              <a:gd name="T5" fmla="*/ T4 w 1"/>
                              <a:gd name="T6" fmla="+- 0 9472 9471"/>
                              <a:gd name="T7" fmla="*/ T6 w 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</a:cxnLst>
                            <a:rect l="0" t="0" r="r" b="b"/>
                            <a:pathLst>
                              <a:path w="1">
                                <a:moveTo>
                                  <a:pt x="0" y="0"/>
                                </a:moveTo>
                                <a:lnTo>
                                  <a:pt x="1" y="0"/>
                                </a:lnTo>
                                <a:moveTo>
                                  <a:pt x="0" y="0"/>
                                </a:moveTo>
                                <a:lnTo>
                                  <a:pt x="1" y="0"/>
                                </a:lnTo>
                              </a:path>
                            </a:pathLst>
                          </a:custGeom>
                          <a:noFill/>
                          <a:ln w="27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9" name="Line 843"/>
                        <wps:cNvCnPr/>
                        <wps:spPr bwMode="auto">
                          <a:xfrm>
                            <a:off x="3549" y="2508"/>
                            <a:ext cx="5922" cy="0"/>
                          </a:xfrm>
                          <a:prstGeom prst="line">
                            <a:avLst/>
                          </a:prstGeom>
                          <a:noFill/>
                          <a:ln w="273">
                            <a:solidFill>
                              <a:srgbClr val="000000"/>
                            </a:solidFill>
                            <a:prstDash val="lg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90" name="AutoShape 842"/>
                        <wps:cNvSpPr>
                          <a:spLocks/>
                        </wps:cNvSpPr>
                        <wps:spPr bwMode="auto">
                          <a:xfrm>
                            <a:off x="9471" y="2508"/>
                            <a:ext cx="2" cy="2"/>
                          </a:xfrm>
                          <a:custGeom>
                            <a:avLst/>
                            <a:gdLst>
                              <a:gd name="T0" fmla="+- 0 9471 9471"/>
                              <a:gd name="T1" fmla="*/ T0 w 1"/>
                              <a:gd name="T2" fmla="+- 0 9472 9471"/>
                              <a:gd name="T3" fmla="*/ T2 w 1"/>
                              <a:gd name="T4" fmla="+- 0 9471 9471"/>
                              <a:gd name="T5" fmla="*/ T4 w 1"/>
                              <a:gd name="T6" fmla="+- 0 9472 9471"/>
                              <a:gd name="T7" fmla="*/ T6 w 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</a:cxnLst>
                            <a:rect l="0" t="0" r="r" b="b"/>
                            <a:pathLst>
                              <a:path w="1">
                                <a:moveTo>
                                  <a:pt x="0" y="0"/>
                                </a:moveTo>
                                <a:lnTo>
                                  <a:pt x="1" y="0"/>
                                </a:lnTo>
                                <a:moveTo>
                                  <a:pt x="0" y="0"/>
                                </a:moveTo>
                                <a:lnTo>
                                  <a:pt x="1" y="0"/>
                                </a:lnTo>
                              </a:path>
                            </a:pathLst>
                          </a:custGeom>
                          <a:noFill/>
                          <a:ln w="27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1" name="Line 841"/>
                        <wps:cNvCnPr/>
                        <wps:spPr bwMode="auto">
                          <a:xfrm>
                            <a:off x="3549" y="1923"/>
                            <a:ext cx="5922" cy="0"/>
                          </a:xfrm>
                          <a:prstGeom prst="line">
                            <a:avLst/>
                          </a:prstGeom>
                          <a:noFill/>
                          <a:ln w="273">
                            <a:solidFill>
                              <a:srgbClr val="000000"/>
                            </a:solidFill>
                            <a:prstDash val="lg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92" name="AutoShape 840"/>
                        <wps:cNvSpPr>
                          <a:spLocks/>
                        </wps:cNvSpPr>
                        <wps:spPr bwMode="auto">
                          <a:xfrm>
                            <a:off x="9471" y="1923"/>
                            <a:ext cx="2" cy="2"/>
                          </a:xfrm>
                          <a:custGeom>
                            <a:avLst/>
                            <a:gdLst>
                              <a:gd name="T0" fmla="+- 0 9471 9471"/>
                              <a:gd name="T1" fmla="*/ T0 w 1"/>
                              <a:gd name="T2" fmla="+- 0 9472 9471"/>
                              <a:gd name="T3" fmla="*/ T2 w 1"/>
                              <a:gd name="T4" fmla="+- 0 9471 9471"/>
                              <a:gd name="T5" fmla="*/ T4 w 1"/>
                              <a:gd name="T6" fmla="+- 0 9472 9471"/>
                              <a:gd name="T7" fmla="*/ T6 w 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</a:cxnLst>
                            <a:rect l="0" t="0" r="r" b="b"/>
                            <a:pathLst>
                              <a:path w="1">
                                <a:moveTo>
                                  <a:pt x="0" y="0"/>
                                </a:moveTo>
                                <a:lnTo>
                                  <a:pt x="1" y="0"/>
                                </a:lnTo>
                                <a:moveTo>
                                  <a:pt x="0" y="0"/>
                                </a:moveTo>
                                <a:lnTo>
                                  <a:pt x="1" y="0"/>
                                </a:lnTo>
                              </a:path>
                            </a:pathLst>
                          </a:custGeom>
                          <a:noFill/>
                          <a:ln w="27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3" name="Line 839"/>
                        <wps:cNvCnPr/>
                        <wps:spPr bwMode="auto">
                          <a:xfrm>
                            <a:off x="3549" y="1342"/>
                            <a:ext cx="5922" cy="0"/>
                          </a:xfrm>
                          <a:prstGeom prst="line">
                            <a:avLst/>
                          </a:prstGeom>
                          <a:noFill/>
                          <a:ln w="273">
                            <a:solidFill>
                              <a:srgbClr val="000000"/>
                            </a:solidFill>
                            <a:prstDash val="lg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94" name="AutoShape 838"/>
                        <wps:cNvSpPr>
                          <a:spLocks/>
                        </wps:cNvSpPr>
                        <wps:spPr bwMode="auto">
                          <a:xfrm>
                            <a:off x="9471" y="1343"/>
                            <a:ext cx="2" cy="2"/>
                          </a:xfrm>
                          <a:custGeom>
                            <a:avLst/>
                            <a:gdLst>
                              <a:gd name="T0" fmla="+- 0 9471 9471"/>
                              <a:gd name="T1" fmla="*/ T0 w 1"/>
                              <a:gd name="T2" fmla="+- 0 9472 9471"/>
                              <a:gd name="T3" fmla="*/ T2 w 1"/>
                              <a:gd name="T4" fmla="+- 0 9471 9471"/>
                              <a:gd name="T5" fmla="*/ T4 w 1"/>
                              <a:gd name="T6" fmla="+- 0 9472 9471"/>
                              <a:gd name="T7" fmla="*/ T6 w 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</a:cxnLst>
                            <a:rect l="0" t="0" r="r" b="b"/>
                            <a:pathLst>
                              <a:path w="1">
                                <a:moveTo>
                                  <a:pt x="0" y="0"/>
                                </a:moveTo>
                                <a:lnTo>
                                  <a:pt x="1" y="0"/>
                                </a:lnTo>
                                <a:moveTo>
                                  <a:pt x="0" y="0"/>
                                </a:moveTo>
                                <a:lnTo>
                                  <a:pt x="1" y="0"/>
                                </a:lnTo>
                              </a:path>
                            </a:pathLst>
                          </a:custGeom>
                          <a:noFill/>
                          <a:ln w="27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5" name="Line 837"/>
                        <wps:cNvCnPr/>
                        <wps:spPr bwMode="auto">
                          <a:xfrm>
                            <a:off x="2462" y="757"/>
                            <a:ext cx="7009" cy="0"/>
                          </a:xfrm>
                          <a:prstGeom prst="line">
                            <a:avLst/>
                          </a:prstGeom>
                          <a:noFill/>
                          <a:ln w="273">
                            <a:solidFill>
                              <a:srgbClr val="000000"/>
                            </a:solidFill>
                            <a:prstDash val="lg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96" name="AutoShape 836"/>
                        <wps:cNvSpPr>
                          <a:spLocks/>
                        </wps:cNvSpPr>
                        <wps:spPr bwMode="auto">
                          <a:xfrm>
                            <a:off x="9471" y="758"/>
                            <a:ext cx="2" cy="2"/>
                          </a:xfrm>
                          <a:custGeom>
                            <a:avLst/>
                            <a:gdLst>
                              <a:gd name="T0" fmla="+- 0 9471 9471"/>
                              <a:gd name="T1" fmla="*/ T0 w 1"/>
                              <a:gd name="T2" fmla="+- 0 9472 9471"/>
                              <a:gd name="T3" fmla="*/ T2 w 1"/>
                              <a:gd name="T4" fmla="+- 0 9471 9471"/>
                              <a:gd name="T5" fmla="*/ T4 w 1"/>
                              <a:gd name="T6" fmla="+- 0 9472 9471"/>
                              <a:gd name="T7" fmla="*/ T6 w 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</a:cxnLst>
                            <a:rect l="0" t="0" r="r" b="b"/>
                            <a:pathLst>
                              <a:path w="1">
                                <a:moveTo>
                                  <a:pt x="0" y="0"/>
                                </a:moveTo>
                                <a:lnTo>
                                  <a:pt x="1" y="0"/>
                                </a:lnTo>
                                <a:moveTo>
                                  <a:pt x="0" y="0"/>
                                </a:moveTo>
                                <a:lnTo>
                                  <a:pt x="1" y="0"/>
                                </a:lnTo>
                              </a:path>
                            </a:pathLst>
                          </a:custGeom>
                          <a:noFill/>
                          <a:ln w="27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7" name="Line 835"/>
                        <wps:cNvCnPr/>
                        <wps:spPr bwMode="auto">
                          <a:xfrm>
                            <a:off x="2462" y="177"/>
                            <a:ext cx="7009" cy="0"/>
                          </a:xfrm>
                          <a:prstGeom prst="line">
                            <a:avLst/>
                          </a:prstGeom>
                          <a:noFill/>
                          <a:ln w="273">
                            <a:solidFill>
                              <a:srgbClr val="000000"/>
                            </a:solidFill>
                            <a:prstDash val="lg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98" name="AutoShape 834"/>
                        <wps:cNvSpPr>
                          <a:spLocks/>
                        </wps:cNvSpPr>
                        <wps:spPr bwMode="auto">
                          <a:xfrm>
                            <a:off x="9471" y="177"/>
                            <a:ext cx="2" cy="2"/>
                          </a:xfrm>
                          <a:custGeom>
                            <a:avLst/>
                            <a:gdLst>
                              <a:gd name="T0" fmla="+- 0 9471 9471"/>
                              <a:gd name="T1" fmla="*/ T0 w 1"/>
                              <a:gd name="T2" fmla="+- 0 9472 9471"/>
                              <a:gd name="T3" fmla="*/ T2 w 1"/>
                              <a:gd name="T4" fmla="+- 0 9471 9471"/>
                              <a:gd name="T5" fmla="*/ T4 w 1"/>
                              <a:gd name="T6" fmla="+- 0 9472 9471"/>
                              <a:gd name="T7" fmla="*/ T6 w 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</a:cxnLst>
                            <a:rect l="0" t="0" r="r" b="b"/>
                            <a:pathLst>
                              <a:path w="1">
                                <a:moveTo>
                                  <a:pt x="0" y="0"/>
                                </a:moveTo>
                                <a:lnTo>
                                  <a:pt x="1" y="0"/>
                                </a:lnTo>
                                <a:moveTo>
                                  <a:pt x="0" y="0"/>
                                </a:moveTo>
                                <a:lnTo>
                                  <a:pt x="1" y="0"/>
                                </a:lnTo>
                              </a:path>
                            </a:pathLst>
                          </a:custGeom>
                          <a:noFill/>
                          <a:ln w="27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9" name="Line 833"/>
                        <wps:cNvCnPr/>
                        <wps:spPr bwMode="auto">
                          <a:xfrm>
                            <a:off x="2462" y="177"/>
                            <a:ext cx="7009" cy="0"/>
                          </a:xfrm>
                          <a:prstGeom prst="line">
                            <a:avLst/>
                          </a:prstGeom>
                          <a:noFill/>
                          <a:ln w="27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00" name="Line 832"/>
                        <wps:cNvCnPr/>
                        <wps:spPr bwMode="auto">
                          <a:xfrm>
                            <a:off x="9471" y="177"/>
                            <a:ext cx="1" cy="0"/>
                          </a:xfrm>
                          <a:prstGeom prst="line">
                            <a:avLst/>
                          </a:prstGeom>
                          <a:noFill/>
                          <a:ln w="27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01" name="Line 831"/>
                        <wps:cNvCnPr/>
                        <wps:spPr bwMode="auto">
                          <a:xfrm>
                            <a:off x="2462" y="4259"/>
                            <a:ext cx="7009" cy="0"/>
                          </a:xfrm>
                          <a:prstGeom prst="line">
                            <a:avLst/>
                          </a:prstGeom>
                          <a:noFill/>
                          <a:ln w="273">
                            <a:solidFill>
                              <a:srgbClr val="000000"/>
                            </a:solidFill>
                            <a:prstDash val="lg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02" name="AutoShape 830"/>
                        <wps:cNvSpPr>
                          <a:spLocks/>
                        </wps:cNvSpPr>
                        <wps:spPr bwMode="auto">
                          <a:xfrm>
                            <a:off x="9471" y="4259"/>
                            <a:ext cx="2" cy="2"/>
                          </a:xfrm>
                          <a:custGeom>
                            <a:avLst/>
                            <a:gdLst>
                              <a:gd name="T0" fmla="+- 0 9471 9471"/>
                              <a:gd name="T1" fmla="*/ T0 w 1"/>
                              <a:gd name="T2" fmla="+- 0 9472 9471"/>
                              <a:gd name="T3" fmla="*/ T2 w 1"/>
                              <a:gd name="T4" fmla="+- 0 9471 9471"/>
                              <a:gd name="T5" fmla="*/ T4 w 1"/>
                              <a:gd name="T6" fmla="+- 0 9472 9471"/>
                              <a:gd name="T7" fmla="*/ T6 w 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</a:cxnLst>
                            <a:rect l="0" t="0" r="r" b="b"/>
                            <a:pathLst>
                              <a:path w="1">
                                <a:moveTo>
                                  <a:pt x="0" y="0"/>
                                </a:moveTo>
                                <a:lnTo>
                                  <a:pt x="1" y="0"/>
                                </a:lnTo>
                                <a:moveTo>
                                  <a:pt x="0" y="0"/>
                                </a:moveTo>
                                <a:lnTo>
                                  <a:pt x="1" y="0"/>
                                </a:lnTo>
                              </a:path>
                            </a:pathLst>
                          </a:custGeom>
                          <a:noFill/>
                          <a:ln w="27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3" name="Line 829"/>
                        <wps:cNvCnPr/>
                        <wps:spPr bwMode="auto">
                          <a:xfrm>
                            <a:off x="2462" y="4259"/>
                            <a:ext cx="7009" cy="0"/>
                          </a:xfrm>
                          <a:prstGeom prst="line">
                            <a:avLst/>
                          </a:prstGeom>
                          <a:noFill/>
                          <a:ln w="27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04" name="Line 828"/>
                        <wps:cNvCnPr/>
                        <wps:spPr bwMode="auto">
                          <a:xfrm>
                            <a:off x="9471" y="4259"/>
                            <a:ext cx="1" cy="0"/>
                          </a:xfrm>
                          <a:prstGeom prst="line">
                            <a:avLst/>
                          </a:prstGeom>
                          <a:noFill/>
                          <a:ln w="27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05" name="Line 827"/>
                        <wps:cNvCnPr/>
                        <wps:spPr bwMode="auto">
                          <a:xfrm>
                            <a:off x="9471" y="4259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27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06" name="Line 826"/>
                        <wps:cNvCnPr/>
                        <wps:spPr bwMode="auto">
                          <a:xfrm>
                            <a:off x="9471" y="177"/>
                            <a:ext cx="1" cy="0"/>
                          </a:xfrm>
                          <a:prstGeom prst="line">
                            <a:avLst/>
                          </a:prstGeom>
                          <a:noFill/>
                          <a:ln w="27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07" name="Line 825"/>
                        <wps:cNvCnPr/>
                        <wps:spPr bwMode="auto">
                          <a:xfrm>
                            <a:off x="2462" y="4259"/>
                            <a:ext cx="7009" cy="0"/>
                          </a:xfrm>
                          <a:prstGeom prst="line">
                            <a:avLst/>
                          </a:prstGeom>
                          <a:noFill/>
                          <a:ln w="27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08" name="Line 824"/>
                        <wps:cNvCnPr/>
                        <wps:spPr bwMode="auto">
                          <a:xfrm>
                            <a:off x="9471" y="4259"/>
                            <a:ext cx="1" cy="0"/>
                          </a:xfrm>
                          <a:prstGeom prst="line">
                            <a:avLst/>
                          </a:prstGeom>
                          <a:noFill/>
                          <a:ln w="27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09" name="Line 823"/>
                        <wps:cNvCnPr/>
                        <wps:spPr bwMode="auto">
                          <a:xfrm>
                            <a:off x="6356" y="177"/>
                            <a:ext cx="0" cy="4082"/>
                          </a:xfrm>
                          <a:prstGeom prst="line">
                            <a:avLst/>
                          </a:prstGeom>
                          <a:noFill/>
                          <a:ln w="41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10" name="Line 822"/>
                        <wps:cNvCnPr/>
                        <wps:spPr bwMode="auto">
                          <a:xfrm>
                            <a:off x="7135" y="177"/>
                            <a:ext cx="0" cy="4082"/>
                          </a:xfrm>
                          <a:prstGeom prst="line">
                            <a:avLst/>
                          </a:prstGeom>
                          <a:noFill/>
                          <a:ln w="68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11" name="Line 821"/>
                        <wps:cNvCnPr/>
                        <wps:spPr bwMode="auto">
                          <a:xfrm>
                            <a:off x="7914" y="177"/>
                            <a:ext cx="0" cy="4082"/>
                          </a:xfrm>
                          <a:prstGeom prst="line">
                            <a:avLst/>
                          </a:prstGeom>
                          <a:noFill/>
                          <a:ln w="677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12" name="Line 820"/>
                        <wps:cNvCnPr/>
                        <wps:spPr bwMode="auto">
                          <a:xfrm>
                            <a:off x="8692" y="177"/>
                            <a:ext cx="0" cy="4082"/>
                          </a:xfrm>
                          <a:prstGeom prst="line">
                            <a:avLst/>
                          </a:prstGeom>
                          <a:noFill/>
                          <a:ln w="409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13" name="Line 819"/>
                        <wps:cNvCnPr/>
                        <wps:spPr bwMode="auto">
                          <a:xfrm>
                            <a:off x="2462" y="4259"/>
                            <a:ext cx="69" cy="0"/>
                          </a:xfrm>
                          <a:prstGeom prst="line">
                            <a:avLst/>
                          </a:prstGeom>
                          <a:noFill/>
                          <a:ln w="27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14" name="Line 818"/>
                        <wps:cNvCnPr/>
                        <wps:spPr bwMode="auto">
                          <a:xfrm>
                            <a:off x="2531" y="4259"/>
                            <a:ext cx="1" cy="0"/>
                          </a:xfrm>
                          <a:prstGeom prst="line">
                            <a:avLst/>
                          </a:prstGeom>
                          <a:noFill/>
                          <a:ln w="27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15" name="Line 817"/>
                        <wps:cNvCnPr/>
                        <wps:spPr bwMode="auto">
                          <a:xfrm>
                            <a:off x="9471" y="4259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27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16" name="Line 816"/>
                        <wps:cNvCnPr/>
                        <wps:spPr bwMode="auto">
                          <a:xfrm>
                            <a:off x="9397" y="4259"/>
                            <a:ext cx="1" cy="0"/>
                          </a:xfrm>
                          <a:prstGeom prst="line">
                            <a:avLst/>
                          </a:prstGeom>
                          <a:noFill/>
                          <a:ln w="27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17" name="Line 815"/>
                        <wps:cNvCnPr/>
                        <wps:spPr bwMode="auto">
                          <a:xfrm>
                            <a:off x="2462" y="3673"/>
                            <a:ext cx="465" cy="0"/>
                          </a:xfrm>
                          <a:prstGeom prst="line">
                            <a:avLst/>
                          </a:prstGeom>
                          <a:noFill/>
                          <a:ln w="273">
                            <a:solidFill>
                              <a:srgbClr val="000000"/>
                            </a:solidFill>
                            <a:prstDash val="lg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18" name="Line 814"/>
                        <wps:cNvCnPr/>
                        <wps:spPr bwMode="auto">
                          <a:xfrm>
                            <a:off x="2462" y="3673"/>
                            <a:ext cx="69" cy="0"/>
                          </a:xfrm>
                          <a:prstGeom prst="line">
                            <a:avLst/>
                          </a:prstGeom>
                          <a:noFill/>
                          <a:ln w="27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19" name="Line 813"/>
                        <wps:cNvCnPr/>
                        <wps:spPr bwMode="auto">
                          <a:xfrm>
                            <a:off x="2531" y="3674"/>
                            <a:ext cx="1" cy="0"/>
                          </a:xfrm>
                          <a:prstGeom prst="line">
                            <a:avLst/>
                          </a:prstGeom>
                          <a:noFill/>
                          <a:ln w="27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20" name="Line 812"/>
                        <wps:cNvCnPr/>
                        <wps:spPr bwMode="auto">
                          <a:xfrm>
                            <a:off x="9471" y="3673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27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21" name="Line 811"/>
                        <wps:cNvCnPr/>
                        <wps:spPr bwMode="auto">
                          <a:xfrm>
                            <a:off x="9397" y="3674"/>
                            <a:ext cx="1" cy="0"/>
                          </a:xfrm>
                          <a:prstGeom prst="line">
                            <a:avLst/>
                          </a:prstGeom>
                          <a:noFill/>
                          <a:ln w="27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22" name="Line 810"/>
                        <wps:cNvCnPr/>
                        <wps:spPr bwMode="auto">
                          <a:xfrm>
                            <a:off x="2462" y="3088"/>
                            <a:ext cx="465" cy="0"/>
                          </a:xfrm>
                          <a:prstGeom prst="line">
                            <a:avLst/>
                          </a:prstGeom>
                          <a:noFill/>
                          <a:ln w="273">
                            <a:solidFill>
                              <a:srgbClr val="000000"/>
                            </a:solidFill>
                            <a:prstDash val="lg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23" name="Line 809"/>
                        <wps:cNvCnPr/>
                        <wps:spPr bwMode="auto">
                          <a:xfrm>
                            <a:off x="2462" y="3088"/>
                            <a:ext cx="69" cy="0"/>
                          </a:xfrm>
                          <a:prstGeom prst="line">
                            <a:avLst/>
                          </a:prstGeom>
                          <a:noFill/>
                          <a:ln w="27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24" name="Line 808"/>
                        <wps:cNvCnPr/>
                        <wps:spPr bwMode="auto">
                          <a:xfrm>
                            <a:off x="2531" y="3089"/>
                            <a:ext cx="1" cy="0"/>
                          </a:xfrm>
                          <a:prstGeom prst="line">
                            <a:avLst/>
                          </a:prstGeom>
                          <a:noFill/>
                          <a:ln w="27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25" name="Line 807"/>
                        <wps:cNvCnPr/>
                        <wps:spPr bwMode="auto">
                          <a:xfrm>
                            <a:off x="9471" y="3088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27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26" name="Line 806"/>
                        <wps:cNvCnPr/>
                        <wps:spPr bwMode="auto">
                          <a:xfrm>
                            <a:off x="9397" y="3089"/>
                            <a:ext cx="1" cy="0"/>
                          </a:xfrm>
                          <a:prstGeom prst="line">
                            <a:avLst/>
                          </a:prstGeom>
                          <a:noFill/>
                          <a:ln w="27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27" name="Line 805"/>
                        <wps:cNvCnPr/>
                        <wps:spPr bwMode="auto">
                          <a:xfrm>
                            <a:off x="2462" y="2508"/>
                            <a:ext cx="465" cy="0"/>
                          </a:xfrm>
                          <a:prstGeom prst="line">
                            <a:avLst/>
                          </a:prstGeom>
                          <a:noFill/>
                          <a:ln w="273">
                            <a:solidFill>
                              <a:srgbClr val="000000"/>
                            </a:solidFill>
                            <a:prstDash val="lg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28" name="Line 804"/>
                        <wps:cNvCnPr/>
                        <wps:spPr bwMode="auto">
                          <a:xfrm>
                            <a:off x="2462" y="2508"/>
                            <a:ext cx="69" cy="0"/>
                          </a:xfrm>
                          <a:prstGeom prst="line">
                            <a:avLst/>
                          </a:prstGeom>
                          <a:noFill/>
                          <a:ln w="27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29" name="Line 803"/>
                        <wps:cNvCnPr/>
                        <wps:spPr bwMode="auto">
                          <a:xfrm>
                            <a:off x="2531" y="2508"/>
                            <a:ext cx="1" cy="0"/>
                          </a:xfrm>
                          <a:prstGeom prst="line">
                            <a:avLst/>
                          </a:prstGeom>
                          <a:noFill/>
                          <a:ln w="27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30" name="Line 802"/>
                        <wps:cNvCnPr/>
                        <wps:spPr bwMode="auto">
                          <a:xfrm>
                            <a:off x="9471" y="2508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27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31" name="Line 801"/>
                        <wps:cNvCnPr/>
                        <wps:spPr bwMode="auto">
                          <a:xfrm>
                            <a:off x="9397" y="2508"/>
                            <a:ext cx="1" cy="0"/>
                          </a:xfrm>
                          <a:prstGeom prst="line">
                            <a:avLst/>
                          </a:prstGeom>
                          <a:noFill/>
                          <a:ln w="27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32" name="Line 800"/>
                        <wps:cNvCnPr/>
                        <wps:spPr bwMode="auto">
                          <a:xfrm>
                            <a:off x="2462" y="1923"/>
                            <a:ext cx="465" cy="0"/>
                          </a:xfrm>
                          <a:prstGeom prst="line">
                            <a:avLst/>
                          </a:prstGeom>
                          <a:noFill/>
                          <a:ln w="273">
                            <a:solidFill>
                              <a:srgbClr val="000000"/>
                            </a:solidFill>
                            <a:prstDash val="lg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33" name="Line 799"/>
                        <wps:cNvCnPr/>
                        <wps:spPr bwMode="auto">
                          <a:xfrm>
                            <a:off x="2462" y="1923"/>
                            <a:ext cx="69" cy="0"/>
                          </a:xfrm>
                          <a:prstGeom prst="line">
                            <a:avLst/>
                          </a:prstGeom>
                          <a:noFill/>
                          <a:ln w="27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34" name="Line 798"/>
                        <wps:cNvCnPr/>
                        <wps:spPr bwMode="auto">
                          <a:xfrm>
                            <a:off x="2531" y="1923"/>
                            <a:ext cx="1" cy="0"/>
                          </a:xfrm>
                          <a:prstGeom prst="line">
                            <a:avLst/>
                          </a:prstGeom>
                          <a:noFill/>
                          <a:ln w="27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35" name="Line 797"/>
                        <wps:cNvCnPr/>
                        <wps:spPr bwMode="auto">
                          <a:xfrm>
                            <a:off x="9471" y="1923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27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36" name="Line 796"/>
                        <wps:cNvCnPr/>
                        <wps:spPr bwMode="auto">
                          <a:xfrm>
                            <a:off x="9397" y="1923"/>
                            <a:ext cx="1" cy="0"/>
                          </a:xfrm>
                          <a:prstGeom prst="line">
                            <a:avLst/>
                          </a:prstGeom>
                          <a:noFill/>
                          <a:ln w="27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37" name="Line 795"/>
                        <wps:cNvCnPr/>
                        <wps:spPr bwMode="auto">
                          <a:xfrm>
                            <a:off x="2462" y="1342"/>
                            <a:ext cx="465" cy="0"/>
                          </a:xfrm>
                          <a:prstGeom prst="line">
                            <a:avLst/>
                          </a:prstGeom>
                          <a:noFill/>
                          <a:ln w="273">
                            <a:solidFill>
                              <a:srgbClr val="000000"/>
                            </a:solidFill>
                            <a:prstDash val="lg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38" name="Line 794"/>
                        <wps:cNvCnPr/>
                        <wps:spPr bwMode="auto">
                          <a:xfrm>
                            <a:off x="2462" y="1342"/>
                            <a:ext cx="69" cy="0"/>
                          </a:xfrm>
                          <a:prstGeom prst="line">
                            <a:avLst/>
                          </a:prstGeom>
                          <a:noFill/>
                          <a:ln w="27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39" name="Line 793"/>
                        <wps:cNvCnPr/>
                        <wps:spPr bwMode="auto">
                          <a:xfrm>
                            <a:off x="2531" y="1343"/>
                            <a:ext cx="1" cy="0"/>
                          </a:xfrm>
                          <a:prstGeom prst="line">
                            <a:avLst/>
                          </a:prstGeom>
                          <a:noFill/>
                          <a:ln w="27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40" name="Line 792"/>
                        <wps:cNvCnPr/>
                        <wps:spPr bwMode="auto">
                          <a:xfrm>
                            <a:off x="9471" y="1342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27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41" name="Line 791"/>
                        <wps:cNvCnPr/>
                        <wps:spPr bwMode="auto">
                          <a:xfrm>
                            <a:off x="9397" y="1343"/>
                            <a:ext cx="1" cy="0"/>
                          </a:xfrm>
                          <a:prstGeom prst="line">
                            <a:avLst/>
                          </a:prstGeom>
                          <a:noFill/>
                          <a:ln w="27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42" name="Line 790"/>
                        <wps:cNvCnPr/>
                        <wps:spPr bwMode="auto">
                          <a:xfrm>
                            <a:off x="2462" y="757"/>
                            <a:ext cx="69" cy="0"/>
                          </a:xfrm>
                          <a:prstGeom prst="line">
                            <a:avLst/>
                          </a:prstGeom>
                          <a:noFill/>
                          <a:ln w="27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43" name="Line 789"/>
                        <wps:cNvCnPr/>
                        <wps:spPr bwMode="auto">
                          <a:xfrm>
                            <a:off x="2531" y="758"/>
                            <a:ext cx="1" cy="0"/>
                          </a:xfrm>
                          <a:prstGeom prst="line">
                            <a:avLst/>
                          </a:prstGeom>
                          <a:noFill/>
                          <a:ln w="27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44" name="Line 788"/>
                        <wps:cNvCnPr/>
                        <wps:spPr bwMode="auto">
                          <a:xfrm>
                            <a:off x="9471" y="757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27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45" name="Line 787"/>
                        <wps:cNvCnPr/>
                        <wps:spPr bwMode="auto">
                          <a:xfrm>
                            <a:off x="9397" y="758"/>
                            <a:ext cx="1" cy="0"/>
                          </a:xfrm>
                          <a:prstGeom prst="line">
                            <a:avLst/>
                          </a:prstGeom>
                          <a:noFill/>
                          <a:ln w="27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46" name="Line 786"/>
                        <wps:cNvCnPr/>
                        <wps:spPr bwMode="auto">
                          <a:xfrm>
                            <a:off x="2462" y="177"/>
                            <a:ext cx="69" cy="0"/>
                          </a:xfrm>
                          <a:prstGeom prst="line">
                            <a:avLst/>
                          </a:prstGeom>
                          <a:noFill/>
                          <a:ln w="27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47" name="Line 785"/>
                        <wps:cNvCnPr/>
                        <wps:spPr bwMode="auto">
                          <a:xfrm>
                            <a:off x="2531" y="177"/>
                            <a:ext cx="1" cy="0"/>
                          </a:xfrm>
                          <a:prstGeom prst="line">
                            <a:avLst/>
                          </a:prstGeom>
                          <a:noFill/>
                          <a:ln w="27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48" name="Line 784"/>
                        <wps:cNvCnPr/>
                        <wps:spPr bwMode="auto">
                          <a:xfrm>
                            <a:off x="9471" y="177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27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49" name="Line 783"/>
                        <wps:cNvCnPr/>
                        <wps:spPr bwMode="auto">
                          <a:xfrm>
                            <a:off x="9397" y="177"/>
                            <a:ext cx="1" cy="0"/>
                          </a:xfrm>
                          <a:prstGeom prst="line">
                            <a:avLst/>
                          </a:prstGeom>
                          <a:noFill/>
                          <a:ln w="27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50" name="Line 782"/>
                        <wps:cNvCnPr/>
                        <wps:spPr bwMode="auto">
                          <a:xfrm>
                            <a:off x="2462" y="177"/>
                            <a:ext cx="7009" cy="0"/>
                          </a:xfrm>
                          <a:prstGeom prst="line">
                            <a:avLst/>
                          </a:prstGeom>
                          <a:noFill/>
                          <a:ln w="27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51" name="Line 781"/>
                        <wps:cNvCnPr/>
                        <wps:spPr bwMode="auto">
                          <a:xfrm>
                            <a:off x="9471" y="177"/>
                            <a:ext cx="1" cy="0"/>
                          </a:xfrm>
                          <a:prstGeom prst="line">
                            <a:avLst/>
                          </a:prstGeom>
                          <a:noFill/>
                          <a:ln w="27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52" name="Line 780"/>
                        <wps:cNvCnPr/>
                        <wps:spPr bwMode="auto">
                          <a:xfrm>
                            <a:off x="2462" y="4259"/>
                            <a:ext cx="7009" cy="0"/>
                          </a:xfrm>
                          <a:prstGeom prst="line">
                            <a:avLst/>
                          </a:prstGeom>
                          <a:noFill/>
                          <a:ln w="27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53" name="Line 779"/>
                        <wps:cNvCnPr/>
                        <wps:spPr bwMode="auto">
                          <a:xfrm>
                            <a:off x="9471" y="4259"/>
                            <a:ext cx="1" cy="0"/>
                          </a:xfrm>
                          <a:prstGeom prst="line">
                            <a:avLst/>
                          </a:prstGeom>
                          <a:noFill/>
                          <a:ln w="27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54" name="Line 778"/>
                        <wps:cNvCnPr/>
                        <wps:spPr bwMode="auto">
                          <a:xfrm>
                            <a:off x="9471" y="4259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27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55" name="Line 777"/>
                        <wps:cNvCnPr/>
                        <wps:spPr bwMode="auto">
                          <a:xfrm>
                            <a:off x="9471" y="177"/>
                            <a:ext cx="1" cy="0"/>
                          </a:xfrm>
                          <a:prstGeom prst="line">
                            <a:avLst/>
                          </a:prstGeom>
                          <a:noFill/>
                          <a:ln w="27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56" name="Line 776"/>
                        <wps:cNvCnPr/>
                        <wps:spPr bwMode="auto">
                          <a:xfrm>
                            <a:off x="2462" y="177"/>
                            <a:ext cx="0" cy="4082"/>
                          </a:xfrm>
                          <a:prstGeom prst="line">
                            <a:avLst/>
                          </a:prstGeom>
                          <a:noFill/>
                          <a:ln w="681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57" name="AutoShape 775"/>
                        <wps:cNvSpPr>
                          <a:spLocks/>
                        </wps:cNvSpPr>
                        <wps:spPr bwMode="auto">
                          <a:xfrm>
                            <a:off x="63766" y="-52337"/>
                            <a:ext cx="5950" cy="22185"/>
                          </a:xfrm>
                          <a:custGeom>
                            <a:avLst/>
                            <a:gdLst>
                              <a:gd name="T0" fmla="+- 0 3549 63766"/>
                              <a:gd name="T1" fmla="*/ T0 w 5950"/>
                              <a:gd name="T2" fmla="+- 0 3673 -52337"/>
                              <a:gd name="T3" fmla="*/ 3673 h 22185"/>
                              <a:gd name="T4" fmla="+- 0 3706 63766"/>
                              <a:gd name="T5" fmla="*/ T4 w 5950"/>
                              <a:gd name="T6" fmla="+- 0 3673 -52337"/>
                              <a:gd name="T7" fmla="*/ 3673 h 22185"/>
                              <a:gd name="T8" fmla="+- 0 3549 63766"/>
                              <a:gd name="T9" fmla="*/ T8 w 5950"/>
                              <a:gd name="T10" fmla="+- 0 3088 -52337"/>
                              <a:gd name="T11" fmla="*/ 3088 h 22185"/>
                              <a:gd name="T12" fmla="+- 0 3706 63766"/>
                              <a:gd name="T13" fmla="*/ T12 w 5950"/>
                              <a:gd name="T14" fmla="+- 0 3088 -52337"/>
                              <a:gd name="T15" fmla="*/ 3088 h 221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5950" h="22185">
                                <a:moveTo>
                                  <a:pt x="-60217" y="56010"/>
                                </a:moveTo>
                                <a:lnTo>
                                  <a:pt x="-60060" y="56010"/>
                                </a:lnTo>
                                <a:moveTo>
                                  <a:pt x="-60217" y="55425"/>
                                </a:moveTo>
                                <a:lnTo>
                                  <a:pt x="-60060" y="55425"/>
                                </a:lnTo>
                              </a:path>
                            </a:pathLst>
                          </a:custGeom>
                          <a:noFill/>
                          <a:ln w="273">
                            <a:solidFill>
                              <a:srgbClr val="000000"/>
                            </a:solidFill>
                            <a:prstDash val="lg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8" name="Rectangle 774"/>
                        <wps:cNvSpPr>
                          <a:spLocks noChangeArrowheads="1"/>
                        </wps:cNvSpPr>
                        <wps:spPr bwMode="auto">
                          <a:xfrm>
                            <a:off x="2927" y="923"/>
                            <a:ext cx="622" cy="3335"/>
                          </a:xfrm>
                          <a:prstGeom prst="rect">
                            <a:avLst/>
                          </a:prstGeom>
                          <a:solidFill>
                            <a:srgbClr val="00008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9" name="Rectangle 773"/>
                        <wps:cNvSpPr>
                          <a:spLocks noChangeArrowheads="1"/>
                        </wps:cNvSpPr>
                        <wps:spPr bwMode="auto">
                          <a:xfrm>
                            <a:off x="2927" y="923"/>
                            <a:ext cx="622" cy="3335"/>
                          </a:xfrm>
                          <a:prstGeom prst="rect">
                            <a:avLst/>
                          </a:prstGeom>
                          <a:noFill/>
                          <a:ln w="273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60" name="Line 772"/>
                        <wps:cNvCnPr/>
                        <wps:spPr bwMode="auto">
                          <a:xfrm>
                            <a:off x="4328" y="3673"/>
                            <a:ext cx="157" cy="0"/>
                          </a:xfrm>
                          <a:prstGeom prst="line">
                            <a:avLst/>
                          </a:prstGeom>
                          <a:noFill/>
                          <a:ln w="273">
                            <a:solidFill>
                              <a:srgbClr val="000000"/>
                            </a:solidFill>
                            <a:prstDash val="lg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61" name="Rectangle 771"/>
                        <wps:cNvSpPr>
                          <a:spLocks noChangeArrowheads="1"/>
                        </wps:cNvSpPr>
                        <wps:spPr bwMode="auto">
                          <a:xfrm>
                            <a:off x="3706" y="2632"/>
                            <a:ext cx="622" cy="1626"/>
                          </a:xfrm>
                          <a:prstGeom prst="rect">
                            <a:avLst/>
                          </a:prstGeom>
                          <a:solidFill>
                            <a:srgbClr val="00008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62" name="Rectangle 770"/>
                        <wps:cNvSpPr>
                          <a:spLocks noChangeArrowheads="1"/>
                        </wps:cNvSpPr>
                        <wps:spPr bwMode="auto">
                          <a:xfrm>
                            <a:off x="3706" y="2632"/>
                            <a:ext cx="622" cy="1626"/>
                          </a:xfrm>
                          <a:prstGeom prst="rect">
                            <a:avLst/>
                          </a:prstGeom>
                          <a:noFill/>
                          <a:ln w="273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63" name="Rectangle 769"/>
                        <wps:cNvSpPr>
                          <a:spLocks noChangeArrowheads="1"/>
                        </wps:cNvSpPr>
                        <wps:spPr bwMode="auto">
                          <a:xfrm>
                            <a:off x="4485" y="3641"/>
                            <a:ext cx="622" cy="617"/>
                          </a:xfrm>
                          <a:prstGeom prst="rect">
                            <a:avLst/>
                          </a:prstGeom>
                          <a:solidFill>
                            <a:srgbClr val="00008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64" name="Rectangle 768"/>
                        <wps:cNvSpPr>
                          <a:spLocks noChangeArrowheads="1"/>
                        </wps:cNvSpPr>
                        <wps:spPr bwMode="auto">
                          <a:xfrm>
                            <a:off x="4485" y="3641"/>
                            <a:ext cx="622" cy="617"/>
                          </a:xfrm>
                          <a:prstGeom prst="rect">
                            <a:avLst/>
                          </a:prstGeom>
                          <a:noFill/>
                          <a:ln w="273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65" name="Rectangle 767"/>
                        <wps:cNvSpPr>
                          <a:spLocks noChangeArrowheads="1"/>
                        </wps:cNvSpPr>
                        <wps:spPr bwMode="auto">
                          <a:xfrm>
                            <a:off x="5264" y="4065"/>
                            <a:ext cx="622" cy="193"/>
                          </a:xfrm>
                          <a:prstGeom prst="rect">
                            <a:avLst/>
                          </a:prstGeom>
                          <a:solidFill>
                            <a:srgbClr val="00008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66" name="Rectangle 766"/>
                        <wps:cNvSpPr>
                          <a:spLocks noChangeArrowheads="1"/>
                        </wps:cNvSpPr>
                        <wps:spPr bwMode="auto">
                          <a:xfrm>
                            <a:off x="5264" y="4065"/>
                            <a:ext cx="622" cy="193"/>
                          </a:xfrm>
                          <a:prstGeom prst="rect">
                            <a:avLst/>
                          </a:prstGeom>
                          <a:noFill/>
                          <a:ln w="273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67" name="Line 765"/>
                        <wps:cNvCnPr/>
                        <wps:spPr bwMode="auto">
                          <a:xfrm>
                            <a:off x="6043" y="4231"/>
                            <a:ext cx="622" cy="0"/>
                          </a:xfrm>
                          <a:prstGeom prst="line">
                            <a:avLst/>
                          </a:prstGeom>
                          <a:noFill/>
                          <a:ln w="35214">
                            <a:solidFill>
                              <a:srgbClr val="00008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68" name="Rectangle 764"/>
                        <wps:cNvSpPr>
                          <a:spLocks noChangeArrowheads="1"/>
                        </wps:cNvSpPr>
                        <wps:spPr bwMode="auto">
                          <a:xfrm>
                            <a:off x="6043" y="4203"/>
                            <a:ext cx="622" cy="55"/>
                          </a:xfrm>
                          <a:prstGeom prst="rect">
                            <a:avLst/>
                          </a:prstGeom>
                          <a:noFill/>
                          <a:ln w="273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69" name="Line 763"/>
                        <wps:cNvCnPr/>
                        <wps:spPr bwMode="auto">
                          <a:xfrm>
                            <a:off x="6821" y="4252"/>
                            <a:ext cx="623" cy="0"/>
                          </a:xfrm>
                          <a:prstGeom prst="line">
                            <a:avLst/>
                          </a:prstGeom>
                          <a:noFill/>
                          <a:ln w="8735">
                            <a:solidFill>
                              <a:srgbClr val="00008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70" name="Line 762"/>
                        <wps:cNvCnPr/>
                        <wps:spPr bwMode="auto">
                          <a:xfrm>
                            <a:off x="6821" y="4252"/>
                            <a:ext cx="623" cy="0"/>
                          </a:xfrm>
                          <a:prstGeom prst="line">
                            <a:avLst/>
                          </a:prstGeom>
                          <a:noFill/>
                          <a:ln w="900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71" name="Line 761"/>
                        <wps:cNvCnPr/>
                        <wps:spPr bwMode="auto">
                          <a:xfrm>
                            <a:off x="7600" y="4256"/>
                            <a:ext cx="622" cy="0"/>
                          </a:xfrm>
                          <a:prstGeom prst="line">
                            <a:avLst/>
                          </a:prstGeom>
                          <a:noFill/>
                          <a:ln w="3003">
                            <a:solidFill>
                              <a:srgbClr val="00008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72" name="Line 760"/>
                        <wps:cNvCnPr/>
                        <wps:spPr bwMode="auto">
                          <a:xfrm>
                            <a:off x="7600" y="4256"/>
                            <a:ext cx="622" cy="0"/>
                          </a:xfrm>
                          <a:prstGeom prst="line">
                            <a:avLst/>
                          </a:prstGeom>
                          <a:noFill/>
                          <a:ln w="3277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73" name="Line 759"/>
                        <wps:cNvCnPr/>
                        <wps:spPr bwMode="auto">
                          <a:xfrm>
                            <a:off x="8379" y="4256"/>
                            <a:ext cx="622" cy="0"/>
                          </a:xfrm>
                          <a:prstGeom prst="line">
                            <a:avLst/>
                          </a:prstGeom>
                          <a:noFill/>
                          <a:ln w="3003">
                            <a:solidFill>
                              <a:srgbClr val="00008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74" name="Line 758"/>
                        <wps:cNvCnPr/>
                        <wps:spPr bwMode="auto">
                          <a:xfrm>
                            <a:off x="8379" y="4256"/>
                            <a:ext cx="622" cy="0"/>
                          </a:xfrm>
                          <a:prstGeom prst="line">
                            <a:avLst/>
                          </a:prstGeom>
                          <a:noFill/>
                          <a:ln w="3277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75" name="Line 757"/>
                        <wps:cNvCnPr/>
                        <wps:spPr bwMode="auto">
                          <a:xfrm>
                            <a:off x="2462" y="4259"/>
                            <a:ext cx="7009" cy="0"/>
                          </a:xfrm>
                          <a:prstGeom prst="line">
                            <a:avLst/>
                          </a:prstGeom>
                          <a:noFill/>
                          <a:ln w="27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1B84CAB" id="Group 756" o:spid="_x0000_s1026" style="position:absolute;margin-left:123.05pt;margin-top:8.8pt;width:350.6pt;height:204.2pt;z-index:-251552768;mso-position-horizontal-relative:page" coordorigin="2461,176" coordsize="7012,40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">
                <v:line id="Line 851" o:spid="_x0000_s1027" style="position:absolute;visibility:visible;mso-wrap-style:square" from="3241,177" to="3241,9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" strokeweight=".01897mm">
                  <v:stroke dashstyle="longDash"/>
                </v:line>
                <v:line id="Line 850" o:spid="_x0000_s1028" style="position:absolute;visibility:visible;mso-wrap-style:square" from="4020,177" to="4020,2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" strokeweight=".0114mm">
                  <v:stroke dashstyle="longDash"/>
                </v:line>
                <v:line id="Line 849" o:spid="_x0000_s1029" style="position:absolute;visibility:visible;mso-wrap-style:square" from="4798,177" to="4798,36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" strokeweight=".01892mm">
                  <v:stroke dashstyle="longDash"/>
                </v:line>
                <v:line id="Line 848" o:spid="_x0000_s1030" style="position:absolute;visibility:visible;mso-wrap-style:square" from="5577,177" to="5577,40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" strokeweight=".01903mm">
                  <v:stroke dashstyle="longDash"/>
                </v:line>
                <v:line id="Line 847" o:spid="_x0000_s1031" style="position:absolute;visibility:visible;mso-wrap-style:square" from="5107,3673" to="9471,36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" strokeweight=".00758mm">
                  <v:stroke dashstyle="longDash"/>
                </v:line>
                <v:shape id="AutoShape 846" o:spid="_x0000_s1032" style="position:absolute;left:9471;top:3674;width:2;height:2;visibility:visible;mso-wrap-style:square;v-text-anchor:top" coordsize="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" path="m,l1,m,l1,e" filled="f" strokeweight=".00758mm">
                  <v:path arrowok="t" o:connecttype="custom" o:connectlocs="0,0;2,0;0,0;2,0" o:connectangles="0,0,0,0"/>
                </v:shape>
                <v:line id="Line 845" o:spid="_x0000_s1033" style="position:absolute;visibility:visible;mso-wrap-style:square" from="4328,3088" to="9471,30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" strokeweight=".00758mm">
                  <v:stroke dashstyle="longDash"/>
                </v:line>
                <v:shape id="AutoShape 844" o:spid="_x0000_s1034" style="position:absolute;left:9471;top:3089;width:2;height:2;visibility:visible;mso-wrap-style:square;v-text-anchor:top" coordsize="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" path="m,l1,m,l1,e" filled="f" strokeweight=".00758mm">
                  <v:path arrowok="t" o:connecttype="custom" o:connectlocs="0,0;2,0;0,0;2,0" o:connectangles="0,0,0,0"/>
                </v:shape>
                <v:line id="Line 843" o:spid="_x0000_s1035" style="position:absolute;visibility:visible;mso-wrap-style:square" from="3549,2508" to="9471,25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" strokeweight=".00758mm">
                  <v:stroke dashstyle="longDash"/>
                </v:line>
                <v:shape id="AutoShape 842" o:spid="_x0000_s1036" style="position:absolute;left:9471;top:2508;width:2;height:2;visibility:visible;mso-wrap-style:square;v-text-anchor:top" coordsize="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" path="m,l1,m,l1,e" filled="f" strokeweight=".00758mm">
                  <v:path arrowok="t" o:connecttype="custom" o:connectlocs="0,0;2,0;0,0;2,0" o:connectangles="0,0,0,0"/>
                </v:shape>
                <v:line id="Line 841" o:spid="_x0000_s1037" style="position:absolute;visibility:visible;mso-wrap-style:square" from="3549,1923" to="9471,19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" strokeweight=".00758mm">
                  <v:stroke dashstyle="longDash"/>
                </v:line>
                <v:shape id="AutoShape 840" o:spid="_x0000_s1038" style="position:absolute;left:9471;top:1923;width:2;height:2;visibility:visible;mso-wrap-style:square;v-text-anchor:top" coordsize="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" path="m,l1,m,l1,e" filled="f" strokeweight=".00758mm">
                  <v:path arrowok="t" o:connecttype="custom" o:connectlocs="0,0;2,0;0,0;2,0" o:connectangles="0,0,0,0"/>
                </v:shape>
                <v:line id="Line 839" o:spid="_x0000_s1039" style="position:absolute;visibility:visible;mso-wrap-style:square" from="3549,1342" to="9471,13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" strokeweight=".00758mm">
                  <v:stroke dashstyle="longDash"/>
                </v:line>
                <v:shape id="AutoShape 838" o:spid="_x0000_s1040" style="position:absolute;left:9471;top:1343;width:2;height:2;visibility:visible;mso-wrap-style:square;v-text-anchor:top" coordsize="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" path="m,l1,m,l1,e" filled="f" strokeweight=".00758mm">
                  <v:path arrowok="t" o:connecttype="custom" o:connectlocs="0,0;2,0;0,0;2,0" o:connectangles="0,0,0,0"/>
                </v:shape>
                <v:line id="Line 837" o:spid="_x0000_s1041" style="position:absolute;visibility:visible;mso-wrap-style:square" from="2462,757" to="9471,7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" strokeweight=".00758mm">
                  <v:stroke dashstyle="longDash"/>
                </v:line>
                <v:shape id="AutoShape 836" o:spid="_x0000_s1042" style="position:absolute;left:9471;top:758;width:2;height:2;visibility:visible;mso-wrap-style:square;v-text-anchor:top" coordsize="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" path="m,l1,m,l1,e" filled="f" strokeweight=".00758mm">
                  <v:path arrowok="t" o:connecttype="custom" o:connectlocs="0,0;2,0;0,0;2,0" o:connectangles="0,0,0,0"/>
                </v:shape>
                <v:line id="Line 835" o:spid="_x0000_s1043" style="position:absolute;visibility:visible;mso-wrap-style:square" from="2462,177" to="9471,1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" strokeweight=".00758mm">
                  <v:stroke dashstyle="longDash"/>
                </v:line>
                <v:shape id="AutoShape 834" o:spid="_x0000_s1044" style="position:absolute;left:9471;top:177;width:2;height:2;visibility:visible;mso-wrap-style:square;v-text-anchor:top" coordsize="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" path="m,l1,m,l1,e" filled="f" strokeweight=".00758mm">
                  <v:path arrowok="t" o:connecttype="custom" o:connectlocs="0,0;2,0;0,0;2,0" o:connectangles="0,0,0,0"/>
                </v:shape>
                <v:line id="Line 833" o:spid="_x0000_s1045" style="position:absolute;visibility:visible;mso-wrap-style:square" from="2462,177" to="9471,1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" strokeweight=".00758mm"/>
                <v:line id="Line 832" o:spid="_x0000_s1046" style="position:absolute;visibility:visible;mso-wrap-style:square" from="9471,177" to="9472,1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" strokeweight=".00758mm"/>
                <v:line id="Line 831" o:spid="_x0000_s1047" style="position:absolute;visibility:visible;mso-wrap-style:square" from="2462,4259" to="9471,42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" strokeweight=".00758mm">
                  <v:stroke dashstyle="longDash"/>
                </v:line>
                <v:shape id="AutoShape 830" o:spid="_x0000_s1048" style="position:absolute;left:9471;top:4259;width:2;height:2;visibility:visible;mso-wrap-style:square;v-text-anchor:top" coordsize="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" path="m,l1,m,l1,e" filled="f" strokeweight=".00758mm">
                  <v:path arrowok="t" o:connecttype="custom" o:connectlocs="0,0;2,0;0,0;2,0" o:connectangles="0,0,0,0"/>
                </v:shape>
                <v:line id="Line 829" o:spid="_x0000_s1049" style="position:absolute;visibility:visible;mso-wrap-style:square" from="2462,4259" to="9471,42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" strokeweight=".00758mm"/>
                <v:line id="Line 828" o:spid="_x0000_s1050" style="position:absolute;visibility:visible;mso-wrap-style:square" from="9471,4259" to="9472,42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" strokeweight=".00758mm"/>
                <v:line id="Line 827" o:spid="_x0000_s1051" style="position:absolute;visibility:visible;mso-wrap-style:square" from="9471,4259" to="9471,42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" strokeweight=".00758mm"/>
                <v:line id="Line 826" o:spid="_x0000_s1052" style="position:absolute;visibility:visible;mso-wrap-style:square" from="9471,177" to="9472,1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" strokeweight=".00758mm"/>
                <v:line id="Line 825" o:spid="_x0000_s1053" style="position:absolute;visibility:visible;mso-wrap-style:square" from="2462,4259" to="9471,42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" strokeweight=".00758mm"/>
                <v:line id="Line 824" o:spid="_x0000_s1054" style="position:absolute;visibility:visible;mso-wrap-style:square" from="9471,4259" to="9472,42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" strokeweight=".00758mm"/>
                <v:line id="Line 823" o:spid="_x0000_s1055" style="position:absolute;visibility:visible;mso-wrap-style:square" from="6356,177" to="6356,42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" strokeweight=".0114mm"/>
                <v:line id="Line 822" o:spid="_x0000_s1056" style="position:absolute;visibility:visible;mso-wrap-style:square" from="7135,177" to="7135,42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" strokeweight=".01897mm"/>
                <v:line id="Line 821" o:spid="_x0000_s1057" style="position:absolute;visibility:visible;mso-wrap-style:square" from="7914,177" to="7914,42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" strokeweight=".01881mm"/>
                <v:line id="Line 820" o:spid="_x0000_s1058" style="position:absolute;visibility:visible;mso-wrap-style:square" from="8692,177" to="8692,42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" strokeweight=".0114mm"/>
                <v:line id="Line 819" o:spid="_x0000_s1059" style="position:absolute;visibility:visible;mso-wrap-style:square" from="2462,4259" to="2531,42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" strokeweight=".00758mm"/>
                <v:line id="Line 818" o:spid="_x0000_s1060" style="position:absolute;visibility:visible;mso-wrap-style:square" from="2531,4259" to="2532,42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" strokeweight=".00758mm"/>
                <v:line id="Line 817" o:spid="_x0000_s1061" style="position:absolute;visibility:visible;mso-wrap-style:square" from="9471,4259" to="9471,42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" strokeweight=".00758mm"/>
                <v:line id="Line 816" o:spid="_x0000_s1062" style="position:absolute;visibility:visible;mso-wrap-style:square" from="9397,4259" to="9398,42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" strokeweight=".00758mm"/>
                <v:line id="Line 815" o:spid="_x0000_s1063" style="position:absolute;visibility:visible;mso-wrap-style:square" from="2462,3673" to="2927,36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" strokeweight=".00758mm">
                  <v:stroke dashstyle="longDash"/>
                </v:line>
                <v:line id="Line 814" o:spid="_x0000_s1064" style="position:absolute;visibility:visible;mso-wrap-style:square" from="2462,3673" to="2531,36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" strokeweight=".00758mm"/>
                <v:line id="Line 813" o:spid="_x0000_s1065" style="position:absolute;visibility:visible;mso-wrap-style:square" from="2531,3674" to="2532,36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" strokeweight=".00758mm"/>
                <v:line id="Line 812" o:spid="_x0000_s1066" style="position:absolute;visibility:visible;mso-wrap-style:square" from="9471,3673" to="9471,36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" strokeweight=".00758mm"/>
                <v:line id="Line 811" o:spid="_x0000_s1067" style="position:absolute;visibility:visible;mso-wrap-style:square" from="9397,3674" to="9398,36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" strokeweight=".00758mm"/>
                <v:line id="Line 810" o:spid="_x0000_s1068" style="position:absolute;visibility:visible;mso-wrap-style:square" from="2462,3088" to="2927,30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" strokeweight=".00758mm">
                  <v:stroke dashstyle="longDash"/>
                </v:line>
                <v:line id="Line 809" o:spid="_x0000_s1069" style="position:absolute;visibility:visible;mso-wrap-style:square" from="2462,3088" to="2531,30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" strokeweight=".00758mm"/>
                <v:line id="Line 808" o:spid="_x0000_s1070" style="position:absolute;visibility:visible;mso-wrap-style:square" from="2531,3089" to="2532,30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" strokeweight=".00758mm"/>
                <v:line id="Line 807" o:spid="_x0000_s1071" style="position:absolute;visibility:visible;mso-wrap-style:square" from="9471,3088" to="9471,30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" strokeweight=".00758mm"/>
                <v:line id="Line 806" o:spid="_x0000_s1072" style="position:absolute;visibility:visible;mso-wrap-style:square" from="9397,3089" to="9398,30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" strokeweight=".00758mm"/>
                <v:line id="Line 805" o:spid="_x0000_s1073" style="position:absolute;visibility:visible;mso-wrap-style:square" from="2462,2508" to="2927,25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" strokeweight=".00758mm">
                  <v:stroke dashstyle="longDash"/>
                </v:line>
                <v:line id="Line 804" o:spid="_x0000_s1074" style="position:absolute;visibility:visible;mso-wrap-style:square" from="2462,2508" to="2531,25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" strokeweight=".00758mm"/>
                <v:line id="Line 803" o:spid="_x0000_s1075" style="position:absolute;visibility:visible;mso-wrap-style:square" from="2531,2508" to="2532,25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" strokeweight=".00758mm"/>
                <v:line id="Line 802" o:spid="_x0000_s1076" style="position:absolute;visibility:visible;mso-wrap-style:square" from="9471,2508" to="9471,25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" strokeweight=".00758mm"/>
                <v:line id="Line 801" o:spid="_x0000_s1077" style="position:absolute;visibility:visible;mso-wrap-style:square" from="9397,2508" to="9398,25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" strokeweight=".00758mm"/>
                <v:line id="Line 800" o:spid="_x0000_s1078" style="position:absolute;visibility:visible;mso-wrap-style:square" from="2462,1923" to="2927,19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" strokeweight=".00758mm">
                  <v:stroke dashstyle="longDash"/>
                </v:line>
                <v:line id="Line 799" o:spid="_x0000_s1079" style="position:absolute;visibility:visible;mso-wrap-style:square" from="2462,1923" to="2531,19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" strokeweight=".00758mm"/>
                <v:line id="Line 798" o:spid="_x0000_s1080" style="position:absolute;visibility:visible;mso-wrap-style:square" from="2531,1923" to="2532,19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" strokeweight=".00758mm"/>
                <v:line id="Line 797" o:spid="_x0000_s1081" style="position:absolute;visibility:visible;mso-wrap-style:square" from="9471,1923" to="9471,19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" strokeweight=".00758mm"/>
                <v:line id="Line 796" o:spid="_x0000_s1082" style="position:absolute;visibility:visible;mso-wrap-style:square" from="9397,1923" to="9398,19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" strokeweight=".00758mm"/>
                <v:line id="Line 795" o:spid="_x0000_s1083" style="position:absolute;visibility:visible;mso-wrap-style:square" from="2462,1342" to="2927,13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" strokeweight=".00758mm">
                  <v:stroke dashstyle="longDash"/>
                </v:line>
                <v:line id="Line 794" o:spid="_x0000_s1084" style="position:absolute;visibility:visible;mso-wrap-style:square" from="2462,1342" to="2531,13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" strokeweight=".00758mm"/>
                <v:line id="Line 793" o:spid="_x0000_s1085" style="position:absolute;visibility:visible;mso-wrap-style:square" from="2531,1343" to="2532,13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" strokeweight=".00758mm"/>
                <v:line id="Line 792" o:spid="_x0000_s1086" style="position:absolute;visibility:visible;mso-wrap-style:square" from="9471,1342" to="9471,13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" strokeweight=".00758mm"/>
                <v:line id="Line 791" o:spid="_x0000_s1087" style="position:absolute;visibility:visible;mso-wrap-style:square" from="9397,1343" to="9398,13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" strokeweight=".00758mm"/>
                <v:line id="Line 790" o:spid="_x0000_s1088" style="position:absolute;visibility:visible;mso-wrap-style:square" from="2462,757" to="2531,7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" strokeweight=".00758mm"/>
                <v:line id="Line 789" o:spid="_x0000_s1089" style="position:absolute;visibility:visible;mso-wrap-style:square" from="2531,758" to="2532,7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" strokeweight=".00758mm"/>
                <v:line id="Line 788" o:spid="_x0000_s1090" style="position:absolute;visibility:visible;mso-wrap-style:square" from="9471,757" to="9471,7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" strokeweight=".00758mm"/>
                <v:line id="Line 787" o:spid="_x0000_s1091" style="position:absolute;visibility:visible;mso-wrap-style:square" from="9397,758" to="9398,7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" strokeweight=".00758mm"/>
                <v:line id="Line 786" o:spid="_x0000_s1092" style="position:absolute;visibility:visible;mso-wrap-style:square" from="2462,177" to="2531,1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" strokeweight=".00758mm"/>
                <v:line id="Line 785" o:spid="_x0000_s1093" style="position:absolute;visibility:visible;mso-wrap-style:square" from="2531,177" to="2532,1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" strokeweight=".00758mm"/>
                <v:line id="Line 784" o:spid="_x0000_s1094" style="position:absolute;visibility:visible;mso-wrap-style:square" from="9471,177" to="9471,1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" strokeweight=".00758mm"/>
                <v:line id="Line 783" o:spid="_x0000_s1095" style="position:absolute;visibility:visible;mso-wrap-style:square" from="9397,177" to="9398,1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" strokeweight=".00758mm"/>
                <v:line id="Line 782" o:spid="_x0000_s1096" style="position:absolute;visibility:visible;mso-wrap-style:square" from="2462,177" to="9471,1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" strokeweight=".00758mm"/>
                <v:line id="Line 781" o:spid="_x0000_s1097" style="position:absolute;visibility:visible;mso-wrap-style:square" from="9471,177" to="9472,1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" strokeweight=".00758mm"/>
                <v:line id="Line 780" o:spid="_x0000_s1098" style="position:absolute;visibility:visible;mso-wrap-style:square" from="2462,4259" to="9471,42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" strokeweight=".00758mm"/>
                <v:line id="Line 779" o:spid="_x0000_s1099" style="position:absolute;visibility:visible;mso-wrap-style:square" from="9471,4259" to="9472,42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" strokeweight=".00758mm"/>
                <v:line id="Line 778" o:spid="_x0000_s1100" style="position:absolute;visibility:visible;mso-wrap-style:square" from="9471,4259" to="9471,42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" strokeweight=".00758mm"/>
                <v:line id="Line 777" o:spid="_x0000_s1101" style="position:absolute;visibility:visible;mso-wrap-style:square" from="9471,177" to="9472,1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" strokeweight=".00758mm"/>
                <v:line id="Line 776" o:spid="_x0000_s1102" style="position:absolute;visibility:visible;mso-wrap-style:square" from="2462,177" to="2462,42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" strokeweight=".01892mm"/>
                <v:shape id="AutoShape 775" o:spid="_x0000_s1103" style="position:absolute;left:63766;top:-52337;width:5950;height:22185;visibility:visible;mso-wrap-style:square;v-text-anchor:top" coordsize="5950,22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" path="m-60217,56010r157,m-60217,55425r157,e" filled="f" strokeweight=".00758mm">
                  <v:stroke dashstyle="longDash"/>
                  <v:path arrowok="t" o:connecttype="custom" o:connectlocs="-60217,3673;-60060,3673;-60217,3088;-60060,3088" o:connectangles="0,0,0,0"/>
                </v:shape>
                <v:rect id="Rectangle 774" o:spid="_x0000_s1104" style="position:absolute;left:2927;top:923;width:622;height:33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" fillcolor="#00008f" stroked="f"/>
                <v:rect id="Rectangle 773" o:spid="_x0000_s1105" style="position:absolute;left:2927;top:923;width:622;height:33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" filled="f" strokeweight=".00758mm"/>
                <v:line id="Line 772" o:spid="_x0000_s1106" style="position:absolute;visibility:visible;mso-wrap-style:square" from="4328,3673" to="4485,36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" strokeweight=".00758mm">
                  <v:stroke dashstyle="longDash"/>
                </v:line>
                <v:rect id="Rectangle 771" o:spid="_x0000_s1107" style="position:absolute;left:3706;top:2632;width:622;height:16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" fillcolor="#00008f" stroked="f"/>
                <v:rect id="Rectangle 770" o:spid="_x0000_s1108" style="position:absolute;left:3706;top:2632;width:622;height:16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" filled="f" strokeweight=".00758mm"/>
                <v:rect id="Rectangle 769" o:spid="_x0000_s1109" style="position:absolute;left:4485;top:3641;width:622;height:6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" fillcolor="#00008f" stroked="f"/>
                <v:rect id="Rectangle 768" o:spid="_x0000_s1110" style="position:absolute;left:4485;top:3641;width:622;height:6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" filled="f" strokeweight=".00758mm"/>
                <v:rect id="Rectangle 767" o:spid="_x0000_s1111" style="position:absolute;left:5264;top:4065;width:622;height:1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" fillcolor="#00008f" stroked="f"/>
                <v:rect id="Rectangle 766" o:spid="_x0000_s1112" style="position:absolute;left:5264;top:4065;width:622;height:1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" filled="f" strokeweight=".00758mm"/>
                <v:line id="Line 765" o:spid="_x0000_s1113" style="position:absolute;visibility:visible;mso-wrap-style:square" from="6043,4231" to="6665,42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" strokecolor="#00008f" strokeweight=".97817mm"/>
                <v:rect id="Rectangle 764" o:spid="_x0000_s1114" style="position:absolute;left:6043;top:4203;width:622;height: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" filled="f" strokeweight=".00758mm"/>
                <v:line id="Line 763" o:spid="_x0000_s1115" style="position:absolute;visibility:visible;mso-wrap-style:square" from="6821,4252" to="7444,42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" strokecolor="#00008f" strokeweight=".24264mm"/>
                <v:line id="Line 762" o:spid="_x0000_s1116" style="position:absolute;visibility:visible;mso-wrap-style:square" from="6821,4252" to="7444,42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" strokeweight=".25022mm"/>
                <v:line id="Line 761" o:spid="_x0000_s1117" style="position:absolute;visibility:visible;mso-wrap-style:square" from="7600,4256" to="8222,42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" strokecolor="#00008f" strokeweight=".08342mm"/>
                <v:line id="Line 760" o:spid="_x0000_s1118" style="position:absolute;visibility:visible;mso-wrap-style:square" from="7600,4256" to="8222,42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" strokeweight=".09103mm"/>
                <v:line id="Line 759" o:spid="_x0000_s1119" style="position:absolute;visibility:visible;mso-wrap-style:square" from="8379,4256" to="9001,42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" strokecolor="#00008f" strokeweight=".08342mm"/>
                <v:line id="Line 758" o:spid="_x0000_s1120" style="position:absolute;visibility:visible;mso-wrap-style:square" from="8379,4256" to="9001,42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" strokeweight=".09103mm"/>
                <v:line id="Line 757" o:spid="_x0000_s1121" style="position:absolute;visibility:visible;mso-wrap-style:square" from="2462,4259" to="9471,42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" strokeweight=".00758mm"/>
                <w10:wrap anchorx="page"/>
              </v:group>
            </w:pict>
          </mc:Fallback>
        </mc:AlternateContent>
      </w:r>
      <w:r w:rsidR="00FA655D">
        <w:rPr>
          <w:rFonts w:ascii="Calibri"/>
          <w:sz w:val="18"/>
        </w:rPr>
        <w:t>0.7</w:t>
      </w:r>
    </w:p>
    <w:p w14:paraId="08B4E556" w14:textId="77777777" w:rsidR="00ED6B8B" w:rsidRDefault="00ED6B8B" w:rsidP="00F672C4">
      <w:pPr>
        <w:pStyle w:val="BodyText"/>
        <w:spacing w:before="4"/>
        <w:rPr>
          <w:rFonts w:ascii="Calibri"/>
          <w:sz w:val="23"/>
        </w:rPr>
      </w:pPr>
    </w:p>
    <w:p w14:paraId="1ECEC2A0" w14:textId="77777777" w:rsidR="00ED6B8B" w:rsidRDefault="00FA655D" w:rsidP="00F672C4">
      <w:pPr>
        <w:spacing w:before="75"/>
        <w:ind w:left="593"/>
        <w:rPr>
          <w:rFonts w:ascii="Calibri"/>
          <w:sz w:val="18"/>
        </w:rPr>
      </w:pPr>
      <w:r>
        <w:rPr>
          <w:rFonts w:ascii="Calibri"/>
          <w:sz w:val="18"/>
        </w:rPr>
        <w:t>0.6</w:t>
      </w:r>
    </w:p>
    <w:p w14:paraId="7D0D384E" w14:textId="77777777" w:rsidR="00ED6B8B" w:rsidRDefault="00ED6B8B" w:rsidP="00F672C4">
      <w:pPr>
        <w:pStyle w:val="BodyText"/>
        <w:spacing w:before="9"/>
        <w:rPr>
          <w:rFonts w:ascii="Calibri"/>
          <w:sz w:val="23"/>
        </w:rPr>
      </w:pPr>
    </w:p>
    <w:p w14:paraId="7F3613C6" w14:textId="77777777" w:rsidR="00ED6B8B" w:rsidRDefault="00890932" w:rsidP="00F672C4">
      <w:pPr>
        <w:spacing w:before="75"/>
        <w:ind w:left="593"/>
        <w:rPr>
          <w:rFonts w:ascii="Calibri"/>
          <w:sz w:val="18"/>
        </w:rPr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501568" behindDoc="0" locked="0" layoutInCell="1" allowOverlap="1" wp14:anchorId="1DEF12A1" wp14:editId="77AA74AA">
                <wp:simplePos x="0" y="0"/>
                <wp:positionH relativeFrom="page">
                  <wp:posOffset>1249045</wp:posOffset>
                </wp:positionH>
                <wp:positionV relativeFrom="paragraph">
                  <wp:posOffset>53340</wp:posOffset>
                </wp:positionV>
                <wp:extent cx="142875" cy="1236980"/>
                <wp:effectExtent l="1270" t="0" r="0" b="0"/>
                <wp:wrapNone/>
                <wp:docPr id="779" name="Text Box 7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2875" cy="1236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AAAC0C2" w14:textId="77777777" w:rsidR="00B0570F" w:rsidRDefault="00B0570F">
                            <w:pPr>
                              <w:spacing w:line="215" w:lineRule="exact"/>
                              <w:ind w:left="20" w:right="-678"/>
                              <w:rPr>
                                <w:rFonts w:ascii="Calibri"/>
                                <w:sz w:val="18"/>
                              </w:rPr>
                            </w:pPr>
                            <w:r>
                              <w:rPr>
                                <w:rFonts w:ascii="Calibri"/>
                                <w:spacing w:val="1"/>
                                <w:w w:val="102"/>
                                <w:sz w:val="18"/>
                              </w:rPr>
                              <w:t>P</w:t>
                            </w:r>
                            <w:r>
                              <w:rPr>
                                <w:rFonts w:ascii="Calibri"/>
                                <w:w w:val="102"/>
                                <w:sz w:val="18"/>
                              </w:rPr>
                              <w:t>r</w:t>
                            </w:r>
                            <w:r>
                              <w:rPr>
                                <w:rFonts w:ascii="Calibri"/>
                                <w:spacing w:val="-1"/>
                                <w:w w:val="102"/>
                                <w:sz w:val="18"/>
                              </w:rPr>
                              <w:t>o</w:t>
                            </w:r>
                            <w:r>
                              <w:rPr>
                                <w:rFonts w:ascii="Calibri"/>
                                <w:w w:val="102"/>
                                <w:sz w:val="18"/>
                              </w:rPr>
                              <w:t>b</w:t>
                            </w:r>
                            <w:r>
                              <w:rPr>
                                <w:rFonts w:ascii="Calibri"/>
                                <w:spacing w:val="-1"/>
                                <w:w w:val="102"/>
                                <w:sz w:val="18"/>
                              </w:rPr>
                              <w:t>a</w:t>
                            </w:r>
                            <w:r>
                              <w:rPr>
                                <w:rFonts w:ascii="Calibri"/>
                                <w:w w:val="102"/>
                                <w:sz w:val="18"/>
                              </w:rPr>
                              <w:t>b</w:t>
                            </w:r>
                            <w:r>
                              <w:rPr>
                                <w:rFonts w:ascii="Calibri"/>
                                <w:spacing w:val="-1"/>
                                <w:w w:val="101"/>
                                <w:sz w:val="18"/>
                              </w:rPr>
                              <w:t>ili</w:t>
                            </w:r>
                            <w:r>
                              <w:rPr>
                                <w:rFonts w:ascii="Calibri"/>
                                <w:spacing w:val="-3"/>
                                <w:w w:val="102"/>
                                <w:sz w:val="18"/>
                              </w:rPr>
                              <w:t>t</w:t>
                            </w:r>
                            <w:r>
                              <w:rPr>
                                <w:rFonts w:ascii="Calibri"/>
                                <w:w w:val="102"/>
                                <w:sz w:val="18"/>
                              </w:rPr>
                              <w:t>y</w:t>
                            </w:r>
                            <w:r>
                              <w:rPr>
                                <w:rFonts w:ascii="Calibri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  <w:w w:val="102"/>
                                <w:sz w:val="18"/>
                              </w:rPr>
                              <w:t>o</w:t>
                            </w:r>
                            <w:r>
                              <w:rPr>
                                <w:rFonts w:ascii="Calibri"/>
                                <w:w w:val="102"/>
                                <w:sz w:val="18"/>
                              </w:rPr>
                              <w:t>f</w:t>
                            </w:r>
                            <w:r>
                              <w:rPr>
                                <w:rFonts w:ascii="Calibri"/>
                                <w:spacing w:val="-1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2"/>
                                <w:w w:val="102"/>
                                <w:sz w:val="18"/>
                              </w:rPr>
                              <w:t>O</w:t>
                            </w:r>
                            <w:r>
                              <w:rPr>
                                <w:rFonts w:ascii="Calibri"/>
                                <w:w w:val="102"/>
                                <w:sz w:val="18"/>
                              </w:rPr>
                              <w:t>ccurrence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DEF12A1" id="Text Box 755" o:spid="_x0000_s1480" type="#_x0000_t202" style="position:absolute;left:0;text-align:left;margin-left:98.35pt;margin-top:4.2pt;width:11.25pt;height:97.4pt;z-index:2515015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" filled="f" stroked="f">
                <v:textbox style="layout-flow:vertical;mso-layout-flow-alt:bottom-to-top" inset="0,0,0,0">
                  <w:txbxContent>
                    <w:p w14:paraId="1AAAC0C2" w14:textId="77777777" w:rsidR="00B0570F" w:rsidRDefault="00B0570F">
                      <w:pPr>
                        <w:spacing w:line="215" w:lineRule="exact"/>
                        <w:ind w:left="20" w:right="-678"/>
                        <w:rPr>
                          <w:rFonts w:ascii="Calibri"/>
                          <w:sz w:val="18"/>
                        </w:rPr>
                      </w:pPr>
                      <w:r>
                        <w:rPr>
                          <w:rFonts w:ascii="Calibri"/>
                          <w:spacing w:val="1"/>
                          <w:w w:val="102"/>
                          <w:sz w:val="18"/>
                        </w:rPr>
                        <w:t>P</w:t>
                      </w:r>
                      <w:r>
                        <w:rPr>
                          <w:rFonts w:ascii="Calibri"/>
                          <w:w w:val="102"/>
                          <w:sz w:val="18"/>
                        </w:rPr>
                        <w:t>r</w:t>
                      </w:r>
                      <w:r>
                        <w:rPr>
                          <w:rFonts w:ascii="Calibri"/>
                          <w:spacing w:val="-1"/>
                          <w:w w:val="102"/>
                          <w:sz w:val="18"/>
                        </w:rPr>
                        <w:t>o</w:t>
                      </w:r>
                      <w:r>
                        <w:rPr>
                          <w:rFonts w:ascii="Calibri"/>
                          <w:w w:val="102"/>
                          <w:sz w:val="18"/>
                        </w:rPr>
                        <w:t>b</w:t>
                      </w:r>
                      <w:r>
                        <w:rPr>
                          <w:rFonts w:ascii="Calibri"/>
                          <w:spacing w:val="-1"/>
                          <w:w w:val="102"/>
                          <w:sz w:val="18"/>
                        </w:rPr>
                        <w:t>a</w:t>
                      </w:r>
                      <w:r>
                        <w:rPr>
                          <w:rFonts w:ascii="Calibri"/>
                          <w:w w:val="102"/>
                          <w:sz w:val="18"/>
                        </w:rPr>
                        <w:t>b</w:t>
                      </w:r>
                      <w:r>
                        <w:rPr>
                          <w:rFonts w:ascii="Calibri"/>
                          <w:spacing w:val="-1"/>
                          <w:w w:val="101"/>
                          <w:sz w:val="18"/>
                        </w:rPr>
                        <w:t>ili</w:t>
                      </w:r>
                      <w:r>
                        <w:rPr>
                          <w:rFonts w:ascii="Calibri"/>
                          <w:spacing w:val="-3"/>
                          <w:w w:val="102"/>
                          <w:sz w:val="18"/>
                        </w:rPr>
                        <w:t>t</w:t>
                      </w:r>
                      <w:r>
                        <w:rPr>
                          <w:rFonts w:ascii="Calibri"/>
                          <w:w w:val="102"/>
                          <w:sz w:val="18"/>
                        </w:rPr>
                        <w:t>y</w:t>
                      </w:r>
                      <w:r>
                        <w:rPr>
                          <w:rFonts w:ascii="Calibri"/>
                          <w:sz w:val="18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1"/>
                          <w:w w:val="102"/>
                          <w:sz w:val="18"/>
                        </w:rPr>
                        <w:t>o</w:t>
                      </w:r>
                      <w:r>
                        <w:rPr>
                          <w:rFonts w:ascii="Calibri"/>
                          <w:w w:val="102"/>
                          <w:sz w:val="18"/>
                        </w:rPr>
                        <w:t>f</w:t>
                      </w:r>
                      <w:r>
                        <w:rPr>
                          <w:rFonts w:ascii="Calibri"/>
                          <w:spacing w:val="-1"/>
                          <w:sz w:val="18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2"/>
                          <w:w w:val="102"/>
                          <w:sz w:val="18"/>
                        </w:rPr>
                        <w:t>O</w:t>
                      </w:r>
                      <w:r>
                        <w:rPr>
                          <w:rFonts w:ascii="Calibri"/>
                          <w:w w:val="102"/>
                          <w:sz w:val="18"/>
                        </w:rPr>
                        <w:t>ccurrence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FA655D">
        <w:rPr>
          <w:rFonts w:ascii="Calibri"/>
          <w:sz w:val="18"/>
        </w:rPr>
        <w:t>0.5</w:t>
      </w:r>
    </w:p>
    <w:p w14:paraId="58A1947B" w14:textId="77777777" w:rsidR="00ED6B8B" w:rsidRDefault="00ED6B8B" w:rsidP="00F672C4">
      <w:pPr>
        <w:pStyle w:val="BodyText"/>
        <w:spacing w:before="4"/>
        <w:rPr>
          <w:rFonts w:ascii="Calibri"/>
          <w:sz w:val="23"/>
        </w:rPr>
      </w:pPr>
    </w:p>
    <w:p w14:paraId="49CA0EC5" w14:textId="77777777" w:rsidR="00ED6B8B" w:rsidRDefault="00FA655D" w:rsidP="00F672C4">
      <w:pPr>
        <w:spacing w:before="76"/>
        <w:ind w:left="593"/>
        <w:rPr>
          <w:rFonts w:ascii="Calibri"/>
          <w:sz w:val="18"/>
        </w:rPr>
      </w:pPr>
      <w:r>
        <w:rPr>
          <w:rFonts w:ascii="Calibri"/>
          <w:sz w:val="18"/>
        </w:rPr>
        <w:t>0.4</w:t>
      </w:r>
    </w:p>
    <w:p w14:paraId="67A57E78" w14:textId="77777777" w:rsidR="00ED6B8B" w:rsidRDefault="00ED6B8B" w:rsidP="00F672C4">
      <w:pPr>
        <w:pStyle w:val="BodyText"/>
        <w:spacing w:before="9"/>
        <w:rPr>
          <w:rFonts w:ascii="Calibri"/>
          <w:sz w:val="23"/>
        </w:rPr>
      </w:pPr>
    </w:p>
    <w:p w14:paraId="52F1B8CE" w14:textId="77777777" w:rsidR="00ED6B8B" w:rsidRDefault="00FA655D" w:rsidP="00F672C4">
      <w:pPr>
        <w:spacing w:before="75"/>
        <w:ind w:left="593"/>
        <w:rPr>
          <w:rFonts w:ascii="Calibri"/>
          <w:sz w:val="18"/>
        </w:rPr>
      </w:pPr>
      <w:r>
        <w:rPr>
          <w:rFonts w:ascii="Calibri"/>
          <w:sz w:val="18"/>
        </w:rPr>
        <w:t>0.3</w:t>
      </w:r>
    </w:p>
    <w:p w14:paraId="1E4B904D" w14:textId="77777777" w:rsidR="00ED6B8B" w:rsidRDefault="00ED6B8B" w:rsidP="00F672C4">
      <w:pPr>
        <w:pStyle w:val="BodyText"/>
        <w:spacing w:before="4"/>
        <w:rPr>
          <w:rFonts w:ascii="Calibri"/>
          <w:sz w:val="23"/>
        </w:rPr>
      </w:pPr>
    </w:p>
    <w:p w14:paraId="53EBAF2A" w14:textId="77777777" w:rsidR="00ED6B8B" w:rsidRDefault="00FA655D" w:rsidP="00F672C4">
      <w:pPr>
        <w:spacing w:before="75"/>
        <w:ind w:left="593"/>
        <w:rPr>
          <w:rFonts w:ascii="Calibri"/>
          <w:sz w:val="18"/>
        </w:rPr>
      </w:pPr>
      <w:r>
        <w:rPr>
          <w:rFonts w:ascii="Calibri"/>
          <w:sz w:val="18"/>
        </w:rPr>
        <w:t>0.2</w:t>
      </w:r>
    </w:p>
    <w:p w14:paraId="13ABCC41" w14:textId="77777777" w:rsidR="00ED6B8B" w:rsidRDefault="00ED6B8B" w:rsidP="00F672C4">
      <w:pPr>
        <w:pStyle w:val="BodyText"/>
        <w:spacing w:before="9"/>
        <w:rPr>
          <w:rFonts w:ascii="Calibri"/>
          <w:sz w:val="23"/>
        </w:rPr>
      </w:pPr>
    </w:p>
    <w:p w14:paraId="40C7A5F7" w14:textId="77777777" w:rsidR="00ED6B8B" w:rsidRDefault="00FA655D" w:rsidP="00F672C4">
      <w:pPr>
        <w:spacing w:before="75"/>
        <w:ind w:left="593"/>
        <w:rPr>
          <w:rFonts w:ascii="Calibri"/>
          <w:sz w:val="18"/>
        </w:rPr>
      </w:pPr>
      <w:r>
        <w:rPr>
          <w:rFonts w:ascii="Calibri"/>
          <w:sz w:val="18"/>
        </w:rPr>
        <w:t>0.1</w:t>
      </w:r>
    </w:p>
    <w:p w14:paraId="4636D217" w14:textId="77777777" w:rsidR="00ED6B8B" w:rsidRDefault="00ED6B8B" w:rsidP="00F672C4">
      <w:pPr>
        <w:pStyle w:val="BodyText"/>
        <w:spacing w:before="9"/>
        <w:rPr>
          <w:rFonts w:ascii="Calibri"/>
          <w:sz w:val="23"/>
        </w:rPr>
      </w:pPr>
    </w:p>
    <w:p w14:paraId="4026A2A2" w14:textId="77777777" w:rsidR="00ED6B8B" w:rsidRDefault="00FA655D" w:rsidP="00F672C4">
      <w:pPr>
        <w:tabs>
          <w:tab w:val="left" w:pos="1574"/>
          <w:tab w:val="left" w:pos="2353"/>
          <w:tab w:val="left" w:pos="3132"/>
          <w:tab w:val="left" w:pos="3910"/>
          <w:tab w:val="left" w:pos="4689"/>
          <w:tab w:val="left" w:pos="5468"/>
          <w:tab w:val="left" w:pos="6247"/>
          <w:tab w:val="left" w:pos="7026"/>
        </w:tabs>
        <w:spacing w:before="75" w:line="313" w:lineRule="exact"/>
        <w:ind w:left="731"/>
        <w:rPr>
          <w:rFonts w:ascii="Calibri"/>
          <w:sz w:val="18"/>
        </w:rPr>
      </w:pPr>
      <w:r>
        <w:rPr>
          <w:rFonts w:ascii="Calibri"/>
          <w:position w:val="12"/>
          <w:sz w:val="18"/>
        </w:rPr>
        <w:t>0</w:t>
      </w:r>
      <w:r>
        <w:rPr>
          <w:rFonts w:ascii="Calibri"/>
          <w:position w:val="12"/>
          <w:sz w:val="18"/>
        </w:rPr>
        <w:tab/>
      </w:r>
      <w:r>
        <w:rPr>
          <w:rFonts w:ascii="Calibri"/>
          <w:sz w:val="18"/>
        </w:rPr>
        <w:t>2</w:t>
      </w:r>
      <w:r>
        <w:rPr>
          <w:rFonts w:ascii="Calibri"/>
          <w:sz w:val="18"/>
        </w:rPr>
        <w:tab/>
        <w:t>3</w:t>
      </w:r>
      <w:r>
        <w:rPr>
          <w:rFonts w:ascii="Calibri"/>
          <w:sz w:val="18"/>
        </w:rPr>
        <w:tab/>
        <w:t>4</w:t>
      </w:r>
      <w:r>
        <w:rPr>
          <w:rFonts w:ascii="Calibri"/>
          <w:sz w:val="18"/>
        </w:rPr>
        <w:tab/>
        <w:t>5</w:t>
      </w:r>
      <w:r>
        <w:rPr>
          <w:rFonts w:ascii="Calibri"/>
          <w:sz w:val="18"/>
        </w:rPr>
        <w:tab/>
        <w:t>6</w:t>
      </w:r>
      <w:r>
        <w:rPr>
          <w:rFonts w:ascii="Calibri"/>
          <w:sz w:val="18"/>
        </w:rPr>
        <w:tab/>
        <w:t>7</w:t>
      </w:r>
      <w:r>
        <w:rPr>
          <w:rFonts w:ascii="Calibri"/>
          <w:sz w:val="18"/>
        </w:rPr>
        <w:tab/>
        <w:t>8</w:t>
      </w:r>
      <w:r>
        <w:rPr>
          <w:rFonts w:ascii="Calibri"/>
          <w:sz w:val="18"/>
        </w:rPr>
        <w:tab/>
        <w:t>9</w:t>
      </w:r>
    </w:p>
    <w:p w14:paraId="2539F85F" w14:textId="77777777" w:rsidR="00ED6B8B" w:rsidRDefault="00FA655D" w:rsidP="00F672C4">
      <w:pPr>
        <w:spacing w:line="193" w:lineRule="exact"/>
        <w:ind w:left="3109"/>
        <w:rPr>
          <w:rFonts w:ascii="Calibri"/>
          <w:sz w:val="18"/>
        </w:rPr>
      </w:pPr>
      <w:r>
        <w:rPr>
          <w:rFonts w:ascii="Calibri"/>
          <w:sz w:val="18"/>
        </w:rPr>
        <w:t>Number of Collided Tags per  Slot</w:t>
      </w:r>
    </w:p>
    <w:p w14:paraId="3BFA0DFB" w14:textId="77777777" w:rsidR="00ED6B8B" w:rsidRDefault="00ED6B8B" w:rsidP="00F672C4">
      <w:pPr>
        <w:pStyle w:val="BodyText"/>
        <w:spacing w:before="3"/>
        <w:rPr>
          <w:rFonts w:ascii="Calibri"/>
          <w:sz w:val="18"/>
        </w:rPr>
      </w:pPr>
    </w:p>
    <w:p w14:paraId="02F73C3D" w14:textId="77777777" w:rsidR="00ED6B8B" w:rsidRDefault="00890932">
      <w:pPr>
        <w:pStyle w:val="BodyText"/>
        <w:spacing w:before="226" w:line="136" w:lineRule="auto"/>
        <w:ind w:left="108" w:right="2157"/>
        <w:rPr>
          <w:rFonts w:ascii="Bookman Old Style" w:hAnsi="Bookman Old Style"/>
          <w:i/>
        </w:rPr>
        <w:pPrChange w:id="586" w:author="Raghda Wahdan" w:date="2017-11-06T13:08:00Z">
          <w:pPr>
            <w:pStyle w:val="BodyText"/>
            <w:spacing w:before="226" w:line="136" w:lineRule="auto"/>
            <w:ind w:left="108" w:right="2157"/>
            <w:jc w:val="both"/>
          </w:pPr>
        </w:pPrChange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69856" behindDoc="1" locked="0" layoutInCell="1" allowOverlap="1" wp14:anchorId="614A9737" wp14:editId="059803C2">
                <wp:simplePos x="0" y="0"/>
                <wp:positionH relativeFrom="page">
                  <wp:posOffset>1939925</wp:posOffset>
                </wp:positionH>
                <wp:positionV relativeFrom="paragraph">
                  <wp:posOffset>356870</wp:posOffset>
                </wp:positionV>
                <wp:extent cx="53975" cy="143510"/>
                <wp:effectExtent l="0" t="4445" r="0" b="4445"/>
                <wp:wrapNone/>
                <wp:docPr id="778" name="Text Box 7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975" cy="1435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DAEA4D3" w14:textId="77777777" w:rsidR="00B0570F" w:rsidRDefault="00B0570F">
                            <w:pPr>
                              <w:spacing w:before="19"/>
                              <w:rPr>
                                <w:rFonts w:ascii="Tahoma"/>
                                <w:sz w:val="16"/>
                              </w:rPr>
                            </w:pPr>
                            <w:r>
                              <w:rPr>
                                <w:rFonts w:ascii="Tahoma"/>
                                <w:w w:val="96"/>
                                <w:sz w:val="16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14A9737" id="Text Box 754" o:spid="_x0000_s1481" type="#_x0000_t202" style="position:absolute;left:0;text-align:left;margin-left:152.75pt;margin-top:28.1pt;width:4.25pt;height:11.3pt;z-index:-2515466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" filled="f" stroked="f">
                <v:textbox inset="0,0,0,0">
                  <w:txbxContent>
                    <w:p w14:paraId="6DAEA4D3" w14:textId="77777777" w:rsidR="00B0570F" w:rsidRDefault="00B0570F">
                      <w:pPr>
                        <w:spacing w:before="19"/>
                        <w:rPr>
                          <w:rFonts w:ascii="Tahoma"/>
                          <w:sz w:val="16"/>
                        </w:rPr>
                      </w:pPr>
                      <w:r>
                        <w:rPr>
                          <w:rFonts w:ascii="Tahoma"/>
                          <w:w w:val="96"/>
                          <w:sz w:val="16"/>
                        </w:rPr>
                        <w:t>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FA655D">
        <w:t>Figure</w:t>
      </w:r>
      <w:r w:rsidR="00FA655D">
        <w:rPr>
          <w:spacing w:val="-31"/>
        </w:rPr>
        <w:t xml:space="preserve"> </w:t>
      </w:r>
      <w:r w:rsidR="00FA655D">
        <w:t>5.9:</w:t>
      </w:r>
      <w:r w:rsidR="00FA655D">
        <w:rPr>
          <w:spacing w:val="-15"/>
        </w:rPr>
        <w:t xml:space="preserve"> </w:t>
      </w:r>
      <w:r w:rsidR="00FA655D">
        <w:t>Distribution</w:t>
      </w:r>
      <w:r w:rsidR="00FA655D">
        <w:rPr>
          <w:spacing w:val="-31"/>
        </w:rPr>
        <w:t xml:space="preserve"> </w:t>
      </w:r>
      <w:r w:rsidR="00FA655D">
        <w:t>of</w:t>
      </w:r>
      <w:r w:rsidR="00FA655D">
        <w:rPr>
          <w:spacing w:val="-31"/>
        </w:rPr>
        <w:t xml:space="preserve"> </w:t>
      </w:r>
      <w:r w:rsidR="00FA655D">
        <w:t>collision</w:t>
      </w:r>
      <w:r w:rsidR="00FA655D">
        <w:rPr>
          <w:spacing w:val="-32"/>
        </w:rPr>
        <w:t xml:space="preserve"> </w:t>
      </w:r>
      <w:r w:rsidR="00FA655D">
        <w:t>probability</w:t>
      </w:r>
      <w:r w:rsidR="00FA655D">
        <w:rPr>
          <w:spacing w:val="-31"/>
        </w:rPr>
        <w:t xml:space="preserve"> </w:t>
      </w:r>
      <w:r w:rsidR="00FA655D">
        <w:t>for</w:t>
      </w:r>
      <w:r w:rsidR="00FA655D">
        <w:rPr>
          <w:spacing w:val="-31"/>
        </w:rPr>
        <w:t xml:space="preserve"> </w:t>
      </w:r>
      <w:r w:rsidR="00FA655D">
        <w:t>a</w:t>
      </w:r>
      <w:r w:rsidR="00FA655D">
        <w:rPr>
          <w:spacing w:val="-31"/>
        </w:rPr>
        <w:t xml:space="preserve"> </w:t>
      </w:r>
      <w:r w:rsidR="00FA655D">
        <w:t>collided</w:t>
      </w:r>
      <w:r w:rsidR="00FA655D">
        <w:rPr>
          <w:spacing w:val="-31"/>
        </w:rPr>
        <w:t xml:space="preserve"> </w:t>
      </w:r>
      <w:r w:rsidR="00FA655D">
        <w:t>slot</w:t>
      </w:r>
      <w:r w:rsidR="00FA655D">
        <w:rPr>
          <w:spacing w:val="-31"/>
        </w:rPr>
        <w:t xml:space="preserve"> </w:t>
      </w:r>
      <w:r w:rsidR="00FA655D">
        <w:t>in</w:t>
      </w:r>
      <w:r w:rsidR="00FA655D">
        <w:rPr>
          <w:spacing w:val="-31"/>
        </w:rPr>
        <w:t xml:space="preserve"> </w:t>
      </w:r>
      <w:r w:rsidR="00FA655D">
        <w:t>FSA,</w:t>
      </w:r>
      <w:r w:rsidR="00FA655D">
        <w:rPr>
          <w:spacing w:val="-31"/>
        </w:rPr>
        <w:t xml:space="preserve"> </w:t>
      </w:r>
      <w:r w:rsidR="00FA655D">
        <w:t xml:space="preserve">under condition of  </w:t>
      </w:r>
      <w:r w:rsidR="00FA655D">
        <w:rPr>
          <w:rFonts w:ascii="Arial" w:hAnsi="Arial"/>
          <w:i/>
          <w:position w:val="9"/>
          <w:sz w:val="16"/>
          <w:u w:val="single"/>
        </w:rPr>
        <w:t xml:space="preserve">n  </w:t>
      </w:r>
      <w:r w:rsidR="00FA655D">
        <w:rPr>
          <w:rFonts w:ascii="Arial" w:hAnsi="Arial"/>
          <w:i/>
          <w:w w:val="110"/>
        </w:rPr>
        <w:t xml:space="preserve">≤ </w:t>
      </w:r>
      <w:r w:rsidR="00FA655D">
        <w:rPr>
          <w:rFonts w:ascii="Bookman Old Style" w:hAnsi="Bookman Old Style"/>
          <w:i/>
        </w:rPr>
        <w:t xml:space="preserve">L </w:t>
      </w:r>
      <w:r w:rsidR="00FA655D">
        <w:rPr>
          <w:rFonts w:ascii="Arial" w:hAnsi="Arial"/>
          <w:i/>
          <w:w w:val="110"/>
        </w:rPr>
        <w:t>≤</w:t>
      </w:r>
      <w:r w:rsidR="00FA655D">
        <w:rPr>
          <w:rFonts w:ascii="Arial" w:hAnsi="Arial"/>
          <w:i/>
          <w:spacing w:val="-18"/>
          <w:w w:val="110"/>
        </w:rPr>
        <w:t xml:space="preserve"> </w:t>
      </w:r>
      <w:r w:rsidR="00FA655D">
        <w:rPr>
          <w:rFonts w:ascii="Arial Unicode MS" w:hAnsi="Arial Unicode MS"/>
        </w:rPr>
        <w:t>2</w:t>
      </w:r>
      <w:r w:rsidR="00FA655D">
        <w:rPr>
          <w:rFonts w:ascii="Bookman Old Style" w:hAnsi="Bookman Old Style"/>
          <w:i/>
        </w:rPr>
        <w:t>n</w:t>
      </w:r>
    </w:p>
    <w:p w14:paraId="61CEB2C5" w14:textId="77777777" w:rsidR="00ED6B8B" w:rsidRDefault="00ED6B8B" w:rsidP="00F672C4">
      <w:pPr>
        <w:pStyle w:val="BodyText"/>
        <w:spacing w:before="2"/>
        <w:rPr>
          <w:rFonts w:ascii="Bookman Old Style"/>
          <w:i/>
          <w:sz w:val="65"/>
        </w:rPr>
      </w:pPr>
    </w:p>
    <w:p w14:paraId="51AD1BC4" w14:textId="77777777" w:rsidR="00ED6B8B" w:rsidRDefault="00890932">
      <w:pPr>
        <w:pStyle w:val="BodyText"/>
        <w:spacing w:line="358" w:lineRule="exact"/>
        <w:ind w:left="107" w:right="2158"/>
        <w:pPrChange w:id="587" w:author="Raghda Wahdan" w:date="2017-11-06T13:08:00Z">
          <w:pPr>
            <w:pStyle w:val="BodyText"/>
            <w:spacing w:line="358" w:lineRule="exact"/>
            <w:ind w:left="107" w:right="2158"/>
            <w:jc w:val="both"/>
          </w:pPr>
        </w:pPrChange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73952" behindDoc="1" locked="0" layoutInCell="1" allowOverlap="1" wp14:anchorId="33D4D6BC" wp14:editId="073EB90D">
                <wp:simplePos x="0" y="0"/>
                <wp:positionH relativeFrom="page">
                  <wp:posOffset>5822950</wp:posOffset>
                </wp:positionH>
                <wp:positionV relativeFrom="paragraph">
                  <wp:posOffset>392430</wp:posOffset>
                </wp:positionV>
                <wp:extent cx="306705" cy="76200"/>
                <wp:effectExtent l="3175" t="1905" r="4445" b="0"/>
                <wp:wrapNone/>
                <wp:docPr id="777" name="Text Box 7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6705" cy="76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2CA9028" w14:textId="77777777" w:rsidR="00B0570F" w:rsidRDefault="00B0570F">
                            <w:pPr>
                              <w:spacing w:line="115" w:lineRule="exact"/>
                              <w:rPr>
                                <w:rFonts w:ascii="Arial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Arial"/>
                                <w:i/>
                                <w:w w:val="125"/>
                                <w:sz w:val="12"/>
                              </w:rPr>
                              <w:t>MCRC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3D4D6BC" id="Text Box 753" o:spid="_x0000_s1482" type="#_x0000_t202" style="position:absolute;left:0;text-align:left;margin-left:458.5pt;margin-top:30.9pt;width:24.15pt;height:6pt;z-index:-2515425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" filled="f" stroked="f">
                <v:textbox inset="0,0,0,0">
                  <w:txbxContent>
                    <w:p w14:paraId="02CA9028" w14:textId="77777777" w:rsidR="00B0570F" w:rsidRDefault="00B0570F">
                      <w:pPr>
                        <w:spacing w:line="115" w:lineRule="exact"/>
                        <w:rPr>
                          <w:rFonts w:ascii="Arial"/>
                          <w:i/>
                          <w:sz w:val="12"/>
                        </w:rPr>
                      </w:pPr>
                      <w:r>
                        <w:rPr>
                          <w:rFonts w:ascii="Arial"/>
                          <w:i/>
                          <w:w w:val="125"/>
                          <w:sz w:val="12"/>
                        </w:rPr>
                        <w:t>MCRC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FA655D">
        <w:rPr>
          <w:w w:val="95"/>
        </w:rPr>
        <w:t xml:space="preserve">frame length </w:t>
      </w:r>
      <w:r w:rsidR="00FA655D">
        <w:rPr>
          <w:rFonts w:ascii="Bookman Old Style" w:hAnsi="Bookman Old Style"/>
          <w:i/>
          <w:spacing w:val="5"/>
          <w:w w:val="95"/>
        </w:rPr>
        <w:t>L</w:t>
      </w:r>
      <w:r w:rsidR="00FA655D">
        <w:rPr>
          <w:rFonts w:ascii="Arial" w:hAnsi="Arial"/>
          <w:i/>
          <w:spacing w:val="5"/>
          <w:w w:val="95"/>
          <w:position w:val="-3"/>
          <w:sz w:val="16"/>
        </w:rPr>
        <w:t xml:space="preserve">MCRC </w:t>
      </w:r>
      <w:r w:rsidR="00FA655D">
        <w:rPr>
          <w:w w:val="95"/>
        </w:rPr>
        <w:t xml:space="preserve">under multiple collision </w:t>
      </w:r>
      <w:r w:rsidR="00FA655D">
        <w:rPr>
          <w:spacing w:val="-3"/>
          <w:w w:val="95"/>
        </w:rPr>
        <w:t xml:space="preserve">recovery </w:t>
      </w:r>
      <w:r w:rsidR="00FA655D">
        <w:rPr>
          <w:w w:val="95"/>
        </w:rPr>
        <w:t xml:space="preserve">coefficients environment. </w:t>
      </w:r>
      <w:r w:rsidR="00FA655D">
        <w:rPr>
          <w:rFonts w:ascii="Bookman Old Style" w:hAnsi="Bookman Old Style"/>
          <w:i/>
          <w:spacing w:val="5"/>
        </w:rPr>
        <w:t>L</w:t>
      </w:r>
      <w:r w:rsidR="00FA655D">
        <w:rPr>
          <w:rFonts w:ascii="Arial" w:hAnsi="Arial"/>
          <w:i/>
          <w:spacing w:val="5"/>
          <w:position w:val="-3"/>
          <w:sz w:val="16"/>
        </w:rPr>
        <w:t xml:space="preserve">MCRC </w:t>
      </w:r>
      <w:r w:rsidR="00FA655D">
        <w:t xml:space="preserve">can </w:t>
      </w:r>
      <w:r w:rsidR="00FA655D">
        <w:rPr>
          <w:spacing w:val="3"/>
        </w:rPr>
        <w:t xml:space="preserve">be </w:t>
      </w:r>
      <w:r w:rsidR="00FA655D">
        <w:t xml:space="preserve">optimized </w:t>
      </w:r>
      <w:r w:rsidR="00FA655D">
        <w:rPr>
          <w:spacing w:val="-4"/>
        </w:rPr>
        <w:t xml:space="preserve">by </w:t>
      </w:r>
      <w:r w:rsidR="00FA655D">
        <w:t xml:space="preserve">finding the </w:t>
      </w:r>
      <w:r w:rsidR="00FA655D">
        <w:rPr>
          <w:spacing w:val="-4"/>
        </w:rPr>
        <w:t xml:space="preserve">value </w:t>
      </w:r>
      <w:r w:rsidR="00FA655D">
        <w:t xml:space="preserve">of </w:t>
      </w:r>
      <w:r w:rsidR="00FA655D">
        <w:rPr>
          <w:rFonts w:ascii="Bookman Old Style" w:hAnsi="Bookman Old Style"/>
          <w:i/>
        </w:rPr>
        <w:t xml:space="preserve">L </w:t>
      </w:r>
      <w:r w:rsidR="00FA655D">
        <w:t xml:space="preserve">which maximizes </w:t>
      </w:r>
      <w:r w:rsidR="00FA655D">
        <w:rPr>
          <w:rFonts w:ascii="Bookman Old Style" w:hAnsi="Bookman Old Style"/>
          <w:i/>
        </w:rPr>
        <w:t xml:space="preserve">η </w:t>
      </w:r>
      <w:r w:rsidR="00FA655D">
        <w:t>. According</w:t>
      </w:r>
      <w:r w:rsidR="00FA655D">
        <w:rPr>
          <w:spacing w:val="-4"/>
        </w:rPr>
        <w:t xml:space="preserve"> </w:t>
      </w:r>
      <w:r w:rsidR="00FA655D">
        <w:t>to</w:t>
      </w:r>
      <w:r w:rsidR="00FA655D">
        <w:rPr>
          <w:spacing w:val="-4"/>
        </w:rPr>
        <w:t xml:space="preserve"> </w:t>
      </w:r>
      <w:r w:rsidR="00FA655D">
        <w:t>[94],</w:t>
      </w:r>
      <w:r w:rsidR="00FA655D">
        <w:rPr>
          <w:spacing w:val="-3"/>
        </w:rPr>
        <w:t xml:space="preserve"> </w:t>
      </w:r>
      <w:r w:rsidR="00FA655D">
        <w:t>if</w:t>
      </w:r>
      <w:r w:rsidR="00FA655D">
        <w:rPr>
          <w:spacing w:val="-3"/>
        </w:rPr>
        <w:t xml:space="preserve"> </w:t>
      </w:r>
      <w:r w:rsidR="00FA655D">
        <w:rPr>
          <w:rFonts w:ascii="Bookman Old Style" w:hAnsi="Bookman Old Style"/>
          <w:i/>
        </w:rPr>
        <w:t>L</w:t>
      </w:r>
      <w:r w:rsidR="00FA655D">
        <w:rPr>
          <w:rFonts w:ascii="Bookman Old Style" w:hAnsi="Bookman Old Style"/>
          <w:i/>
          <w:spacing w:val="-24"/>
        </w:rPr>
        <w:t xml:space="preserve"> </w:t>
      </w:r>
      <w:r w:rsidR="00FA655D">
        <w:rPr>
          <w:rFonts w:ascii="Arial" w:hAnsi="Arial"/>
          <w:i/>
          <w:w w:val="150"/>
        </w:rPr>
        <w:t>»</w:t>
      </w:r>
      <w:r w:rsidR="00FA655D">
        <w:rPr>
          <w:rFonts w:ascii="Arial" w:hAnsi="Arial"/>
          <w:i/>
          <w:spacing w:val="-52"/>
          <w:w w:val="150"/>
        </w:rPr>
        <w:t xml:space="preserve"> </w:t>
      </w:r>
      <w:r w:rsidR="00FA655D">
        <w:rPr>
          <w:rFonts w:ascii="Arial Unicode MS" w:hAnsi="Arial Unicode MS"/>
        </w:rPr>
        <w:t>1</w:t>
      </w:r>
      <w:r w:rsidR="00FA655D">
        <w:t>,</w:t>
      </w:r>
      <w:r w:rsidR="00FA655D">
        <w:rPr>
          <w:spacing w:val="-4"/>
        </w:rPr>
        <w:t xml:space="preserve"> </w:t>
      </w:r>
      <w:r w:rsidR="00FA655D">
        <w:t>and</w:t>
      </w:r>
      <w:r w:rsidR="00FA655D">
        <w:rPr>
          <w:spacing w:val="-3"/>
        </w:rPr>
        <w:t xml:space="preserve"> </w:t>
      </w:r>
      <w:r w:rsidR="00FA655D">
        <w:rPr>
          <w:rFonts w:ascii="Bookman Old Style" w:hAnsi="Bookman Old Style"/>
          <w:i/>
        </w:rPr>
        <w:t>n</w:t>
      </w:r>
      <w:r w:rsidR="00FA655D">
        <w:rPr>
          <w:rFonts w:ascii="Bookman Old Style" w:hAnsi="Bookman Old Style"/>
          <w:i/>
          <w:spacing w:val="-24"/>
        </w:rPr>
        <w:t xml:space="preserve"> </w:t>
      </w:r>
      <w:r w:rsidR="00FA655D">
        <w:rPr>
          <w:rFonts w:ascii="Arial" w:hAnsi="Arial"/>
          <w:i/>
          <w:w w:val="150"/>
        </w:rPr>
        <w:t>»</w:t>
      </w:r>
      <w:r w:rsidR="00FA655D">
        <w:rPr>
          <w:rFonts w:ascii="Arial" w:hAnsi="Arial"/>
          <w:i/>
          <w:spacing w:val="-52"/>
          <w:w w:val="150"/>
        </w:rPr>
        <w:t xml:space="preserve"> </w:t>
      </w:r>
      <w:r w:rsidR="00FA655D">
        <w:rPr>
          <w:rFonts w:ascii="Bookman Old Style" w:hAnsi="Bookman Old Style"/>
          <w:i/>
        </w:rPr>
        <w:t>i</w:t>
      </w:r>
      <w:r w:rsidR="00FA655D">
        <w:t>,</w:t>
      </w:r>
      <w:r w:rsidR="00FA655D">
        <w:rPr>
          <w:spacing w:val="-4"/>
        </w:rPr>
        <w:t xml:space="preserve"> we</w:t>
      </w:r>
      <w:r w:rsidR="00FA655D">
        <w:rPr>
          <w:spacing w:val="-3"/>
        </w:rPr>
        <w:t xml:space="preserve"> </w:t>
      </w:r>
      <w:r w:rsidR="00FA655D">
        <w:t>can</w:t>
      </w:r>
      <w:r w:rsidR="00FA655D">
        <w:rPr>
          <w:spacing w:val="-3"/>
        </w:rPr>
        <w:t xml:space="preserve"> </w:t>
      </w:r>
      <w:r w:rsidR="00FA655D">
        <w:t>assume</w:t>
      </w:r>
      <w:r w:rsidR="00FA655D">
        <w:rPr>
          <w:spacing w:val="-3"/>
        </w:rPr>
        <w:t xml:space="preserve"> </w:t>
      </w:r>
      <w:r w:rsidR="00FA655D">
        <w:t>a</w:t>
      </w:r>
      <w:r w:rsidR="00FA655D">
        <w:rPr>
          <w:spacing w:val="-3"/>
        </w:rPr>
        <w:t xml:space="preserve"> </w:t>
      </w:r>
      <w:r w:rsidR="00FA655D">
        <w:t>Poisson</w:t>
      </w:r>
      <w:r w:rsidR="00FA655D">
        <w:rPr>
          <w:spacing w:val="-3"/>
        </w:rPr>
        <w:t xml:space="preserve"> </w:t>
      </w:r>
      <w:r w:rsidR="00FA655D">
        <w:t>distribution:</w:t>
      </w:r>
    </w:p>
    <w:p w14:paraId="790F03C5" w14:textId="77777777" w:rsidR="00ED6B8B" w:rsidRDefault="00890932" w:rsidP="00F672C4">
      <w:pPr>
        <w:tabs>
          <w:tab w:val="left" w:pos="7567"/>
        </w:tabs>
        <w:spacing w:before="309" w:line="380" w:lineRule="exact"/>
        <w:ind w:left="3126"/>
        <w:rPr>
          <w:rFonts w:ascii="Century" w:hAnsi="Century"/>
          <w:sz w:val="21"/>
        </w:rPr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71904" behindDoc="1" locked="0" layoutInCell="1" allowOverlap="1" wp14:anchorId="0C4DD788" wp14:editId="21522B8A">
                <wp:simplePos x="0" y="0"/>
                <wp:positionH relativeFrom="page">
                  <wp:posOffset>4154805</wp:posOffset>
                </wp:positionH>
                <wp:positionV relativeFrom="paragraph">
                  <wp:posOffset>412115</wp:posOffset>
                </wp:positionV>
                <wp:extent cx="53340" cy="76200"/>
                <wp:effectExtent l="1905" t="2540" r="1905" b="0"/>
                <wp:wrapNone/>
                <wp:docPr id="776" name="Text Box 7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340" cy="76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1EFD74F" w14:textId="77777777" w:rsidR="00B0570F" w:rsidRDefault="00B0570F">
                            <w:pPr>
                              <w:spacing w:line="115" w:lineRule="exact"/>
                              <w:rPr>
                                <w:rFonts w:ascii="Arial" w:hAnsi="Arial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Arial" w:hAnsi="Arial"/>
                                <w:i/>
                                <w:w w:val="121"/>
                                <w:sz w:val="12"/>
                              </w:rPr>
                              <w:t>β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C4DD788" id="Text Box 752" o:spid="_x0000_s1483" type="#_x0000_t202" style="position:absolute;left:0;text-align:left;margin-left:327.15pt;margin-top:32.45pt;width:4.2pt;height:6pt;z-index:-2515445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" filled="f" stroked="f">
                <v:textbox inset="0,0,0,0">
                  <w:txbxContent>
                    <w:p w14:paraId="61EFD74F" w14:textId="77777777" w:rsidR="00B0570F" w:rsidRDefault="00B0570F">
                      <w:pPr>
                        <w:spacing w:line="115" w:lineRule="exact"/>
                        <w:rPr>
                          <w:rFonts w:ascii="Arial" w:hAnsi="Arial"/>
                          <w:i/>
                          <w:sz w:val="12"/>
                        </w:rPr>
                      </w:pPr>
                      <w:r>
                        <w:rPr>
                          <w:rFonts w:ascii="Arial" w:hAnsi="Arial"/>
                          <w:i/>
                          <w:w w:val="121"/>
                          <w:sz w:val="12"/>
                        </w:rPr>
                        <w:t>β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FA655D">
        <w:rPr>
          <w:rFonts w:ascii="Georgia" w:hAnsi="Georgia"/>
          <w:i/>
          <w:w w:val="105"/>
          <w:sz w:val="21"/>
        </w:rPr>
        <w:t xml:space="preserve">P </w:t>
      </w:r>
      <w:r w:rsidR="00FA655D">
        <w:rPr>
          <w:rFonts w:ascii="Arial Unicode MS" w:hAnsi="Arial Unicode MS"/>
          <w:w w:val="105"/>
          <w:sz w:val="21"/>
        </w:rPr>
        <w:t>(</w:t>
      </w:r>
      <w:r w:rsidR="00FA655D">
        <w:rPr>
          <w:rFonts w:ascii="Georgia" w:hAnsi="Georgia"/>
          <w:i/>
          <w:w w:val="105"/>
          <w:sz w:val="21"/>
        </w:rPr>
        <w:t>i</w:t>
      </w:r>
      <w:r w:rsidR="00FA655D">
        <w:rPr>
          <w:rFonts w:ascii="Arial Unicode MS" w:hAnsi="Arial Unicode MS"/>
          <w:w w:val="105"/>
          <w:sz w:val="21"/>
        </w:rPr>
        <w:t xml:space="preserve">) </w:t>
      </w:r>
      <w:r w:rsidR="00FA655D">
        <w:rPr>
          <w:rFonts w:ascii="Lucida Sans Unicode" w:hAnsi="Lucida Sans Unicode"/>
          <w:w w:val="105"/>
          <w:sz w:val="21"/>
        </w:rPr>
        <w:t xml:space="preserve">"" </w:t>
      </w:r>
      <w:r w:rsidR="00FA655D">
        <w:rPr>
          <w:rFonts w:ascii="Arial Unicode MS" w:hAnsi="Arial Unicode MS"/>
          <w:w w:val="105"/>
          <w:position w:val="15"/>
          <w:sz w:val="21"/>
          <w:u w:val="single"/>
        </w:rPr>
        <w:t xml:space="preserve">1 </w:t>
      </w:r>
      <w:r w:rsidR="00FA655D">
        <w:rPr>
          <w:rFonts w:ascii="Arial" w:hAnsi="Arial"/>
          <w:i/>
          <w:w w:val="105"/>
          <w:sz w:val="21"/>
        </w:rPr>
        <w:t xml:space="preserve">· </w:t>
      </w:r>
      <w:r w:rsidR="00FA655D">
        <w:rPr>
          <w:rFonts w:ascii="Georgia" w:hAnsi="Georgia"/>
          <w:i/>
          <w:spacing w:val="3"/>
          <w:w w:val="115"/>
          <w:sz w:val="21"/>
        </w:rPr>
        <w:t>β</w:t>
      </w:r>
      <w:r w:rsidR="00FA655D">
        <w:rPr>
          <w:rFonts w:ascii="Arial" w:hAnsi="Arial"/>
          <w:i/>
          <w:spacing w:val="3"/>
          <w:w w:val="115"/>
          <w:position w:val="9"/>
          <w:sz w:val="16"/>
        </w:rPr>
        <w:t xml:space="preserve">−i </w:t>
      </w:r>
      <w:r w:rsidR="00FA655D">
        <w:rPr>
          <w:rFonts w:ascii="Arial" w:hAnsi="Arial"/>
          <w:i/>
          <w:w w:val="105"/>
          <w:sz w:val="21"/>
        </w:rPr>
        <w:t xml:space="preserve">· </w:t>
      </w:r>
      <w:r w:rsidR="00FA655D">
        <w:rPr>
          <w:rFonts w:ascii="Georgia" w:hAnsi="Georgia"/>
          <w:i/>
          <w:w w:val="105"/>
          <w:sz w:val="21"/>
        </w:rPr>
        <w:t>e</w:t>
      </w:r>
      <w:r w:rsidR="00FA655D">
        <w:rPr>
          <w:rFonts w:ascii="Arial" w:hAnsi="Arial"/>
          <w:i/>
          <w:w w:val="105"/>
          <w:position w:val="11"/>
          <w:sz w:val="16"/>
        </w:rPr>
        <w:t>−</w:t>
      </w:r>
      <w:r w:rsidR="00FA655D">
        <w:rPr>
          <w:rFonts w:ascii="Arial" w:hAnsi="Arial"/>
          <w:i/>
          <w:spacing w:val="-6"/>
          <w:w w:val="105"/>
          <w:position w:val="11"/>
          <w:sz w:val="16"/>
        </w:rPr>
        <w:t xml:space="preserve"> </w:t>
      </w:r>
      <w:r w:rsidR="00FA655D">
        <w:rPr>
          <w:rFonts w:ascii="Lucida Sans Unicode" w:hAnsi="Lucida Sans Unicode"/>
          <w:w w:val="105"/>
          <w:position w:val="17"/>
          <w:sz w:val="12"/>
          <w:u w:val="single"/>
        </w:rPr>
        <w:t>1</w:t>
      </w:r>
      <w:r w:rsidR="00FA655D">
        <w:rPr>
          <w:rFonts w:ascii="Lucida Sans Unicode" w:hAnsi="Lucida Sans Unicode"/>
          <w:spacing w:val="2"/>
          <w:w w:val="105"/>
          <w:position w:val="17"/>
          <w:sz w:val="12"/>
          <w:u w:val="single"/>
        </w:rPr>
        <w:t xml:space="preserve"> </w:t>
      </w:r>
      <w:r w:rsidR="00FA655D">
        <w:rPr>
          <w:rFonts w:ascii="Georgia" w:hAnsi="Georgia"/>
          <w:i/>
          <w:w w:val="105"/>
          <w:sz w:val="21"/>
        </w:rPr>
        <w:t>,</w:t>
      </w:r>
      <w:r w:rsidR="00FA655D">
        <w:rPr>
          <w:rFonts w:ascii="Georgia" w:hAnsi="Georgia"/>
          <w:i/>
          <w:w w:val="105"/>
          <w:sz w:val="21"/>
        </w:rPr>
        <w:tab/>
      </w:r>
      <w:r w:rsidR="00FA655D">
        <w:rPr>
          <w:rFonts w:ascii="Century" w:hAnsi="Century"/>
          <w:w w:val="105"/>
          <w:sz w:val="21"/>
        </w:rPr>
        <w:t>(5.39)</w:t>
      </w:r>
    </w:p>
    <w:p w14:paraId="5010870A" w14:textId="77777777" w:rsidR="00ED6B8B" w:rsidRDefault="00FA655D">
      <w:pPr>
        <w:spacing w:line="283" w:lineRule="exact"/>
        <w:ind w:right="2434"/>
        <w:rPr>
          <w:rFonts w:ascii="Arial Unicode MS"/>
          <w:sz w:val="21"/>
        </w:rPr>
        <w:pPrChange w:id="588" w:author="Raghda Wahdan" w:date="2017-11-06T13:08:00Z">
          <w:pPr>
            <w:spacing w:line="283" w:lineRule="exact"/>
            <w:ind w:right="2434"/>
            <w:jc w:val="center"/>
          </w:pPr>
        </w:pPrChange>
      </w:pPr>
      <w:r>
        <w:rPr>
          <w:rFonts w:ascii="Georgia"/>
          <w:i/>
          <w:w w:val="105"/>
          <w:sz w:val="21"/>
        </w:rPr>
        <w:t>i</w:t>
      </w:r>
      <w:r>
        <w:rPr>
          <w:rFonts w:ascii="Arial Unicode MS"/>
          <w:w w:val="105"/>
          <w:sz w:val="21"/>
        </w:rPr>
        <w:t>!</w:t>
      </w:r>
    </w:p>
    <w:p w14:paraId="251968D2" w14:textId="68F1D641" w:rsidR="00ED6B8B" w:rsidRDefault="00890932" w:rsidP="00F672C4">
      <w:pPr>
        <w:pStyle w:val="BodyText"/>
        <w:spacing w:line="405" w:lineRule="exact"/>
        <w:ind w:left="108"/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76000" behindDoc="1" locked="0" layoutInCell="1" allowOverlap="1" wp14:anchorId="685D0A46" wp14:editId="546001A9">
                <wp:simplePos x="0" y="0"/>
                <wp:positionH relativeFrom="page">
                  <wp:posOffset>1838325</wp:posOffset>
                </wp:positionH>
                <wp:positionV relativeFrom="paragraph">
                  <wp:posOffset>187960</wp:posOffset>
                </wp:positionV>
                <wp:extent cx="65405" cy="101600"/>
                <wp:effectExtent l="0" t="0" r="1270" b="0"/>
                <wp:wrapNone/>
                <wp:docPr id="775" name="Text Box 7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405" cy="101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EC56D79" w14:textId="77777777" w:rsidR="00B0570F" w:rsidRDefault="00B0570F">
                            <w:pPr>
                              <w:spacing w:line="153" w:lineRule="exact"/>
                              <w:rPr>
                                <w:rFonts w:ascii="Arial"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Arial"/>
                                <w:i/>
                                <w:w w:val="115"/>
                                <w:sz w:val="16"/>
                              </w:rPr>
                              <w:t>n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85D0A46" id="Text Box 751" o:spid="_x0000_s1484" type="#_x0000_t202" style="position:absolute;left:0;text-align:left;margin-left:144.75pt;margin-top:14.8pt;width:5.15pt;height:8pt;z-index:-251540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" filled="f" stroked="f">
                <v:textbox inset="0,0,0,0">
                  <w:txbxContent>
                    <w:p w14:paraId="7EC56D79" w14:textId="77777777" w:rsidR="00B0570F" w:rsidRDefault="00B0570F">
                      <w:pPr>
                        <w:spacing w:line="153" w:lineRule="exact"/>
                        <w:rPr>
                          <w:rFonts w:ascii="Arial"/>
                          <w:i/>
                          <w:sz w:val="16"/>
                        </w:rPr>
                      </w:pPr>
                      <w:r>
                        <w:rPr>
                          <w:rFonts w:ascii="Arial"/>
                          <w:i/>
                          <w:w w:val="115"/>
                          <w:sz w:val="16"/>
                        </w:rPr>
                        <w:t>n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FA655D">
        <w:t xml:space="preserve">where </w:t>
      </w:r>
      <w:r w:rsidR="00FA655D">
        <w:rPr>
          <w:rFonts w:ascii="Bookman Old Style" w:hAnsi="Bookman Old Style"/>
          <w:i/>
        </w:rPr>
        <w:t xml:space="preserve">β </w:t>
      </w:r>
      <w:r w:rsidR="00FA655D">
        <w:rPr>
          <w:rFonts w:ascii="Arial Unicode MS" w:hAnsi="Arial Unicode MS"/>
        </w:rPr>
        <w:t xml:space="preserve">= </w:t>
      </w:r>
      <w:r w:rsidR="00FA655D">
        <w:rPr>
          <w:rFonts w:ascii="Arial" w:hAnsi="Arial"/>
          <w:i/>
          <w:position w:val="9"/>
          <w:sz w:val="16"/>
          <w:u w:val="single"/>
        </w:rPr>
        <w:t xml:space="preserve">L </w:t>
      </w:r>
      <w:r w:rsidR="00FA655D">
        <w:t xml:space="preserve">. After substituting (5.39) in (5.38) </w:t>
      </w:r>
      <w:del w:id="589" w:author="Raghda Wahdan" w:date="2017-11-19T00:07:00Z">
        <w:r w:rsidR="00FA655D" w:rsidDel="00171D0A">
          <w:delText>we  get</w:delText>
        </w:r>
      </w:del>
      <w:ins w:id="590" w:author="Raghda Wahdan" w:date="2017-11-19T00:07:00Z">
        <w:r w:rsidR="00171D0A">
          <w:t>we get</w:t>
        </w:r>
      </w:ins>
      <w:r w:rsidR="00FA655D">
        <w:t>:</w:t>
      </w:r>
    </w:p>
    <w:p w14:paraId="5AD70020" w14:textId="77777777" w:rsidR="00ED6B8B" w:rsidRDefault="00ED6B8B" w:rsidP="00F672C4">
      <w:pPr>
        <w:pStyle w:val="BodyText"/>
        <w:spacing w:before="3"/>
        <w:rPr>
          <w:sz w:val="18"/>
        </w:rPr>
      </w:pPr>
    </w:p>
    <w:p w14:paraId="052CC28A" w14:textId="77777777" w:rsidR="00ED6B8B" w:rsidRDefault="00890932" w:rsidP="00F672C4">
      <w:pPr>
        <w:tabs>
          <w:tab w:val="left" w:pos="2331"/>
          <w:tab w:val="left" w:pos="7567"/>
        </w:tabs>
        <w:spacing w:before="188" w:line="256" w:lineRule="exact"/>
        <w:ind w:left="1652"/>
        <w:rPr>
          <w:rFonts w:ascii="Century" w:hAnsi="Century"/>
          <w:sz w:val="21"/>
        </w:rPr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78048" behindDoc="1" locked="0" layoutInCell="1" allowOverlap="1" wp14:anchorId="022C8F42" wp14:editId="028088CF">
                <wp:simplePos x="0" y="0"/>
                <wp:positionH relativeFrom="page">
                  <wp:posOffset>2818765</wp:posOffset>
                </wp:positionH>
                <wp:positionV relativeFrom="paragraph">
                  <wp:posOffset>255905</wp:posOffset>
                </wp:positionV>
                <wp:extent cx="53340" cy="76200"/>
                <wp:effectExtent l="0" t="0" r="4445" b="1270"/>
                <wp:wrapNone/>
                <wp:docPr id="774" name="Text Box 7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340" cy="76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F94008B" w14:textId="77777777" w:rsidR="00B0570F" w:rsidRDefault="00B0570F">
                            <w:pPr>
                              <w:spacing w:line="115" w:lineRule="exact"/>
                              <w:rPr>
                                <w:rFonts w:ascii="Arial" w:hAnsi="Arial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Arial" w:hAnsi="Arial"/>
                                <w:i/>
                                <w:w w:val="121"/>
                                <w:sz w:val="12"/>
                              </w:rPr>
                              <w:t>β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22C8F42" id="Text Box 750" o:spid="_x0000_s1485" type="#_x0000_t202" style="position:absolute;left:0;text-align:left;margin-left:221.95pt;margin-top:20.15pt;width:4.2pt;height:6pt;z-index:-251538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" filled="f" stroked="f">
                <v:textbox inset="0,0,0,0">
                  <w:txbxContent>
                    <w:p w14:paraId="2F94008B" w14:textId="77777777" w:rsidR="00B0570F" w:rsidRDefault="00B0570F">
                      <w:pPr>
                        <w:spacing w:line="115" w:lineRule="exact"/>
                        <w:rPr>
                          <w:rFonts w:ascii="Arial" w:hAnsi="Arial"/>
                          <w:i/>
                          <w:sz w:val="12"/>
                        </w:rPr>
                      </w:pPr>
                      <w:r>
                        <w:rPr>
                          <w:rFonts w:ascii="Arial" w:hAnsi="Arial"/>
                          <w:i/>
                          <w:w w:val="121"/>
                          <w:sz w:val="12"/>
                        </w:rPr>
                        <w:t>β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FA655D">
        <w:rPr>
          <w:rFonts w:ascii="Georgia" w:hAnsi="Georgia"/>
          <w:i/>
          <w:w w:val="110"/>
          <w:sz w:val="21"/>
        </w:rPr>
        <w:t>η</w:t>
      </w:r>
      <w:r w:rsidR="00FA655D">
        <w:rPr>
          <w:rFonts w:ascii="Georgia" w:hAnsi="Georgia"/>
          <w:i/>
          <w:w w:val="110"/>
          <w:sz w:val="21"/>
        </w:rPr>
        <w:tab/>
      </w:r>
      <w:r w:rsidR="00FA655D">
        <w:rPr>
          <w:rFonts w:ascii="Arial Unicode MS" w:hAnsi="Arial Unicode MS"/>
          <w:w w:val="110"/>
          <w:sz w:val="21"/>
        </w:rPr>
        <w:t xml:space="preserve">= </w:t>
      </w:r>
      <w:r w:rsidR="00FA655D">
        <w:rPr>
          <w:rFonts w:ascii="Georgia" w:hAnsi="Georgia"/>
          <w:i/>
          <w:w w:val="110"/>
          <w:sz w:val="21"/>
        </w:rPr>
        <w:t>e</w:t>
      </w:r>
      <w:r w:rsidR="00FA655D">
        <w:rPr>
          <w:rFonts w:ascii="Arial" w:hAnsi="Arial"/>
          <w:i/>
          <w:w w:val="110"/>
          <w:position w:val="11"/>
          <w:sz w:val="16"/>
        </w:rPr>
        <w:t xml:space="preserve">− </w:t>
      </w:r>
      <w:r w:rsidR="00FA655D">
        <w:rPr>
          <w:rFonts w:ascii="Lucida Sans Unicode" w:hAnsi="Lucida Sans Unicode"/>
          <w:w w:val="110"/>
          <w:position w:val="17"/>
          <w:sz w:val="12"/>
          <w:u w:val="single"/>
        </w:rPr>
        <w:t xml:space="preserve">1  </w:t>
      </w:r>
      <w:r w:rsidR="00FA655D">
        <w:rPr>
          <w:rFonts w:ascii="Arial" w:hAnsi="Arial"/>
          <w:i/>
          <w:w w:val="110"/>
          <w:sz w:val="21"/>
        </w:rPr>
        <w:t xml:space="preserve">·   </w:t>
      </w:r>
      <w:r w:rsidR="00FA655D">
        <w:rPr>
          <w:rFonts w:ascii="Georgia" w:hAnsi="Georgia"/>
          <w:i/>
          <w:spacing w:val="3"/>
          <w:w w:val="110"/>
          <w:sz w:val="21"/>
        </w:rPr>
        <w:t>β</w:t>
      </w:r>
      <w:r w:rsidR="00FA655D">
        <w:rPr>
          <w:rFonts w:ascii="Arial" w:hAnsi="Arial"/>
          <w:i/>
          <w:spacing w:val="3"/>
          <w:w w:val="110"/>
          <w:position w:val="9"/>
          <w:sz w:val="16"/>
        </w:rPr>
        <w:t>−</w:t>
      </w:r>
      <w:r w:rsidR="00FA655D">
        <w:rPr>
          <w:rFonts w:ascii="Tahoma" w:hAnsi="Tahoma"/>
          <w:spacing w:val="3"/>
          <w:w w:val="110"/>
          <w:position w:val="9"/>
          <w:sz w:val="16"/>
        </w:rPr>
        <w:t xml:space="preserve">1 </w:t>
      </w:r>
      <w:r w:rsidR="00FA655D">
        <w:rPr>
          <w:rFonts w:ascii="Arial Unicode MS" w:hAnsi="Arial Unicode MS"/>
          <w:w w:val="110"/>
          <w:sz w:val="21"/>
        </w:rPr>
        <w:t xml:space="preserve">+ </w:t>
      </w:r>
      <w:r w:rsidR="00FA655D">
        <w:rPr>
          <w:rFonts w:ascii="Georgia" w:hAnsi="Georgia"/>
          <w:i/>
          <w:w w:val="110"/>
          <w:position w:val="15"/>
          <w:sz w:val="21"/>
          <w:u w:val="single"/>
        </w:rPr>
        <w:t>α</w:t>
      </w:r>
      <w:r w:rsidR="00FA655D">
        <w:rPr>
          <w:rFonts w:ascii="Tahoma" w:hAnsi="Tahoma"/>
          <w:w w:val="110"/>
          <w:position w:val="11"/>
          <w:sz w:val="16"/>
          <w:u w:val="single"/>
        </w:rPr>
        <w:t xml:space="preserve">2 </w:t>
      </w:r>
      <w:r w:rsidR="00FA655D">
        <w:rPr>
          <w:rFonts w:ascii="Georgia" w:hAnsi="Georgia"/>
          <w:i/>
          <w:spacing w:val="3"/>
          <w:w w:val="110"/>
          <w:sz w:val="21"/>
        </w:rPr>
        <w:t>β</w:t>
      </w:r>
      <w:r w:rsidR="00FA655D">
        <w:rPr>
          <w:rFonts w:ascii="Arial" w:hAnsi="Arial"/>
          <w:i/>
          <w:spacing w:val="3"/>
          <w:w w:val="110"/>
          <w:position w:val="9"/>
          <w:sz w:val="16"/>
        </w:rPr>
        <w:t>−</w:t>
      </w:r>
      <w:r w:rsidR="00FA655D">
        <w:rPr>
          <w:rFonts w:ascii="Tahoma" w:hAnsi="Tahoma"/>
          <w:spacing w:val="3"/>
          <w:w w:val="110"/>
          <w:position w:val="9"/>
          <w:sz w:val="16"/>
        </w:rPr>
        <w:t xml:space="preserve">2 </w:t>
      </w:r>
      <w:r w:rsidR="00FA655D">
        <w:rPr>
          <w:rFonts w:ascii="Arial Unicode MS" w:hAnsi="Arial Unicode MS"/>
          <w:w w:val="110"/>
          <w:sz w:val="21"/>
        </w:rPr>
        <w:t xml:space="preserve">+ </w:t>
      </w:r>
      <w:r w:rsidR="00FA655D">
        <w:rPr>
          <w:rFonts w:ascii="Georgia" w:hAnsi="Georgia"/>
          <w:i/>
          <w:w w:val="110"/>
          <w:position w:val="15"/>
          <w:sz w:val="21"/>
          <w:u w:val="single"/>
        </w:rPr>
        <w:t>α</w:t>
      </w:r>
      <w:r w:rsidR="00FA655D">
        <w:rPr>
          <w:rFonts w:ascii="Tahoma" w:hAnsi="Tahoma"/>
          <w:w w:val="110"/>
          <w:position w:val="11"/>
          <w:sz w:val="16"/>
          <w:u w:val="single"/>
        </w:rPr>
        <w:t xml:space="preserve">3 </w:t>
      </w:r>
      <w:r w:rsidR="00FA655D">
        <w:rPr>
          <w:rFonts w:ascii="Georgia" w:hAnsi="Georgia"/>
          <w:i/>
          <w:spacing w:val="3"/>
          <w:w w:val="110"/>
          <w:sz w:val="21"/>
        </w:rPr>
        <w:t>β</w:t>
      </w:r>
      <w:r w:rsidR="00FA655D">
        <w:rPr>
          <w:rFonts w:ascii="Arial" w:hAnsi="Arial"/>
          <w:i/>
          <w:spacing w:val="3"/>
          <w:w w:val="110"/>
          <w:position w:val="9"/>
          <w:sz w:val="16"/>
        </w:rPr>
        <w:t>−</w:t>
      </w:r>
      <w:r w:rsidR="00FA655D">
        <w:rPr>
          <w:rFonts w:ascii="Tahoma" w:hAnsi="Tahoma"/>
          <w:spacing w:val="3"/>
          <w:w w:val="110"/>
          <w:position w:val="9"/>
          <w:sz w:val="16"/>
        </w:rPr>
        <w:t xml:space="preserve">3 </w:t>
      </w:r>
      <w:r w:rsidR="00FA655D">
        <w:rPr>
          <w:rFonts w:ascii="Arial Unicode MS" w:hAnsi="Arial Unicode MS"/>
          <w:w w:val="110"/>
          <w:sz w:val="21"/>
        </w:rPr>
        <w:t xml:space="preserve">+ </w:t>
      </w:r>
      <w:r w:rsidR="00FA655D">
        <w:rPr>
          <w:rFonts w:ascii="Georgia" w:hAnsi="Georgia"/>
          <w:i/>
          <w:w w:val="110"/>
          <w:position w:val="15"/>
          <w:sz w:val="21"/>
          <w:u w:val="single"/>
        </w:rPr>
        <w:t>α</w:t>
      </w:r>
      <w:r w:rsidR="00FA655D">
        <w:rPr>
          <w:rFonts w:ascii="Tahoma" w:hAnsi="Tahoma"/>
          <w:w w:val="110"/>
          <w:position w:val="11"/>
          <w:sz w:val="16"/>
          <w:u w:val="single"/>
        </w:rPr>
        <w:t>4</w:t>
      </w:r>
      <w:r w:rsidR="00FA655D">
        <w:rPr>
          <w:rFonts w:ascii="Tahoma" w:hAnsi="Tahoma"/>
          <w:spacing w:val="-13"/>
          <w:w w:val="110"/>
          <w:position w:val="11"/>
          <w:sz w:val="16"/>
          <w:u w:val="single"/>
        </w:rPr>
        <w:t xml:space="preserve"> </w:t>
      </w:r>
      <w:r w:rsidR="00FA655D">
        <w:rPr>
          <w:rFonts w:ascii="Georgia" w:hAnsi="Georgia"/>
          <w:i/>
          <w:spacing w:val="7"/>
          <w:w w:val="110"/>
          <w:sz w:val="21"/>
        </w:rPr>
        <w:t>β</w:t>
      </w:r>
      <w:r w:rsidR="00FA655D">
        <w:rPr>
          <w:rFonts w:ascii="Arial" w:hAnsi="Arial"/>
          <w:i/>
          <w:spacing w:val="7"/>
          <w:w w:val="110"/>
          <w:position w:val="9"/>
          <w:sz w:val="16"/>
        </w:rPr>
        <w:t>−</w:t>
      </w:r>
      <w:r w:rsidR="00FA655D">
        <w:rPr>
          <w:rFonts w:ascii="Tahoma" w:hAnsi="Tahoma"/>
          <w:spacing w:val="7"/>
          <w:w w:val="110"/>
          <w:position w:val="9"/>
          <w:sz w:val="16"/>
        </w:rPr>
        <w:t xml:space="preserve">4  </w:t>
      </w:r>
      <w:r w:rsidR="00FA655D">
        <w:rPr>
          <w:rFonts w:ascii="Tahoma" w:hAnsi="Tahoma"/>
          <w:spacing w:val="11"/>
          <w:w w:val="110"/>
          <w:position w:val="9"/>
          <w:sz w:val="16"/>
        </w:rPr>
        <w:t xml:space="preserve"> </w:t>
      </w:r>
      <w:r w:rsidR="00FA655D">
        <w:rPr>
          <w:rFonts w:ascii="Georgia" w:hAnsi="Georgia"/>
          <w:i/>
          <w:w w:val="110"/>
          <w:sz w:val="21"/>
        </w:rPr>
        <w:t>.</w:t>
      </w:r>
      <w:r w:rsidR="00FA655D">
        <w:rPr>
          <w:rFonts w:ascii="Georgia" w:hAnsi="Georgia"/>
          <w:i/>
          <w:w w:val="110"/>
          <w:sz w:val="21"/>
        </w:rPr>
        <w:tab/>
      </w:r>
      <w:r w:rsidR="00FA655D">
        <w:rPr>
          <w:rFonts w:ascii="Century" w:hAnsi="Century"/>
          <w:w w:val="110"/>
          <w:sz w:val="21"/>
        </w:rPr>
        <w:t>(5.40)</w:t>
      </w:r>
    </w:p>
    <w:p w14:paraId="212FE5BA" w14:textId="77777777" w:rsidR="00ED6B8B" w:rsidRDefault="00ED6B8B" w:rsidP="00F672C4">
      <w:pPr>
        <w:spacing w:line="256" w:lineRule="exact"/>
        <w:rPr>
          <w:rFonts w:ascii="Century" w:hAnsi="Century"/>
          <w:sz w:val="21"/>
        </w:rPr>
        <w:sectPr w:rsidR="00ED6B8B">
          <w:pgSz w:w="11910" w:h="16840"/>
          <w:pgMar w:top="1920" w:right="0" w:bottom="280" w:left="1620" w:header="1603" w:footer="0" w:gutter="0"/>
          <w:cols w:space="720"/>
        </w:sectPr>
      </w:pPr>
    </w:p>
    <w:p w14:paraId="458CCFE2" w14:textId="77777777" w:rsidR="00ED6B8B" w:rsidRDefault="00FA655D">
      <w:pPr>
        <w:spacing w:before="43"/>
        <w:rPr>
          <w:rFonts w:ascii="Arial"/>
          <w:i/>
          <w:sz w:val="12"/>
        </w:rPr>
        <w:pPrChange w:id="591" w:author="Raghda Wahdan" w:date="2017-11-06T13:08:00Z">
          <w:pPr>
            <w:spacing w:before="43"/>
            <w:jc w:val="right"/>
          </w:pPr>
        </w:pPrChange>
      </w:pPr>
      <w:r>
        <w:rPr>
          <w:rFonts w:ascii="Arial"/>
          <w:i/>
          <w:w w:val="125"/>
          <w:sz w:val="12"/>
        </w:rPr>
        <w:t>MCRC</w:t>
      </w:r>
    </w:p>
    <w:p w14:paraId="460FFD99" w14:textId="77777777" w:rsidR="00ED6B8B" w:rsidRDefault="00FA655D" w:rsidP="00F672C4">
      <w:pPr>
        <w:tabs>
          <w:tab w:val="left" w:pos="2588"/>
          <w:tab w:val="left" w:pos="3443"/>
        </w:tabs>
        <w:spacing w:line="306" w:lineRule="exact"/>
        <w:ind w:left="1678"/>
        <w:rPr>
          <w:rFonts w:ascii="Arial Unicode MS"/>
          <w:sz w:val="21"/>
        </w:rPr>
      </w:pPr>
      <w:r>
        <w:br w:type="column"/>
      </w:r>
      <w:r>
        <w:rPr>
          <w:rFonts w:ascii="Arial Unicode MS"/>
          <w:sz w:val="21"/>
        </w:rPr>
        <w:t>2</w:t>
      </w:r>
      <w:r>
        <w:rPr>
          <w:rFonts w:ascii="Arial Unicode MS"/>
          <w:sz w:val="21"/>
        </w:rPr>
        <w:tab/>
        <w:t>6</w:t>
      </w:r>
      <w:r>
        <w:rPr>
          <w:rFonts w:ascii="Arial Unicode MS"/>
          <w:sz w:val="21"/>
        </w:rPr>
        <w:tab/>
        <w:t>24</w:t>
      </w:r>
    </w:p>
    <w:p w14:paraId="6E80B105" w14:textId="77777777" w:rsidR="00ED6B8B" w:rsidRDefault="00ED6B8B" w:rsidP="00F672C4">
      <w:pPr>
        <w:spacing w:line="306" w:lineRule="exact"/>
        <w:rPr>
          <w:rFonts w:ascii="Arial Unicode MS"/>
          <w:sz w:val="21"/>
        </w:rPr>
        <w:sectPr w:rsidR="00ED6B8B">
          <w:type w:val="continuous"/>
          <w:pgSz w:w="11910" w:h="16840"/>
          <w:pgMar w:top="1580" w:right="0" w:bottom="280" w:left="1620" w:header="720" w:footer="720" w:gutter="0"/>
          <w:cols w:num="2" w:space="720" w:equalWidth="0">
            <w:col w:w="2243" w:space="40"/>
            <w:col w:w="8007"/>
          </w:cols>
        </w:sectPr>
      </w:pPr>
    </w:p>
    <w:p w14:paraId="5A13EFDF" w14:textId="77777777" w:rsidR="00ED6B8B" w:rsidRDefault="00FA655D" w:rsidP="00F672C4">
      <w:pPr>
        <w:pStyle w:val="BodyText"/>
        <w:spacing w:before="70" w:line="319" w:lineRule="exact"/>
        <w:ind w:left="108"/>
        <w:rPr>
          <w:rFonts w:ascii="Bookman Old Style" w:hAnsi="Bookman Old Style"/>
          <w:i/>
        </w:rPr>
      </w:pPr>
      <w:r>
        <w:rPr>
          <w:spacing w:val="-3"/>
        </w:rPr>
        <w:t>Now</w:t>
      </w:r>
      <w:r>
        <w:rPr>
          <w:spacing w:val="-17"/>
        </w:rPr>
        <w:t xml:space="preserve"> </w:t>
      </w:r>
      <w:r>
        <w:rPr>
          <w:spacing w:val="-4"/>
        </w:rPr>
        <w:t>we</w:t>
      </w:r>
      <w:r>
        <w:rPr>
          <w:spacing w:val="-17"/>
        </w:rPr>
        <w:t xml:space="preserve"> </w:t>
      </w:r>
      <w:r>
        <w:rPr>
          <w:spacing w:val="-4"/>
        </w:rPr>
        <w:t>have</w:t>
      </w:r>
      <w:r>
        <w:rPr>
          <w:spacing w:val="-17"/>
        </w:rPr>
        <w:t xml:space="preserve"> </w:t>
      </w:r>
      <w:r>
        <w:t>to</w:t>
      </w:r>
      <w:r>
        <w:rPr>
          <w:spacing w:val="-17"/>
        </w:rPr>
        <w:t xml:space="preserve"> </w:t>
      </w:r>
      <w:r>
        <w:t>find</w:t>
      </w:r>
      <w:r>
        <w:rPr>
          <w:spacing w:val="-17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rPr>
          <w:spacing w:val="-4"/>
        </w:rPr>
        <w:t>value</w:t>
      </w:r>
      <w:r>
        <w:rPr>
          <w:spacing w:val="-17"/>
        </w:rPr>
        <w:t xml:space="preserve"> </w:t>
      </w:r>
      <w:r>
        <w:t>of</w:t>
      </w:r>
      <w:r>
        <w:rPr>
          <w:spacing w:val="-17"/>
        </w:rPr>
        <w:t xml:space="preserve"> </w:t>
      </w:r>
      <w:r>
        <w:rPr>
          <w:rFonts w:ascii="Bookman Old Style" w:hAnsi="Bookman Old Style"/>
          <w:i/>
        </w:rPr>
        <w:t>β</w:t>
      </w:r>
      <w:r>
        <w:rPr>
          <w:rFonts w:ascii="Bookman Old Style" w:hAnsi="Bookman Old Style"/>
          <w:i/>
          <w:spacing w:val="-22"/>
        </w:rPr>
        <w:t xml:space="preserve"> </w:t>
      </w:r>
      <w:r>
        <w:t>which</w:t>
      </w:r>
      <w:r>
        <w:rPr>
          <w:spacing w:val="-17"/>
        </w:rPr>
        <w:t xml:space="preserve"> </w:t>
      </w:r>
      <w:r>
        <w:t>maximizes</w:t>
      </w:r>
      <w:r>
        <w:rPr>
          <w:spacing w:val="-17"/>
        </w:rPr>
        <w:t xml:space="preserve"> </w:t>
      </w:r>
      <w:r>
        <w:rPr>
          <w:rFonts w:ascii="Bookman Old Style" w:hAnsi="Bookman Old Style"/>
          <w:i/>
        </w:rPr>
        <w:t>η</w:t>
      </w:r>
    </w:p>
    <w:p w14:paraId="49E61CF2" w14:textId="77777777" w:rsidR="00ED6B8B" w:rsidRDefault="00FA655D" w:rsidP="00F672C4">
      <w:pPr>
        <w:pStyle w:val="BodyText"/>
        <w:rPr>
          <w:rFonts w:ascii="Bookman Old Style"/>
          <w:i/>
          <w:sz w:val="12"/>
        </w:rPr>
      </w:pPr>
      <w:r>
        <w:br w:type="column"/>
      </w:r>
    </w:p>
    <w:p w14:paraId="1BF14F13" w14:textId="77777777" w:rsidR="00ED6B8B" w:rsidRDefault="00ED6B8B" w:rsidP="00F672C4">
      <w:pPr>
        <w:pStyle w:val="BodyText"/>
        <w:spacing w:before="2"/>
        <w:rPr>
          <w:rFonts w:ascii="Bookman Old Style"/>
          <w:i/>
          <w:sz w:val="11"/>
        </w:rPr>
      </w:pPr>
    </w:p>
    <w:p w14:paraId="1373599B" w14:textId="77777777" w:rsidR="00ED6B8B" w:rsidRDefault="00FA655D" w:rsidP="00F672C4">
      <w:pPr>
        <w:spacing w:line="117" w:lineRule="exact"/>
        <w:ind w:left="-40"/>
        <w:rPr>
          <w:rFonts w:ascii="Arial"/>
          <w:i/>
          <w:sz w:val="12"/>
        </w:rPr>
      </w:pPr>
      <w:r>
        <w:rPr>
          <w:rFonts w:ascii="Arial"/>
          <w:i/>
          <w:w w:val="125"/>
          <w:sz w:val="12"/>
        </w:rPr>
        <w:t>MCRC</w:t>
      </w:r>
    </w:p>
    <w:p w14:paraId="4B4150A5" w14:textId="77777777" w:rsidR="00ED6B8B" w:rsidRDefault="00FA655D" w:rsidP="00F672C4">
      <w:pPr>
        <w:pStyle w:val="BodyText"/>
        <w:spacing w:before="70" w:line="319" w:lineRule="exact"/>
        <w:ind w:left="-12"/>
      </w:pPr>
      <w:r>
        <w:br w:type="column"/>
      </w:r>
      <w:r>
        <w:t>. This is achieved</w:t>
      </w:r>
    </w:p>
    <w:p w14:paraId="23BFB2C5" w14:textId="77777777" w:rsidR="00ED6B8B" w:rsidRDefault="00ED6B8B" w:rsidP="00F672C4">
      <w:pPr>
        <w:spacing w:line="319" w:lineRule="exact"/>
        <w:sectPr w:rsidR="00ED6B8B">
          <w:type w:val="continuous"/>
          <w:pgSz w:w="11910" w:h="16840"/>
          <w:pgMar w:top="1580" w:right="0" w:bottom="280" w:left="1620" w:header="720" w:footer="720" w:gutter="0"/>
          <w:cols w:num="3" w:space="720" w:equalWidth="0">
            <w:col w:w="5778" w:space="40"/>
            <w:col w:w="443" w:space="40"/>
            <w:col w:w="3989"/>
          </w:cols>
        </w:sectPr>
      </w:pPr>
    </w:p>
    <w:p w14:paraId="0C39E777" w14:textId="77777777" w:rsidR="00ED6B8B" w:rsidRDefault="00FA655D" w:rsidP="00F672C4">
      <w:pPr>
        <w:pStyle w:val="BodyText"/>
        <w:spacing w:before="17" w:line="249" w:lineRule="auto"/>
        <w:ind w:left="108" w:right="1875"/>
      </w:pPr>
      <w:r>
        <w:rPr>
          <w:spacing w:val="-4"/>
        </w:rPr>
        <w:t>by</w:t>
      </w:r>
      <w:r>
        <w:rPr>
          <w:spacing w:val="-16"/>
        </w:rPr>
        <w:t xml:space="preserve"> </w:t>
      </w:r>
      <w:r>
        <w:t>differentiating</w:t>
      </w:r>
      <w:r>
        <w:rPr>
          <w:spacing w:val="-16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reading</w:t>
      </w:r>
      <w:r>
        <w:rPr>
          <w:spacing w:val="-16"/>
        </w:rPr>
        <w:t xml:space="preserve"> </w:t>
      </w:r>
      <w:r>
        <w:t>efficiency</w:t>
      </w:r>
      <w:r>
        <w:rPr>
          <w:spacing w:val="-16"/>
        </w:rPr>
        <w:t xml:space="preserve"> </w:t>
      </w:r>
      <w:r>
        <w:t>in</w:t>
      </w:r>
      <w:r>
        <w:rPr>
          <w:spacing w:val="-16"/>
        </w:rPr>
        <w:t xml:space="preserve"> </w:t>
      </w:r>
      <w:r>
        <w:t>(5.40)</w:t>
      </w:r>
      <w:r>
        <w:rPr>
          <w:spacing w:val="-16"/>
        </w:rPr>
        <w:t xml:space="preserve"> </w:t>
      </w:r>
      <w:r>
        <w:t>with</w:t>
      </w:r>
      <w:r>
        <w:rPr>
          <w:spacing w:val="-16"/>
        </w:rPr>
        <w:t xml:space="preserve"> </w:t>
      </w:r>
      <w:r>
        <w:t>respect</w:t>
      </w:r>
      <w:r>
        <w:rPr>
          <w:spacing w:val="-16"/>
        </w:rPr>
        <w:t xml:space="preserve"> </w:t>
      </w:r>
      <w:r>
        <w:t>to</w:t>
      </w:r>
      <w:r>
        <w:rPr>
          <w:spacing w:val="-16"/>
        </w:rPr>
        <w:t xml:space="preserve"> </w:t>
      </w:r>
      <w:r>
        <w:rPr>
          <w:rFonts w:ascii="Bookman Old Style" w:hAnsi="Bookman Old Style"/>
          <w:i/>
        </w:rPr>
        <w:t>β</w:t>
      </w:r>
      <w:r>
        <w:rPr>
          <w:rFonts w:ascii="Bookman Old Style" w:hAnsi="Bookman Old Style"/>
          <w:i/>
          <w:spacing w:val="-20"/>
        </w:rPr>
        <w:t xml:space="preserve"> </w:t>
      </w:r>
      <w:r>
        <w:t>and</w:t>
      </w:r>
      <w:r>
        <w:rPr>
          <w:spacing w:val="-16"/>
        </w:rPr>
        <w:t xml:space="preserve"> </w:t>
      </w:r>
      <w:r>
        <w:t>equate the</w:t>
      </w:r>
      <w:r>
        <w:rPr>
          <w:spacing w:val="-19"/>
        </w:rPr>
        <w:t xml:space="preserve"> </w:t>
      </w:r>
      <w:r>
        <w:t>result</w:t>
      </w:r>
      <w:r>
        <w:rPr>
          <w:spacing w:val="-19"/>
        </w:rPr>
        <w:t xml:space="preserve"> </w:t>
      </w:r>
      <w:r>
        <w:t>to</w:t>
      </w:r>
      <w:r>
        <w:rPr>
          <w:spacing w:val="-20"/>
        </w:rPr>
        <w:t xml:space="preserve"> </w:t>
      </w:r>
      <w:r>
        <w:t>zero.</w:t>
      </w:r>
      <w:r>
        <w:rPr>
          <w:spacing w:val="-6"/>
        </w:rPr>
        <w:t xml:space="preserve"> </w:t>
      </w:r>
      <w:r>
        <w:t>After</w:t>
      </w:r>
      <w:r>
        <w:rPr>
          <w:spacing w:val="-20"/>
        </w:rPr>
        <w:t xml:space="preserve"> </w:t>
      </w:r>
      <w:r>
        <w:t>differentiating,</w:t>
      </w:r>
      <w:r>
        <w:rPr>
          <w:spacing w:val="-19"/>
        </w:rPr>
        <w:t xml:space="preserve"> </w:t>
      </w:r>
      <w:r>
        <w:t>the</w:t>
      </w:r>
      <w:r>
        <w:rPr>
          <w:spacing w:val="-19"/>
        </w:rPr>
        <w:t xml:space="preserve"> </w:t>
      </w:r>
      <w:r>
        <w:t>equation</w:t>
      </w:r>
      <w:r>
        <w:rPr>
          <w:spacing w:val="-19"/>
        </w:rPr>
        <w:t xml:space="preserve"> </w:t>
      </w:r>
      <w:r>
        <w:t>can</w:t>
      </w:r>
      <w:r>
        <w:rPr>
          <w:spacing w:val="-20"/>
        </w:rPr>
        <w:t xml:space="preserve"> </w:t>
      </w:r>
      <w:r>
        <w:rPr>
          <w:spacing w:val="3"/>
        </w:rPr>
        <w:t>be</w:t>
      </w:r>
      <w:r>
        <w:rPr>
          <w:spacing w:val="-19"/>
        </w:rPr>
        <w:t xml:space="preserve"> </w:t>
      </w:r>
      <w:r>
        <w:t>simplified</w:t>
      </w:r>
      <w:r>
        <w:rPr>
          <w:spacing w:val="-20"/>
        </w:rPr>
        <w:t xml:space="preserve"> </w:t>
      </w:r>
      <w:r>
        <w:t>as:</w:t>
      </w:r>
    </w:p>
    <w:p w14:paraId="2471870A" w14:textId="77777777" w:rsidR="00ED6B8B" w:rsidRDefault="00ED6B8B" w:rsidP="00F672C4">
      <w:pPr>
        <w:spacing w:line="249" w:lineRule="auto"/>
        <w:sectPr w:rsidR="00ED6B8B">
          <w:type w:val="continuous"/>
          <w:pgSz w:w="11910" w:h="16840"/>
          <w:pgMar w:top="1580" w:right="0" w:bottom="280" w:left="1620" w:header="720" w:footer="720" w:gutter="0"/>
          <w:cols w:space="720"/>
        </w:sectPr>
      </w:pPr>
    </w:p>
    <w:p w14:paraId="32565710" w14:textId="77777777" w:rsidR="00ED6B8B" w:rsidRDefault="00890932" w:rsidP="00F672C4">
      <w:pPr>
        <w:tabs>
          <w:tab w:val="left" w:pos="2610"/>
        </w:tabs>
        <w:spacing w:before="69" w:line="292" w:lineRule="exact"/>
        <w:ind w:left="1253"/>
        <w:rPr>
          <w:rFonts w:ascii="Tahoma" w:hAnsi="Tahoma"/>
          <w:sz w:val="16"/>
        </w:rPr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65760" behindDoc="1" locked="0" layoutInCell="1" allowOverlap="1" wp14:anchorId="180D18AA" wp14:editId="4977E35B">
                <wp:simplePos x="0" y="0"/>
                <wp:positionH relativeFrom="page">
                  <wp:posOffset>3509645</wp:posOffset>
                </wp:positionH>
                <wp:positionV relativeFrom="paragraph">
                  <wp:posOffset>350520</wp:posOffset>
                </wp:positionV>
                <wp:extent cx="229235" cy="0"/>
                <wp:effectExtent l="13970" t="7620" r="13970" b="11430"/>
                <wp:wrapNone/>
                <wp:docPr id="773" name="Line 7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29235" cy="0"/>
                        </a:xfrm>
                        <a:prstGeom prst="line">
                          <a:avLst/>
                        </a:pr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4775E6B" id="Line 749" o:spid="_x0000_s1026" style="position:absolute;z-index:-251550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76.35pt,27.6pt" to="294.4pt,27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" strokeweight=".14042mm">
                <w10:wrap anchorx="page"/>
              </v:line>
            </w:pict>
          </mc:Fallback>
        </mc:AlternateContent>
      </w:r>
      <w:r w:rsidR="00FA655D">
        <w:rPr>
          <w:rFonts w:ascii="Arial" w:hAnsi="Arial"/>
          <w:i/>
          <w:w w:val="130"/>
          <w:position w:val="2"/>
          <w:sz w:val="16"/>
        </w:rPr>
        <w:t xml:space="preserve">− </w:t>
      </w:r>
      <w:r w:rsidR="00FA655D">
        <w:rPr>
          <w:rFonts w:ascii="Lucida Sans Unicode" w:hAnsi="Lucida Sans Unicode"/>
          <w:w w:val="115"/>
          <w:position w:val="8"/>
          <w:sz w:val="12"/>
          <w:u w:val="single"/>
        </w:rPr>
        <w:t xml:space="preserve">1  </w:t>
      </w:r>
      <w:r w:rsidR="00FA655D">
        <w:rPr>
          <w:rFonts w:ascii="Lucida Sans Unicode" w:hAnsi="Lucida Sans Unicode"/>
          <w:spacing w:val="38"/>
          <w:w w:val="115"/>
          <w:position w:val="8"/>
          <w:sz w:val="12"/>
          <w:u w:val="single"/>
        </w:rPr>
        <w:t xml:space="preserve"> </w:t>
      </w:r>
      <w:r w:rsidR="00FA655D">
        <w:rPr>
          <w:rFonts w:ascii="Arial" w:hAnsi="Arial"/>
          <w:w w:val="215"/>
          <w:position w:val="26"/>
          <w:sz w:val="20"/>
        </w:rPr>
        <w:t>(</w:t>
      </w:r>
      <w:r w:rsidR="00FA655D">
        <w:rPr>
          <w:rFonts w:ascii="Arial" w:hAnsi="Arial"/>
          <w:spacing w:val="12"/>
          <w:w w:val="215"/>
          <w:position w:val="26"/>
          <w:sz w:val="20"/>
        </w:rPr>
        <w:t xml:space="preserve"> </w:t>
      </w:r>
      <w:r w:rsidR="00FA655D">
        <w:rPr>
          <w:rFonts w:ascii="Arial" w:hAnsi="Arial"/>
          <w:i/>
          <w:w w:val="130"/>
          <w:sz w:val="16"/>
        </w:rPr>
        <w:t>−</w:t>
      </w:r>
      <w:r w:rsidR="00FA655D">
        <w:rPr>
          <w:rFonts w:ascii="Tahoma" w:hAnsi="Tahoma"/>
          <w:w w:val="130"/>
          <w:sz w:val="16"/>
        </w:rPr>
        <w:t>2</w:t>
      </w:r>
      <w:r w:rsidR="00FA655D">
        <w:rPr>
          <w:rFonts w:ascii="Tahoma" w:hAnsi="Tahoma"/>
          <w:w w:val="130"/>
          <w:sz w:val="16"/>
        </w:rPr>
        <w:tab/>
      </w:r>
      <w:r w:rsidR="00FA655D">
        <w:rPr>
          <w:rFonts w:ascii="Arial" w:hAnsi="Arial"/>
          <w:i/>
          <w:w w:val="115"/>
          <w:sz w:val="16"/>
        </w:rPr>
        <w:t>−</w:t>
      </w:r>
      <w:r w:rsidR="00FA655D">
        <w:rPr>
          <w:rFonts w:ascii="Tahoma" w:hAnsi="Tahoma"/>
          <w:w w:val="115"/>
          <w:sz w:val="16"/>
        </w:rPr>
        <w:t>3</w:t>
      </w:r>
    </w:p>
    <w:p w14:paraId="3556BEC7" w14:textId="77777777" w:rsidR="00ED6B8B" w:rsidRDefault="00FA655D">
      <w:pPr>
        <w:spacing w:before="219" w:line="141" w:lineRule="exact"/>
        <w:rPr>
          <w:rFonts w:ascii="Tahoma" w:hAnsi="Tahoma"/>
          <w:sz w:val="16"/>
        </w:rPr>
        <w:pPrChange w:id="592" w:author="Raghda Wahdan" w:date="2017-11-06T13:08:00Z">
          <w:pPr>
            <w:spacing w:before="219" w:line="141" w:lineRule="exact"/>
            <w:jc w:val="right"/>
          </w:pPr>
        </w:pPrChange>
      </w:pPr>
      <w:r>
        <w:br w:type="column"/>
      </w:r>
      <w:r>
        <w:rPr>
          <w:rFonts w:ascii="Georgia" w:hAnsi="Georgia"/>
          <w:i/>
          <w:w w:val="110"/>
          <w:position w:val="-7"/>
          <w:sz w:val="21"/>
        </w:rPr>
        <w:t>β</w:t>
      </w:r>
      <w:r>
        <w:rPr>
          <w:rFonts w:ascii="Arial" w:hAnsi="Arial"/>
          <w:i/>
          <w:w w:val="110"/>
          <w:sz w:val="16"/>
        </w:rPr>
        <w:t>−</w:t>
      </w:r>
      <w:r>
        <w:rPr>
          <w:rFonts w:ascii="Tahoma" w:hAnsi="Tahoma"/>
          <w:w w:val="110"/>
          <w:sz w:val="16"/>
        </w:rPr>
        <w:t>4</w:t>
      </w:r>
    </w:p>
    <w:p w14:paraId="5BE1BA73" w14:textId="77777777" w:rsidR="00ED6B8B" w:rsidRDefault="00FA655D" w:rsidP="00F672C4">
      <w:pPr>
        <w:spacing w:before="219" w:line="141" w:lineRule="exact"/>
        <w:ind w:left="1189"/>
        <w:rPr>
          <w:rFonts w:ascii="Tahoma" w:hAnsi="Tahoma"/>
          <w:sz w:val="16"/>
        </w:rPr>
      </w:pPr>
      <w:r>
        <w:br w:type="column"/>
      </w:r>
      <w:r>
        <w:rPr>
          <w:rFonts w:ascii="Georgia" w:hAnsi="Georgia"/>
          <w:i/>
          <w:w w:val="110"/>
          <w:position w:val="-7"/>
          <w:sz w:val="21"/>
        </w:rPr>
        <w:t>β</w:t>
      </w:r>
      <w:r>
        <w:rPr>
          <w:rFonts w:ascii="Arial" w:hAnsi="Arial"/>
          <w:i/>
          <w:w w:val="110"/>
          <w:sz w:val="16"/>
        </w:rPr>
        <w:t>−</w:t>
      </w:r>
      <w:r>
        <w:rPr>
          <w:rFonts w:ascii="Tahoma" w:hAnsi="Tahoma"/>
          <w:w w:val="110"/>
          <w:sz w:val="16"/>
        </w:rPr>
        <w:t>5</w:t>
      </w:r>
    </w:p>
    <w:p w14:paraId="7DBAA5AA" w14:textId="77777777" w:rsidR="00ED6B8B" w:rsidRDefault="00890932" w:rsidP="00F672C4">
      <w:pPr>
        <w:pStyle w:val="BodyText"/>
        <w:spacing w:before="2"/>
        <w:rPr>
          <w:rFonts w:ascii="Tahoma"/>
          <w:sz w:val="12"/>
        </w:rPr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0" distR="0" simplePos="0" relativeHeight="251495424" behindDoc="0" locked="0" layoutInCell="1" allowOverlap="1" wp14:anchorId="1759F5B8" wp14:editId="71344512">
                <wp:simplePos x="0" y="0"/>
                <wp:positionH relativeFrom="page">
                  <wp:posOffset>4513580</wp:posOffset>
                </wp:positionH>
                <wp:positionV relativeFrom="paragraph">
                  <wp:posOffset>121285</wp:posOffset>
                </wp:positionV>
                <wp:extent cx="229235" cy="0"/>
                <wp:effectExtent l="8255" t="6985" r="10160" b="12065"/>
                <wp:wrapTopAndBottom/>
                <wp:docPr id="772" name="Line 7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29235" cy="0"/>
                        </a:xfrm>
                        <a:prstGeom prst="line">
                          <a:avLst/>
                        </a:pr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3F9A391" id="Line 748" o:spid="_x0000_s1026" style="position:absolute;z-index:25149542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355.4pt,9.55pt" to="373.45pt,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" strokeweight=".14042mm">
                <w10:wrap type="topAndBottom" anchorx="page"/>
              </v:line>
            </w:pict>
          </mc:Fallback>
        </mc:AlternateContent>
      </w:r>
    </w:p>
    <w:p w14:paraId="7C726D6E" w14:textId="77777777" w:rsidR="00ED6B8B" w:rsidRDefault="00ED6B8B" w:rsidP="00F672C4">
      <w:pPr>
        <w:rPr>
          <w:rFonts w:ascii="Tahoma"/>
          <w:sz w:val="12"/>
        </w:rPr>
        <w:sectPr w:rsidR="00ED6B8B">
          <w:type w:val="continuous"/>
          <w:pgSz w:w="11910" w:h="16840"/>
          <w:pgMar w:top="1580" w:right="0" w:bottom="280" w:left="1620" w:header="720" w:footer="720" w:gutter="0"/>
          <w:cols w:num="3" w:space="720" w:equalWidth="0">
            <w:col w:w="2827" w:space="40"/>
            <w:col w:w="1392" w:space="40"/>
            <w:col w:w="5991"/>
          </w:cols>
        </w:sectPr>
      </w:pPr>
    </w:p>
    <w:p w14:paraId="4CDD0CC5" w14:textId="77777777" w:rsidR="00ED6B8B" w:rsidRDefault="00FA655D" w:rsidP="00F672C4">
      <w:pPr>
        <w:tabs>
          <w:tab w:val="left" w:pos="1847"/>
          <w:tab w:val="left" w:pos="2257"/>
          <w:tab w:val="left" w:pos="2836"/>
        </w:tabs>
        <w:spacing w:line="308" w:lineRule="exact"/>
        <w:ind w:left="981"/>
        <w:rPr>
          <w:rFonts w:ascii="Arial Unicode MS" w:hAnsi="Arial Unicode MS"/>
          <w:sz w:val="21"/>
        </w:rPr>
      </w:pPr>
      <w:r>
        <w:rPr>
          <w:rFonts w:ascii="Arial" w:hAnsi="Arial"/>
          <w:i/>
          <w:w w:val="110"/>
          <w:sz w:val="21"/>
        </w:rPr>
        <w:t>−</w:t>
      </w:r>
      <w:r>
        <w:rPr>
          <w:rFonts w:ascii="Georgia" w:hAnsi="Georgia"/>
          <w:i/>
          <w:w w:val="110"/>
          <w:sz w:val="21"/>
        </w:rPr>
        <w:t xml:space="preserve">e </w:t>
      </w:r>
      <w:r>
        <w:rPr>
          <w:rFonts w:ascii="Georgia" w:hAnsi="Georgia"/>
          <w:i/>
          <w:spacing w:val="44"/>
          <w:w w:val="110"/>
          <w:sz w:val="21"/>
        </w:rPr>
        <w:t xml:space="preserve"> </w:t>
      </w:r>
      <w:r>
        <w:rPr>
          <w:rFonts w:ascii="Arial" w:hAnsi="Arial"/>
          <w:i/>
          <w:w w:val="110"/>
          <w:position w:val="5"/>
          <w:sz w:val="12"/>
        </w:rPr>
        <w:t xml:space="preserve">β </w:t>
      </w:r>
      <w:r>
        <w:rPr>
          <w:rFonts w:ascii="Arial" w:hAnsi="Arial"/>
          <w:i/>
          <w:spacing w:val="15"/>
          <w:w w:val="110"/>
          <w:position w:val="5"/>
          <w:sz w:val="12"/>
        </w:rPr>
        <w:t xml:space="preserve"> </w:t>
      </w:r>
      <w:r>
        <w:rPr>
          <w:rFonts w:ascii="Arial" w:hAnsi="Arial"/>
          <w:i/>
          <w:w w:val="110"/>
          <w:sz w:val="21"/>
        </w:rPr>
        <w:t>·</w:t>
      </w:r>
      <w:r>
        <w:rPr>
          <w:rFonts w:ascii="Arial" w:hAnsi="Arial"/>
          <w:i/>
          <w:w w:val="110"/>
          <w:sz w:val="21"/>
        </w:rPr>
        <w:tab/>
      </w:r>
      <w:r>
        <w:rPr>
          <w:rFonts w:ascii="Georgia" w:hAnsi="Georgia"/>
          <w:i/>
          <w:w w:val="110"/>
          <w:sz w:val="21"/>
        </w:rPr>
        <w:t>β</w:t>
      </w:r>
      <w:r>
        <w:rPr>
          <w:rFonts w:ascii="Georgia" w:hAnsi="Georgia"/>
          <w:i/>
          <w:w w:val="110"/>
          <w:sz w:val="21"/>
        </w:rPr>
        <w:tab/>
      </w:r>
      <w:r>
        <w:rPr>
          <w:rFonts w:ascii="Arial Unicode MS" w:hAnsi="Arial Unicode MS"/>
          <w:w w:val="110"/>
          <w:sz w:val="21"/>
        </w:rPr>
        <w:t>+</w:t>
      </w:r>
      <w:r>
        <w:rPr>
          <w:rFonts w:ascii="Arial Unicode MS" w:hAnsi="Arial Unicode MS"/>
          <w:spacing w:val="-13"/>
          <w:w w:val="110"/>
          <w:sz w:val="21"/>
        </w:rPr>
        <w:t xml:space="preserve"> </w:t>
      </w:r>
      <w:r>
        <w:rPr>
          <w:rFonts w:ascii="Georgia" w:hAnsi="Georgia"/>
          <w:i/>
          <w:w w:val="110"/>
          <w:sz w:val="21"/>
        </w:rPr>
        <w:t>β</w:t>
      </w:r>
      <w:r>
        <w:rPr>
          <w:rFonts w:ascii="Georgia" w:hAnsi="Georgia"/>
          <w:i/>
          <w:w w:val="110"/>
          <w:sz w:val="21"/>
        </w:rPr>
        <w:tab/>
      </w:r>
      <w:r>
        <w:rPr>
          <w:rFonts w:ascii="Arial Unicode MS" w:hAnsi="Arial Unicode MS"/>
          <w:w w:val="110"/>
          <w:sz w:val="21"/>
        </w:rPr>
        <w:t>(</w:t>
      </w:r>
      <w:r>
        <w:rPr>
          <w:rFonts w:ascii="Georgia" w:hAnsi="Georgia"/>
          <w:i/>
          <w:w w:val="110"/>
          <w:sz w:val="21"/>
        </w:rPr>
        <w:t>α</w:t>
      </w:r>
      <w:r>
        <w:rPr>
          <w:rFonts w:ascii="Tahoma" w:hAnsi="Tahoma"/>
          <w:w w:val="110"/>
          <w:position w:val="-2"/>
          <w:sz w:val="16"/>
        </w:rPr>
        <w:t xml:space="preserve">2 </w:t>
      </w:r>
      <w:r>
        <w:rPr>
          <w:rFonts w:ascii="Arial" w:hAnsi="Arial"/>
          <w:i/>
          <w:w w:val="110"/>
          <w:sz w:val="21"/>
        </w:rPr>
        <w:t xml:space="preserve">− </w:t>
      </w:r>
      <w:r>
        <w:rPr>
          <w:rFonts w:ascii="Arial Unicode MS" w:hAnsi="Arial Unicode MS"/>
          <w:w w:val="110"/>
          <w:sz w:val="21"/>
        </w:rPr>
        <w:t>1)</w:t>
      </w:r>
      <w:r>
        <w:rPr>
          <w:rFonts w:ascii="Arial Unicode MS" w:hAnsi="Arial Unicode MS"/>
          <w:spacing w:val="-8"/>
          <w:w w:val="110"/>
          <w:sz w:val="21"/>
        </w:rPr>
        <w:t xml:space="preserve"> </w:t>
      </w:r>
      <w:r>
        <w:rPr>
          <w:rFonts w:ascii="Arial Unicode MS" w:hAnsi="Arial Unicode MS"/>
          <w:w w:val="110"/>
          <w:sz w:val="21"/>
        </w:rPr>
        <w:t>+</w:t>
      </w:r>
    </w:p>
    <w:p w14:paraId="573FCC7D" w14:textId="77777777" w:rsidR="00ED6B8B" w:rsidRDefault="00FA655D" w:rsidP="00F672C4">
      <w:pPr>
        <w:spacing w:line="455" w:lineRule="exact"/>
        <w:ind w:left="158"/>
        <w:rPr>
          <w:rFonts w:ascii="Arial Unicode MS" w:hAnsi="Arial Unicode MS"/>
          <w:sz w:val="21"/>
        </w:rPr>
      </w:pPr>
      <w:r>
        <w:br w:type="column"/>
      </w:r>
      <w:r>
        <w:rPr>
          <w:rFonts w:ascii="Arial Unicode MS" w:hAnsi="Arial Unicode MS"/>
          <w:w w:val="110"/>
          <w:position w:val="-14"/>
          <w:sz w:val="21"/>
        </w:rPr>
        <w:t xml:space="preserve">2  </w:t>
      </w:r>
      <w:r>
        <w:rPr>
          <w:rFonts w:ascii="Arial Unicode MS" w:hAnsi="Arial Unicode MS"/>
          <w:w w:val="110"/>
          <w:sz w:val="21"/>
        </w:rPr>
        <w:t>(</w:t>
      </w:r>
      <w:r>
        <w:rPr>
          <w:rFonts w:ascii="Georgia" w:hAnsi="Georgia"/>
          <w:i/>
          <w:w w:val="110"/>
          <w:sz w:val="21"/>
        </w:rPr>
        <w:t>α</w:t>
      </w:r>
      <w:r>
        <w:rPr>
          <w:rFonts w:ascii="Tahoma" w:hAnsi="Tahoma"/>
          <w:w w:val="110"/>
          <w:position w:val="-2"/>
          <w:sz w:val="16"/>
        </w:rPr>
        <w:t xml:space="preserve">3 </w:t>
      </w:r>
      <w:r>
        <w:rPr>
          <w:rFonts w:ascii="Arial" w:hAnsi="Arial"/>
          <w:i/>
          <w:w w:val="110"/>
          <w:sz w:val="21"/>
        </w:rPr>
        <w:t xml:space="preserve">− </w:t>
      </w:r>
      <w:r>
        <w:rPr>
          <w:rFonts w:ascii="Georgia" w:hAnsi="Georgia"/>
          <w:i/>
          <w:w w:val="110"/>
          <w:sz w:val="21"/>
        </w:rPr>
        <w:t>α</w:t>
      </w:r>
      <w:r>
        <w:rPr>
          <w:rFonts w:ascii="Tahoma" w:hAnsi="Tahoma"/>
          <w:w w:val="110"/>
          <w:position w:val="-2"/>
          <w:sz w:val="16"/>
        </w:rPr>
        <w:t>2</w:t>
      </w:r>
      <w:r>
        <w:rPr>
          <w:rFonts w:ascii="Arial Unicode MS" w:hAnsi="Arial Unicode MS"/>
          <w:w w:val="110"/>
          <w:sz w:val="21"/>
        </w:rPr>
        <w:t>) +</w:t>
      </w:r>
    </w:p>
    <w:p w14:paraId="4594B8F7" w14:textId="77777777" w:rsidR="00ED6B8B" w:rsidRDefault="00FA655D" w:rsidP="00F672C4">
      <w:pPr>
        <w:tabs>
          <w:tab w:val="left" w:pos="2112"/>
        </w:tabs>
        <w:spacing w:line="421" w:lineRule="exact"/>
        <w:ind w:left="158"/>
        <w:rPr>
          <w:rFonts w:ascii="Century" w:hAnsi="Century"/>
          <w:sz w:val="21"/>
        </w:rPr>
      </w:pPr>
      <w:r>
        <w:br w:type="column"/>
      </w:r>
      <w:r>
        <w:rPr>
          <w:rFonts w:ascii="Arial Unicode MS" w:hAnsi="Arial Unicode MS"/>
          <w:w w:val="105"/>
          <w:position w:val="-14"/>
          <w:sz w:val="21"/>
        </w:rPr>
        <w:t xml:space="preserve">6  </w:t>
      </w:r>
      <w:r>
        <w:rPr>
          <w:rFonts w:ascii="Arial Unicode MS" w:hAnsi="Arial Unicode MS"/>
          <w:w w:val="105"/>
          <w:sz w:val="21"/>
        </w:rPr>
        <w:t>(</w:t>
      </w:r>
      <w:r>
        <w:rPr>
          <w:rFonts w:ascii="Georgia" w:hAnsi="Georgia"/>
          <w:i/>
          <w:w w:val="105"/>
          <w:sz w:val="21"/>
        </w:rPr>
        <w:t>α</w:t>
      </w:r>
      <w:r>
        <w:rPr>
          <w:rFonts w:ascii="Tahoma" w:hAnsi="Tahoma"/>
          <w:w w:val="105"/>
          <w:position w:val="-2"/>
          <w:sz w:val="16"/>
        </w:rPr>
        <w:t>4</w:t>
      </w:r>
      <w:r>
        <w:rPr>
          <w:rFonts w:ascii="Tahoma" w:hAnsi="Tahoma"/>
          <w:spacing w:val="35"/>
          <w:w w:val="105"/>
          <w:position w:val="-2"/>
          <w:sz w:val="16"/>
        </w:rPr>
        <w:t xml:space="preserve"> </w:t>
      </w:r>
      <w:r>
        <w:rPr>
          <w:rFonts w:ascii="Arial" w:hAnsi="Arial"/>
          <w:i/>
          <w:w w:val="105"/>
          <w:sz w:val="21"/>
        </w:rPr>
        <w:t>−</w:t>
      </w:r>
      <w:r>
        <w:rPr>
          <w:rFonts w:ascii="Arial" w:hAnsi="Arial"/>
          <w:i/>
          <w:spacing w:val="-13"/>
          <w:w w:val="105"/>
          <w:sz w:val="21"/>
        </w:rPr>
        <w:t xml:space="preserve"> </w:t>
      </w:r>
      <w:r>
        <w:rPr>
          <w:rFonts w:ascii="Georgia" w:hAnsi="Georgia"/>
          <w:i/>
          <w:w w:val="105"/>
          <w:sz w:val="21"/>
        </w:rPr>
        <w:t>α</w:t>
      </w:r>
      <w:r>
        <w:rPr>
          <w:rFonts w:ascii="Arial Unicode MS" w:hAnsi="Arial Unicode MS"/>
          <w:w w:val="105"/>
          <w:sz w:val="21"/>
        </w:rPr>
        <w:t>3)</w:t>
      </w:r>
      <w:r>
        <w:rPr>
          <w:rFonts w:ascii="Arial Unicode MS" w:hAnsi="Arial Unicode MS"/>
          <w:w w:val="105"/>
          <w:sz w:val="21"/>
        </w:rPr>
        <w:tab/>
      </w:r>
      <w:r>
        <w:rPr>
          <w:rFonts w:ascii="Century" w:hAnsi="Century"/>
          <w:w w:val="105"/>
          <w:sz w:val="21"/>
        </w:rPr>
        <w:t>(5.41)</w:t>
      </w:r>
    </w:p>
    <w:p w14:paraId="7588C899" w14:textId="77777777" w:rsidR="00ED6B8B" w:rsidRDefault="00890932" w:rsidP="00F672C4">
      <w:pPr>
        <w:spacing w:line="417" w:lineRule="exact"/>
        <w:ind w:left="99"/>
        <w:rPr>
          <w:rFonts w:ascii="Arial" w:hAnsi="Arial"/>
          <w:sz w:val="20"/>
        </w:rPr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67808" behindDoc="1" locked="0" layoutInCell="1" allowOverlap="1" wp14:anchorId="7D4AAA56" wp14:editId="3475AD8A">
                <wp:simplePos x="0" y="0"/>
                <wp:positionH relativeFrom="page">
                  <wp:posOffset>4556125</wp:posOffset>
                </wp:positionH>
                <wp:positionV relativeFrom="paragraph">
                  <wp:posOffset>283845</wp:posOffset>
                </wp:positionV>
                <wp:extent cx="416560" cy="0"/>
                <wp:effectExtent l="12700" t="7620" r="8890" b="11430"/>
                <wp:wrapNone/>
                <wp:docPr id="771" name="Line 7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16560" cy="0"/>
                        </a:xfrm>
                        <a:prstGeom prst="line">
                          <a:avLst/>
                        </a:pr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B3EF950" id="Line 747" o:spid="_x0000_s1026" style="position:absolute;z-index:-251548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58.75pt,22.35pt" to="391.55pt,22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" strokeweight=".14042mm">
                <w10:wrap anchorx="page"/>
              </v:line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497472" behindDoc="0" locked="0" layoutInCell="1" allowOverlap="1" wp14:anchorId="218F4A32" wp14:editId="111E2972">
                <wp:simplePos x="0" y="0"/>
                <wp:positionH relativeFrom="page">
                  <wp:posOffset>4432935</wp:posOffset>
                </wp:positionH>
                <wp:positionV relativeFrom="paragraph">
                  <wp:posOffset>210820</wp:posOffset>
                </wp:positionV>
                <wp:extent cx="107950" cy="240665"/>
                <wp:effectExtent l="3810" t="1270" r="2540" b="0"/>
                <wp:wrapNone/>
                <wp:docPr id="770" name="Text Box 7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7950" cy="2406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2950AFD" w14:textId="77777777" w:rsidR="00B0570F" w:rsidRDefault="00B0570F">
                            <w:pPr>
                              <w:spacing w:line="216" w:lineRule="exact"/>
                              <w:rPr>
                                <w:rFonts w:ascii="Arial" w:hAnsi="Arial"/>
                                <w:i/>
                                <w:sz w:val="21"/>
                              </w:rPr>
                            </w:pPr>
                            <w:r>
                              <w:rPr>
                                <w:rFonts w:ascii="Arial" w:hAnsi="Arial"/>
                                <w:i/>
                                <w:w w:val="132"/>
                                <w:sz w:val="21"/>
                              </w:rPr>
                              <w:t>−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18F4A32" id="Text Box 746" o:spid="_x0000_s1486" type="#_x0000_t202" style="position:absolute;left:0;text-align:left;margin-left:349.05pt;margin-top:16.6pt;width:8.5pt;height:18.95pt;z-index:2514974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" filled="f" stroked="f">
                <v:textbox inset="0,0,0,0">
                  <w:txbxContent>
                    <w:p w14:paraId="12950AFD" w14:textId="77777777" w:rsidR="00B0570F" w:rsidRDefault="00B0570F">
                      <w:pPr>
                        <w:spacing w:line="216" w:lineRule="exact"/>
                        <w:rPr>
                          <w:rFonts w:ascii="Arial" w:hAnsi="Arial"/>
                          <w:i/>
                          <w:sz w:val="21"/>
                        </w:rPr>
                      </w:pPr>
                      <w:r>
                        <w:rPr>
                          <w:rFonts w:ascii="Arial" w:hAnsi="Arial"/>
                          <w:i/>
                          <w:w w:val="132"/>
                          <w:sz w:val="21"/>
                        </w:rPr>
                        <w:t>−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499520" behindDoc="0" locked="0" layoutInCell="1" allowOverlap="1" wp14:anchorId="4D28C69E" wp14:editId="30586AD3">
                <wp:simplePos x="0" y="0"/>
                <wp:positionH relativeFrom="page">
                  <wp:posOffset>5126355</wp:posOffset>
                </wp:positionH>
                <wp:positionV relativeFrom="paragraph">
                  <wp:posOffset>162560</wp:posOffset>
                </wp:positionV>
                <wp:extent cx="254635" cy="196850"/>
                <wp:effectExtent l="1905" t="635" r="635" b="2540"/>
                <wp:wrapNone/>
                <wp:docPr id="769" name="Text Box 7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4635" cy="196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8D120FF" w14:textId="77777777" w:rsidR="00B0570F" w:rsidRDefault="00B0570F">
                            <w:pPr>
                              <w:spacing w:line="306" w:lineRule="exact"/>
                              <w:rPr>
                                <w:rFonts w:ascii="Georgia"/>
                                <w:i/>
                                <w:sz w:val="21"/>
                              </w:rPr>
                            </w:pPr>
                            <w:r>
                              <w:rPr>
                                <w:rFonts w:ascii="Arial Unicode MS"/>
                                <w:w w:val="115"/>
                                <w:sz w:val="21"/>
                              </w:rPr>
                              <w:t>=</w:t>
                            </w:r>
                            <w:r>
                              <w:rPr>
                                <w:rFonts w:ascii="Arial Unicode MS"/>
                                <w:spacing w:val="-25"/>
                                <w:w w:val="11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/>
                                <w:w w:val="115"/>
                                <w:sz w:val="21"/>
                              </w:rPr>
                              <w:t>0</w:t>
                            </w:r>
                            <w:r>
                              <w:rPr>
                                <w:rFonts w:ascii="Georgia"/>
                                <w:i/>
                                <w:w w:val="115"/>
                                <w:sz w:val="21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D28C69E" id="Text Box 745" o:spid="_x0000_s1487" type="#_x0000_t202" style="position:absolute;left:0;text-align:left;margin-left:403.65pt;margin-top:12.8pt;width:20.05pt;height:15.5pt;z-index:2514995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" filled="f" stroked="f">
                <v:textbox inset="0,0,0,0">
                  <w:txbxContent>
                    <w:p w14:paraId="18D120FF" w14:textId="77777777" w:rsidR="00B0570F" w:rsidRDefault="00B0570F">
                      <w:pPr>
                        <w:spacing w:line="306" w:lineRule="exact"/>
                        <w:rPr>
                          <w:rFonts w:ascii="Georgia"/>
                          <w:i/>
                          <w:sz w:val="21"/>
                        </w:rPr>
                      </w:pPr>
                      <w:r>
                        <w:rPr>
                          <w:rFonts w:ascii="Arial Unicode MS"/>
                          <w:w w:val="115"/>
                          <w:sz w:val="21"/>
                        </w:rPr>
                        <w:t>=</w:t>
                      </w:r>
                      <w:r>
                        <w:rPr>
                          <w:rFonts w:ascii="Arial Unicode MS"/>
                          <w:spacing w:val="-25"/>
                          <w:w w:val="115"/>
                          <w:sz w:val="21"/>
                        </w:rPr>
                        <w:t xml:space="preserve"> </w:t>
                      </w:r>
                      <w:r>
                        <w:rPr>
                          <w:rFonts w:ascii="Arial Unicode MS"/>
                          <w:w w:val="115"/>
                          <w:sz w:val="21"/>
                        </w:rPr>
                        <w:t>0</w:t>
                      </w:r>
                      <w:r>
                        <w:rPr>
                          <w:rFonts w:ascii="Georgia"/>
                          <w:i/>
                          <w:w w:val="115"/>
                          <w:sz w:val="21"/>
                        </w:rPr>
                        <w:t>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FA655D">
        <w:rPr>
          <w:rFonts w:ascii="Georgia" w:hAnsi="Georgia"/>
          <w:i/>
          <w:spacing w:val="3"/>
          <w:w w:val="125"/>
          <w:sz w:val="21"/>
        </w:rPr>
        <w:t>β</w:t>
      </w:r>
      <w:r w:rsidR="00FA655D">
        <w:rPr>
          <w:rFonts w:ascii="Arial" w:hAnsi="Arial"/>
          <w:i/>
          <w:spacing w:val="3"/>
          <w:w w:val="125"/>
          <w:position w:val="8"/>
          <w:sz w:val="16"/>
        </w:rPr>
        <w:t>−</w:t>
      </w:r>
      <w:r w:rsidR="00FA655D">
        <w:rPr>
          <w:rFonts w:ascii="Tahoma" w:hAnsi="Tahoma"/>
          <w:spacing w:val="3"/>
          <w:w w:val="125"/>
          <w:position w:val="8"/>
          <w:sz w:val="16"/>
        </w:rPr>
        <w:t>6</w:t>
      </w:r>
      <w:r w:rsidR="00FA655D">
        <w:rPr>
          <w:rFonts w:ascii="Georgia" w:hAnsi="Georgia"/>
          <w:i/>
          <w:spacing w:val="3"/>
          <w:w w:val="125"/>
          <w:sz w:val="21"/>
        </w:rPr>
        <w:t>.α</w:t>
      </w:r>
      <w:r w:rsidR="00FA655D">
        <w:rPr>
          <w:rFonts w:ascii="Tahoma" w:hAnsi="Tahoma"/>
          <w:spacing w:val="3"/>
          <w:w w:val="125"/>
          <w:position w:val="-2"/>
          <w:sz w:val="16"/>
        </w:rPr>
        <w:t>4</w:t>
      </w:r>
      <w:r w:rsidR="00FA655D">
        <w:rPr>
          <w:rFonts w:ascii="Tahoma" w:hAnsi="Tahoma"/>
          <w:spacing w:val="-51"/>
          <w:w w:val="125"/>
          <w:position w:val="-2"/>
          <w:sz w:val="16"/>
        </w:rPr>
        <w:t xml:space="preserve"> </w:t>
      </w:r>
      <w:r w:rsidR="00FA655D">
        <w:rPr>
          <w:rFonts w:ascii="Arial" w:hAnsi="Arial"/>
          <w:w w:val="140"/>
          <w:position w:val="20"/>
          <w:sz w:val="20"/>
        </w:rPr>
        <w:t>\</w:t>
      </w:r>
    </w:p>
    <w:p w14:paraId="1B8492DD" w14:textId="77777777" w:rsidR="00ED6B8B" w:rsidRDefault="00890932" w:rsidP="00F672C4">
      <w:pPr>
        <w:pStyle w:val="BodyText"/>
        <w:ind w:left="318"/>
        <w:rPr>
          <w:rFonts w:ascii="Arial"/>
          <w:sz w:val="20"/>
        </w:rPr>
      </w:pPr>
      <w:r>
        <w:rPr>
          <w:rFonts w:ascii="Arial"/>
          <w:noProof/>
          <w:sz w:val="20"/>
          <w:lang w:val="en-GB" w:eastAsia="en-GB"/>
        </w:rPr>
        <mc:AlternateContent>
          <mc:Choice Requires="wps">
            <w:drawing>
              <wp:inline distT="0" distB="0" distL="0" distR="0" wp14:anchorId="4B06E8CF" wp14:editId="631E23F7">
                <wp:extent cx="139065" cy="196850"/>
                <wp:effectExtent l="0" t="0" r="3810" b="3175"/>
                <wp:docPr id="768" name="Text Box 7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9065" cy="196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E68B1D3" w14:textId="77777777" w:rsidR="00B0570F" w:rsidRDefault="00B0570F">
                            <w:pPr>
                              <w:spacing w:line="306" w:lineRule="exact"/>
                              <w:rPr>
                                <w:rFonts w:ascii="Arial Unicode MS"/>
                                <w:sz w:val="21"/>
                              </w:rPr>
                            </w:pPr>
                            <w:r>
                              <w:rPr>
                                <w:rFonts w:ascii="Arial Unicode MS"/>
                                <w:w w:val="90"/>
                                <w:sz w:val="21"/>
                              </w:rPr>
                              <w:t>24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B06E8CF" id="Text Box 744" o:spid="_x0000_s1488" type="#_x0000_t202" style="width:10.95pt;height:15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" filled="f" stroked="f">
                <v:textbox inset="0,0,0,0">
                  <w:txbxContent>
                    <w:p w14:paraId="4E68B1D3" w14:textId="77777777" w:rsidR="00B0570F" w:rsidRDefault="00B0570F">
                      <w:pPr>
                        <w:spacing w:line="306" w:lineRule="exact"/>
                        <w:rPr>
                          <w:rFonts w:ascii="Arial Unicode MS"/>
                          <w:sz w:val="21"/>
                        </w:rPr>
                      </w:pPr>
                      <w:r>
                        <w:rPr>
                          <w:rFonts w:ascii="Arial Unicode MS"/>
                          <w:w w:val="90"/>
                          <w:sz w:val="21"/>
                        </w:rPr>
                        <w:t>24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802F6BC" w14:textId="77777777" w:rsidR="00ED6B8B" w:rsidRDefault="00ED6B8B" w:rsidP="00F672C4">
      <w:pPr>
        <w:rPr>
          <w:rFonts w:ascii="Arial"/>
          <w:sz w:val="20"/>
        </w:rPr>
        <w:sectPr w:rsidR="00ED6B8B">
          <w:type w:val="continuous"/>
          <w:pgSz w:w="11910" w:h="16840"/>
          <w:pgMar w:top="1580" w:right="0" w:bottom="280" w:left="1620" w:header="720" w:footer="720" w:gutter="0"/>
          <w:cols w:num="3" w:space="720" w:equalWidth="0">
            <w:col w:w="3835" w:space="40"/>
            <w:col w:w="1541" w:space="40"/>
            <w:col w:w="4834"/>
          </w:cols>
        </w:sectPr>
      </w:pPr>
    </w:p>
    <w:p w14:paraId="34C06AF5" w14:textId="77777777" w:rsidR="00ED6B8B" w:rsidRDefault="00890932" w:rsidP="00F672C4">
      <w:pPr>
        <w:pStyle w:val="BodyText"/>
        <w:ind w:left="5773"/>
        <w:rPr>
          <w:rFonts w:ascii="Arial"/>
          <w:sz w:val="20"/>
        </w:rPr>
      </w:pPr>
      <w:r>
        <w:rPr>
          <w:rFonts w:ascii="Arial"/>
          <w:noProof/>
          <w:sz w:val="20"/>
          <w:lang w:val="en-GB" w:eastAsia="en-GB"/>
        </w:rPr>
        <mc:AlternateContent>
          <mc:Choice Requires="wps">
            <w:drawing>
              <wp:inline distT="0" distB="0" distL="0" distR="0" wp14:anchorId="1656A19C" wp14:editId="1482A036">
                <wp:extent cx="139065" cy="196850"/>
                <wp:effectExtent l="0" t="0" r="3810" b="3175"/>
                <wp:docPr id="767" name="Text Box 7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9065" cy="196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E647F87" w14:textId="77777777" w:rsidR="00B0570F" w:rsidRDefault="00B0570F">
                            <w:pPr>
                              <w:spacing w:line="306" w:lineRule="exact"/>
                              <w:rPr>
                                <w:rFonts w:ascii="Arial Unicode MS"/>
                                <w:sz w:val="21"/>
                              </w:rPr>
                            </w:pPr>
                            <w:r>
                              <w:rPr>
                                <w:rFonts w:ascii="Arial Unicode MS"/>
                                <w:w w:val="90"/>
                                <w:sz w:val="21"/>
                              </w:rPr>
                              <w:t>24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656A19C" id="Text Box 743" o:spid="_x0000_s1489" type="#_x0000_t202" style="width:10.95pt;height:15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" filled="f" stroked="f">
                <v:textbox inset="0,0,0,0">
                  <w:txbxContent>
                    <w:p w14:paraId="7E647F87" w14:textId="77777777" w:rsidR="00B0570F" w:rsidRDefault="00B0570F">
                      <w:pPr>
                        <w:spacing w:line="306" w:lineRule="exact"/>
                        <w:rPr>
                          <w:rFonts w:ascii="Arial Unicode MS"/>
                          <w:sz w:val="21"/>
                        </w:rPr>
                      </w:pPr>
                      <w:r>
                        <w:rPr>
                          <w:rFonts w:ascii="Arial Unicode MS"/>
                          <w:w w:val="90"/>
                          <w:sz w:val="21"/>
                        </w:rPr>
                        <w:t>24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4D3F89E" w14:textId="77777777" w:rsidR="00ED6B8B" w:rsidRDefault="00ED6B8B" w:rsidP="00F672C4">
      <w:pPr>
        <w:rPr>
          <w:rFonts w:ascii="Arial"/>
          <w:sz w:val="20"/>
        </w:rPr>
        <w:sectPr w:rsidR="00ED6B8B">
          <w:type w:val="continuous"/>
          <w:pgSz w:w="11910" w:h="16840"/>
          <w:pgMar w:top="1580" w:right="0" w:bottom="280" w:left="1620" w:header="720" w:footer="720" w:gutter="0"/>
          <w:cols w:space="720"/>
        </w:sectPr>
      </w:pPr>
    </w:p>
    <w:p w14:paraId="62F5A767" w14:textId="77777777" w:rsidR="00ED6B8B" w:rsidRDefault="00ED6B8B" w:rsidP="00F672C4">
      <w:pPr>
        <w:pStyle w:val="BodyText"/>
        <w:rPr>
          <w:rFonts w:ascii="Arial"/>
          <w:sz w:val="18"/>
        </w:rPr>
      </w:pPr>
    </w:p>
    <w:p w14:paraId="05240ABD" w14:textId="77777777" w:rsidR="00ED6B8B" w:rsidRDefault="00890932" w:rsidP="00F672C4">
      <w:pPr>
        <w:pStyle w:val="BodyText"/>
        <w:spacing w:before="160"/>
        <w:ind w:left="480"/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90336" behindDoc="1" locked="0" layoutInCell="1" allowOverlap="1" wp14:anchorId="7248F67B" wp14:editId="7424B5BB">
                <wp:simplePos x="0" y="0"/>
                <wp:positionH relativeFrom="page">
                  <wp:posOffset>3458210</wp:posOffset>
                </wp:positionH>
                <wp:positionV relativeFrom="paragraph">
                  <wp:posOffset>64135</wp:posOffset>
                </wp:positionV>
                <wp:extent cx="46990" cy="108585"/>
                <wp:effectExtent l="635" t="0" r="0" b="0"/>
                <wp:wrapNone/>
                <wp:docPr id="766" name="Text Box 7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990" cy="1085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40B6ED8" w14:textId="77777777" w:rsidR="00B0570F" w:rsidRDefault="00B0570F">
                            <w:pPr>
                              <w:spacing w:before="3" w:line="167" w:lineRule="exact"/>
                              <w:rPr>
                                <w:rFonts w:ascii="Lucida Sans Unicode"/>
                                <w:sz w:val="12"/>
                              </w:rPr>
                            </w:pPr>
                            <w:r>
                              <w:rPr>
                                <w:rFonts w:ascii="Lucida Sans Unicode"/>
                                <w:w w:val="96"/>
                                <w:sz w:val="12"/>
                                <w:u w:val="single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248F67B" id="Text Box 742" o:spid="_x0000_s1490" type="#_x0000_t202" style="position:absolute;left:0;text-align:left;margin-left:272.3pt;margin-top:5.05pt;width:3.7pt;height:8.55pt;z-index:-251526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" filled="f" stroked="f">
                <v:textbox inset="0,0,0,0">
                  <w:txbxContent>
                    <w:p w14:paraId="140B6ED8" w14:textId="77777777" w:rsidR="00B0570F" w:rsidRDefault="00B0570F">
                      <w:pPr>
                        <w:spacing w:before="3" w:line="167" w:lineRule="exact"/>
                        <w:rPr>
                          <w:rFonts w:ascii="Lucida Sans Unicode"/>
                          <w:sz w:val="12"/>
                        </w:rPr>
                      </w:pPr>
                      <w:r>
                        <w:rPr>
                          <w:rFonts w:ascii="Lucida Sans Unicode"/>
                          <w:w w:val="96"/>
                          <w:sz w:val="12"/>
                          <w:u w:val="single"/>
                        </w:rPr>
                        <w:t>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FA655D">
        <w:t xml:space="preserve">Multiplying the equation </w:t>
      </w:r>
      <w:r w:rsidR="00FA655D">
        <w:rPr>
          <w:spacing w:val="-4"/>
        </w:rPr>
        <w:t xml:space="preserve">by </w:t>
      </w:r>
      <w:r w:rsidR="00FA655D">
        <w:rPr>
          <w:rFonts w:ascii="Arial" w:hAnsi="Arial"/>
          <w:i/>
        </w:rPr>
        <w:t>−</w:t>
      </w:r>
      <w:r w:rsidR="00FA655D">
        <w:rPr>
          <w:rFonts w:ascii="Bookman Old Style" w:hAnsi="Bookman Old Style"/>
          <w:i/>
        </w:rPr>
        <w:t>e</w:t>
      </w:r>
      <w:r w:rsidR="00FA655D">
        <w:rPr>
          <w:rFonts w:ascii="Bookman Old Style" w:hAnsi="Bookman Old Style"/>
          <w:i/>
          <w:spacing w:val="-57"/>
        </w:rPr>
        <w:t xml:space="preserve"> </w:t>
      </w:r>
      <w:r w:rsidR="00FA655D">
        <w:rPr>
          <w:rFonts w:ascii="Arial" w:hAnsi="Arial"/>
          <w:i/>
          <w:position w:val="5"/>
          <w:sz w:val="12"/>
        </w:rPr>
        <w:t xml:space="preserve">β </w:t>
      </w:r>
      <w:r w:rsidR="00FA655D">
        <w:rPr>
          <w:rFonts w:ascii="Arial" w:hAnsi="Arial"/>
          <w:i/>
        </w:rPr>
        <w:t xml:space="preserve">· </w:t>
      </w:r>
      <w:r w:rsidR="00FA655D">
        <w:rPr>
          <w:rFonts w:ascii="Bookman Old Style" w:hAnsi="Bookman Old Style"/>
          <w:i/>
          <w:spacing w:val="7"/>
        </w:rPr>
        <w:t>β</w:t>
      </w:r>
      <w:r w:rsidR="00FA655D">
        <w:rPr>
          <w:rFonts w:ascii="Tahoma" w:hAnsi="Tahoma"/>
          <w:spacing w:val="7"/>
          <w:position w:val="9"/>
          <w:sz w:val="16"/>
        </w:rPr>
        <w:t>6</w:t>
      </w:r>
      <w:r w:rsidR="00FA655D">
        <w:rPr>
          <w:spacing w:val="7"/>
        </w:rPr>
        <w:t xml:space="preserve">, </w:t>
      </w:r>
      <w:r w:rsidR="00FA655D">
        <w:t>it finally results in:</w:t>
      </w:r>
    </w:p>
    <w:p w14:paraId="52BCB2DA" w14:textId="77777777" w:rsidR="00ED6B8B" w:rsidRDefault="00ED6B8B" w:rsidP="00F672C4">
      <w:pPr>
        <w:sectPr w:rsidR="00ED6B8B">
          <w:pgSz w:w="11910" w:h="16840"/>
          <w:pgMar w:top="1920" w:right="1620" w:bottom="280" w:left="1680" w:header="1603" w:footer="0" w:gutter="0"/>
          <w:cols w:space="720"/>
        </w:sectPr>
      </w:pPr>
    </w:p>
    <w:p w14:paraId="2C2625E5" w14:textId="77777777" w:rsidR="00ED6B8B" w:rsidRDefault="00FA655D" w:rsidP="00F672C4">
      <w:pPr>
        <w:spacing w:before="102" w:line="380" w:lineRule="exact"/>
        <w:ind w:left="1736"/>
        <w:rPr>
          <w:rFonts w:ascii="Tahoma" w:hAnsi="Tahoma"/>
          <w:sz w:val="16"/>
        </w:rPr>
      </w:pPr>
      <w:r>
        <w:rPr>
          <w:rFonts w:ascii="Arial Unicode MS" w:hAnsi="Arial Unicode MS"/>
          <w:w w:val="110"/>
          <w:sz w:val="21"/>
        </w:rPr>
        <w:t xml:space="preserve">1 </w:t>
      </w:r>
      <w:r>
        <w:rPr>
          <w:rFonts w:ascii="Georgia" w:hAnsi="Georgia"/>
          <w:i/>
          <w:w w:val="110"/>
          <w:sz w:val="21"/>
        </w:rPr>
        <w:t>β</w:t>
      </w:r>
      <w:r>
        <w:rPr>
          <w:rFonts w:ascii="Tahoma" w:hAnsi="Tahoma"/>
          <w:w w:val="110"/>
          <w:position w:val="9"/>
          <w:sz w:val="16"/>
        </w:rPr>
        <w:t xml:space="preserve">4 </w:t>
      </w:r>
      <w:r>
        <w:rPr>
          <w:rFonts w:ascii="Arial Unicode MS" w:hAnsi="Arial Unicode MS"/>
          <w:w w:val="110"/>
          <w:sz w:val="21"/>
        </w:rPr>
        <w:t>+ (</w:t>
      </w:r>
      <w:r>
        <w:rPr>
          <w:rFonts w:ascii="Georgia" w:hAnsi="Georgia"/>
          <w:i/>
          <w:w w:val="110"/>
          <w:sz w:val="21"/>
          <w:u w:val="thick"/>
        </w:rPr>
        <w:t>α</w:t>
      </w:r>
      <w:r>
        <w:rPr>
          <w:rFonts w:ascii="Tahoma" w:hAnsi="Tahoma"/>
          <w:w w:val="110"/>
          <w:position w:val="-2"/>
          <w:sz w:val="16"/>
          <w:u w:val="thick"/>
        </w:rPr>
        <w:t xml:space="preserve">2 </w:t>
      </w:r>
      <w:r>
        <w:rPr>
          <w:rFonts w:ascii="Arial" w:hAnsi="Arial"/>
          <w:i/>
          <w:w w:val="110"/>
          <w:sz w:val="21"/>
        </w:rPr>
        <w:t xml:space="preserve">− </w:t>
      </w:r>
      <w:r>
        <w:rPr>
          <w:rFonts w:ascii="Arial Unicode MS" w:hAnsi="Arial Unicode MS"/>
          <w:w w:val="110"/>
          <w:sz w:val="21"/>
          <w:u w:val="thick"/>
        </w:rPr>
        <w:t>1</w:t>
      </w:r>
      <w:r>
        <w:rPr>
          <w:rFonts w:ascii="Arial Unicode MS" w:hAnsi="Arial Unicode MS"/>
          <w:w w:val="110"/>
          <w:sz w:val="21"/>
        </w:rPr>
        <w:t>)</w:t>
      </w:r>
      <w:r>
        <w:rPr>
          <w:rFonts w:ascii="Georgia" w:hAnsi="Georgia"/>
          <w:i/>
          <w:w w:val="110"/>
          <w:sz w:val="21"/>
        </w:rPr>
        <w:t>β</w:t>
      </w:r>
      <w:r>
        <w:rPr>
          <w:rFonts w:ascii="Tahoma" w:hAnsi="Tahoma"/>
          <w:w w:val="110"/>
          <w:position w:val="9"/>
          <w:sz w:val="16"/>
        </w:rPr>
        <w:t xml:space="preserve">3 </w:t>
      </w:r>
      <w:r>
        <w:rPr>
          <w:rFonts w:ascii="Arial Unicode MS" w:hAnsi="Arial Unicode MS"/>
          <w:w w:val="110"/>
          <w:sz w:val="21"/>
        </w:rPr>
        <w:t xml:space="preserve">+ </w:t>
      </w:r>
      <w:r>
        <w:rPr>
          <w:rFonts w:ascii="Arial Unicode MS" w:hAnsi="Arial Unicode MS"/>
          <w:w w:val="110"/>
          <w:position w:val="15"/>
          <w:sz w:val="21"/>
          <w:u w:val="single"/>
        </w:rPr>
        <w:t>(</w:t>
      </w:r>
      <w:r>
        <w:rPr>
          <w:rFonts w:ascii="Georgia" w:hAnsi="Georgia"/>
          <w:i/>
          <w:w w:val="110"/>
          <w:position w:val="15"/>
          <w:sz w:val="21"/>
          <w:u w:val="single"/>
        </w:rPr>
        <w:t>α</w:t>
      </w:r>
      <w:r>
        <w:rPr>
          <w:rFonts w:ascii="Tahoma" w:hAnsi="Tahoma"/>
          <w:w w:val="110"/>
          <w:position w:val="11"/>
          <w:sz w:val="16"/>
          <w:u w:val="single"/>
        </w:rPr>
        <w:t xml:space="preserve">3 </w:t>
      </w:r>
      <w:r>
        <w:rPr>
          <w:rFonts w:ascii="Arial" w:hAnsi="Arial"/>
          <w:i/>
          <w:w w:val="110"/>
          <w:position w:val="15"/>
          <w:sz w:val="21"/>
          <w:u w:val="single"/>
        </w:rPr>
        <w:t xml:space="preserve">− </w:t>
      </w:r>
      <w:r>
        <w:rPr>
          <w:rFonts w:ascii="Georgia" w:hAnsi="Georgia"/>
          <w:i/>
          <w:w w:val="110"/>
          <w:position w:val="15"/>
          <w:sz w:val="21"/>
          <w:u w:val="single"/>
        </w:rPr>
        <w:t>α</w:t>
      </w:r>
      <w:r>
        <w:rPr>
          <w:rFonts w:ascii="Tahoma" w:hAnsi="Tahoma"/>
          <w:w w:val="110"/>
          <w:position w:val="11"/>
          <w:sz w:val="16"/>
          <w:u w:val="single"/>
        </w:rPr>
        <w:t>2</w:t>
      </w:r>
      <w:r>
        <w:rPr>
          <w:rFonts w:ascii="Arial Unicode MS" w:hAnsi="Arial Unicode MS"/>
          <w:w w:val="110"/>
          <w:position w:val="15"/>
          <w:sz w:val="21"/>
          <w:u w:val="single"/>
        </w:rPr>
        <w:t xml:space="preserve">) </w:t>
      </w:r>
      <w:r>
        <w:rPr>
          <w:rFonts w:ascii="Georgia" w:hAnsi="Georgia"/>
          <w:i/>
          <w:w w:val="110"/>
          <w:sz w:val="21"/>
        </w:rPr>
        <w:t>β</w:t>
      </w:r>
      <w:r>
        <w:rPr>
          <w:rFonts w:ascii="Tahoma" w:hAnsi="Tahoma"/>
          <w:w w:val="110"/>
          <w:position w:val="9"/>
          <w:sz w:val="16"/>
        </w:rPr>
        <w:t xml:space="preserve">2 </w:t>
      </w:r>
      <w:r>
        <w:rPr>
          <w:rFonts w:ascii="Arial Unicode MS" w:hAnsi="Arial Unicode MS"/>
          <w:w w:val="110"/>
          <w:sz w:val="21"/>
        </w:rPr>
        <w:t xml:space="preserve">+ </w:t>
      </w:r>
      <w:r>
        <w:rPr>
          <w:rFonts w:ascii="Arial Unicode MS" w:hAnsi="Arial Unicode MS"/>
          <w:w w:val="110"/>
          <w:position w:val="15"/>
          <w:sz w:val="21"/>
          <w:u w:val="single"/>
        </w:rPr>
        <w:t>(</w:t>
      </w:r>
      <w:r>
        <w:rPr>
          <w:rFonts w:ascii="Georgia" w:hAnsi="Georgia"/>
          <w:i/>
          <w:w w:val="110"/>
          <w:position w:val="15"/>
          <w:sz w:val="21"/>
          <w:u w:val="single"/>
        </w:rPr>
        <w:t>α</w:t>
      </w:r>
      <w:r>
        <w:rPr>
          <w:rFonts w:ascii="Tahoma" w:hAnsi="Tahoma"/>
          <w:w w:val="110"/>
          <w:position w:val="11"/>
          <w:sz w:val="16"/>
          <w:u w:val="single"/>
        </w:rPr>
        <w:t xml:space="preserve">4 </w:t>
      </w:r>
      <w:r>
        <w:rPr>
          <w:rFonts w:ascii="Arial" w:hAnsi="Arial"/>
          <w:i/>
          <w:w w:val="110"/>
          <w:position w:val="15"/>
          <w:sz w:val="21"/>
          <w:u w:val="single"/>
        </w:rPr>
        <w:t xml:space="preserve">− </w:t>
      </w:r>
      <w:r>
        <w:rPr>
          <w:rFonts w:ascii="Georgia" w:hAnsi="Georgia"/>
          <w:i/>
          <w:w w:val="110"/>
          <w:position w:val="15"/>
          <w:sz w:val="21"/>
          <w:u w:val="single"/>
        </w:rPr>
        <w:t>α</w:t>
      </w:r>
      <w:r>
        <w:rPr>
          <w:rFonts w:ascii="Tahoma" w:hAnsi="Tahoma"/>
          <w:w w:val="110"/>
          <w:position w:val="11"/>
          <w:sz w:val="16"/>
          <w:u w:val="single"/>
        </w:rPr>
        <w:t>3</w:t>
      </w:r>
      <w:r>
        <w:rPr>
          <w:rFonts w:ascii="Arial Unicode MS" w:hAnsi="Arial Unicode MS"/>
          <w:w w:val="110"/>
          <w:position w:val="15"/>
          <w:sz w:val="21"/>
          <w:u w:val="single"/>
        </w:rPr>
        <w:t xml:space="preserve">) </w:t>
      </w:r>
      <w:r>
        <w:rPr>
          <w:rFonts w:ascii="Georgia" w:hAnsi="Georgia"/>
          <w:i/>
          <w:w w:val="110"/>
          <w:sz w:val="21"/>
        </w:rPr>
        <w:t xml:space="preserve">β </w:t>
      </w:r>
      <w:r>
        <w:rPr>
          <w:rFonts w:ascii="Arial" w:hAnsi="Arial"/>
          <w:i/>
          <w:w w:val="110"/>
          <w:sz w:val="21"/>
        </w:rPr>
        <w:t xml:space="preserve">− </w:t>
      </w:r>
      <w:r>
        <w:rPr>
          <w:rFonts w:ascii="Georgia" w:hAnsi="Georgia"/>
          <w:i/>
          <w:w w:val="110"/>
          <w:position w:val="15"/>
          <w:sz w:val="21"/>
          <w:u w:val="single"/>
        </w:rPr>
        <w:t>α</w:t>
      </w:r>
      <w:r>
        <w:rPr>
          <w:rFonts w:ascii="Tahoma" w:hAnsi="Tahoma"/>
          <w:w w:val="110"/>
          <w:position w:val="11"/>
          <w:sz w:val="16"/>
          <w:u w:val="single"/>
        </w:rPr>
        <w:t>4</w:t>
      </w:r>
    </w:p>
    <w:p w14:paraId="4E888DB8" w14:textId="77777777" w:rsidR="00ED6B8B" w:rsidRDefault="00FA655D" w:rsidP="00F672C4">
      <w:pPr>
        <w:tabs>
          <w:tab w:val="left" w:pos="1067"/>
        </w:tabs>
        <w:spacing w:before="252" w:line="230" w:lineRule="exact"/>
        <w:ind w:left="92"/>
        <w:rPr>
          <w:rFonts w:ascii="Century"/>
          <w:sz w:val="21"/>
        </w:rPr>
      </w:pPr>
      <w:r>
        <w:br w:type="column"/>
      </w:r>
      <w:r>
        <w:rPr>
          <w:rFonts w:ascii="Arial Unicode MS"/>
          <w:w w:val="110"/>
          <w:sz w:val="21"/>
        </w:rPr>
        <w:t>=</w:t>
      </w:r>
      <w:r>
        <w:rPr>
          <w:rFonts w:ascii="Arial Unicode MS"/>
          <w:spacing w:val="-5"/>
          <w:w w:val="110"/>
          <w:sz w:val="21"/>
        </w:rPr>
        <w:t xml:space="preserve"> </w:t>
      </w:r>
      <w:r>
        <w:rPr>
          <w:rFonts w:ascii="Arial Unicode MS"/>
          <w:w w:val="110"/>
          <w:sz w:val="21"/>
        </w:rPr>
        <w:t>0</w:t>
      </w:r>
      <w:r>
        <w:rPr>
          <w:rFonts w:ascii="Georgia"/>
          <w:i/>
          <w:w w:val="110"/>
          <w:sz w:val="21"/>
        </w:rPr>
        <w:t>.</w:t>
      </w:r>
      <w:r>
        <w:rPr>
          <w:rFonts w:ascii="Georgia"/>
          <w:i/>
          <w:w w:val="110"/>
          <w:sz w:val="21"/>
        </w:rPr>
        <w:tab/>
      </w:r>
      <w:r>
        <w:rPr>
          <w:rFonts w:ascii="Century"/>
          <w:w w:val="110"/>
          <w:sz w:val="21"/>
        </w:rPr>
        <w:t>(5.42)</w:t>
      </w:r>
    </w:p>
    <w:p w14:paraId="67B1A947" w14:textId="77777777" w:rsidR="00ED6B8B" w:rsidRDefault="00ED6B8B" w:rsidP="00F672C4">
      <w:pPr>
        <w:spacing w:line="230" w:lineRule="exact"/>
        <w:rPr>
          <w:rFonts w:ascii="Century"/>
          <w:sz w:val="21"/>
        </w:rPr>
        <w:sectPr w:rsidR="00ED6B8B">
          <w:type w:val="continuous"/>
          <w:pgSz w:w="11910" w:h="16840"/>
          <w:pgMar w:top="1580" w:right="1620" w:bottom="280" w:left="1680" w:header="720" w:footer="720" w:gutter="0"/>
          <w:cols w:num="2" w:space="720" w:equalWidth="0">
            <w:col w:w="6833" w:space="40"/>
            <w:col w:w="1737"/>
          </w:cols>
        </w:sectPr>
      </w:pPr>
    </w:p>
    <w:p w14:paraId="25B7F60A" w14:textId="77777777" w:rsidR="00ED6B8B" w:rsidRDefault="00890932">
      <w:pPr>
        <w:spacing w:before="180"/>
        <w:rPr>
          <w:rFonts w:ascii="Arial"/>
          <w:sz w:val="20"/>
        </w:rPr>
        <w:pPrChange w:id="593" w:author="Raghda Wahdan" w:date="2017-11-06T13:08:00Z">
          <w:pPr>
            <w:spacing w:before="180"/>
            <w:jc w:val="right"/>
          </w:pPr>
        </w:pPrChange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92384" behindDoc="1" locked="0" layoutInCell="1" allowOverlap="1" wp14:anchorId="3F5CBA40" wp14:editId="6361F1B4">
                <wp:simplePos x="0" y="0"/>
                <wp:positionH relativeFrom="page">
                  <wp:posOffset>3500755</wp:posOffset>
                </wp:positionH>
                <wp:positionV relativeFrom="paragraph">
                  <wp:posOffset>96520</wp:posOffset>
                </wp:positionV>
                <wp:extent cx="491490" cy="140335"/>
                <wp:effectExtent l="0" t="1270" r="0" b="1270"/>
                <wp:wrapNone/>
                <wp:docPr id="765" name="Text Box 7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1490" cy="1403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C288ADB" w14:textId="77777777" w:rsidR="00B0570F" w:rsidRDefault="00B0570F">
                            <w:pPr>
                              <w:tabs>
                                <w:tab w:val="left" w:pos="341"/>
                                <w:tab w:val="left" w:pos="773"/>
                              </w:tabs>
                              <w:spacing w:line="221" w:lineRule="exact"/>
                              <w:rPr>
                                <w:rFonts w:ascii="Times New Roman"/>
                                <w:sz w:val="20"/>
                              </w:rPr>
                            </w:pPr>
                            <w:r>
                              <w:rPr>
                                <w:rFonts w:ascii="Times New Roman"/>
                                <w:w w:val="99"/>
                                <w:sz w:val="20"/>
                                <w:u w:val="thick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0"/>
                                <w:u w:val="thick"/>
                              </w:rPr>
                              <w:tab/>
                            </w:r>
                            <w:r>
                              <w:rPr>
                                <w:rFonts w:ascii="Times New Roman"/>
                                <w:sz w:val="20"/>
                              </w:rPr>
                              <w:t xml:space="preserve">  </w:t>
                            </w:r>
                            <w:r>
                              <w:rPr>
                                <w:rFonts w:ascii="Times New Roman"/>
                                <w:spacing w:val="-1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w w:val="99"/>
                                <w:sz w:val="20"/>
                                <w:u w:val="thick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0"/>
                                <w:u w:val="thick"/>
                              </w:rPr>
                              <w:tab/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F5CBA40" id="Text Box 741" o:spid="_x0000_s1491" type="#_x0000_t202" style="position:absolute;margin-left:275.65pt;margin-top:7.6pt;width:38.7pt;height:11.05pt;z-index:-251524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" filled="f" stroked="f">
                <v:textbox inset="0,0,0,0">
                  <w:txbxContent>
                    <w:p w14:paraId="6C288ADB" w14:textId="77777777" w:rsidR="00B0570F" w:rsidRDefault="00B0570F">
                      <w:pPr>
                        <w:tabs>
                          <w:tab w:val="left" w:pos="341"/>
                          <w:tab w:val="left" w:pos="773"/>
                        </w:tabs>
                        <w:spacing w:line="221" w:lineRule="exact"/>
                        <w:rPr>
                          <w:rFonts w:ascii="Times New Roman"/>
                          <w:sz w:val="20"/>
                        </w:rPr>
                      </w:pPr>
                      <w:r>
                        <w:rPr>
                          <w:rFonts w:ascii="Times New Roman"/>
                          <w:w w:val="99"/>
                          <w:sz w:val="20"/>
                          <w:u w:val="thick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0"/>
                          <w:u w:val="thick"/>
                        </w:rPr>
                        <w:tab/>
                      </w:r>
                      <w:r>
                        <w:rPr>
                          <w:rFonts w:ascii="Times New Roman"/>
                          <w:sz w:val="20"/>
                        </w:rPr>
                        <w:t xml:space="preserve">  </w:t>
                      </w:r>
                      <w:r>
                        <w:rPr>
                          <w:rFonts w:ascii="Times New Roman"/>
                          <w:spacing w:val="-16"/>
                          <w:sz w:val="20"/>
                        </w:rPr>
                        <w:t xml:space="preserve"> </w:t>
                      </w:r>
                      <w:r>
                        <w:rPr>
                          <w:rFonts w:ascii="Times New Roman"/>
                          <w:w w:val="99"/>
                          <w:sz w:val="20"/>
                          <w:u w:val="thick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0"/>
                          <w:u w:val="thick"/>
                        </w:rPr>
                        <w:tab/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94432" behindDoc="1" locked="0" layoutInCell="1" allowOverlap="1" wp14:anchorId="3F827908" wp14:editId="0B69FE4D">
                <wp:simplePos x="0" y="0"/>
                <wp:positionH relativeFrom="page">
                  <wp:posOffset>4420870</wp:posOffset>
                </wp:positionH>
                <wp:positionV relativeFrom="paragraph">
                  <wp:posOffset>96520</wp:posOffset>
                </wp:positionV>
                <wp:extent cx="217170" cy="140335"/>
                <wp:effectExtent l="1270" t="1270" r="635" b="1270"/>
                <wp:wrapNone/>
                <wp:docPr id="764" name="Text Box 7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7170" cy="1403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7351578" w14:textId="77777777" w:rsidR="00B0570F" w:rsidRDefault="00B0570F">
                            <w:pPr>
                              <w:tabs>
                                <w:tab w:val="left" w:pos="341"/>
                              </w:tabs>
                              <w:spacing w:line="221" w:lineRule="exact"/>
                              <w:rPr>
                                <w:rFonts w:ascii="Times New Roman"/>
                                <w:sz w:val="20"/>
                              </w:rPr>
                            </w:pPr>
                            <w:r>
                              <w:rPr>
                                <w:rFonts w:ascii="Times New Roman"/>
                                <w:w w:val="99"/>
                                <w:sz w:val="20"/>
                                <w:u w:val="thick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0"/>
                                <w:u w:val="thick"/>
                              </w:rPr>
                              <w:tab/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F827908" id="Text Box 740" o:spid="_x0000_s1492" type="#_x0000_t202" style="position:absolute;margin-left:348.1pt;margin-top:7.6pt;width:17.1pt;height:11.05pt;z-index:-251522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" filled="f" stroked="f">
                <v:textbox inset="0,0,0,0">
                  <w:txbxContent>
                    <w:p w14:paraId="17351578" w14:textId="77777777" w:rsidR="00B0570F" w:rsidRDefault="00B0570F">
                      <w:pPr>
                        <w:tabs>
                          <w:tab w:val="left" w:pos="341"/>
                        </w:tabs>
                        <w:spacing w:line="221" w:lineRule="exact"/>
                        <w:rPr>
                          <w:rFonts w:ascii="Times New Roman"/>
                          <w:sz w:val="20"/>
                        </w:rPr>
                      </w:pPr>
                      <w:r>
                        <w:rPr>
                          <w:rFonts w:ascii="Times New Roman"/>
                          <w:w w:val="99"/>
                          <w:sz w:val="20"/>
                          <w:u w:val="thick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0"/>
                          <w:u w:val="thick"/>
                        </w:rPr>
                        <w:tab/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FA655D">
        <w:rPr>
          <w:rFonts w:ascii="Arial"/>
          <w:w w:val="161"/>
          <w:sz w:val="20"/>
        </w:rPr>
        <w:t xml:space="preserve">  </w:t>
      </w:r>
      <w:r w:rsidR="00FA655D">
        <w:rPr>
          <w:rFonts w:ascii="Arial"/>
          <w:i/>
          <w:position w:val="-17"/>
          <w:sz w:val="16"/>
        </w:rPr>
        <w:t>a</w:t>
      </w:r>
      <w:r w:rsidR="00FA655D">
        <w:rPr>
          <w:rFonts w:ascii="Arial"/>
          <w:w w:val="161"/>
          <w:sz w:val="20"/>
        </w:rPr>
        <w:t xml:space="preserve">  </w:t>
      </w:r>
    </w:p>
    <w:p w14:paraId="1D66B108" w14:textId="77777777" w:rsidR="00ED6B8B" w:rsidRDefault="00FA655D" w:rsidP="00F672C4">
      <w:pPr>
        <w:tabs>
          <w:tab w:val="left" w:pos="756"/>
          <w:tab w:val="left" w:pos="1146"/>
        </w:tabs>
        <w:spacing w:before="234"/>
        <w:ind w:left="456"/>
        <w:rPr>
          <w:rFonts w:ascii="Arial"/>
          <w:sz w:val="20"/>
        </w:rPr>
      </w:pPr>
      <w:r>
        <w:br w:type="column"/>
      </w:r>
      <w:r>
        <w:rPr>
          <w:rFonts w:ascii="Arial"/>
          <w:w w:val="161"/>
          <w:sz w:val="20"/>
        </w:rPr>
        <w:t xml:space="preserve"> </w:t>
      </w:r>
      <w:r>
        <w:rPr>
          <w:rFonts w:ascii="Arial"/>
          <w:sz w:val="20"/>
        </w:rPr>
        <w:tab/>
      </w:r>
      <w:r>
        <w:rPr>
          <w:rFonts w:ascii="Arial"/>
          <w:spacing w:val="-37"/>
          <w:w w:val="161"/>
          <w:sz w:val="20"/>
        </w:rPr>
        <w:t xml:space="preserve"> </w:t>
      </w:r>
      <w:r>
        <w:rPr>
          <w:rFonts w:ascii="Arial"/>
          <w:i/>
          <w:spacing w:val="-37"/>
          <w:w w:val="90"/>
          <w:position w:val="-19"/>
          <w:sz w:val="16"/>
        </w:rPr>
        <w:t>b</w:t>
      </w:r>
      <w:r>
        <w:rPr>
          <w:rFonts w:ascii="Arial"/>
          <w:w w:val="161"/>
          <w:sz w:val="20"/>
        </w:rPr>
        <w:t xml:space="preserve"> </w:t>
      </w:r>
      <w:r>
        <w:rPr>
          <w:rFonts w:ascii="Arial"/>
          <w:sz w:val="20"/>
        </w:rPr>
        <w:tab/>
      </w:r>
      <w:r>
        <w:rPr>
          <w:rFonts w:ascii="Arial"/>
          <w:w w:val="161"/>
          <w:sz w:val="20"/>
        </w:rPr>
        <w:t xml:space="preserve"> </w:t>
      </w:r>
    </w:p>
    <w:p w14:paraId="07A239C1" w14:textId="77777777" w:rsidR="00ED6B8B" w:rsidRDefault="00FA655D">
      <w:pPr>
        <w:spacing w:line="306" w:lineRule="exact"/>
        <w:ind w:left="456"/>
        <w:rPr>
          <w:rFonts w:ascii="Arial Unicode MS"/>
          <w:sz w:val="21"/>
        </w:rPr>
        <w:pPrChange w:id="594" w:author="Raghda Wahdan" w:date="2017-11-06T13:08:00Z">
          <w:pPr>
            <w:spacing w:line="306" w:lineRule="exact"/>
            <w:ind w:left="456"/>
            <w:jc w:val="center"/>
          </w:pPr>
        </w:pPrChange>
      </w:pPr>
      <w:r>
        <w:br w:type="column"/>
      </w:r>
      <w:r>
        <w:rPr>
          <w:rFonts w:ascii="Arial Unicode MS"/>
          <w:sz w:val="21"/>
        </w:rPr>
        <w:t>2</w:t>
      </w:r>
    </w:p>
    <w:p w14:paraId="758E5D47" w14:textId="77777777" w:rsidR="00ED6B8B" w:rsidRDefault="00FA655D">
      <w:pPr>
        <w:tabs>
          <w:tab w:val="left" w:pos="842"/>
          <w:tab w:val="left" w:pos="1319"/>
        </w:tabs>
        <w:spacing w:before="24"/>
        <w:ind w:left="456"/>
        <w:rPr>
          <w:rFonts w:ascii="Arial"/>
          <w:sz w:val="20"/>
        </w:rPr>
        <w:pPrChange w:id="595" w:author="Raghda Wahdan" w:date="2017-11-06T13:08:00Z">
          <w:pPr>
            <w:tabs>
              <w:tab w:val="left" w:pos="842"/>
              <w:tab w:val="left" w:pos="1319"/>
            </w:tabs>
            <w:spacing w:before="24"/>
            <w:ind w:left="456"/>
            <w:jc w:val="center"/>
          </w:pPr>
        </w:pPrChange>
      </w:pPr>
      <w:r>
        <w:rPr>
          <w:rFonts w:ascii="Arial"/>
          <w:w w:val="161"/>
          <w:sz w:val="20"/>
        </w:rPr>
        <w:t xml:space="preserve"> </w:t>
      </w:r>
      <w:r>
        <w:rPr>
          <w:rFonts w:ascii="Arial"/>
          <w:sz w:val="20"/>
        </w:rPr>
        <w:tab/>
      </w:r>
      <w:r>
        <w:rPr>
          <w:rFonts w:ascii="Arial"/>
          <w:spacing w:val="-37"/>
          <w:w w:val="161"/>
          <w:sz w:val="20"/>
        </w:rPr>
        <w:t xml:space="preserve"> </w:t>
      </w:r>
      <w:r>
        <w:rPr>
          <w:rFonts w:ascii="Arial"/>
          <w:i/>
          <w:spacing w:val="-37"/>
          <w:position w:val="-17"/>
          <w:sz w:val="16"/>
        </w:rPr>
        <w:t>c</w:t>
      </w:r>
      <w:r>
        <w:rPr>
          <w:rFonts w:ascii="Arial"/>
          <w:w w:val="161"/>
          <w:sz w:val="20"/>
        </w:rPr>
        <w:t xml:space="preserve"> </w:t>
      </w:r>
      <w:r>
        <w:rPr>
          <w:rFonts w:ascii="Arial"/>
          <w:sz w:val="20"/>
        </w:rPr>
        <w:tab/>
      </w:r>
      <w:r>
        <w:rPr>
          <w:rFonts w:ascii="Arial"/>
          <w:w w:val="161"/>
          <w:sz w:val="20"/>
        </w:rPr>
        <w:t xml:space="preserve"> </w:t>
      </w:r>
    </w:p>
    <w:p w14:paraId="719D6786" w14:textId="77777777" w:rsidR="00ED6B8B" w:rsidRDefault="00FA655D" w:rsidP="00F672C4">
      <w:pPr>
        <w:tabs>
          <w:tab w:val="left" w:pos="1319"/>
        </w:tabs>
        <w:spacing w:line="306" w:lineRule="exact"/>
        <w:ind w:left="877"/>
        <w:rPr>
          <w:rFonts w:ascii="Times New Roman"/>
          <w:sz w:val="21"/>
        </w:rPr>
      </w:pPr>
      <w:r>
        <w:br w:type="column"/>
      </w:r>
      <w:r>
        <w:rPr>
          <w:rFonts w:ascii="Arial Unicode MS"/>
          <w:sz w:val="21"/>
        </w:rPr>
        <w:t>6</w:t>
      </w:r>
      <w:r>
        <w:rPr>
          <w:rFonts w:ascii="Arial Unicode MS"/>
          <w:spacing w:val="-24"/>
          <w:sz w:val="21"/>
        </w:rPr>
        <w:t xml:space="preserve"> </w:t>
      </w:r>
      <w:r>
        <w:rPr>
          <w:rFonts w:ascii="Times New Roman"/>
          <w:w w:val="99"/>
          <w:sz w:val="21"/>
          <w:u w:val="thick"/>
        </w:rPr>
        <w:t xml:space="preserve"> </w:t>
      </w:r>
      <w:r>
        <w:rPr>
          <w:rFonts w:ascii="Times New Roman"/>
          <w:sz w:val="21"/>
          <w:u w:val="thick"/>
        </w:rPr>
        <w:tab/>
      </w:r>
    </w:p>
    <w:p w14:paraId="3E996DE6" w14:textId="77777777" w:rsidR="00ED6B8B" w:rsidRDefault="00FA655D" w:rsidP="00F672C4">
      <w:pPr>
        <w:tabs>
          <w:tab w:val="left" w:pos="842"/>
          <w:tab w:val="left" w:pos="1319"/>
        </w:tabs>
        <w:spacing w:before="24"/>
        <w:ind w:left="456"/>
        <w:rPr>
          <w:rFonts w:ascii="Arial"/>
          <w:sz w:val="20"/>
        </w:rPr>
      </w:pPr>
      <w:r>
        <w:rPr>
          <w:rFonts w:ascii="Arial"/>
          <w:w w:val="161"/>
          <w:sz w:val="20"/>
        </w:rPr>
        <w:t xml:space="preserve"> </w:t>
      </w:r>
      <w:r>
        <w:rPr>
          <w:rFonts w:ascii="Arial"/>
          <w:sz w:val="20"/>
        </w:rPr>
        <w:tab/>
      </w:r>
      <w:r>
        <w:rPr>
          <w:rFonts w:ascii="Arial"/>
          <w:spacing w:val="-44"/>
          <w:w w:val="161"/>
          <w:sz w:val="20"/>
        </w:rPr>
        <w:t xml:space="preserve"> </w:t>
      </w:r>
      <w:r>
        <w:rPr>
          <w:rFonts w:ascii="Arial"/>
          <w:i/>
          <w:spacing w:val="-44"/>
          <w:position w:val="-19"/>
          <w:sz w:val="16"/>
        </w:rPr>
        <w:t>d</w:t>
      </w:r>
      <w:r>
        <w:rPr>
          <w:rFonts w:ascii="Arial"/>
          <w:w w:val="161"/>
          <w:sz w:val="20"/>
        </w:rPr>
        <w:t xml:space="preserve"> </w:t>
      </w:r>
      <w:r>
        <w:rPr>
          <w:rFonts w:ascii="Arial"/>
          <w:sz w:val="20"/>
        </w:rPr>
        <w:tab/>
      </w:r>
      <w:r>
        <w:rPr>
          <w:rFonts w:ascii="Arial"/>
          <w:w w:val="161"/>
          <w:sz w:val="20"/>
        </w:rPr>
        <w:t xml:space="preserve"> </w:t>
      </w:r>
    </w:p>
    <w:p w14:paraId="1F19F1E4" w14:textId="77777777" w:rsidR="00ED6B8B" w:rsidRDefault="00FA655D" w:rsidP="00F672C4">
      <w:pPr>
        <w:spacing w:line="306" w:lineRule="exact"/>
        <w:ind w:left="431"/>
        <w:rPr>
          <w:rFonts w:ascii="Arial Unicode MS"/>
          <w:sz w:val="21"/>
        </w:rPr>
      </w:pPr>
      <w:r>
        <w:br w:type="column"/>
      </w:r>
      <w:r>
        <w:rPr>
          <w:rFonts w:ascii="Arial Unicode MS"/>
          <w:sz w:val="21"/>
        </w:rPr>
        <w:t>24</w:t>
      </w:r>
    </w:p>
    <w:p w14:paraId="4161696E" w14:textId="77777777" w:rsidR="00ED6B8B" w:rsidRDefault="00FA655D" w:rsidP="00F672C4">
      <w:pPr>
        <w:spacing w:before="24"/>
        <w:ind w:left="361"/>
        <w:rPr>
          <w:rFonts w:ascii="Arial"/>
          <w:sz w:val="20"/>
        </w:rPr>
      </w:pPr>
      <w:r>
        <w:rPr>
          <w:rFonts w:ascii="Arial"/>
          <w:w w:val="161"/>
          <w:sz w:val="20"/>
        </w:rPr>
        <w:t xml:space="preserve">  </w:t>
      </w:r>
      <w:r>
        <w:rPr>
          <w:rFonts w:ascii="Arial"/>
          <w:i/>
          <w:position w:val="-17"/>
          <w:sz w:val="16"/>
        </w:rPr>
        <w:t>e</w:t>
      </w:r>
      <w:r>
        <w:rPr>
          <w:rFonts w:ascii="Arial"/>
          <w:w w:val="161"/>
          <w:sz w:val="20"/>
        </w:rPr>
        <w:t xml:space="preserve">  </w:t>
      </w:r>
    </w:p>
    <w:p w14:paraId="5116843D" w14:textId="77777777" w:rsidR="00ED6B8B" w:rsidRDefault="00ED6B8B" w:rsidP="00F672C4">
      <w:pPr>
        <w:rPr>
          <w:rFonts w:ascii="Arial"/>
          <w:sz w:val="20"/>
        </w:rPr>
        <w:sectPr w:rsidR="00ED6B8B">
          <w:type w:val="continuous"/>
          <w:pgSz w:w="11910" w:h="16840"/>
          <w:pgMar w:top="1580" w:right="1620" w:bottom="280" w:left="1680" w:header="720" w:footer="720" w:gutter="0"/>
          <w:cols w:num="5" w:space="720" w:equalWidth="0">
            <w:col w:w="1971" w:space="40"/>
            <w:col w:w="1236" w:space="40"/>
            <w:col w:w="1409" w:space="40"/>
            <w:col w:w="1409" w:space="40"/>
            <w:col w:w="2425"/>
          </w:cols>
        </w:sectPr>
      </w:pPr>
    </w:p>
    <w:p w14:paraId="67DC0BD9" w14:textId="77777777" w:rsidR="00ED6B8B" w:rsidRDefault="00FA655D" w:rsidP="00F672C4">
      <w:pPr>
        <w:pStyle w:val="BodyText"/>
        <w:spacing w:before="209"/>
        <w:ind w:left="480"/>
      </w:pPr>
      <w:r>
        <w:t>Equation (5.42) has four roots [95]:</w:t>
      </w:r>
    </w:p>
    <w:p w14:paraId="7FBF6F0D" w14:textId="77777777" w:rsidR="00ED6B8B" w:rsidRDefault="00ED6B8B" w:rsidP="00F672C4">
      <w:pPr>
        <w:sectPr w:rsidR="00ED6B8B">
          <w:type w:val="continuous"/>
          <w:pgSz w:w="11910" w:h="16840"/>
          <w:pgMar w:top="1580" w:right="1620" w:bottom="280" w:left="1680" w:header="720" w:footer="720" w:gutter="0"/>
          <w:cols w:space="720"/>
        </w:sectPr>
      </w:pPr>
    </w:p>
    <w:p w14:paraId="6E144326" w14:textId="77777777" w:rsidR="00ED6B8B" w:rsidRDefault="00FA655D" w:rsidP="00F672C4">
      <w:pPr>
        <w:tabs>
          <w:tab w:val="left" w:pos="2979"/>
        </w:tabs>
        <w:spacing w:before="267" w:line="256" w:lineRule="exact"/>
        <w:ind w:left="2430"/>
        <w:rPr>
          <w:rFonts w:ascii="Georgia" w:hAnsi="Georgia"/>
          <w:i/>
          <w:sz w:val="21"/>
        </w:rPr>
      </w:pPr>
      <w:r>
        <w:rPr>
          <w:rFonts w:ascii="Georgia" w:hAnsi="Georgia"/>
          <w:i/>
          <w:w w:val="110"/>
          <w:sz w:val="21"/>
        </w:rPr>
        <w:t>β</w:t>
      </w:r>
      <w:r>
        <w:rPr>
          <w:rFonts w:ascii="Tahoma" w:hAnsi="Tahoma"/>
          <w:w w:val="110"/>
          <w:position w:val="-2"/>
          <w:sz w:val="16"/>
        </w:rPr>
        <w:t>1</w:t>
      </w:r>
      <w:r>
        <w:rPr>
          <w:rFonts w:ascii="Tahoma" w:hAnsi="Tahoma"/>
          <w:spacing w:val="-15"/>
          <w:w w:val="110"/>
          <w:position w:val="-2"/>
          <w:sz w:val="16"/>
        </w:rPr>
        <w:t xml:space="preserve"> </w:t>
      </w:r>
      <w:r>
        <w:rPr>
          <w:rFonts w:ascii="Tahoma" w:hAnsi="Tahoma"/>
          <w:w w:val="110"/>
          <w:position w:val="-2"/>
          <w:sz w:val="16"/>
        </w:rPr>
        <w:t>2</w:t>
      </w:r>
      <w:r>
        <w:rPr>
          <w:rFonts w:ascii="Tahoma" w:hAnsi="Tahoma"/>
          <w:w w:val="110"/>
          <w:position w:val="-2"/>
          <w:sz w:val="16"/>
        </w:rPr>
        <w:tab/>
      </w:r>
      <w:r>
        <w:rPr>
          <w:rFonts w:ascii="Arial Unicode MS" w:hAnsi="Arial Unicode MS"/>
          <w:w w:val="110"/>
          <w:sz w:val="21"/>
        </w:rPr>
        <w:t xml:space="preserve">=   </w:t>
      </w:r>
      <w:r>
        <w:rPr>
          <w:rFonts w:ascii="Arial" w:hAnsi="Arial"/>
          <w:i/>
          <w:w w:val="110"/>
          <w:sz w:val="21"/>
        </w:rPr>
        <w:t>−</w:t>
      </w:r>
      <w:r>
        <w:rPr>
          <w:rFonts w:ascii="Arial" w:hAnsi="Arial"/>
          <w:i/>
          <w:spacing w:val="58"/>
          <w:w w:val="110"/>
          <w:sz w:val="21"/>
        </w:rPr>
        <w:t xml:space="preserve"> </w:t>
      </w:r>
      <w:r>
        <w:rPr>
          <w:rFonts w:ascii="Georgia" w:hAnsi="Georgia"/>
          <w:i/>
          <w:position w:val="15"/>
          <w:sz w:val="21"/>
          <w:u w:val="single"/>
        </w:rPr>
        <w:t>b</w:t>
      </w:r>
    </w:p>
    <w:p w14:paraId="1A610BB5" w14:textId="77777777" w:rsidR="00ED6B8B" w:rsidRDefault="00FA655D" w:rsidP="00F672C4">
      <w:pPr>
        <w:spacing w:before="221" w:line="301" w:lineRule="exact"/>
        <w:ind w:left="97"/>
        <w:rPr>
          <w:rFonts w:ascii="Georgia" w:hAnsi="Georgia"/>
          <w:i/>
          <w:sz w:val="21"/>
        </w:rPr>
      </w:pPr>
      <w:r>
        <w:br w:type="column"/>
      </w:r>
      <w:r>
        <w:rPr>
          <w:rFonts w:ascii="Arial" w:hAnsi="Arial"/>
          <w:i/>
          <w:w w:val="132"/>
          <w:sz w:val="21"/>
        </w:rPr>
        <w:t>−</w:t>
      </w:r>
      <w:r>
        <w:rPr>
          <w:rFonts w:ascii="Arial" w:hAnsi="Arial"/>
          <w:i/>
          <w:spacing w:val="-10"/>
          <w:sz w:val="21"/>
        </w:rPr>
        <w:t xml:space="preserve"> </w:t>
      </w:r>
      <w:r>
        <w:rPr>
          <w:rFonts w:ascii="Georgia" w:hAnsi="Georgia"/>
          <w:i/>
          <w:w w:val="108"/>
          <w:sz w:val="21"/>
        </w:rPr>
        <w:t>S</w:t>
      </w:r>
      <w:r>
        <w:rPr>
          <w:rFonts w:ascii="Georgia" w:hAnsi="Georgia"/>
          <w:i/>
          <w:spacing w:val="10"/>
          <w:sz w:val="21"/>
        </w:rPr>
        <w:t xml:space="preserve"> </w:t>
      </w:r>
      <w:r>
        <w:rPr>
          <w:rFonts w:ascii="Arial" w:hAnsi="Arial"/>
          <w:i/>
          <w:w w:val="140"/>
          <w:sz w:val="21"/>
        </w:rPr>
        <w:t>±</w:t>
      </w:r>
      <w:r>
        <w:rPr>
          <w:rFonts w:ascii="Arial" w:hAnsi="Arial"/>
          <w:i/>
          <w:spacing w:val="-10"/>
          <w:sz w:val="21"/>
        </w:rPr>
        <w:t xml:space="preserve"> </w:t>
      </w:r>
      <w:r>
        <w:rPr>
          <w:rFonts w:ascii="Arial Unicode MS" w:hAnsi="Arial Unicode MS"/>
          <w:w w:val="89"/>
          <w:sz w:val="21"/>
        </w:rPr>
        <w:t>0</w:t>
      </w:r>
      <w:r>
        <w:rPr>
          <w:rFonts w:ascii="Georgia" w:hAnsi="Georgia"/>
          <w:i/>
          <w:spacing w:val="-1"/>
          <w:w w:val="102"/>
          <w:sz w:val="21"/>
        </w:rPr>
        <w:t>.</w:t>
      </w:r>
      <w:r>
        <w:rPr>
          <w:rFonts w:ascii="Arial Unicode MS" w:hAnsi="Arial Unicode MS"/>
          <w:w w:val="89"/>
          <w:sz w:val="21"/>
        </w:rPr>
        <w:t>5</w:t>
      </w:r>
      <w:r>
        <w:rPr>
          <w:rFonts w:ascii="Arial" w:hAnsi="Arial"/>
          <w:spacing w:val="-211"/>
          <w:w w:val="378"/>
          <w:position w:val="32"/>
          <w:sz w:val="20"/>
        </w:rPr>
        <w:t xml:space="preserve"> </w:t>
      </w:r>
      <w:r>
        <w:rPr>
          <w:rFonts w:ascii="Arial" w:hAnsi="Arial"/>
          <w:spacing w:val="-211"/>
          <w:w w:val="378"/>
          <w:position w:val="21"/>
          <w:sz w:val="20"/>
        </w:rPr>
        <w:t>I</w:t>
      </w:r>
      <w:r>
        <w:rPr>
          <w:rFonts w:ascii="Arial" w:hAnsi="Arial"/>
          <w:spacing w:val="-211"/>
          <w:w w:val="378"/>
          <w:position w:val="9"/>
          <w:sz w:val="20"/>
        </w:rPr>
        <w:t>I</w:t>
      </w:r>
      <w:r>
        <w:rPr>
          <w:rFonts w:ascii="Arial" w:hAnsi="Arial"/>
          <w:spacing w:val="-1"/>
          <w:w w:val="378"/>
          <w:position w:val="-2"/>
          <w:sz w:val="20"/>
        </w:rPr>
        <w:t>I</w:t>
      </w:r>
      <w:r>
        <w:rPr>
          <w:rFonts w:ascii="Arial" w:hAnsi="Arial"/>
          <w:i/>
          <w:spacing w:val="-1"/>
          <w:w w:val="132"/>
          <w:sz w:val="21"/>
        </w:rPr>
        <w:t>−</w:t>
      </w:r>
      <w:r>
        <w:rPr>
          <w:rFonts w:ascii="Arial Unicode MS" w:hAnsi="Arial Unicode MS"/>
          <w:w w:val="89"/>
          <w:sz w:val="21"/>
        </w:rPr>
        <w:t>4</w:t>
      </w:r>
      <w:r>
        <w:rPr>
          <w:rFonts w:ascii="Georgia" w:hAnsi="Georgia"/>
          <w:i/>
          <w:spacing w:val="12"/>
          <w:w w:val="108"/>
          <w:sz w:val="21"/>
        </w:rPr>
        <w:t>S</w:t>
      </w:r>
      <w:r>
        <w:rPr>
          <w:rFonts w:ascii="Tahoma" w:hAnsi="Tahoma"/>
          <w:w w:val="96"/>
          <w:position w:val="9"/>
          <w:sz w:val="16"/>
        </w:rPr>
        <w:t>2</w:t>
      </w:r>
      <w:r>
        <w:rPr>
          <w:rFonts w:ascii="Tahoma" w:hAnsi="Tahoma"/>
          <w:spacing w:val="8"/>
          <w:position w:val="9"/>
          <w:sz w:val="16"/>
        </w:rPr>
        <w:t xml:space="preserve"> </w:t>
      </w:r>
      <w:r>
        <w:rPr>
          <w:rFonts w:ascii="Arial" w:hAnsi="Arial"/>
          <w:i/>
          <w:w w:val="132"/>
          <w:sz w:val="21"/>
        </w:rPr>
        <w:t>−</w:t>
      </w:r>
      <w:r>
        <w:rPr>
          <w:rFonts w:ascii="Arial" w:hAnsi="Arial"/>
          <w:i/>
          <w:spacing w:val="-10"/>
          <w:sz w:val="21"/>
        </w:rPr>
        <w:t xml:space="preserve"> </w:t>
      </w:r>
      <w:r>
        <w:rPr>
          <w:rFonts w:ascii="Arial Unicode MS" w:hAnsi="Arial Unicode MS"/>
          <w:w w:val="89"/>
          <w:sz w:val="21"/>
        </w:rPr>
        <w:t>2</w:t>
      </w:r>
      <w:r>
        <w:rPr>
          <w:rFonts w:ascii="Georgia" w:hAnsi="Georgia"/>
          <w:i/>
          <w:w w:val="104"/>
          <w:sz w:val="21"/>
        </w:rPr>
        <w:t>P</w:t>
      </w:r>
      <w:r>
        <w:rPr>
          <w:rFonts w:ascii="Georgia" w:hAnsi="Georgia"/>
          <w:i/>
          <w:sz w:val="21"/>
        </w:rPr>
        <w:t xml:space="preserve"> </w:t>
      </w:r>
      <w:r>
        <w:rPr>
          <w:rFonts w:ascii="Georgia" w:hAnsi="Georgia"/>
          <w:i/>
          <w:spacing w:val="-23"/>
          <w:sz w:val="21"/>
        </w:rPr>
        <w:t xml:space="preserve"> </w:t>
      </w:r>
      <w:r>
        <w:rPr>
          <w:rFonts w:ascii="Arial Unicode MS" w:hAnsi="Arial Unicode MS"/>
          <w:w w:val="132"/>
          <w:sz w:val="21"/>
        </w:rPr>
        <w:t>+</w:t>
      </w:r>
      <w:r>
        <w:rPr>
          <w:rFonts w:ascii="Arial Unicode MS" w:hAnsi="Arial Unicode MS"/>
          <w:sz w:val="21"/>
        </w:rPr>
        <w:t xml:space="preserve"> </w:t>
      </w:r>
      <w:r>
        <w:rPr>
          <w:rFonts w:ascii="Arial Unicode MS" w:hAnsi="Arial Unicode MS"/>
          <w:spacing w:val="-24"/>
          <w:sz w:val="21"/>
        </w:rPr>
        <w:t xml:space="preserve"> </w:t>
      </w:r>
      <w:r>
        <w:rPr>
          <w:rFonts w:ascii="Georgia" w:hAnsi="Georgia"/>
          <w:i/>
          <w:w w:val="79"/>
          <w:position w:val="15"/>
          <w:sz w:val="21"/>
          <w:u w:val="single"/>
        </w:rPr>
        <w:t>q</w:t>
      </w:r>
    </w:p>
    <w:p w14:paraId="180ADED2" w14:textId="77777777" w:rsidR="00ED6B8B" w:rsidRDefault="00ED6B8B" w:rsidP="00F672C4">
      <w:pPr>
        <w:pStyle w:val="BodyText"/>
        <w:spacing w:before="4" w:after="40"/>
        <w:rPr>
          <w:rFonts w:ascii="Georgia"/>
          <w:i/>
          <w:sz w:val="23"/>
        </w:rPr>
      </w:pPr>
    </w:p>
    <w:p w14:paraId="7412DD60" w14:textId="77777777" w:rsidR="00ED6B8B" w:rsidRDefault="00890932" w:rsidP="00F672C4">
      <w:pPr>
        <w:pStyle w:val="BodyText"/>
        <w:spacing w:line="24" w:lineRule="exact"/>
        <w:ind w:left="1295"/>
        <w:rPr>
          <w:rFonts w:ascii="Georgia"/>
          <w:sz w:val="2"/>
        </w:rPr>
      </w:pPr>
      <w:r>
        <w:rPr>
          <w:rFonts w:ascii="Georgia"/>
          <w:noProof/>
          <w:sz w:val="2"/>
          <w:lang w:val="en-GB" w:eastAsia="en-GB"/>
        </w:rPr>
        <mc:AlternateContent>
          <mc:Choice Requires="wpg">
            <w:drawing>
              <wp:inline distT="0" distB="0" distL="0" distR="0" wp14:anchorId="7C4D9401" wp14:editId="4733E7DE">
                <wp:extent cx="386715" cy="15240"/>
                <wp:effectExtent l="0" t="0" r="3810" b="3810"/>
                <wp:docPr id="762" name="Group 7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86715" cy="15240"/>
                          <a:chOff x="0" y="0"/>
                          <a:chExt cx="609" cy="24"/>
                        </a:xfrm>
                      </wpg:grpSpPr>
                      <wps:wsp>
                        <wps:cNvPr id="763" name="Line 739"/>
                        <wps:cNvCnPr/>
                        <wps:spPr bwMode="auto">
                          <a:xfrm>
                            <a:off x="12" y="12"/>
                            <a:ext cx="584" cy="0"/>
                          </a:xfrm>
                          <a:prstGeom prst="line">
                            <a:avLst/>
                          </a:prstGeom>
                          <a:noFill/>
                          <a:ln w="1517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32771D9" id="Group 738" o:spid="_x0000_s1026" style="width:30.45pt;height:1.2pt;mso-position-horizontal-relative:char;mso-position-vertical-relative:line" coordsize="609,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">
                <v:line id="Line 739" o:spid="_x0000_s1027" style="position:absolute;visibility:visible;mso-wrap-style:square" from="12,12" to="596,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" strokeweight=".42156mm"/>
                <w10:anchorlock/>
              </v:group>
            </w:pict>
          </mc:Fallback>
        </mc:AlternateContent>
      </w:r>
    </w:p>
    <w:p w14:paraId="12C3A9D5" w14:textId="77777777" w:rsidR="00ED6B8B" w:rsidRDefault="00FA655D" w:rsidP="00F672C4">
      <w:pPr>
        <w:pStyle w:val="BodyText"/>
        <w:spacing w:before="4"/>
        <w:rPr>
          <w:rFonts w:ascii="Georgia"/>
          <w:i/>
          <w:sz w:val="35"/>
        </w:rPr>
      </w:pPr>
      <w:r>
        <w:br w:type="column"/>
      </w:r>
    </w:p>
    <w:p w14:paraId="775710E4" w14:textId="77777777" w:rsidR="00ED6B8B" w:rsidRDefault="00FA655D">
      <w:pPr>
        <w:spacing w:line="121" w:lineRule="exact"/>
        <w:ind w:right="106"/>
        <w:rPr>
          <w:rFonts w:ascii="Century"/>
          <w:sz w:val="21"/>
        </w:rPr>
        <w:pPrChange w:id="596" w:author="Raghda Wahdan" w:date="2017-11-06T13:08:00Z">
          <w:pPr>
            <w:spacing w:line="121" w:lineRule="exact"/>
            <w:ind w:right="106"/>
            <w:jc w:val="right"/>
          </w:pPr>
        </w:pPrChange>
      </w:pPr>
      <w:r>
        <w:rPr>
          <w:rFonts w:ascii="Century"/>
          <w:w w:val="95"/>
          <w:sz w:val="21"/>
        </w:rPr>
        <w:t>(5.43)</w:t>
      </w:r>
    </w:p>
    <w:p w14:paraId="622FE3BA" w14:textId="77777777" w:rsidR="00ED6B8B" w:rsidRDefault="00ED6B8B">
      <w:pPr>
        <w:spacing w:line="121" w:lineRule="exact"/>
        <w:rPr>
          <w:rFonts w:ascii="Century"/>
          <w:sz w:val="21"/>
        </w:rPr>
        <w:sectPr w:rsidR="00ED6B8B">
          <w:type w:val="continuous"/>
          <w:pgSz w:w="11910" w:h="16840"/>
          <w:pgMar w:top="1580" w:right="1620" w:bottom="280" w:left="1680" w:header="720" w:footer="720" w:gutter="0"/>
          <w:cols w:num="3" w:space="720" w:equalWidth="0">
            <w:col w:w="3702" w:space="40"/>
            <w:col w:w="2693" w:space="40"/>
            <w:col w:w="2135"/>
          </w:cols>
        </w:sectPr>
        <w:pPrChange w:id="597" w:author="Raghda Wahdan" w:date="2017-11-06T13:08:00Z">
          <w:pPr>
            <w:spacing w:line="121" w:lineRule="exact"/>
            <w:jc w:val="right"/>
          </w:pPr>
        </w:pPrChange>
      </w:pPr>
    </w:p>
    <w:p w14:paraId="62403BCC" w14:textId="77777777" w:rsidR="00ED6B8B" w:rsidRDefault="00890932">
      <w:pPr>
        <w:tabs>
          <w:tab w:val="left" w:pos="903"/>
        </w:tabs>
        <w:spacing w:line="305" w:lineRule="exact"/>
        <w:ind w:right="42"/>
        <w:rPr>
          <w:rFonts w:ascii="Georgia"/>
          <w:i/>
          <w:sz w:val="21"/>
        </w:rPr>
        <w:pPrChange w:id="598" w:author="Raghda Wahdan" w:date="2017-11-06T13:08:00Z">
          <w:pPr>
            <w:tabs>
              <w:tab w:val="left" w:pos="903"/>
            </w:tabs>
            <w:spacing w:line="305" w:lineRule="exact"/>
            <w:ind w:right="42"/>
            <w:jc w:val="right"/>
          </w:pPr>
        </w:pPrChange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80096" behindDoc="1" locked="0" layoutInCell="1" allowOverlap="1" wp14:anchorId="2D531314" wp14:editId="670FC187">
                <wp:simplePos x="0" y="0"/>
                <wp:positionH relativeFrom="page">
                  <wp:posOffset>4215765</wp:posOffset>
                </wp:positionH>
                <wp:positionV relativeFrom="paragraph">
                  <wp:posOffset>-147320</wp:posOffset>
                </wp:positionV>
                <wp:extent cx="969645" cy="0"/>
                <wp:effectExtent l="5715" t="5080" r="5715" b="13970"/>
                <wp:wrapNone/>
                <wp:docPr id="761" name="Line 7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69645" cy="0"/>
                        </a:xfrm>
                        <a:prstGeom prst="line">
                          <a:avLst/>
                        </a:pr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65336C7" id="Line 737" o:spid="_x0000_s1026" style="position:absolute;z-index:-251536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31.95pt,-11.6pt" to="408.3pt,-1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" strokeweight=".14042mm">
                <w10:wrap anchorx="page"/>
              </v:line>
            </w:pict>
          </mc:Fallback>
        </mc:AlternateContent>
      </w:r>
      <w:r w:rsidR="00FA655D">
        <w:rPr>
          <w:rFonts w:ascii="Arial"/>
          <w:i/>
          <w:position w:val="12"/>
          <w:sz w:val="16"/>
        </w:rPr>
        <w:t>,</w:t>
      </w:r>
      <w:r w:rsidR="00FA655D">
        <w:rPr>
          <w:rFonts w:ascii="Arial"/>
          <w:i/>
          <w:position w:val="12"/>
          <w:sz w:val="16"/>
        </w:rPr>
        <w:tab/>
      </w:r>
      <w:r w:rsidR="00FA655D">
        <w:rPr>
          <w:rFonts w:ascii="Arial Unicode MS"/>
          <w:spacing w:val="-105"/>
          <w:sz w:val="21"/>
        </w:rPr>
        <w:t>4</w:t>
      </w:r>
      <w:r w:rsidR="00FA655D">
        <w:rPr>
          <w:rFonts w:ascii="Arial Unicode MS"/>
          <w:spacing w:val="28"/>
          <w:sz w:val="21"/>
        </w:rPr>
        <w:t xml:space="preserve"> </w:t>
      </w:r>
      <w:r w:rsidR="00FA655D">
        <w:rPr>
          <w:rFonts w:ascii="Georgia"/>
          <w:i/>
          <w:sz w:val="21"/>
        </w:rPr>
        <w:t>a</w:t>
      </w:r>
    </w:p>
    <w:p w14:paraId="5542EA28" w14:textId="77777777" w:rsidR="00ED6B8B" w:rsidRDefault="00FA655D" w:rsidP="00F672C4">
      <w:pPr>
        <w:pStyle w:val="BodyText"/>
        <w:spacing w:before="5"/>
        <w:rPr>
          <w:rFonts w:ascii="Georgia"/>
          <w:i/>
          <w:sz w:val="4"/>
        </w:rPr>
      </w:pPr>
      <w:r>
        <w:br w:type="column"/>
      </w:r>
    </w:p>
    <w:p w14:paraId="031DF3B3" w14:textId="77777777" w:rsidR="00ED6B8B" w:rsidRDefault="00890932" w:rsidP="00F672C4">
      <w:pPr>
        <w:pStyle w:val="BodyText"/>
        <w:ind w:left="1960"/>
        <w:rPr>
          <w:rFonts w:ascii="Georgia"/>
          <w:sz w:val="20"/>
        </w:rPr>
      </w:pPr>
      <w:r>
        <w:rPr>
          <w:rFonts w:ascii="Georgia"/>
          <w:noProof/>
          <w:sz w:val="20"/>
          <w:lang w:val="en-GB" w:eastAsia="en-GB"/>
        </w:rPr>
        <mc:AlternateContent>
          <mc:Choice Requires="wps">
            <w:drawing>
              <wp:inline distT="0" distB="0" distL="0" distR="0" wp14:anchorId="62803B05" wp14:editId="6C652CFE">
                <wp:extent cx="405130" cy="204470"/>
                <wp:effectExtent l="0" t="0" r="4445" b="0"/>
                <wp:docPr id="760" name="Text Box 7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5130" cy="2044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99F5A38" w14:textId="77777777" w:rsidR="00B0570F" w:rsidRDefault="00B0570F">
                            <w:pPr>
                              <w:tabs>
                                <w:tab w:val="left" w:pos="503"/>
                              </w:tabs>
                              <w:spacing w:line="243" w:lineRule="exact"/>
                              <w:rPr>
                                <w:rFonts w:ascii="Times New Roman"/>
                                <w:sz w:val="20"/>
                              </w:rPr>
                            </w:pPr>
                            <w:r>
                              <w:rPr>
                                <w:rFonts w:ascii="Times New Roman"/>
                                <w:w w:val="99"/>
                                <w:sz w:val="21"/>
                                <w:u w:val="thick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1"/>
                                <w:u w:val="thick"/>
                              </w:rPr>
                              <w:tab/>
                            </w:r>
                            <w:r>
                              <w:rPr>
                                <w:rFonts w:ascii="Georgia"/>
                                <w:i/>
                                <w:spacing w:val="-128"/>
                                <w:w w:val="110"/>
                                <w:sz w:val="21"/>
                                <w:u w:val="thick"/>
                              </w:rPr>
                              <w:t>S</w:t>
                            </w:r>
                            <w:r>
                              <w:rPr>
                                <w:rFonts w:ascii="Times New Roman"/>
                                <w:w w:val="99"/>
                                <w:position w:val="-7"/>
                                <w:sz w:val="20"/>
                                <w:u w:val="thick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pacing w:val="-20"/>
                                <w:position w:val="-7"/>
                                <w:sz w:val="20"/>
                                <w:u w:val="thick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2803B05" id="Text Box 736" o:spid="_x0000_s1493" type="#_x0000_t202" style="width:31.9pt;height:16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" filled="f" stroked="f">
                <v:textbox inset="0,0,0,0">
                  <w:txbxContent>
                    <w:p w14:paraId="199F5A38" w14:textId="77777777" w:rsidR="00B0570F" w:rsidRDefault="00B0570F">
                      <w:pPr>
                        <w:tabs>
                          <w:tab w:val="left" w:pos="503"/>
                        </w:tabs>
                        <w:spacing w:line="243" w:lineRule="exact"/>
                        <w:rPr>
                          <w:rFonts w:ascii="Times New Roman"/>
                          <w:sz w:val="20"/>
                        </w:rPr>
                      </w:pPr>
                      <w:r>
                        <w:rPr>
                          <w:rFonts w:ascii="Times New Roman"/>
                          <w:w w:val="99"/>
                          <w:sz w:val="21"/>
                          <w:u w:val="thick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1"/>
                          <w:u w:val="thick"/>
                        </w:rPr>
                        <w:tab/>
                      </w:r>
                      <w:r>
                        <w:rPr>
                          <w:rFonts w:ascii="Georgia"/>
                          <w:i/>
                          <w:spacing w:val="-128"/>
                          <w:w w:val="110"/>
                          <w:sz w:val="21"/>
                          <w:u w:val="thick"/>
                        </w:rPr>
                        <w:t>S</w:t>
                      </w:r>
                      <w:r>
                        <w:rPr>
                          <w:rFonts w:ascii="Times New Roman"/>
                          <w:w w:val="99"/>
                          <w:position w:val="-7"/>
                          <w:sz w:val="20"/>
                          <w:u w:val="thick"/>
                        </w:rPr>
                        <w:t xml:space="preserve"> </w:t>
                      </w:r>
                      <w:r>
                        <w:rPr>
                          <w:rFonts w:ascii="Times New Roman"/>
                          <w:spacing w:val="-20"/>
                          <w:position w:val="-7"/>
                          <w:sz w:val="20"/>
                          <w:u w:val="thick"/>
                        </w:rPr>
                        <w:t xml:space="preserve"> 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F1AD479" w14:textId="77777777" w:rsidR="00ED6B8B" w:rsidRDefault="00FA655D" w:rsidP="00F672C4">
      <w:pPr>
        <w:tabs>
          <w:tab w:val="left" w:pos="1781"/>
          <w:tab w:val="left" w:pos="2544"/>
        </w:tabs>
        <w:spacing w:line="170" w:lineRule="exact"/>
        <w:ind w:left="897"/>
        <w:rPr>
          <w:rFonts w:ascii="Arial"/>
          <w:sz w:val="20"/>
        </w:rPr>
      </w:pPr>
      <w:r>
        <w:rPr>
          <w:rFonts w:ascii="Arial"/>
          <w:spacing w:val="-1"/>
          <w:w w:val="378"/>
          <w:position w:val="9"/>
          <w:sz w:val="20"/>
        </w:rPr>
        <w:t xml:space="preserve"> </w:t>
      </w:r>
      <w:r>
        <w:rPr>
          <w:rFonts w:ascii="Arial"/>
          <w:w w:val="161"/>
          <w:sz w:val="20"/>
        </w:rPr>
        <w:t xml:space="preserve"> </w:t>
      </w:r>
      <w:r>
        <w:rPr>
          <w:rFonts w:ascii="Arial"/>
          <w:sz w:val="20"/>
        </w:rPr>
        <w:tab/>
      </w:r>
      <w:r>
        <w:rPr>
          <w:rFonts w:ascii="Arial"/>
          <w:spacing w:val="-76"/>
          <w:w w:val="161"/>
          <w:sz w:val="20"/>
        </w:rPr>
        <w:t xml:space="preserve"> </w:t>
      </w:r>
      <w:r>
        <w:rPr>
          <w:rFonts w:ascii="Arial"/>
          <w:i/>
          <w:spacing w:val="-64"/>
          <w:w w:val="130"/>
          <w:position w:val="-19"/>
          <w:sz w:val="16"/>
        </w:rPr>
        <w:t>X</w:t>
      </w:r>
      <w:r>
        <w:rPr>
          <w:rFonts w:ascii="Arial"/>
          <w:w w:val="161"/>
          <w:sz w:val="20"/>
        </w:rPr>
        <w:t xml:space="preserve"> </w:t>
      </w:r>
      <w:r>
        <w:rPr>
          <w:rFonts w:ascii="Arial"/>
          <w:sz w:val="20"/>
        </w:rPr>
        <w:tab/>
      </w:r>
      <w:r>
        <w:rPr>
          <w:rFonts w:ascii="Arial"/>
          <w:w w:val="161"/>
          <w:sz w:val="20"/>
          <w:u w:val="single"/>
        </w:rPr>
        <w:t xml:space="preserve"> </w:t>
      </w:r>
    </w:p>
    <w:p w14:paraId="3355F383" w14:textId="77777777" w:rsidR="00ED6B8B" w:rsidRDefault="00890932" w:rsidP="00F672C4">
      <w:pPr>
        <w:pStyle w:val="BodyText"/>
        <w:spacing w:before="3"/>
        <w:rPr>
          <w:rFonts w:ascii="Arial"/>
          <w:sz w:val="9"/>
        </w:rPr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0" distR="0" simplePos="0" relativeHeight="251503616" behindDoc="0" locked="0" layoutInCell="1" allowOverlap="1" wp14:anchorId="007C07FC" wp14:editId="314AFDD4">
                <wp:simplePos x="0" y="0"/>
                <wp:positionH relativeFrom="page">
                  <wp:posOffset>4215765</wp:posOffset>
                </wp:positionH>
                <wp:positionV relativeFrom="paragraph">
                  <wp:posOffset>95250</wp:posOffset>
                </wp:positionV>
                <wp:extent cx="969645" cy="0"/>
                <wp:effectExtent l="5715" t="9525" r="5715" b="9525"/>
                <wp:wrapTopAndBottom/>
                <wp:docPr id="759" name="Line 7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69645" cy="0"/>
                        </a:xfrm>
                        <a:prstGeom prst="line">
                          <a:avLst/>
                        </a:pr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26BC17D" id="Line 735" o:spid="_x0000_s1026" style="position:absolute;z-index:2515036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331.95pt,7.5pt" to="408.3pt,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" strokeweight=".14042mm">
                <w10:wrap type="topAndBottom" anchorx="page"/>
              </v:line>
            </w:pict>
          </mc:Fallback>
        </mc:AlternateContent>
      </w:r>
    </w:p>
    <w:p w14:paraId="036BB2FF" w14:textId="77777777" w:rsidR="00ED6B8B" w:rsidRDefault="00ED6B8B" w:rsidP="00F672C4">
      <w:pPr>
        <w:rPr>
          <w:rFonts w:ascii="Arial"/>
          <w:sz w:val="9"/>
        </w:rPr>
        <w:sectPr w:rsidR="00ED6B8B">
          <w:type w:val="continuous"/>
          <w:pgSz w:w="11910" w:h="16840"/>
          <w:pgMar w:top="1580" w:right="1620" w:bottom="280" w:left="1680" w:header="720" w:footer="720" w:gutter="0"/>
          <w:cols w:num="2" w:space="720" w:equalWidth="0">
            <w:col w:w="3812" w:space="40"/>
            <w:col w:w="4758"/>
          </w:cols>
        </w:sectPr>
      </w:pPr>
    </w:p>
    <w:p w14:paraId="55BEA246" w14:textId="77777777" w:rsidR="00ED6B8B" w:rsidRDefault="00FA655D" w:rsidP="00F672C4">
      <w:pPr>
        <w:tabs>
          <w:tab w:val="left" w:pos="2979"/>
        </w:tabs>
        <w:spacing w:before="125" w:line="256" w:lineRule="exact"/>
        <w:ind w:left="2430"/>
        <w:rPr>
          <w:rFonts w:ascii="Georgia" w:hAnsi="Georgia"/>
          <w:i/>
          <w:sz w:val="21"/>
        </w:rPr>
      </w:pPr>
      <w:r>
        <w:rPr>
          <w:rFonts w:ascii="Georgia" w:hAnsi="Georgia"/>
          <w:i/>
          <w:w w:val="110"/>
          <w:sz w:val="21"/>
        </w:rPr>
        <w:t>β</w:t>
      </w:r>
      <w:r>
        <w:rPr>
          <w:rFonts w:ascii="Tahoma" w:hAnsi="Tahoma"/>
          <w:w w:val="110"/>
          <w:position w:val="-2"/>
          <w:sz w:val="16"/>
        </w:rPr>
        <w:t>3</w:t>
      </w:r>
      <w:r>
        <w:rPr>
          <w:rFonts w:ascii="Tahoma" w:hAnsi="Tahoma"/>
          <w:spacing w:val="-15"/>
          <w:w w:val="110"/>
          <w:position w:val="-2"/>
          <w:sz w:val="16"/>
        </w:rPr>
        <w:t xml:space="preserve"> </w:t>
      </w:r>
      <w:r>
        <w:rPr>
          <w:rFonts w:ascii="Tahoma" w:hAnsi="Tahoma"/>
          <w:w w:val="110"/>
          <w:position w:val="-2"/>
          <w:sz w:val="16"/>
        </w:rPr>
        <w:t>4</w:t>
      </w:r>
      <w:r>
        <w:rPr>
          <w:rFonts w:ascii="Tahoma" w:hAnsi="Tahoma"/>
          <w:w w:val="110"/>
          <w:position w:val="-2"/>
          <w:sz w:val="16"/>
        </w:rPr>
        <w:tab/>
      </w:r>
      <w:r>
        <w:rPr>
          <w:rFonts w:ascii="Arial Unicode MS" w:hAnsi="Arial Unicode MS"/>
          <w:w w:val="110"/>
          <w:sz w:val="21"/>
        </w:rPr>
        <w:t xml:space="preserve">=   </w:t>
      </w:r>
      <w:r>
        <w:rPr>
          <w:rFonts w:ascii="Arial" w:hAnsi="Arial"/>
          <w:i/>
          <w:w w:val="110"/>
          <w:sz w:val="21"/>
        </w:rPr>
        <w:t>−</w:t>
      </w:r>
      <w:r>
        <w:rPr>
          <w:rFonts w:ascii="Arial" w:hAnsi="Arial"/>
          <w:i/>
          <w:spacing w:val="58"/>
          <w:w w:val="110"/>
          <w:sz w:val="21"/>
        </w:rPr>
        <w:t xml:space="preserve"> </w:t>
      </w:r>
      <w:r>
        <w:rPr>
          <w:rFonts w:ascii="Georgia" w:hAnsi="Georgia"/>
          <w:i/>
          <w:position w:val="15"/>
          <w:sz w:val="21"/>
        </w:rPr>
        <w:t>b</w:t>
      </w:r>
    </w:p>
    <w:p w14:paraId="0D6435C5" w14:textId="77777777" w:rsidR="00ED6B8B" w:rsidRDefault="00FA655D" w:rsidP="00F672C4">
      <w:pPr>
        <w:spacing w:before="79" w:line="301" w:lineRule="exact"/>
        <w:ind w:left="97"/>
        <w:rPr>
          <w:rFonts w:ascii="Georgia" w:hAnsi="Georgia"/>
          <w:i/>
          <w:sz w:val="21"/>
        </w:rPr>
      </w:pPr>
      <w:r>
        <w:br w:type="column"/>
      </w:r>
      <w:r>
        <w:rPr>
          <w:rFonts w:ascii="Arial Unicode MS" w:hAnsi="Arial Unicode MS"/>
          <w:w w:val="132"/>
          <w:sz w:val="21"/>
        </w:rPr>
        <w:t>+</w:t>
      </w:r>
      <w:r>
        <w:rPr>
          <w:rFonts w:ascii="Arial Unicode MS" w:hAnsi="Arial Unicode MS"/>
          <w:spacing w:val="-10"/>
          <w:sz w:val="21"/>
        </w:rPr>
        <w:t xml:space="preserve"> </w:t>
      </w:r>
      <w:r>
        <w:rPr>
          <w:rFonts w:ascii="Georgia" w:hAnsi="Georgia"/>
          <w:i/>
          <w:w w:val="108"/>
          <w:sz w:val="21"/>
        </w:rPr>
        <w:t>S</w:t>
      </w:r>
      <w:r>
        <w:rPr>
          <w:rFonts w:ascii="Georgia" w:hAnsi="Georgia"/>
          <w:i/>
          <w:spacing w:val="10"/>
          <w:sz w:val="21"/>
        </w:rPr>
        <w:t xml:space="preserve"> </w:t>
      </w:r>
      <w:r>
        <w:rPr>
          <w:rFonts w:ascii="Arial" w:hAnsi="Arial"/>
          <w:i/>
          <w:w w:val="140"/>
          <w:sz w:val="21"/>
        </w:rPr>
        <w:t>±</w:t>
      </w:r>
      <w:r>
        <w:rPr>
          <w:rFonts w:ascii="Arial" w:hAnsi="Arial"/>
          <w:i/>
          <w:spacing w:val="-10"/>
          <w:sz w:val="21"/>
        </w:rPr>
        <w:t xml:space="preserve"> </w:t>
      </w:r>
      <w:r>
        <w:rPr>
          <w:rFonts w:ascii="Arial Unicode MS" w:hAnsi="Arial Unicode MS"/>
          <w:w w:val="89"/>
          <w:sz w:val="21"/>
        </w:rPr>
        <w:t>0</w:t>
      </w:r>
      <w:r>
        <w:rPr>
          <w:rFonts w:ascii="Georgia" w:hAnsi="Georgia"/>
          <w:i/>
          <w:spacing w:val="-1"/>
          <w:w w:val="102"/>
          <w:sz w:val="21"/>
        </w:rPr>
        <w:t>.</w:t>
      </w:r>
      <w:r>
        <w:rPr>
          <w:rFonts w:ascii="Arial Unicode MS" w:hAnsi="Arial Unicode MS"/>
          <w:w w:val="89"/>
          <w:sz w:val="21"/>
        </w:rPr>
        <w:t>5</w:t>
      </w:r>
      <w:r>
        <w:rPr>
          <w:rFonts w:ascii="Arial" w:hAnsi="Arial"/>
          <w:spacing w:val="-211"/>
          <w:w w:val="378"/>
          <w:position w:val="32"/>
          <w:sz w:val="20"/>
        </w:rPr>
        <w:t xml:space="preserve"> </w:t>
      </w:r>
      <w:r>
        <w:rPr>
          <w:rFonts w:ascii="Arial" w:hAnsi="Arial"/>
          <w:spacing w:val="-211"/>
          <w:w w:val="378"/>
          <w:position w:val="21"/>
          <w:sz w:val="20"/>
        </w:rPr>
        <w:t>I</w:t>
      </w:r>
      <w:r>
        <w:rPr>
          <w:rFonts w:ascii="Arial" w:hAnsi="Arial"/>
          <w:spacing w:val="-211"/>
          <w:w w:val="378"/>
          <w:position w:val="9"/>
          <w:sz w:val="20"/>
        </w:rPr>
        <w:t>I</w:t>
      </w:r>
      <w:r>
        <w:rPr>
          <w:rFonts w:ascii="Arial" w:hAnsi="Arial"/>
          <w:spacing w:val="-1"/>
          <w:w w:val="378"/>
          <w:position w:val="-2"/>
          <w:sz w:val="20"/>
        </w:rPr>
        <w:t>I</w:t>
      </w:r>
      <w:r>
        <w:rPr>
          <w:rFonts w:ascii="Arial" w:hAnsi="Arial"/>
          <w:i/>
          <w:spacing w:val="-1"/>
          <w:w w:val="132"/>
          <w:sz w:val="21"/>
        </w:rPr>
        <w:t>−</w:t>
      </w:r>
      <w:r>
        <w:rPr>
          <w:rFonts w:ascii="Arial Unicode MS" w:hAnsi="Arial Unicode MS"/>
          <w:w w:val="89"/>
          <w:sz w:val="21"/>
        </w:rPr>
        <w:t>4</w:t>
      </w:r>
      <w:r>
        <w:rPr>
          <w:rFonts w:ascii="Georgia" w:hAnsi="Georgia"/>
          <w:i/>
          <w:spacing w:val="12"/>
          <w:w w:val="108"/>
          <w:sz w:val="21"/>
        </w:rPr>
        <w:t>S</w:t>
      </w:r>
      <w:r>
        <w:rPr>
          <w:rFonts w:ascii="Tahoma" w:hAnsi="Tahoma"/>
          <w:w w:val="96"/>
          <w:position w:val="9"/>
          <w:sz w:val="16"/>
        </w:rPr>
        <w:t>2</w:t>
      </w:r>
      <w:r>
        <w:rPr>
          <w:rFonts w:ascii="Tahoma" w:hAnsi="Tahoma"/>
          <w:spacing w:val="8"/>
          <w:position w:val="9"/>
          <w:sz w:val="16"/>
        </w:rPr>
        <w:t xml:space="preserve"> </w:t>
      </w:r>
      <w:r>
        <w:rPr>
          <w:rFonts w:ascii="Arial" w:hAnsi="Arial"/>
          <w:i/>
          <w:w w:val="132"/>
          <w:sz w:val="21"/>
        </w:rPr>
        <w:t>−</w:t>
      </w:r>
      <w:r>
        <w:rPr>
          <w:rFonts w:ascii="Arial" w:hAnsi="Arial"/>
          <w:i/>
          <w:spacing w:val="-10"/>
          <w:sz w:val="21"/>
        </w:rPr>
        <w:t xml:space="preserve"> </w:t>
      </w:r>
      <w:r>
        <w:rPr>
          <w:rFonts w:ascii="Arial Unicode MS" w:hAnsi="Arial Unicode MS"/>
          <w:w w:val="89"/>
          <w:sz w:val="21"/>
        </w:rPr>
        <w:t>2</w:t>
      </w:r>
      <w:r>
        <w:rPr>
          <w:rFonts w:ascii="Georgia" w:hAnsi="Georgia"/>
          <w:i/>
          <w:w w:val="104"/>
          <w:sz w:val="21"/>
        </w:rPr>
        <w:t>P</w:t>
      </w:r>
      <w:r>
        <w:rPr>
          <w:rFonts w:ascii="Georgia" w:hAnsi="Georgia"/>
          <w:i/>
          <w:sz w:val="21"/>
        </w:rPr>
        <w:t xml:space="preserve"> </w:t>
      </w:r>
      <w:r>
        <w:rPr>
          <w:rFonts w:ascii="Georgia" w:hAnsi="Georgia"/>
          <w:i/>
          <w:spacing w:val="-23"/>
          <w:sz w:val="21"/>
        </w:rPr>
        <w:t xml:space="preserve"> </w:t>
      </w:r>
      <w:r>
        <w:rPr>
          <w:rFonts w:ascii="Arial" w:hAnsi="Arial"/>
          <w:i/>
          <w:w w:val="132"/>
          <w:sz w:val="21"/>
        </w:rPr>
        <w:t>−</w:t>
      </w:r>
      <w:r>
        <w:rPr>
          <w:rFonts w:ascii="Arial" w:hAnsi="Arial"/>
          <w:i/>
          <w:sz w:val="21"/>
        </w:rPr>
        <w:t xml:space="preserve"> </w:t>
      </w:r>
      <w:r>
        <w:rPr>
          <w:rFonts w:ascii="Arial" w:hAnsi="Arial"/>
          <w:i/>
          <w:spacing w:val="-24"/>
          <w:sz w:val="21"/>
        </w:rPr>
        <w:t xml:space="preserve"> </w:t>
      </w:r>
      <w:r>
        <w:rPr>
          <w:rFonts w:ascii="Georgia" w:hAnsi="Georgia"/>
          <w:i/>
          <w:w w:val="79"/>
          <w:position w:val="15"/>
          <w:sz w:val="21"/>
        </w:rPr>
        <w:t>q</w:t>
      </w:r>
      <w:r>
        <w:rPr>
          <w:rFonts w:ascii="Georgia" w:hAnsi="Georgia"/>
          <w:i/>
          <w:spacing w:val="1"/>
          <w:position w:val="15"/>
          <w:sz w:val="21"/>
        </w:rPr>
        <w:t xml:space="preserve"> </w:t>
      </w:r>
      <w:r>
        <w:rPr>
          <w:rFonts w:ascii="Georgia" w:hAnsi="Georgia"/>
          <w:i/>
          <w:w w:val="102"/>
          <w:sz w:val="21"/>
        </w:rPr>
        <w:t>,</w:t>
      </w:r>
    </w:p>
    <w:p w14:paraId="586F6DFA" w14:textId="77777777" w:rsidR="00ED6B8B" w:rsidRDefault="00ED6B8B" w:rsidP="00F672C4">
      <w:pPr>
        <w:pStyle w:val="BodyText"/>
        <w:spacing w:before="2"/>
        <w:rPr>
          <w:rFonts w:ascii="Georgia"/>
          <w:i/>
          <w:sz w:val="7"/>
        </w:rPr>
      </w:pPr>
    </w:p>
    <w:p w14:paraId="45DAFE7D" w14:textId="77777777" w:rsidR="00ED6B8B" w:rsidRDefault="00890932" w:rsidP="00F672C4">
      <w:pPr>
        <w:pStyle w:val="BodyText"/>
        <w:spacing w:line="218" w:lineRule="exact"/>
        <w:ind w:left="2574"/>
        <w:rPr>
          <w:rFonts w:ascii="Georgia"/>
          <w:sz w:val="20"/>
        </w:rPr>
      </w:pPr>
      <w:r>
        <w:rPr>
          <w:rFonts w:ascii="Georgia"/>
          <w:noProof/>
          <w:position w:val="-3"/>
          <w:sz w:val="20"/>
          <w:lang w:val="en-GB" w:eastAsia="en-GB"/>
        </w:rPr>
        <mc:AlternateContent>
          <mc:Choice Requires="wps">
            <w:drawing>
              <wp:inline distT="0" distB="0" distL="0" distR="0" wp14:anchorId="24F87919" wp14:editId="6B4A7335">
                <wp:extent cx="85090" cy="139065"/>
                <wp:effectExtent l="0" t="0" r="635" b="3810"/>
                <wp:docPr id="758" name="Text Box 7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090" cy="1390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F16D4B4" w14:textId="77777777" w:rsidR="00B0570F" w:rsidRDefault="00B0570F">
                            <w:pPr>
                              <w:spacing w:line="212" w:lineRule="exact"/>
                              <w:rPr>
                                <w:rFonts w:ascii="Georgia"/>
                                <w:i/>
                                <w:sz w:val="21"/>
                              </w:rPr>
                            </w:pPr>
                            <w:r>
                              <w:rPr>
                                <w:rFonts w:ascii="Georgia"/>
                                <w:i/>
                                <w:w w:val="108"/>
                                <w:sz w:val="21"/>
                              </w:rPr>
                              <w:t>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4F87919" id="Text Box 734" o:spid="_x0000_s1494" type="#_x0000_t202" style="width:6.7pt;height:10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" filled="f" stroked="f">
                <v:textbox inset="0,0,0,0">
                  <w:txbxContent>
                    <w:p w14:paraId="7F16D4B4" w14:textId="77777777" w:rsidR="00B0570F" w:rsidRDefault="00B0570F">
                      <w:pPr>
                        <w:spacing w:line="212" w:lineRule="exact"/>
                        <w:rPr>
                          <w:rFonts w:ascii="Georgia"/>
                          <w:i/>
                          <w:sz w:val="21"/>
                        </w:rPr>
                      </w:pPr>
                      <w:r>
                        <w:rPr>
                          <w:rFonts w:ascii="Georgia"/>
                          <w:i/>
                          <w:w w:val="108"/>
                          <w:sz w:val="21"/>
                        </w:rPr>
                        <w:t>S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D61E61C" w14:textId="77777777" w:rsidR="00ED6B8B" w:rsidRDefault="00890932" w:rsidP="00F672C4">
      <w:pPr>
        <w:spacing w:line="24" w:lineRule="exact"/>
        <w:ind w:left="1295"/>
        <w:rPr>
          <w:rFonts w:ascii="Georgia"/>
          <w:sz w:val="2"/>
        </w:rPr>
      </w:pPr>
      <w:r>
        <w:rPr>
          <w:rFonts w:ascii="Georgia"/>
          <w:noProof/>
          <w:sz w:val="2"/>
          <w:lang w:val="en-GB" w:eastAsia="en-GB"/>
        </w:rPr>
        <mc:AlternateContent>
          <mc:Choice Requires="wpg">
            <w:drawing>
              <wp:inline distT="0" distB="0" distL="0" distR="0" wp14:anchorId="2232A683" wp14:editId="0C2AC131">
                <wp:extent cx="386715" cy="15240"/>
                <wp:effectExtent l="0" t="0" r="3810" b="3810"/>
                <wp:docPr id="756" name="Group 7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86715" cy="15240"/>
                          <a:chOff x="0" y="0"/>
                          <a:chExt cx="609" cy="24"/>
                        </a:xfrm>
                      </wpg:grpSpPr>
                      <wps:wsp>
                        <wps:cNvPr id="757" name="Line 733"/>
                        <wps:cNvCnPr/>
                        <wps:spPr bwMode="auto">
                          <a:xfrm>
                            <a:off x="12" y="12"/>
                            <a:ext cx="584" cy="0"/>
                          </a:xfrm>
                          <a:prstGeom prst="line">
                            <a:avLst/>
                          </a:prstGeom>
                          <a:noFill/>
                          <a:ln w="1517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1B33304" id="Group 732" o:spid="_x0000_s1026" style="width:30.45pt;height:1.2pt;mso-position-horizontal-relative:char;mso-position-vertical-relative:line" coordsize="609,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">
                <v:line id="Line 733" o:spid="_x0000_s1027" style="position:absolute;visibility:visible;mso-wrap-style:square" from="12,12" to="596,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" strokeweight=".42156mm"/>
                <w10:anchorlock/>
              </v:group>
            </w:pict>
          </mc:Fallback>
        </mc:AlternateContent>
      </w:r>
      <w:r w:rsidR="00FA655D">
        <w:rPr>
          <w:rFonts w:ascii="Times New Roman"/>
          <w:spacing w:val="147"/>
          <w:sz w:val="2"/>
        </w:rPr>
        <w:t xml:space="preserve"> </w:t>
      </w:r>
      <w:r>
        <w:rPr>
          <w:rFonts w:ascii="Georgia"/>
          <w:noProof/>
          <w:spacing w:val="147"/>
          <w:sz w:val="2"/>
          <w:lang w:val="en-GB" w:eastAsia="en-GB"/>
        </w:rPr>
        <mc:AlternateContent>
          <mc:Choice Requires="wpg">
            <w:drawing>
              <wp:inline distT="0" distB="0" distL="0" distR="0" wp14:anchorId="5F4220DB" wp14:editId="06F36A46">
                <wp:extent cx="386715" cy="15240"/>
                <wp:effectExtent l="0" t="0" r="3810" b="3810"/>
                <wp:docPr id="754" name="Group 7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86715" cy="15240"/>
                          <a:chOff x="0" y="0"/>
                          <a:chExt cx="609" cy="24"/>
                        </a:xfrm>
                      </wpg:grpSpPr>
                      <wps:wsp>
                        <wps:cNvPr id="755" name="Line 731"/>
                        <wps:cNvCnPr/>
                        <wps:spPr bwMode="auto">
                          <a:xfrm>
                            <a:off x="12" y="12"/>
                            <a:ext cx="584" cy="0"/>
                          </a:xfrm>
                          <a:prstGeom prst="line">
                            <a:avLst/>
                          </a:prstGeom>
                          <a:noFill/>
                          <a:ln w="1517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B6E720D" id="Group 730" o:spid="_x0000_s1026" style="width:30.45pt;height:1.2pt;mso-position-horizontal-relative:char;mso-position-vertical-relative:line" coordsize="609,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">
                <v:line id="Line 731" o:spid="_x0000_s1027" style="position:absolute;visibility:visible;mso-wrap-style:square" from="12,12" to="596,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" strokeweight=".42156mm"/>
                <w10:anchorlock/>
              </v:group>
            </w:pict>
          </mc:Fallback>
        </mc:AlternateContent>
      </w:r>
    </w:p>
    <w:p w14:paraId="2FC5C52C" w14:textId="77777777" w:rsidR="00ED6B8B" w:rsidRDefault="00ED6B8B" w:rsidP="00F672C4">
      <w:pPr>
        <w:spacing w:line="24" w:lineRule="exact"/>
        <w:rPr>
          <w:rFonts w:ascii="Georgia"/>
          <w:sz w:val="2"/>
        </w:rPr>
        <w:sectPr w:rsidR="00ED6B8B">
          <w:type w:val="continuous"/>
          <w:pgSz w:w="11910" w:h="16840"/>
          <w:pgMar w:top="1580" w:right="1620" w:bottom="280" w:left="1680" w:header="720" w:footer="720" w:gutter="0"/>
          <w:cols w:num="2" w:space="720" w:equalWidth="0">
            <w:col w:w="3702" w:space="40"/>
            <w:col w:w="4868"/>
          </w:cols>
        </w:sectPr>
      </w:pPr>
    </w:p>
    <w:p w14:paraId="5129EC58" w14:textId="77777777" w:rsidR="00ED6B8B" w:rsidRDefault="00FA655D">
      <w:pPr>
        <w:tabs>
          <w:tab w:val="left" w:pos="903"/>
        </w:tabs>
        <w:spacing w:line="305" w:lineRule="exact"/>
        <w:rPr>
          <w:rFonts w:ascii="Georgia"/>
          <w:i/>
          <w:sz w:val="21"/>
        </w:rPr>
        <w:pPrChange w:id="599" w:author="Raghda Wahdan" w:date="2017-11-06T13:08:00Z">
          <w:pPr>
            <w:tabs>
              <w:tab w:val="left" w:pos="903"/>
            </w:tabs>
            <w:spacing w:line="305" w:lineRule="exact"/>
            <w:jc w:val="right"/>
          </w:pPr>
        </w:pPrChange>
      </w:pPr>
      <w:r>
        <w:rPr>
          <w:rFonts w:ascii="Arial"/>
          <w:i/>
          <w:position w:val="12"/>
          <w:sz w:val="16"/>
        </w:rPr>
        <w:t>,</w:t>
      </w:r>
      <w:r>
        <w:rPr>
          <w:rFonts w:ascii="Arial"/>
          <w:i/>
          <w:position w:val="12"/>
          <w:sz w:val="16"/>
        </w:rPr>
        <w:tab/>
      </w:r>
      <w:r>
        <w:rPr>
          <w:rFonts w:ascii="Arial Unicode MS"/>
          <w:w w:val="90"/>
          <w:sz w:val="21"/>
        </w:rPr>
        <w:t>4</w:t>
      </w:r>
      <w:r>
        <w:rPr>
          <w:rFonts w:ascii="Georgia"/>
          <w:i/>
          <w:w w:val="90"/>
          <w:sz w:val="21"/>
        </w:rPr>
        <w:t>a</w:t>
      </w:r>
    </w:p>
    <w:p w14:paraId="505CD11F" w14:textId="77777777" w:rsidR="00ED6B8B" w:rsidRDefault="00FA655D" w:rsidP="00F672C4">
      <w:pPr>
        <w:pStyle w:val="BodyText"/>
        <w:spacing w:before="2"/>
        <w:rPr>
          <w:rFonts w:ascii="Georgia"/>
          <w:i/>
          <w:sz w:val="7"/>
        </w:rPr>
      </w:pPr>
      <w:r>
        <w:br w:type="column"/>
      </w:r>
    </w:p>
    <w:p w14:paraId="13CF7459" w14:textId="77777777" w:rsidR="00ED6B8B" w:rsidRDefault="00890932" w:rsidP="00F672C4">
      <w:pPr>
        <w:pStyle w:val="BodyText"/>
        <w:spacing w:line="218" w:lineRule="exact"/>
        <w:ind w:left="2509"/>
        <w:rPr>
          <w:rFonts w:ascii="Georgia"/>
          <w:sz w:val="20"/>
        </w:rPr>
      </w:pPr>
      <w:r>
        <w:rPr>
          <w:rFonts w:ascii="Georgia"/>
          <w:noProof/>
          <w:position w:val="-3"/>
          <w:sz w:val="20"/>
          <w:lang w:val="en-GB" w:eastAsia="en-GB"/>
        </w:rPr>
        <mc:AlternateContent>
          <mc:Choice Requires="wps">
            <w:drawing>
              <wp:inline distT="0" distB="0" distL="0" distR="0" wp14:anchorId="4340A472" wp14:editId="21F178EA">
                <wp:extent cx="85090" cy="139065"/>
                <wp:effectExtent l="0" t="0" r="635" b="3810"/>
                <wp:docPr id="753" name="Text Box 7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090" cy="1390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81AD5DD" w14:textId="77777777" w:rsidR="00B0570F" w:rsidRDefault="00B0570F">
                            <w:pPr>
                              <w:spacing w:line="212" w:lineRule="exact"/>
                              <w:rPr>
                                <w:rFonts w:ascii="Georgia"/>
                                <w:i/>
                                <w:sz w:val="21"/>
                              </w:rPr>
                            </w:pPr>
                            <w:r>
                              <w:rPr>
                                <w:rFonts w:ascii="Georgia"/>
                                <w:i/>
                                <w:w w:val="108"/>
                                <w:sz w:val="21"/>
                              </w:rPr>
                              <w:t>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340A472" id="Text Box 729" o:spid="_x0000_s1495" type="#_x0000_t202" style="width:6.7pt;height:10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" filled="f" stroked="f">
                <v:textbox inset="0,0,0,0">
                  <w:txbxContent>
                    <w:p w14:paraId="381AD5DD" w14:textId="77777777" w:rsidR="00B0570F" w:rsidRDefault="00B0570F">
                      <w:pPr>
                        <w:spacing w:line="212" w:lineRule="exact"/>
                        <w:rPr>
                          <w:rFonts w:ascii="Georgia"/>
                          <w:i/>
                          <w:sz w:val="21"/>
                        </w:rPr>
                      </w:pPr>
                      <w:r>
                        <w:rPr>
                          <w:rFonts w:ascii="Georgia"/>
                          <w:i/>
                          <w:w w:val="108"/>
                          <w:sz w:val="21"/>
                        </w:rPr>
                        <w:t>S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8AF24E5" w14:textId="77777777" w:rsidR="00ED6B8B" w:rsidRDefault="00FA655D" w:rsidP="00F672C4">
      <w:pPr>
        <w:tabs>
          <w:tab w:val="left" w:pos="1826"/>
          <w:tab w:val="left" w:pos="2589"/>
        </w:tabs>
        <w:spacing w:before="29"/>
        <w:ind w:left="942"/>
        <w:rPr>
          <w:rFonts w:ascii="Arial"/>
          <w:sz w:val="20"/>
        </w:rPr>
      </w:pPr>
      <w:r>
        <w:rPr>
          <w:rFonts w:ascii="Arial"/>
          <w:spacing w:val="-1"/>
          <w:w w:val="378"/>
          <w:position w:val="9"/>
          <w:sz w:val="20"/>
        </w:rPr>
        <w:t xml:space="preserve"> </w:t>
      </w:r>
      <w:r>
        <w:rPr>
          <w:rFonts w:ascii="Arial"/>
          <w:w w:val="161"/>
          <w:sz w:val="20"/>
        </w:rPr>
        <w:t xml:space="preserve"> </w:t>
      </w:r>
      <w:r>
        <w:rPr>
          <w:rFonts w:ascii="Arial"/>
          <w:sz w:val="20"/>
        </w:rPr>
        <w:tab/>
      </w:r>
      <w:r>
        <w:rPr>
          <w:rFonts w:ascii="Arial"/>
          <w:spacing w:val="-68"/>
          <w:w w:val="161"/>
          <w:sz w:val="20"/>
        </w:rPr>
        <w:t xml:space="preserve"> </w:t>
      </w:r>
      <w:r>
        <w:rPr>
          <w:rFonts w:ascii="Arial"/>
          <w:i/>
          <w:spacing w:val="-31"/>
          <w:position w:val="-19"/>
          <w:sz w:val="16"/>
        </w:rPr>
        <w:t>Y</w:t>
      </w:r>
      <w:r>
        <w:rPr>
          <w:rFonts w:ascii="Arial"/>
          <w:w w:val="161"/>
          <w:sz w:val="20"/>
        </w:rPr>
        <w:t xml:space="preserve"> </w:t>
      </w:r>
      <w:r>
        <w:rPr>
          <w:rFonts w:ascii="Arial"/>
          <w:sz w:val="20"/>
        </w:rPr>
        <w:tab/>
      </w:r>
      <w:r>
        <w:rPr>
          <w:rFonts w:ascii="Arial"/>
          <w:w w:val="161"/>
          <w:sz w:val="20"/>
        </w:rPr>
        <w:t xml:space="preserve"> </w:t>
      </w:r>
    </w:p>
    <w:p w14:paraId="12271F44" w14:textId="77777777" w:rsidR="00ED6B8B" w:rsidRDefault="00ED6B8B" w:rsidP="00F672C4">
      <w:pPr>
        <w:rPr>
          <w:rFonts w:ascii="Arial"/>
          <w:sz w:val="20"/>
        </w:rPr>
        <w:sectPr w:rsidR="00ED6B8B">
          <w:type w:val="continuous"/>
          <w:pgSz w:w="11910" w:h="16840"/>
          <w:pgMar w:top="1580" w:right="1620" w:bottom="280" w:left="1680" w:header="720" w:footer="720" w:gutter="0"/>
          <w:cols w:num="2" w:space="720" w:equalWidth="0">
            <w:col w:w="3767" w:space="40"/>
            <w:col w:w="4803"/>
          </w:cols>
        </w:sectPr>
      </w:pPr>
    </w:p>
    <w:p w14:paraId="01E71E6B" w14:textId="77777777" w:rsidR="00ED6B8B" w:rsidRDefault="00ED6B8B" w:rsidP="00F672C4">
      <w:pPr>
        <w:pStyle w:val="BodyText"/>
        <w:spacing w:before="11"/>
        <w:rPr>
          <w:rFonts w:ascii="Arial"/>
          <w:sz w:val="14"/>
        </w:rPr>
      </w:pPr>
    </w:p>
    <w:p w14:paraId="1A869084" w14:textId="77777777" w:rsidR="00ED6B8B" w:rsidRDefault="00890932" w:rsidP="00F672C4">
      <w:pPr>
        <w:spacing w:before="25" w:line="262" w:lineRule="exact"/>
        <w:ind w:left="480"/>
        <w:rPr>
          <w:rFonts w:ascii="Arial" w:hAnsi="Arial"/>
          <w:i/>
          <w:sz w:val="16"/>
        </w:rPr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0" distR="0" simplePos="0" relativeHeight="251505664" behindDoc="0" locked="0" layoutInCell="1" allowOverlap="1" wp14:anchorId="47B87822" wp14:editId="0AE58300">
                <wp:simplePos x="0" y="0"/>
                <wp:positionH relativeFrom="page">
                  <wp:posOffset>2132965</wp:posOffset>
                </wp:positionH>
                <wp:positionV relativeFrom="paragraph">
                  <wp:posOffset>206375</wp:posOffset>
                </wp:positionV>
                <wp:extent cx="393065" cy="0"/>
                <wp:effectExtent l="8890" t="6350" r="7620" b="12700"/>
                <wp:wrapTopAndBottom/>
                <wp:docPr id="752" name="Line 7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93065" cy="0"/>
                        </a:xfrm>
                        <a:prstGeom prst="line">
                          <a:avLst/>
                        </a:pr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13A2FA5" id="Line 728" o:spid="_x0000_s1026" style="position:absolute;z-index:25150566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167.95pt,16.25pt" to="198.9pt,16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" strokeweight=".14042mm">
                <w10:wrap type="topAndBottom" anchorx="page"/>
              </v:line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0" distB="0" distL="0" distR="0" simplePos="0" relativeHeight="251507712" behindDoc="0" locked="0" layoutInCell="1" allowOverlap="1" wp14:anchorId="21DF57E4" wp14:editId="103B84D9">
                <wp:simplePos x="0" y="0"/>
                <wp:positionH relativeFrom="page">
                  <wp:posOffset>2919095</wp:posOffset>
                </wp:positionH>
                <wp:positionV relativeFrom="paragraph">
                  <wp:posOffset>206375</wp:posOffset>
                </wp:positionV>
                <wp:extent cx="688340" cy="0"/>
                <wp:effectExtent l="13970" t="6350" r="12065" b="12700"/>
                <wp:wrapTopAndBottom/>
                <wp:docPr id="751" name="Line 7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88340" cy="0"/>
                        </a:xfrm>
                        <a:prstGeom prst="line">
                          <a:avLst/>
                        </a:pr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403FB66" id="Line 727" o:spid="_x0000_s1026" style="position:absolute;z-index:2515077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229.85pt,16.25pt" to="284.05pt,16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" strokeweight=".14042mm">
                <w10:wrap type="topAndBottom" anchorx="page"/>
              </v:line>
            </w:pict>
          </mc:Fallback>
        </mc:AlternateContent>
      </w:r>
      <w:r w:rsidR="00FA655D">
        <w:rPr>
          <w:position w:val="-8"/>
          <w:sz w:val="24"/>
        </w:rPr>
        <w:t xml:space="preserve">where </w:t>
      </w:r>
      <w:r w:rsidR="00FA655D">
        <w:rPr>
          <w:rFonts w:ascii="Bookman Old Style" w:hAnsi="Bookman Old Style"/>
          <w:i/>
          <w:position w:val="-8"/>
          <w:sz w:val="24"/>
        </w:rPr>
        <w:t xml:space="preserve">P </w:t>
      </w:r>
      <w:r w:rsidR="00FA655D">
        <w:rPr>
          <w:rFonts w:ascii="Arial Unicode MS" w:hAnsi="Arial Unicode MS"/>
          <w:position w:val="-8"/>
          <w:sz w:val="24"/>
        </w:rPr>
        <w:t xml:space="preserve">= </w:t>
      </w:r>
      <w:r w:rsidR="00FA655D">
        <w:rPr>
          <w:rFonts w:ascii="Tahoma" w:hAnsi="Tahoma"/>
          <w:sz w:val="16"/>
        </w:rPr>
        <w:t>8</w:t>
      </w:r>
      <w:r w:rsidR="00FA655D">
        <w:rPr>
          <w:rFonts w:ascii="Arial" w:hAnsi="Arial"/>
          <w:i/>
          <w:sz w:val="16"/>
        </w:rPr>
        <w:t>ac−</w:t>
      </w:r>
      <w:r w:rsidR="00FA655D">
        <w:rPr>
          <w:rFonts w:ascii="Tahoma" w:hAnsi="Tahoma"/>
          <w:sz w:val="16"/>
        </w:rPr>
        <w:t>3</w:t>
      </w:r>
      <w:r w:rsidR="00FA655D">
        <w:rPr>
          <w:rFonts w:ascii="Arial" w:hAnsi="Arial"/>
          <w:i/>
          <w:sz w:val="16"/>
        </w:rPr>
        <w:t>b</w:t>
      </w:r>
      <w:r w:rsidR="00FA655D">
        <w:rPr>
          <w:rFonts w:ascii="Lucida Sans Unicode" w:hAnsi="Lucida Sans Unicode"/>
          <w:position w:val="6"/>
          <w:sz w:val="12"/>
        </w:rPr>
        <w:t xml:space="preserve">2 </w:t>
      </w:r>
      <w:r w:rsidR="00FA655D">
        <w:rPr>
          <w:position w:val="-8"/>
          <w:sz w:val="24"/>
        </w:rPr>
        <w:t xml:space="preserve">, </w:t>
      </w:r>
      <w:r w:rsidR="00FA655D">
        <w:rPr>
          <w:rFonts w:ascii="Bookman Old Style" w:hAnsi="Bookman Old Style"/>
          <w:i/>
          <w:position w:val="-8"/>
          <w:sz w:val="24"/>
        </w:rPr>
        <w:t xml:space="preserve">q </w:t>
      </w:r>
      <w:r w:rsidR="00FA655D">
        <w:rPr>
          <w:rFonts w:ascii="Arial Unicode MS" w:hAnsi="Arial Unicode MS"/>
          <w:position w:val="-8"/>
          <w:sz w:val="24"/>
        </w:rPr>
        <w:t>=</w:t>
      </w:r>
      <w:r w:rsidR="00FA655D">
        <w:rPr>
          <w:rFonts w:ascii="Arial Unicode MS" w:hAnsi="Arial Unicode MS"/>
          <w:spacing w:val="56"/>
          <w:position w:val="-8"/>
          <w:sz w:val="24"/>
        </w:rPr>
        <w:t xml:space="preserve"> </w:t>
      </w:r>
      <w:r w:rsidR="00FA655D">
        <w:rPr>
          <w:rFonts w:ascii="Arial" w:hAnsi="Arial"/>
          <w:i/>
          <w:sz w:val="16"/>
        </w:rPr>
        <w:t>b</w:t>
      </w:r>
      <w:r w:rsidR="00FA655D">
        <w:rPr>
          <w:rFonts w:ascii="Lucida Sans Unicode" w:hAnsi="Lucida Sans Unicode"/>
          <w:position w:val="6"/>
          <w:sz w:val="12"/>
        </w:rPr>
        <w:t xml:space="preserve">3 </w:t>
      </w:r>
      <w:r w:rsidR="00FA655D">
        <w:rPr>
          <w:rFonts w:ascii="Arial" w:hAnsi="Arial"/>
          <w:i/>
          <w:sz w:val="16"/>
        </w:rPr>
        <w:t>−</w:t>
      </w:r>
      <w:r w:rsidR="00FA655D">
        <w:rPr>
          <w:rFonts w:ascii="Tahoma" w:hAnsi="Tahoma"/>
          <w:sz w:val="16"/>
        </w:rPr>
        <w:t>4</w:t>
      </w:r>
      <w:r w:rsidR="00FA655D">
        <w:rPr>
          <w:rFonts w:ascii="Arial" w:hAnsi="Arial"/>
          <w:i/>
          <w:sz w:val="16"/>
        </w:rPr>
        <w:t>abc</w:t>
      </w:r>
      <w:r w:rsidR="00FA655D">
        <w:rPr>
          <w:rFonts w:ascii="Tahoma" w:hAnsi="Tahoma"/>
          <w:sz w:val="16"/>
        </w:rPr>
        <w:t>+8</w:t>
      </w:r>
      <w:r w:rsidR="00FA655D">
        <w:rPr>
          <w:rFonts w:ascii="Arial" w:hAnsi="Arial"/>
          <w:i/>
          <w:sz w:val="16"/>
        </w:rPr>
        <w:t>a</w:t>
      </w:r>
      <w:r w:rsidR="00FA655D">
        <w:rPr>
          <w:rFonts w:ascii="Lucida Sans Unicode" w:hAnsi="Lucida Sans Unicode"/>
          <w:position w:val="6"/>
          <w:sz w:val="12"/>
        </w:rPr>
        <w:t xml:space="preserve">2 </w:t>
      </w:r>
      <w:r w:rsidR="00FA655D">
        <w:rPr>
          <w:rFonts w:ascii="Arial" w:hAnsi="Arial"/>
          <w:i/>
          <w:sz w:val="16"/>
        </w:rPr>
        <w:t>d</w:t>
      </w:r>
    </w:p>
    <w:p w14:paraId="3762E0C9" w14:textId="77777777" w:rsidR="00ED6B8B" w:rsidRDefault="00FA655D" w:rsidP="00F672C4">
      <w:pPr>
        <w:tabs>
          <w:tab w:val="left" w:pos="3329"/>
        </w:tabs>
        <w:spacing w:line="213" w:lineRule="exact"/>
        <w:ind w:left="1859"/>
        <w:rPr>
          <w:rFonts w:ascii="Lucida Sans Unicode"/>
          <w:sz w:val="12"/>
        </w:rPr>
      </w:pPr>
      <w:r>
        <w:rPr>
          <w:rFonts w:ascii="Tahoma"/>
          <w:sz w:val="16"/>
        </w:rPr>
        <w:t>8</w:t>
      </w:r>
      <w:r>
        <w:rPr>
          <w:rFonts w:ascii="Arial"/>
          <w:i/>
          <w:sz w:val="16"/>
        </w:rPr>
        <w:t>a</w:t>
      </w:r>
      <w:r>
        <w:rPr>
          <w:rFonts w:ascii="Lucida Sans Unicode"/>
          <w:position w:val="5"/>
          <w:sz w:val="12"/>
        </w:rPr>
        <w:t>2</w:t>
      </w:r>
      <w:r>
        <w:rPr>
          <w:rFonts w:ascii="Lucida Sans Unicode"/>
          <w:position w:val="5"/>
          <w:sz w:val="12"/>
        </w:rPr>
        <w:tab/>
      </w:r>
      <w:r>
        <w:rPr>
          <w:rFonts w:ascii="Tahoma"/>
          <w:sz w:val="16"/>
        </w:rPr>
        <w:t>8</w:t>
      </w:r>
      <w:r>
        <w:rPr>
          <w:rFonts w:ascii="Arial"/>
          <w:i/>
          <w:sz w:val="16"/>
        </w:rPr>
        <w:t>a</w:t>
      </w:r>
      <w:r>
        <w:rPr>
          <w:rFonts w:ascii="Lucida Sans Unicode"/>
          <w:position w:val="5"/>
          <w:sz w:val="12"/>
        </w:rPr>
        <w:t>3</w:t>
      </w:r>
    </w:p>
    <w:p w14:paraId="67565EC7" w14:textId="77777777" w:rsidR="00ED6B8B" w:rsidRDefault="00ED6B8B" w:rsidP="00F672C4">
      <w:pPr>
        <w:spacing w:line="213" w:lineRule="exact"/>
        <w:rPr>
          <w:rFonts w:ascii="Lucida Sans Unicode"/>
          <w:sz w:val="12"/>
        </w:rPr>
        <w:sectPr w:rsidR="00ED6B8B">
          <w:type w:val="continuous"/>
          <w:pgSz w:w="11910" w:h="16840"/>
          <w:pgMar w:top="1580" w:right="1620" w:bottom="280" w:left="1680" w:header="720" w:footer="720" w:gutter="0"/>
          <w:cols w:space="720"/>
        </w:sectPr>
      </w:pPr>
    </w:p>
    <w:p w14:paraId="777ED760" w14:textId="77777777" w:rsidR="00ED6B8B" w:rsidRDefault="00890932" w:rsidP="00F672C4">
      <w:pPr>
        <w:tabs>
          <w:tab w:val="left" w:pos="4212"/>
        </w:tabs>
        <w:spacing w:before="67"/>
        <w:ind w:left="480"/>
        <w:rPr>
          <w:rFonts w:ascii="Lucida Sans Unicode" w:hAnsi="Lucida Sans Unicode"/>
          <w:sz w:val="12"/>
        </w:rPr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82144" behindDoc="1" locked="0" layoutInCell="1" allowOverlap="1" wp14:anchorId="56642317" wp14:editId="5AA31447">
                <wp:simplePos x="0" y="0"/>
                <wp:positionH relativeFrom="page">
                  <wp:posOffset>2275840</wp:posOffset>
                </wp:positionH>
                <wp:positionV relativeFrom="paragraph">
                  <wp:posOffset>194310</wp:posOffset>
                </wp:positionV>
                <wp:extent cx="1242695" cy="0"/>
                <wp:effectExtent l="8890" t="13335" r="5715" b="5715"/>
                <wp:wrapNone/>
                <wp:docPr id="750" name="Line 7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242695" cy="0"/>
                        </a:xfrm>
                        <a:prstGeom prst="line">
                          <a:avLst/>
                        </a:pr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29CF111" id="Line 726" o:spid="_x0000_s1026" style="position:absolute;z-index:-251534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79.2pt,15.3pt" to="277.05pt,1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" strokeweight=".14042mm">
                <w10:wrap anchorx="page"/>
              </v:line>
            </w:pict>
          </mc:Fallback>
        </mc:AlternateContent>
      </w:r>
      <w:r>
        <w:rPr>
          <w:noProof/>
          <w:lang w:val="en-GB" w:eastAsia="en-GB"/>
        </w:rPr>
        <mc:AlternateContent>
          <mc:Choice Requires="wpg">
            <w:drawing>
              <wp:anchor distT="0" distB="0" distL="114300" distR="114300" simplePos="0" relativeHeight="251784192" behindDoc="1" locked="0" layoutInCell="1" allowOverlap="1" wp14:anchorId="3D4DC95A" wp14:editId="6C324833">
                <wp:simplePos x="0" y="0"/>
                <wp:positionH relativeFrom="page">
                  <wp:posOffset>4167505</wp:posOffset>
                </wp:positionH>
                <wp:positionV relativeFrom="paragraph">
                  <wp:posOffset>156845</wp:posOffset>
                </wp:positionV>
                <wp:extent cx="817245" cy="52070"/>
                <wp:effectExtent l="5080" t="4445" r="6350" b="10160"/>
                <wp:wrapNone/>
                <wp:docPr id="747" name="Group 7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817245" cy="52070"/>
                          <a:chOff x="6563" y="247"/>
                          <a:chExt cx="1287" cy="82"/>
                        </a:xfrm>
                      </wpg:grpSpPr>
                      <wps:wsp>
                        <wps:cNvPr id="748" name="Line 725"/>
                        <wps:cNvCnPr/>
                        <wps:spPr bwMode="auto">
                          <a:xfrm>
                            <a:off x="6567" y="251"/>
                            <a:ext cx="1279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49" name="Line 724"/>
                        <wps:cNvCnPr/>
                        <wps:spPr bwMode="auto">
                          <a:xfrm>
                            <a:off x="7138" y="324"/>
                            <a:ext cx="684" cy="0"/>
                          </a:xfrm>
                          <a:prstGeom prst="line">
                            <a:avLst/>
                          </a:prstGeom>
                          <a:noFill/>
                          <a:ln w="5537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C8F2CA6" id="Group 723" o:spid="_x0000_s1026" style="position:absolute;margin-left:328.15pt;margin-top:12.35pt;width:64.35pt;height:4.1pt;z-index:-251532288;mso-position-horizontal-relative:page" coordorigin="6563,247" coordsize="1287,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">
                <v:line id="Line 725" o:spid="_x0000_s1027" style="position:absolute;visibility:visible;mso-wrap-style:square" from="6567,251" to="7846,2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" strokeweight=".14042mm"/>
                <v:line id="Line 724" o:spid="_x0000_s1028" style="position:absolute;visibility:visible;mso-wrap-style:square" from="7138,324" to="7822,3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" strokeweight=".15381mm"/>
                <w10:wrap anchorx="page"/>
              </v:group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86240" behindDoc="1" locked="0" layoutInCell="1" allowOverlap="1" wp14:anchorId="6008C9CE" wp14:editId="4C32D8A6">
                <wp:simplePos x="0" y="0"/>
                <wp:positionH relativeFrom="page">
                  <wp:posOffset>4185285</wp:posOffset>
                </wp:positionH>
                <wp:positionV relativeFrom="paragraph">
                  <wp:posOffset>349250</wp:posOffset>
                </wp:positionV>
                <wp:extent cx="781685" cy="0"/>
                <wp:effectExtent l="13335" t="6350" r="5080" b="12700"/>
                <wp:wrapNone/>
                <wp:docPr id="746" name="Line 7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781685" cy="0"/>
                        </a:xfrm>
                        <a:prstGeom prst="line">
                          <a:avLst/>
                        </a:pr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7A046C3" id="Line 722" o:spid="_x0000_s1026" style="position:absolute;z-index:-251530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29.55pt,27.5pt" to="391.1pt,2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" strokeweight=".14042mm">
                <w10:wrap anchorx="page"/>
              </v:line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96480" behindDoc="1" locked="0" layoutInCell="1" allowOverlap="1" wp14:anchorId="55AE38F6" wp14:editId="17CC1B59">
                <wp:simplePos x="0" y="0"/>
                <wp:positionH relativeFrom="page">
                  <wp:posOffset>2399030</wp:posOffset>
                </wp:positionH>
                <wp:positionV relativeFrom="paragraph">
                  <wp:posOffset>317500</wp:posOffset>
                </wp:positionV>
                <wp:extent cx="53975" cy="143510"/>
                <wp:effectExtent l="0" t="3175" r="4445" b="0"/>
                <wp:wrapNone/>
                <wp:docPr id="745" name="Text Box 7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975" cy="1435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4E4126E" w14:textId="77777777" w:rsidR="00B0570F" w:rsidRDefault="00B0570F">
                            <w:pPr>
                              <w:spacing w:before="19"/>
                              <w:rPr>
                                <w:rFonts w:ascii="Tahoma"/>
                                <w:sz w:val="16"/>
                              </w:rPr>
                            </w:pPr>
                            <w:r>
                              <w:rPr>
                                <w:rFonts w:ascii="Tahoma"/>
                                <w:w w:val="96"/>
                                <w:sz w:val="16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5AE38F6" id="Text Box 721" o:spid="_x0000_s1496" type="#_x0000_t202" style="position:absolute;left:0;text-align:left;margin-left:188.9pt;margin-top:25pt;width:4.25pt;height:11.3pt;z-index:-251520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" filled="f" stroked="f">
                <v:textbox inset="0,0,0,0">
                  <w:txbxContent>
                    <w:p w14:paraId="14E4126E" w14:textId="77777777" w:rsidR="00B0570F" w:rsidRDefault="00B0570F">
                      <w:pPr>
                        <w:spacing w:before="19"/>
                        <w:rPr>
                          <w:rFonts w:ascii="Tahoma"/>
                          <w:sz w:val="16"/>
                        </w:rPr>
                      </w:pPr>
                      <w:r>
                        <w:rPr>
                          <w:rFonts w:ascii="Tahoma"/>
                          <w:w w:val="96"/>
                          <w:sz w:val="16"/>
                        </w:rPr>
                        <w:t>3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98528" behindDoc="1" locked="0" layoutInCell="1" allowOverlap="1" wp14:anchorId="0C41E0FA" wp14:editId="5660A0C6">
                <wp:simplePos x="0" y="0"/>
                <wp:positionH relativeFrom="page">
                  <wp:posOffset>2760345</wp:posOffset>
                </wp:positionH>
                <wp:positionV relativeFrom="paragraph">
                  <wp:posOffset>317500</wp:posOffset>
                </wp:positionV>
                <wp:extent cx="111125" cy="143510"/>
                <wp:effectExtent l="0" t="3175" r="0" b="0"/>
                <wp:wrapNone/>
                <wp:docPr id="744" name="Text Box 7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1125" cy="1435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09D88E6" w14:textId="77777777" w:rsidR="00B0570F" w:rsidRDefault="00B0570F">
                            <w:pPr>
                              <w:spacing w:before="19"/>
                              <w:rPr>
                                <w:rFonts w:ascii="Arial"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Tahoma"/>
                                <w:w w:val="95"/>
                                <w:sz w:val="16"/>
                              </w:rPr>
                              <w:t>3</w:t>
                            </w:r>
                            <w:r>
                              <w:rPr>
                                <w:rFonts w:ascii="Arial"/>
                                <w:i/>
                                <w:w w:val="95"/>
                                <w:sz w:val="16"/>
                              </w:rPr>
                              <w:t>a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C41E0FA" id="Text Box 720" o:spid="_x0000_s1497" type="#_x0000_t202" style="position:absolute;left:0;text-align:left;margin-left:217.35pt;margin-top:25pt;width:8.75pt;height:11.3pt;z-index:-251517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" filled="f" stroked="f">
                <v:textbox inset="0,0,0,0">
                  <w:txbxContent>
                    <w:p w14:paraId="009D88E6" w14:textId="77777777" w:rsidR="00B0570F" w:rsidRDefault="00B0570F">
                      <w:pPr>
                        <w:spacing w:before="19"/>
                        <w:rPr>
                          <w:rFonts w:ascii="Arial"/>
                          <w:i/>
                          <w:sz w:val="16"/>
                        </w:rPr>
                      </w:pPr>
                      <w:r>
                        <w:rPr>
                          <w:rFonts w:ascii="Tahoma"/>
                          <w:w w:val="95"/>
                          <w:sz w:val="16"/>
                        </w:rPr>
                        <w:t>3</w:t>
                      </w:r>
                      <w:r>
                        <w:rPr>
                          <w:rFonts w:ascii="Arial"/>
                          <w:i/>
                          <w:w w:val="95"/>
                          <w:sz w:val="16"/>
                        </w:rPr>
                        <w:t>a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800576" behindDoc="1" locked="0" layoutInCell="1" allowOverlap="1" wp14:anchorId="5404B07C" wp14:editId="52F355BE">
                <wp:simplePos x="0" y="0"/>
                <wp:positionH relativeFrom="page">
                  <wp:posOffset>3310890</wp:posOffset>
                </wp:positionH>
                <wp:positionV relativeFrom="paragraph">
                  <wp:posOffset>355600</wp:posOffset>
                </wp:positionV>
                <wp:extent cx="85090" cy="101600"/>
                <wp:effectExtent l="0" t="3175" r="4445" b="0"/>
                <wp:wrapNone/>
                <wp:docPr id="743" name="Text Box 7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090" cy="101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A7704EE" w14:textId="77777777" w:rsidR="00B0570F" w:rsidRDefault="00B0570F">
                            <w:pPr>
                              <w:spacing w:line="153" w:lineRule="exact"/>
                              <w:rPr>
                                <w:rFonts w:ascii="Arial"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Arial"/>
                                <w:i/>
                                <w:w w:val="107"/>
                                <w:sz w:val="16"/>
                              </w:rPr>
                              <w:t>Q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404B07C" id="Text Box 719" o:spid="_x0000_s1498" type="#_x0000_t202" style="position:absolute;left:0;text-align:left;margin-left:260.7pt;margin-top:28pt;width:6.7pt;height:8pt;z-index:-251515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" filled="f" stroked="f">
                <v:textbox inset="0,0,0,0">
                  <w:txbxContent>
                    <w:p w14:paraId="3A7704EE" w14:textId="77777777" w:rsidR="00B0570F" w:rsidRDefault="00B0570F">
                      <w:pPr>
                        <w:spacing w:line="153" w:lineRule="exact"/>
                        <w:rPr>
                          <w:rFonts w:ascii="Arial"/>
                          <w:i/>
                          <w:sz w:val="16"/>
                        </w:rPr>
                      </w:pPr>
                      <w:r>
                        <w:rPr>
                          <w:rFonts w:ascii="Arial"/>
                          <w:i/>
                          <w:w w:val="107"/>
                          <w:sz w:val="16"/>
                        </w:rPr>
                        <w:t>Q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FA655D">
        <w:rPr>
          <w:spacing w:val="-1"/>
          <w:w w:val="94"/>
          <w:sz w:val="24"/>
        </w:rPr>
        <w:t>and</w:t>
      </w:r>
      <w:r w:rsidR="00FA655D">
        <w:rPr>
          <w:w w:val="94"/>
          <w:sz w:val="24"/>
        </w:rPr>
        <w:t>,</w:t>
      </w:r>
      <w:r w:rsidR="00FA655D">
        <w:rPr>
          <w:spacing w:val="6"/>
          <w:sz w:val="24"/>
        </w:rPr>
        <w:t xml:space="preserve"> </w:t>
      </w:r>
      <w:r w:rsidR="00FA655D">
        <w:rPr>
          <w:rFonts w:ascii="Georgia" w:hAnsi="Georgia"/>
          <w:i/>
          <w:w w:val="108"/>
          <w:sz w:val="21"/>
        </w:rPr>
        <w:t>S</w:t>
      </w:r>
      <w:r w:rsidR="00FA655D">
        <w:rPr>
          <w:rFonts w:ascii="Georgia" w:hAnsi="Georgia"/>
          <w:i/>
          <w:spacing w:val="22"/>
          <w:sz w:val="21"/>
        </w:rPr>
        <w:t xml:space="preserve"> </w:t>
      </w:r>
      <w:r w:rsidR="00FA655D">
        <w:rPr>
          <w:rFonts w:ascii="Arial Unicode MS" w:hAnsi="Arial Unicode MS"/>
          <w:w w:val="132"/>
          <w:sz w:val="21"/>
        </w:rPr>
        <w:t>=</w:t>
      </w:r>
      <w:r w:rsidR="00FA655D">
        <w:rPr>
          <w:rFonts w:ascii="Arial Unicode MS" w:hAnsi="Arial Unicode MS"/>
          <w:spacing w:val="2"/>
          <w:sz w:val="21"/>
        </w:rPr>
        <w:t xml:space="preserve"> </w:t>
      </w:r>
      <w:r w:rsidR="00FA655D">
        <w:rPr>
          <w:rFonts w:ascii="Arial Unicode MS" w:hAnsi="Arial Unicode MS"/>
          <w:spacing w:val="-1"/>
          <w:w w:val="89"/>
          <w:sz w:val="21"/>
        </w:rPr>
        <w:t>0</w:t>
      </w:r>
      <w:r w:rsidR="00FA655D">
        <w:rPr>
          <w:rFonts w:ascii="Georgia" w:hAnsi="Georgia"/>
          <w:i/>
          <w:spacing w:val="-1"/>
          <w:w w:val="102"/>
          <w:sz w:val="21"/>
        </w:rPr>
        <w:t>.</w:t>
      </w:r>
      <w:r w:rsidR="00FA655D">
        <w:rPr>
          <w:rFonts w:ascii="Arial Unicode MS" w:hAnsi="Arial Unicode MS"/>
          <w:w w:val="89"/>
          <w:sz w:val="21"/>
        </w:rPr>
        <w:t>5</w:t>
      </w:r>
      <w:r w:rsidR="00FA655D">
        <w:rPr>
          <w:rFonts w:ascii="Arial" w:hAnsi="Arial"/>
          <w:w w:val="358"/>
          <w:position w:val="29"/>
          <w:sz w:val="20"/>
        </w:rPr>
        <w:t>I</w:t>
      </w:r>
      <w:r w:rsidR="00FA655D">
        <w:rPr>
          <w:rFonts w:ascii="Arial" w:hAnsi="Arial"/>
          <w:i/>
          <w:w w:val="132"/>
          <w:sz w:val="21"/>
        </w:rPr>
        <w:t>−</w:t>
      </w:r>
      <w:r w:rsidR="00FA655D">
        <w:rPr>
          <w:rFonts w:ascii="Arial" w:hAnsi="Arial"/>
          <w:i/>
          <w:spacing w:val="-35"/>
          <w:sz w:val="21"/>
        </w:rPr>
        <w:t xml:space="preserve"> </w:t>
      </w:r>
      <w:r w:rsidR="00FA655D">
        <w:rPr>
          <w:rFonts w:ascii="Tahoma" w:hAnsi="Tahoma"/>
          <w:w w:val="96"/>
          <w:position w:val="9"/>
          <w:sz w:val="16"/>
          <w:u w:val="single"/>
        </w:rPr>
        <w:t>2</w:t>
      </w:r>
      <w:r w:rsidR="00FA655D">
        <w:rPr>
          <w:rFonts w:ascii="Tahoma" w:hAnsi="Tahoma"/>
          <w:spacing w:val="-27"/>
          <w:position w:val="9"/>
          <w:sz w:val="16"/>
        </w:rPr>
        <w:t xml:space="preserve"> </w:t>
      </w:r>
      <w:r w:rsidR="00FA655D">
        <w:rPr>
          <w:rFonts w:ascii="Georgia" w:hAnsi="Georgia"/>
          <w:i/>
          <w:w w:val="104"/>
          <w:sz w:val="21"/>
        </w:rPr>
        <w:t>P</w:t>
      </w:r>
      <w:r w:rsidR="00FA655D">
        <w:rPr>
          <w:rFonts w:ascii="Georgia" w:hAnsi="Georgia"/>
          <w:i/>
          <w:sz w:val="21"/>
        </w:rPr>
        <w:t xml:space="preserve"> </w:t>
      </w:r>
      <w:r w:rsidR="00FA655D">
        <w:rPr>
          <w:rFonts w:ascii="Georgia" w:hAnsi="Georgia"/>
          <w:i/>
          <w:spacing w:val="-23"/>
          <w:sz w:val="21"/>
        </w:rPr>
        <w:t xml:space="preserve"> </w:t>
      </w:r>
      <w:r w:rsidR="00FA655D">
        <w:rPr>
          <w:rFonts w:ascii="Arial Unicode MS" w:hAnsi="Arial Unicode MS"/>
          <w:w w:val="132"/>
          <w:sz w:val="21"/>
        </w:rPr>
        <w:t>+</w:t>
      </w:r>
      <w:r w:rsidR="00FA655D">
        <w:rPr>
          <w:rFonts w:ascii="Arial Unicode MS" w:hAnsi="Arial Unicode MS"/>
          <w:spacing w:val="14"/>
          <w:sz w:val="21"/>
        </w:rPr>
        <w:t xml:space="preserve"> </w:t>
      </w:r>
      <w:r w:rsidR="00FA655D">
        <w:rPr>
          <w:rFonts w:ascii="Times New Roman" w:hAnsi="Times New Roman"/>
          <w:spacing w:val="5"/>
          <w:w w:val="99"/>
          <w:position w:val="9"/>
          <w:sz w:val="16"/>
          <w:u w:val="single"/>
        </w:rPr>
        <w:t xml:space="preserve"> </w:t>
      </w:r>
      <w:r w:rsidR="00FA655D">
        <w:rPr>
          <w:rFonts w:ascii="Tahoma" w:hAnsi="Tahoma"/>
          <w:w w:val="96"/>
          <w:position w:val="9"/>
          <w:sz w:val="16"/>
          <w:u w:val="single"/>
        </w:rPr>
        <w:t>1</w:t>
      </w:r>
      <w:r w:rsidR="00FA655D">
        <w:rPr>
          <w:rFonts w:ascii="Tahoma" w:hAnsi="Tahoma"/>
          <w:spacing w:val="-5"/>
          <w:position w:val="9"/>
          <w:sz w:val="16"/>
          <w:u w:val="single"/>
        </w:rPr>
        <w:t xml:space="preserve"> </w:t>
      </w:r>
      <w:r w:rsidR="00FA655D">
        <w:rPr>
          <w:rFonts w:ascii="Tahoma" w:hAnsi="Tahoma"/>
          <w:spacing w:val="10"/>
          <w:position w:val="9"/>
          <w:sz w:val="16"/>
        </w:rPr>
        <w:t xml:space="preserve"> </w:t>
      </w:r>
      <w:r w:rsidR="00FA655D">
        <w:rPr>
          <w:rFonts w:ascii="Arial" w:hAnsi="Arial"/>
          <w:w w:val="178"/>
          <w:position w:val="23"/>
          <w:sz w:val="20"/>
        </w:rPr>
        <w:t>(</w:t>
      </w:r>
      <w:r w:rsidR="00FA655D">
        <w:rPr>
          <w:rFonts w:ascii="Georgia" w:hAnsi="Georgia"/>
          <w:i/>
          <w:w w:val="107"/>
          <w:sz w:val="21"/>
        </w:rPr>
        <w:t>Q</w:t>
      </w:r>
      <w:r w:rsidR="00FA655D">
        <w:rPr>
          <w:rFonts w:ascii="Georgia" w:hAnsi="Georgia"/>
          <w:i/>
          <w:spacing w:val="-3"/>
          <w:sz w:val="21"/>
        </w:rPr>
        <w:t xml:space="preserve"> </w:t>
      </w:r>
      <w:r w:rsidR="00FA655D">
        <w:rPr>
          <w:rFonts w:ascii="Arial Unicode MS" w:hAnsi="Arial Unicode MS"/>
          <w:w w:val="132"/>
          <w:sz w:val="21"/>
        </w:rPr>
        <w:t>+</w:t>
      </w:r>
      <w:r w:rsidR="00FA655D">
        <w:rPr>
          <w:rFonts w:ascii="Arial Unicode MS" w:hAnsi="Arial Unicode MS"/>
          <w:spacing w:val="14"/>
          <w:sz w:val="21"/>
        </w:rPr>
        <w:t xml:space="preserve"> </w:t>
      </w:r>
      <w:r w:rsidR="00FA655D">
        <w:rPr>
          <w:rFonts w:ascii="Arial" w:hAnsi="Arial"/>
          <w:i/>
          <w:w w:val="169"/>
          <w:position w:val="10"/>
          <w:sz w:val="16"/>
          <w:u w:val="single"/>
        </w:rPr>
        <w:t>6</w:t>
      </w:r>
      <w:r w:rsidR="00FA655D">
        <w:rPr>
          <w:rFonts w:ascii="Lucida Sans Unicode" w:hAnsi="Lucida Sans Unicode"/>
          <w:w w:val="96"/>
          <w:position w:val="8"/>
          <w:sz w:val="12"/>
          <w:u w:val="single"/>
        </w:rPr>
        <w:t>0</w:t>
      </w:r>
      <w:r w:rsidR="00FA655D">
        <w:rPr>
          <w:rFonts w:ascii="Lucida Sans Unicode" w:hAnsi="Lucida Sans Unicode"/>
          <w:spacing w:val="-5"/>
          <w:position w:val="8"/>
          <w:sz w:val="12"/>
        </w:rPr>
        <w:t xml:space="preserve"> </w:t>
      </w:r>
      <w:r w:rsidR="00FA655D">
        <w:rPr>
          <w:rFonts w:ascii="Arial" w:hAnsi="Arial"/>
          <w:w w:val="214"/>
          <w:position w:val="23"/>
          <w:sz w:val="20"/>
        </w:rPr>
        <w:t xml:space="preserve"> </w:t>
      </w:r>
      <w:r w:rsidR="00FA655D">
        <w:rPr>
          <w:rFonts w:ascii="Century" w:hAnsi="Century"/>
          <w:w w:val="99"/>
          <w:sz w:val="21"/>
        </w:rPr>
        <w:t>,</w:t>
      </w:r>
      <w:r w:rsidR="00FA655D">
        <w:rPr>
          <w:rFonts w:ascii="Century" w:hAnsi="Century"/>
          <w:sz w:val="21"/>
        </w:rPr>
        <w:tab/>
      </w:r>
      <w:r w:rsidR="00FA655D">
        <w:rPr>
          <w:rFonts w:ascii="Georgia" w:hAnsi="Georgia"/>
          <w:i/>
          <w:w w:val="107"/>
          <w:sz w:val="21"/>
        </w:rPr>
        <w:t>Q</w:t>
      </w:r>
      <w:r w:rsidR="00FA655D">
        <w:rPr>
          <w:rFonts w:ascii="Georgia" w:hAnsi="Georgia"/>
          <w:i/>
          <w:spacing w:val="9"/>
          <w:sz w:val="21"/>
        </w:rPr>
        <w:t xml:space="preserve"> </w:t>
      </w:r>
      <w:r w:rsidR="00FA655D">
        <w:rPr>
          <w:rFonts w:ascii="Arial Unicode MS" w:hAnsi="Arial Unicode MS"/>
          <w:w w:val="132"/>
          <w:sz w:val="21"/>
        </w:rPr>
        <w:t>=</w:t>
      </w:r>
      <w:r w:rsidR="00FA655D">
        <w:rPr>
          <w:rFonts w:ascii="Arial Unicode MS" w:hAnsi="Arial Unicode MS"/>
          <w:spacing w:val="14"/>
          <w:sz w:val="21"/>
        </w:rPr>
        <w:t xml:space="preserve"> </w:t>
      </w:r>
      <w:r w:rsidR="00FA655D">
        <w:rPr>
          <w:rFonts w:ascii="Arial" w:hAnsi="Arial"/>
          <w:spacing w:val="-152"/>
          <w:w w:val="358"/>
          <w:position w:val="35"/>
          <w:sz w:val="20"/>
        </w:rPr>
        <w:t>I</w:t>
      </w:r>
      <w:r w:rsidR="00FA655D">
        <w:rPr>
          <w:rFonts w:ascii="Lucida Sans Unicode" w:hAnsi="Lucida Sans Unicode"/>
          <w:w w:val="96"/>
          <w:position w:val="15"/>
          <w:sz w:val="12"/>
        </w:rPr>
        <w:t>3</w:t>
      </w:r>
    </w:p>
    <w:p w14:paraId="58196AF8" w14:textId="77777777" w:rsidR="00ED6B8B" w:rsidRDefault="00FA655D" w:rsidP="00F672C4">
      <w:pPr>
        <w:spacing w:before="121"/>
        <w:ind w:left="61"/>
        <w:rPr>
          <w:rFonts w:ascii="Century" w:hAnsi="Century"/>
          <w:sz w:val="21"/>
        </w:rPr>
      </w:pPr>
      <w:r>
        <w:br w:type="column"/>
      </w:r>
      <w:r>
        <w:rPr>
          <w:rFonts w:ascii="Arial" w:hAnsi="Arial"/>
          <w:i/>
          <w:w w:val="120"/>
          <w:sz w:val="16"/>
        </w:rPr>
        <w:t>6</w:t>
      </w:r>
      <w:r>
        <w:rPr>
          <w:rFonts w:ascii="Lucida Sans Unicode" w:hAnsi="Lucida Sans Unicode"/>
          <w:w w:val="120"/>
          <w:position w:val="-1"/>
          <w:sz w:val="12"/>
        </w:rPr>
        <w:t>1</w:t>
      </w:r>
      <w:r>
        <w:rPr>
          <w:rFonts w:ascii="Tahoma" w:hAnsi="Tahoma"/>
          <w:w w:val="120"/>
          <w:sz w:val="16"/>
        </w:rPr>
        <w:t>+</w:t>
      </w:r>
      <w:r>
        <w:rPr>
          <w:rFonts w:ascii="Arial" w:hAnsi="Arial"/>
          <w:i/>
          <w:w w:val="120"/>
          <w:position w:val="15"/>
          <w:sz w:val="21"/>
        </w:rPr>
        <w:t>√</w:t>
      </w:r>
      <w:r>
        <w:rPr>
          <w:rFonts w:ascii="Arial" w:hAnsi="Arial"/>
          <w:i/>
          <w:w w:val="120"/>
          <w:sz w:val="16"/>
        </w:rPr>
        <w:t>6</w:t>
      </w:r>
      <w:r>
        <w:rPr>
          <w:rFonts w:ascii="Lucida Sans Unicode" w:hAnsi="Lucida Sans Unicode"/>
          <w:w w:val="120"/>
          <w:position w:val="5"/>
          <w:sz w:val="12"/>
        </w:rPr>
        <w:t xml:space="preserve">2 </w:t>
      </w:r>
      <w:r>
        <w:rPr>
          <w:rFonts w:ascii="Arial" w:hAnsi="Arial"/>
          <w:i/>
          <w:w w:val="120"/>
          <w:sz w:val="16"/>
        </w:rPr>
        <w:t>−</w:t>
      </w:r>
      <w:r>
        <w:rPr>
          <w:rFonts w:ascii="Tahoma" w:hAnsi="Tahoma"/>
          <w:w w:val="120"/>
          <w:sz w:val="16"/>
        </w:rPr>
        <w:t>4</w:t>
      </w:r>
      <w:r>
        <w:rPr>
          <w:rFonts w:ascii="Arial" w:hAnsi="Arial"/>
          <w:i/>
          <w:w w:val="120"/>
          <w:sz w:val="16"/>
        </w:rPr>
        <w:t>6</w:t>
      </w:r>
      <w:r>
        <w:rPr>
          <w:rFonts w:ascii="Lucida Sans Unicode" w:hAnsi="Lucida Sans Unicode"/>
          <w:w w:val="120"/>
          <w:position w:val="5"/>
          <w:sz w:val="12"/>
        </w:rPr>
        <w:t xml:space="preserve">3  </w:t>
      </w:r>
      <w:r>
        <w:rPr>
          <w:rFonts w:ascii="Century" w:hAnsi="Century"/>
          <w:w w:val="120"/>
          <w:position w:val="-12"/>
          <w:sz w:val="21"/>
        </w:rPr>
        <w:t>.</w:t>
      </w:r>
    </w:p>
    <w:p w14:paraId="622997EA" w14:textId="77777777" w:rsidR="00ED6B8B" w:rsidRDefault="00ED6B8B" w:rsidP="00F672C4">
      <w:pPr>
        <w:rPr>
          <w:rFonts w:ascii="Century" w:hAnsi="Century"/>
          <w:sz w:val="21"/>
        </w:rPr>
        <w:sectPr w:rsidR="00ED6B8B">
          <w:type w:val="continuous"/>
          <w:pgSz w:w="11910" w:h="16840"/>
          <w:pgMar w:top="1580" w:right="1620" w:bottom="280" w:left="1680" w:header="720" w:footer="720" w:gutter="0"/>
          <w:cols w:num="2" w:space="720" w:equalWidth="0">
            <w:col w:w="4810" w:space="40"/>
            <w:col w:w="3760"/>
          </w:cols>
        </w:sectPr>
      </w:pPr>
    </w:p>
    <w:p w14:paraId="70B5D475" w14:textId="77777777" w:rsidR="00ED6B8B" w:rsidRDefault="00ED6B8B" w:rsidP="00F672C4">
      <w:pPr>
        <w:pStyle w:val="BodyText"/>
        <w:spacing w:before="2"/>
        <w:rPr>
          <w:rFonts w:ascii="Century"/>
          <w:sz w:val="19"/>
        </w:rPr>
      </w:pPr>
    </w:p>
    <w:p w14:paraId="0AA46E4A" w14:textId="77777777" w:rsidR="00ED6B8B" w:rsidRDefault="00890932" w:rsidP="00F672C4">
      <w:pPr>
        <w:tabs>
          <w:tab w:val="left" w:pos="3628"/>
        </w:tabs>
        <w:spacing w:before="44"/>
        <w:ind w:left="480"/>
        <w:rPr>
          <w:rFonts w:ascii="Georgia" w:hAnsi="Georgia"/>
          <w:i/>
          <w:sz w:val="21"/>
        </w:rPr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802624" behindDoc="1" locked="0" layoutInCell="1" allowOverlap="1" wp14:anchorId="5C2D4BEA" wp14:editId="50C62D71">
                <wp:simplePos x="0" y="0"/>
                <wp:positionH relativeFrom="page">
                  <wp:posOffset>4549140</wp:posOffset>
                </wp:positionH>
                <wp:positionV relativeFrom="paragraph">
                  <wp:posOffset>-258445</wp:posOffset>
                </wp:positionV>
                <wp:extent cx="53975" cy="143510"/>
                <wp:effectExtent l="0" t="0" r="0" b="635"/>
                <wp:wrapNone/>
                <wp:docPr id="742" name="Text Box 7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975" cy="1435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CEDBF3A" w14:textId="77777777" w:rsidR="00B0570F" w:rsidRDefault="00B0570F">
                            <w:pPr>
                              <w:spacing w:before="19"/>
                              <w:rPr>
                                <w:rFonts w:ascii="Tahoma"/>
                                <w:sz w:val="16"/>
                              </w:rPr>
                            </w:pPr>
                            <w:r>
                              <w:rPr>
                                <w:rFonts w:ascii="Tahoma"/>
                                <w:w w:val="96"/>
                                <w:sz w:val="16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C2D4BEA" id="Text Box 718" o:spid="_x0000_s1499" type="#_x0000_t202" style="position:absolute;left:0;text-align:left;margin-left:358.2pt;margin-top:-20.35pt;width:4.25pt;height:11.3pt;z-index:-251513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" filled="f" stroked="f">
                <v:textbox inset="0,0,0,0">
                  <w:txbxContent>
                    <w:p w14:paraId="6CEDBF3A" w14:textId="77777777" w:rsidR="00B0570F" w:rsidRDefault="00B0570F">
                      <w:pPr>
                        <w:spacing w:before="19"/>
                        <w:rPr>
                          <w:rFonts w:ascii="Tahoma"/>
                          <w:sz w:val="16"/>
                        </w:rPr>
                      </w:pPr>
                      <w:r>
                        <w:rPr>
                          <w:rFonts w:ascii="Tahoma"/>
                          <w:w w:val="96"/>
                          <w:sz w:val="16"/>
                        </w:rPr>
                        <w:t>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804672" behindDoc="1" locked="0" layoutInCell="1" allowOverlap="1" wp14:anchorId="5DCA354B" wp14:editId="316B7801">
                <wp:simplePos x="0" y="0"/>
                <wp:positionH relativeFrom="page">
                  <wp:posOffset>4628515</wp:posOffset>
                </wp:positionH>
                <wp:positionV relativeFrom="paragraph">
                  <wp:posOffset>-323850</wp:posOffset>
                </wp:positionV>
                <wp:extent cx="46990" cy="108585"/>
                <wp:effectExtent l="0" t="0" r="1270" b="0"/>
                <wp:wrapNone/>
                <wp:docPr id="741" name="Text Box 7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990" cy="1085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343BFDA" w14:textId="77777777" w:rsidR="00B0570F" w:rsidRDefault="00B0570F">
                            <w:pPr>
                              <w:spacing w:before="3" w:line="167" w:lineRule="exact"/>
                              <w:rPr>
                                <w:rFonts w:ascii="Lucida Sans Unicode"/>
                                <w:sz w:val="12"/>
                              </w:rPr>
                            </w:pPr>
                            <w:r>
                              <w:rPr>
                                <w:rFonts w:ascii="Lucida Sans Unicode"/>
                                <w:w w:val="96"/>
                                <w:sz w:val="12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DCA354B" id="Text Box 717" o:spid="_x0000_s1500" type="#_x0000_t202" style="position:absolute;left:0;text-align:left;margin-left:364.45pt;margin-top:-25.5pt;width:3.7pt;height:8.55pt;z-index:-251511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" filled="f" stroked="f">
                <v:textbox inset="0,0,0,0">
                  <w:txbxContent>
                    <w:p w14:paraId="3343BFDA" w14:textId="77777777" w:rsidR="00B0570F" w:rsidRDefault="00B0570F">
                      <w:pPr>
                        <w:spacing w:before="3" w:line="167" w:lineRule="exact"/>
                        <w:rPr>
                          <w:rFonts w:ascii="Lucida Sans Unicode"/>
                          <w:sz w:val="12"/>
                        </w:rPr>
                      </w:pPr>
                      <w:r>
                        <w:rPr>
                          <w:rFonts w:ascii="Lucida Sans Unicode"/>
                          <w:w w:val="96"/>
                          <w:sz w:val="12"/>
                        </w:rPr>
                        <w:t>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806720" behindDoc="1" locked="0" layoutInCell="1" allowOverlap="1" wp14:anchorId="02E79E93" wp14:editId="0ABB2993">
                <wp:simplePos x="0" y="0"/>
                <wp:positionH relativeFrom="page">
                  <wp:posOffset>4914265</wp:posOffset>
                </wp:positionH>
                <wp:positionV relativeFrom="paragraph">
                  <wp:posOffset>-323850</wp:posOffset>
                </wp:positionV>
                <wp:extent cx="46990" cy="108585"/>
                <wp:effectExtent l="0" t="0" r="1270" b="0"/>
                <wp:wrapNone/>
                <wp:docPr id="740" name="Text Box 7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990" cy="1085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EC09303" w14:textId="77777777" w:rsidR="00B0570F" w:rsidRDefault="00B0570F">
                            <w:pPr>
                              <w:spacing w:before="3" w:line="167" w:lineRule="exact"/>
                              <w:rPr>
                                <w:rFonts w:ascii="Lucida Sans Unicode"/>
                                <w:sz w:val="12"/>
                              </w:rPr>
                            </w:pPr>
                            <w:r>
                              <w:rPr>
                                <w:rFonts w:ascii="Lucida Sans Unicode"/>
                                <w:w w:val="96"/>
                                <w:sz w:val="12"/>
                              </w:rPr>
                              <w:t>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2E79E93" id="Text Box 716" o:spid="_x0000_s1501" type="#_x0000_t202" style="position:absolute;left:0;text-align:left;margin-left:386.95pt;margin-top:-25.5pt;width:3.7pt;height:8.55pt;z-index:-251509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" filled="f" stroked="f">
                <v:textbox inset="0,0,0,0">
                  <w:txbxContent>
                    <w:p w14:paraId="7EC09303" w14:textId="77777777" w:rsidR="00B0570F" w:rsidRDefault="00B0570F">
                      <w:pPr>
                        <w:spacing w:before="3" w:line="167" w:lineRule="exact"/>
                        <w:rPr>
                          <w:rFonts w:ascii="Lucida Sans Unicode"/>
                          <w:sz w:val="12"/>
                        </w:rPr>
                      </w:pPr>
                      <w:r>
                        <w:rPr>
                          <w:rFonts w:ascii="Lucida Sans Unicode"/>
                          <w:w w:val="96"/>
                          <w:sz w:val="12"/>
                        </w:rPr>
                        <w:t>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FA655D">
        <w:rPr>
          <w:w w:val="105"/>
          <w:sz w:val="24"/>
        </w:rPr>
        <w:t>with,</w:t>
      </w:r>
      <w:r w:rsidR="00FA655D">
        <w:rPr>
          <w:spacing w:val="-6"/>
          <w:w w:val="105"/>
          <w:sz w:val="24"/>
        </w:rPr>
        <w:t xml:space="preserve"> </w:t>
      </w:r>
      <w:r w:rsidR="00FA655D">
        <w:rPr>
          <w:rFonts w:ascii="Arial" w:hAnsi="Arial"/>
          <w:i/>
          <w:w w:val="105"/>
          <w:sz w:val="21"/>
        </w:rPr>
        <w:t>D.</w:t>
      </w:r>
      <w:r w:rsidR="00FA655D">
        <w:rPr>
          <w:rFonts w:ascii="Tahoma" w:hAnsi="Tahoma"/>
          <w:w w:val="105"/>
          <w:position w:val="-2"/>
          <w:sz w:val="16"/>
        </w:rPr>
        <w:t>0</w:t>
      </w:r>
      <w:r w:rsidR="00FA655D">
        <w:rPr>
          <w:rFonts w:ascii="Tahoma" w:hAnsi="Tahoma"/>
          <w:spacing w:val="-1"/>
          <w:w w:val="105"/>
          <w:position w:val="-2"/>
          <w:sz w:val="16"/>
        </w:rPr>
        <w:t xml:space="preserve"> </w:t>
      </w:r>
      <w:r w:rsidR="00FA655D">
        <w:rPr>
          <w:rFonts w:ascii="Arial Unicode MS" w:hAnsi="Arial Unicode MS"/>
          <w:w w:val="105"/>
          <w:sz w:val="21"/>
        </w:rPr>
        <w:t>=</w:t>
      </w:r>
      <w:r w:rsidR="00FA655D">
        <w:rPr>
          <w:rFonts w:ascii="Arial Unicode MS" w:hAnsi="Arial Unicode MS"/>
          <w:spacing w:val="-17"/>
          <w:w w:val="105"/>
          <w:sz w:val="21"/>
        </w:rPr>
        <w:t xml:space="preserve"> </w:t>
      </w:r>
      <w:r w:rsidR="00FA655D">
        <w:rPr>
          <w:rFonts w:ascii="Georgia" w:hAnsi="Georgia"/>
          <w:i/>
          <w:w w:val="105"/>
          <w:sz w:val="21"/>
        </w:rPr>
        <w:t>c</w:t>
      </w:r>
      <w:r w:rsidR="00FA655D">
        <w:rPr>
          <w:rFonts w:ascii="Tahoma" w:hAnsi="Tahoma"/>
          <w:w w:val="105"/>
          <w:position w:val="8"/>
          <w:sz w:val="16"/>
        </w:rPr>
        <w:t>2</w:t>
      </w:r>
      <w:r w:rsidR="00FA655D">
        <w:rPr>
          <w:rFonts w:ascii="Tahoma" w:hAnsi="Tahoma"/>
          <w:spacing w:val="-10"/>
          <w:w w:val="105"/>
          <w:position w:val="8"/>
          <w:sz w:val="16"/>
        </w:rPr>
        <w:t xml:space="preserve"> </w:t>
      </w:r>
      <w:r w:rsidR="00FA655D">
        <w:rPr>
          <w:rFonts w:ascii="Arial" w:hAnsi="Arial"/>
          <w:i/>
          <w:w w:val="105"/>
          <w:sz w:val="21"/>
        </w:rPr>
        <w:t>−</w:t>
      </w:r>
      <w:r w:rsidR="00FA655D">
        <w:rPr>
          <w:rFonts w:ascii="Arial" w:hAnsi="Arial"/>
          <w:i/>
          <w:spacing w:val="-26"/>
          <w:w w:val="105"/>
          <w:sz w:val="21"/>
        </w:rPr>
        <w:t xml:space="preserve"> </w:t>
      </w:r>
      <w:r w:rsidR="00FA655D">
        <w:rPr>
          <w:rFonts w:ascii="Arial Unicode MS" w:hAnsi="Arial Unicode MS"/>
          <w:w w:val="105"/>
          <w:sz w:val="21"/>
        </w:rPr>
        <w:t>3</w:t>
      </w:r>
      <w:r w:rsidR="00FA655D">
        <w:rPr>
          <w:rFonts w:ascii="Georgia" w:hAnsi="Georgia"/>
          <w:i/>
          <w:w w:val="105"/>
          <w:sz w:val="21"/>
        </w:rPr>
        <w:t>bd</w:t>
      </w:r>
      <w:r w:rsidR="00FA655D">
        <w:rPr>
          <w:rFonts w:ascii="Georgia" w:hAnsi="Georgia"/>
          <w:i/>
          <w:spacing w:val="-18"/>
          <w:w w:val="105"/>
          <w:sz w:val="21"/>
        </w:rPr>
        <w:t xml:space="preserve"> </w:t>
      </w:r>
      <w:r w:rsidR="00FA655D">
        <w:rPr>
          <w:rFonts w:ascii="Arial Unicode MS" w:hAnsi="Arial Unicode MS"/>
          <w:w w:val="105"/>
          <w:sz w:val="21"/>
        </w:rPr>
        <w:t>+</w:t>
      </w:r>
      <w:r w:rsidR="00FA655D">
        <w:rPr>
          <w:rFonts w:ascii="Arial Unicode MS" w:hAnsi="Arial Unicode MS"/>
          <w:spacing w:val="-26"/>
          <w:w w:val="105"/>
          <w:sz w:val="21"/>
        </w:rPr>
        <w:t xml:space="preserve"> </w:t>
      </w:r>
      <w:r w:rsidR="00FA655D">
        <w:rPr>
          <w:rFonts w:ascii="Arial Unicode MS" w:hAnsi="Arial Unicode MS"/>
          <w:w w:val="105"/>
          <w:sz w:val="21"/>
        </w:rPr>
        <w:t>12</w:t>
      </w:r>
      <w:r w:rsidR="00FA655D">
        <w:rPr>
          <w:rFonts w:ascii="Georgia" w:hAnsi="Georgia"/>
          <w:i/>
          <w:w w:val="105"/>
          <w:sz w:val="21"/>
        </w:rPr>
        <w:t>ae</w:t>
      </w:r>
      <w:r w:rsidR="00FA655D">
        <w:rPr>
          <w:rFonts w:ascii="Century" w:hAnsi="Century"/>
          <w:w w:val="105"/>
          <w:sz w:val="21"/>
        </w:rPr>
        <w:t>,</w:t>
      </w:r>
      <w:r w:rsidR="00FA655D">
        <w:rPr>
          <w:rFonts w:ascii="Century" w:hAnsi="Century"/>
          <w:w w:val="105"/>
          <w:sz w:val="21"/>
        </w:rPr>
        <w:tab/>
      </w:r>
      <w:r w:rsidR="00FA655D">
        <w:rPr>
          <w:rFonts w:ascii="Arial" w:hAnsi="Arial"/>
          <w:i/>
          <w:w w:val="105"/>
          <w:sz w:val="21"/>
        </w:rPr>
        <w:t>D.</w:t>
      </w:r>
      <w:r w:rsidR="00FA655D">
        <w:rPr>
          <w:rFonts w:ascii="Tahoma" w:hAnsi="Tahoma"/>
          <w:w w:val="105"/>
          <w:position w:val="-2"/>
          <w:sz w:val="16"/>
        </w:rPr>
        <w:t>1</w:t>
      </w:r>
      <w:r w:rsidR="00FA655D">
        <w:rPr>
          <w:rFonts w:ascii="Tahoma" w:hAnsi="Tahoma"/>
          <w:spacing w:val="-12"/>
          <w:w w:val="105"/>
          <w:position w:val="-2"/>
          <w:sz w:val="16"/>
        </w:rPr>
        <w:t xml:space="preserve"> </w:t>
      </w:r>
      <w:r w:rsidR="00FA655D">
        <w:rPr>
          <w:rFonts w:ascii="Arial Unicode MS" w:hAnsi="Arial Unicode MS"/>
          <w:w w:val="105"/>
          <w:sz w:val="21"/>
        </w:rPr>
        <w:t>=</w:t>
      </w:r>
      <w:r w:rsidR="00FA655D">
        <w:rPr>
          <w:rFonts w:ascii="Arial Unicode MS" w:hAnsi="Arial Unicode MS"/>
          <w:spacing w:val="-26"/>
          <w:w w:val="105"/>
          <w:sz w:val="21"/>
        </w:rPr>
        <w:t xml:space="preserve"> </w:t>
      </w:r>
      <w:r w:rsidR="00FA655D">
        <w:rPr>
          <w:rFonts w:ascii="Arial Unicode MS" w:hAnsi="Arial Unicode MS"/>
          <w:w w:val="105"/>
          <w:sz w:val="21"/>
        </w:rPr>
        <w:t>2</w:t>
      </w:r>
      <w:r w:rsidR="00FA655D">
        <w:rPr>
          <w:rFonts w:ascii="Georgia" w:hAnsi="Georgia"/>
          <w:i/>
          <w:w w:val="105"/>
          <w:sz w:val="21"/>
        </w:rPr>
        <w:t>c</w:t>
      </w:r>
      <w:r w:rsidR="00FA655D">
        <w:rPr>
          <w:rFonts w:ascii="Tahoma" w:hAnsi="Tahoma"/>
          <w:w w:val="105"/>
          <w:position w:val="8"/>
          <w:sz w:val="16"/>
        </w:rPr>
        <w:t>3</w:t>
      </w:r>
      <w:r w:rsidR="00FA655D">
        <w:rPr>
          <w:rFonts w:ascii="Tahoma" w:hAnsi="Tahoma"/>
          <w:spacing w:val="-19"/>
          <w:w w:val="105"/>
          <w:position w:val="8"/>
          <w:sz w:val="16"/>
        </w:rPr>
        <w:t xml:space="preserve"> </w:t>
      </w:r>
      <w:r w:rsidR="00FA655D">
        <w:rPr>
          <w:rFonts w:ascii="Arial" w:hAnsi="Arial"/>
          <w:i/>
          <w:w w:val="105"/>
          <w:sz w:val="21"/>
        </w:rPr>
        <w:t>−</w:t>
      </w:r>
      <w:r w:rsidR="00FA655D">
        <w:rPr>
          <w:rFonts w:ascii="Arial" w:hAnsi="Arial"/>
          <w:i/>
          <w:spacing w:val="-33"/>
          <w:w w:val="105"/>
          <w:sz w:val="21"/>
        </w:rPr>
        <w:t xml:space="preserve"> </w:t>
      </w:r>
      <w:r w:rsidR="00FA655D">
        <w:rPr>
          <w:rFonts w:ascii="Arial Unicode MS" w:hAnsi="Arial Unicode MS"/>
          <w:w w:val="105"/>
          <w:sz w:val="21"/>
        </w:rPr>
        <w:t>9</w:t>
      </w:r>
      <w:r w:rsidR="00FA655D">
        <w:rPr>
          <w:rFonts w:ascii="Georgia" w:hAnsi="Georgia"/>
          <w:i/>
          <w:w w:val="105"/>
          <w:sz w:val="21"/>
        </w:rPr>
        <w:t>bcd</w:t>
      </w:r>
      <w:r w:rsidR="00FA655D">
        <w:rPr>
          <w:rFonts w:ascii="Georgia" w:hAnsi="Georgia"/>
          <w:i/>
          <w:spacing w:val="-26"/>
          <w:w w:val="105"/>
          <w:sz w:val="21"/>
        </w:rPr>
        <w:t xml:space="preserve"> </w:t>
      </w:r>
      <w:r w:rsidR="00FA655D">
        <w:rPr>
          <w:rFonts w:ascii="Arial Unicode MS" w:hAnsi="Arial Unicode MS"/>
          <w:w w:val="105"/>
          <w:sz w:val="21"/>
        </w:rPr>
        <w:t>+</w:t>
      </w:r>
      <w:r w:rsidR="00FA655D">
        <w:rPr>
          <w:rFonts w:ascii="Arial Unicode MS" w:hAnsi="Arial Unicode MS"/>
          <w:spacing w:val="-33"/>
          <w:w w:val="105"/>
          <w:sz w:val="21"/>
        </w:rPr>
        <w:t xml:space="preserve"> </w:t>
      </w:r>
      <w:r w:rsidR="00FA655D">
        <w:rPr>
          <w:rFonts w:ascii="Arial Unicode MS" w:hAnsi="Arial Unicode MS"/>
          <w:w w:val="105"/>
          <w:sz w:val="21"/>
        </w:rPr>
        <w:t>27</w:t>
      </w:r>
      <w:r w:rsidR="00FA655D">
        <w:rPr>
          <w:rFonts w:ascii="Georgia" w:hAnsi="Georgia"/>
          <w:i/>
          <w:w w:val="105"/>
          <w:sz w:val="21"/>
        </w:rPr>
        <w:t>ad</w:t>
      </w:r>
      <w:r w:rsidR="00FA655D">
        <w:rPr>
          <w:rFonts w:ascii="Tahoma" w:hAnsi="Tahoma"/>
          <w:w w:val="105"/>
          <w:position w:val="8"/>
          <w:sz w:val="16"/>
        </w:rPr>
        <w:t>2</w:t>
      </w:r>
      <w:r w:rsidR="00FA655D">
        <w:rPr>
          <w:rFonts w:ascii="Tahoma" w:hAnsi="Tahoma"/>
          <w:spacing w:val="-19"/>
          <w:w w:val="105"/>
          <w:position w:val="8"/>
          <w:sz w:val="16"/>
        </w:rPr>
        <w:t xml:space="preserve"> </w:t>
      </w:r>
      <w:r w:rsidR="00FA655D">
        <w:rPr>
          <w:rFonts w:ascii="Arial" w:hAnsi="Arial"/>
          <w:i/>
          <w:w w:val="105"/>
          <w:sz w:val="21"/>
        </w:rPr>
        <w:t>−</w:t>
      </w:r>
      <w:r w:rsidR="00FA655D">
        <w:rPr>
          <w:rFonts w:ascii="Arial" w:hAnsi="Arial"/>
          <w:i/>
          <w:spacing w:val="-33"/>
          <w:w w:val="105"/>
          <w:sz w:val="21"/>
        </w:rPr>
        <w:t xml:space="preserve"> </w:t>
      </w:r>
      <w:r w:rsidR="00FA655D">
        <w:rPr>
          <w:rFonts w:ascii="Arial Unicode MS" w:hAnsi="Arial Unicode MS"/>
          <w:w w:val="105"/>
          <w:sz w:val="21"/>
        </w:rPr>
        <w:t>72</w:t>
      </w:r>
      <w:r w:rsidR="00FA655D">
        <w:rPr>
          <w:rFonts w:ascii="Georgia" w:hAnsi="Georgia"/>
          <w:i/>
          <w:w w:val="105"/>
          <w:sz w:val="21"/>
        </w:rPr>
        <w:t>ace</w:t>
      </w:r>
    </w:p>
    <w:p w14:paraId="6127C201" w14:textId="77777777" w:rsidR="00ED6B8B" w:rsidRDefault="00FA655D">
      <w:pPr>
        <w:pStyle w:val="BodyText"/>
        <w:spacing w:before="63" w:line="358" w:lineRule="exact"/>
        <w:ind w:left="479" w:right="105" w:firstLine="351"/>
        <w:pPrChange w:id="600" w:author="Raghda Wahdan" w:date="2017-11-06T13:08:00Z">
          <w:pPr>
            <w:pStyle w:val="BodyText"/>
            <w:spacing w:before="63" w:line="358" w:lineRule="exact"/>
            <w:ind w:left="479" w:right="105" w:firstLine="351"/>
            <w:jc w:val="both"/>
          </w:pPr>
        </w:pPrChange>
      </w:pPr>
      <w:r>
        <w:t xml:space="preserve">Based on practical ranges for the collision </w:t>
      </w:r>
      <w:r>
        <w:rPr>
          <w:spacing w:val="-3"/>
        </w:rPr>
        <w:t xml:space="preserve">recovery </w:t>
      </w:r>
      <w:r>
        <w:t xml:space="preserve">coefficients, </w:t>
      </w:r>
      <w:r>
        <w:rPr>
          <w:rFonts w:ascii="Georgia" w:hAnsi="Georgia"/>
          <w:i/>
          <w:w w:val="110"/>
          <w:sz w:val="21"/>
        </w:rPr>
        <w:t>α</w:t>
      </w:r>
      <w:r>
        <w:rPr>
          <w:rFonts w:ascii="Arial" w:hAnsi="Arial"/>
          <w:i/>
          <w:w w:val="110"/>
          <w:position w:val="-2"/>
          <w:sz w:val="16"/>
        </w:rPr>
        <w:t xml:space="preserve">i  </w:t>
      </w:r>
      <w:r>
        <w:rPr>
          <w:rFonts w:ascii="Century" w:hAnsi="Century"/>
          <w:sz w:val="21"/>
        </w:rPr>
        <w:t xml:space="preserve">, </w:t>
      </w:r>
      <w:r>
        <w:rPr>
          <w:rFonts w:ascii="Arial Unicode MS" w:hAnsi="Arial Unicode MS"/>
          <w:sz w:val="21"/>
        </w:rPr>
        <w:t xml:space="preserve">0 </w:t>
      </w:r>
      <w:r>
        <w:rPr>
          <w:rFonts w:ascii="Arial" w:hAnsi="Arial"/>
          <w:i/>
          <w:w w:val="110"/>
          <w:sz w:val="21"/>
        </w:rPr>
        <w:t xml:space="preserve">≤  </w:t>
      </w:r>
      <w:r>
        <w:rPr>
          <w:rFonts w:ascii="Georgia" w:hAnsi="Georgia"/>
          <w:i/>
          <w:w w:val="110"/>
          <w:sz w:val="21"/>
        </w:rPr>
        <w:t>α</w:t>
      </w:r>
      <w:r>
        <w:rPr>
          <w:rFonts w:ascii="Arial" w:hAnsi="Arial"/>
          <w:i/>
          <w:w w:val="110"/>
          <w:position w:val="-2"/>
          <w:sz w:val="16"/>
        </w:rPr>
        <w:t xml:space="preserve">i </w:t>
      </w:r>
      <w:r>
        <w:rPr>
          <w:rFonts w:ascii="Arial" w:hAnsi="Arial"/>
          <w:i/>
          <w:w w:val="110"/>
          <w:sz w:val="21"/>
        </w:rPr>
        <w:t xml:space="preserve">≤ </w:t>
      </w:r>
      <w:r>
        <w:rPr>
          <w:rFonts w:ascii="Arial Unicode MS" w:hAnsi="Arial Unicode MS"/>
          <w:sz w:val="21"/>
        </w:rPr>
        <w:t>1</w:t>
      </w:r>
      <w:r>
        <w:t xml:space="preserve">, and </w:t>
      </w:r>
      <w:r>
        <w:rPr>
          <w:rFonts w:ascii="Georgia" w:hAnsi="Georgia"/>
          <w:i/>
          <w:sz w:val="21"/>
        </w:rPr>
        <w:t>α</w:t>
      </w:r>
      <w:r>
        <w:rPr>
          <w:rFonts w:ascii="Tahoma" w:hAnsi="Tahoma"/>
          <w:position w:val="-2"/>
          <w:sz w:val="16"/>
        </w:rPr>
        <w:t xml:space="preserve">2 </w:t>
      </w:r>
      <w:r>
        <w:rPr>
          <w:rFonts w:ascii="Arial" w:hAnsi="Arial"/>
          <w:i/>
          <w:w w:val="110"/>
          <w:sz w:val="21"/>
        </w:rPr>
        <w:t xml:space="preserve">≥ </w:t>
      </w:r>
      <w:r>
        <w:rPr>
          <w:rFonts w:ascii="Georgia" w:hAnsi="Georgia"/>
          <w:i/>
          <w:sz w:val="21"/>
        </w:rPr>
        <w:t>α</w:t>
      </w:r>
      <w:r>
        <w:rPr>
          <w:rFonts w:ascii="Tahoma" w:hAnsi="Tahoma"/>
          <w:position w:val="-2"/>
          <w:sz w:val="16"/>
        </w:rPr>
        <w:t xml:space="preserve">3 </w:t>
      </w:r>
      <w:r>
        <w:rPr>
          <w:rFonts w:ascii="Arial" w:hAnsi="Arial"/>
          <w:i/>
          <w:w w:val="110"/>
          <w:sz w:val="21"/>
        </w:rPr>
        <w:t xml:space="preserve">≥ </w:t>
      </w:r>
      <w:r>
        <w:rPr>
          <w:rFonts w:ascii="Georgia" w:hAnsi="Georgia"/>
          <w:i/>
          <w:spacing w:val="3"/>
          <w:sz w:val="21"/>
        </w:rPr>
        <w:t>α</w:t>
      </w:r>
      <w:r>
        <w:rPr>
          <w:rFonts w:ascii="Tahoma" w:hAnsi="Tahoma"/>
          <w:spacing w:val="3"/>
          <w:position w:val="-2"/>
          <w:sz w:val="16"/>
        </w:rPr>
        <w:t>4</w:t>
      </w:r>
      <w:r>
        <w:rPr>
          <w:rFonts w:ascii="Century" w:hAnsi="Century"/>
          <w:spacing w:val="3"/>
          <w:sz w:val="21"/>
        </w:rPr>
        <w:t xml:space="preserve">. </w:t>
      </w:r>
      <w:r>
        <w:t xml:space="preserve">Therefore, </w:t>
      </w:r>
      <w:r>
        <w:rPr>
          <w:spacing w:val="-4"/>
        </w:rPr>
        <w:t xml:space="preserve">we </w:t>
      </w:r>
      <w:r>
        <w:t>can proof that the signs of the polynomial</w:t>
      </w:r>
      <w:r>
        <w:rPr>
          <w:spacing w:val="-8"/>
        </w:rPr>
        <w:t xml:space="preserve"> </w:t>
      </w:r>
      <w:r>
        <w:t>coefficients</w:t>
      </w:r>
      <w:r>
        <w:rPr>
          <w:spacing w:val="-8"/>
        </w:rPr>
        <w:t xml:space="preserve"> </w:t>
      </w:r>
      <w:r>
        <w:t>are</w:t>
      </w:r>
      <w:r>
        <w:rPr>
          <w:spacing w:val="-8"/>
        </w:rPr>
        <w:t xml:space="preserve"> </w:t>
      </w:r>
      <w:r>
        <w:t>constant</w:t>
      </w:r>
      <w:r>
        <w:rPr>
          <w:spacing w:val="-8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not</w:t>
      </w:r>
      <w:r>
        <w:rPr>
          <w:spacing w:val="-9"/>
        </w:rPr>
        <w:t xml:space="preserve"> </w:t>
      </w:r>
      <w:r>
        <w:t>changing</w:t>
      </w:r>
      <w:r>
        <w:rPr>
          <w:spacing w:val="-9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all</w:t>
      </w:r>
      <w:r>
        <w:rPr>
          <w:spacing w:val="-8"/>
        </w:rPr>
        <w:t xml:space="preserve"> </w:t>
      </w:r>
      <w:r>
        <w:t>ranges</w:t>
      </w:r>
      <w:r>
        <w:rPr>
          <w:spacing w:val="-8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rPr>
          <w:rFonts w:ascii="Bookman Old Style" w:hAnsi="Bookman Old Style"/>
          <w:i/>
          <w:w w:val="110"/>
        </w:rPr>
        <w:t>α</w:t>
      </w:r>
      <w:r>
        <w:rPr>
          <w:rFonts w:ascii="Arial" w:hAnsi="Arial"/>
          <w:i/>
          <w:w w:val="110"/>
          <w:position w:val="-3"/>
          <w:sz w:val="16"/>
        </w:rPr>
        <w:t>i</w:t>
      </w:r>
      <w:r>
        <w:rPr>
          <w:rFonts w:ascii="Arial" w:hAnsi="Arial"/>
          <w:i/>
          <w:spacing w:val="8"/>
          <w:w w:val="110"/>
          <w:position w:val="-3"/>
          <w:sz w:val="16"/>
        </w:rPr>
        <w:t xml:space="preserve"> </w:t>
      </w:r>
      <w:r>
        <w:t>and can</w:t>
      </w:r>
      <w:r>
        <w:rPr>
          <w:spacing w:val="-1"/>
        </w:rPr>
        <w:t xml:space="preserve"> </w:t>
      </w:r>
      <w:r>
        <w:rPr>
          <w:spacing w:val="3"/>
        </w:rPr>
        <w:t>be</w:t>
      </w:r>
      <w:r>
        <w:t xml:space="preserve"> presented as follows:</w:t>
      </w:r>
      <w:r>
        <w:rPr>
          <w:spacing w:val="20"/>
        </w:rPr>
        <w:t xml:space="preserve"> </w:t>
      </w:r>
      <w:r>
        <w:rPr>
          <w:rFonts w:ascii="Bookman Old Style" w:hAnsi="Bookman Old Style"/>
          <w:i/>
        </w:rPr>
        <w:t>a</w:t>
      </w:r>
      <w:r>
        <w:rPr>
          <w:rFonts w:ascii="Bookman Old Style" w:hAnsi="Bookman Old Style"/>
          <w:i/>
          <w:spacing w:val="-21"/>
        </w:rPr>
        <w:t xml:space="preserve"> </w:t>
      </w:r>
      <w:r>
        <w:rPr>
          <w:rFonts w:ascii="Bookman Old Style" w:hAnsi="Bookman Old Style"/>
          <w:i/>
          <w:w w:val="110"/>
        </w:rPr>
        <w:t>&gt;</w:t>
      </w:r>
      <w:r>
        <w:rPr>
          <w:rFonts w:ascii="Bookman Old Style" w:hAnsi="Bookman Old Style"/>
          <w:i/>
          <w:spacing w:val="-28"/>
          <w:w w:val="110"/>
        </w:rPr>
        <w:t xml:space="preserve"> </w:t>
      </w:r>
      <w:r>
        <w:rPr>
          <w:rFonts w:ascii="Arial Unicode MS" w:hAnsi="Arial Unicode MS"/>
        </w:rPr>
        <w:t>0</w:t>
      </w:r>
      <w:r>
        <w:t xml:space="preserve">, </w:t>
      </w:r>
      <w:r>
        <w:rPr>
          <w:rFonts w:ascii="Bookman Old Style" w:hAnsi="Bookman Old Style"/>
          <w:i/>
        </w:rPr>
        <w:t>b</w:t>
      </w:r>
      <w:r>
        <w:rPr>
          <w:rFonts w:ascii="Bookman Old Style" w:hAnsi="Bookman Old Style"/>
          <w:i/>
          <w:spacing w:val="-21"/>
        </w:rPr>
        <w:t xml:space="preserve"> </w:t>
      </w:r>
      <w:r>
        <w:rPr>
          <w:rFonts w:ascii="Bookman Old Style" w:hAnsi="Bookman Old Style"/>
          <w:i/>
          <w:w w:val="110"/>
        </w:rPr>
        <w:t>&lt;</w:t>
      </w:r>
      <w:r>
        <w:rPr>
          <w:rFonts w:ascii="Bookman Old Style" w:hAnsi="Bookman Old Style"/>
          <w:i/>
          <w:spacing w:val="-28"/>
          <w:w w:val="110"/>
        </w:rPr>
        <w:t xml:space="preserve"> </w:t>
      </w:r>
      <w:r>
        <w:rPr>
          <w:rFonts w:ascii="Arial Unicode MS" w:hAnsi="Arial Unicode MS"/>
        </w:rPr>
        <w:t>0</w:t>
      </w:r>
      <w:r>
        <w:t xml:space="preserve">, </w:t>
      </w:r>
      <w:r>
        <w:rPr>
          <w:rFonts w:ascii="Bookman Old Style" w:hAnsi="Bookman Old Style"/>
          <w:i/>
        </w:rPr>
        <w:t>c</w:t>
      </w:r>
      <w:r>
        <w:rPr>
          <w:rFonts w:ascii="Bookman Old Style" w:hAnsi="Bookman Old Style"/>
          <w:i/>
          <w:spacing w:val="-21"/>
        </w:rPr>
        <w:t xml:space="preserve"> </w:t>
      </w:r>
      <w:r>
        <w:rPr>
          <w:rFonts w:ascii="Bookman Old Style" w:hAnsi="Bookman Old Style"/>
          <w:i/>
          <w:w w:val="110"/>
        </w:rPr>
        <w:t>&lt;</w:t>
      </w:r>
      <w:r>
        <w:rPr>
          <w:rFonts w:ascii="Bookman Old Style" w:hAnsi="Bookman Old Style"/>
          <w:i/>
          <w:spacing w:val="-28"/>
          <w:w w:val="110"/>
        </w:rPr>
        <w:t xml:space="preserve"> </w:t>
      </w:r>
      <w:r>
        <w:rPr>
          <w:rFonts w:ascii="Arial Unicode MS" w:hAnsi="Arial Unicode MS"/>
        </w:rPr>
        <w:t>0</w:t>
      </w:r>
      <w:r>
        <w:t xml:space="preserve">, </w:t>
      </w:r>
      <w:r>
        <w:rPr>
          <w:rFonts w:ascii="Bookman Old Style" w:hAnsi="Bookman Old Style"/>
          <w:i/>
        </w:rPr>
        <w:t>d</w:t>
      </w:r>
      <w:r>
        <w:rPr>
          <w:rFonts w:ascii="Bookman Old Style" w:hAnsi="Bookman Old Style"/>
          <w:i/>
          <w:spacing w:val="-21"/>
        </w:rPr>
        <w:t xml:space="preserve"> </w:t>
      </w:r>
      <w:r>
        <w:rPr>
          <w:rFonts w:ascii="Bookman Old Style" w:hAnsi="Bookman Old Style"/>
          <w:i/>
          <w:w w:val="110"/>
        </w:rPr>
        <w:t>&lt;</w:t>
      </w:r>
      <w:r>
        <w:rPr>
          <w:rFonts w:ascii="Bookman Old Style" w:hAnsi="Bookman Old Style"/>
          <w:i/>
          <w:spacing w:val="-28"/>
          <w:w w:val="110"/>
        </w:rPr>
        <w:t xml:space="preserve"> </w:t>
      </w:r>
      <w:r>
        <w:rPr>
          <w:rFonts w:ascii="Arial Unicode MS" w:hAnsi="Arial Unicode MS"/>
        </w:rPr>
        <w:t>0</w:t>
      </w:r>
      <w:r>
        <w:t>,</w:t>
      </w:r>
      <w:r>
        <w:rPr>
          <w:spacing w:val="-1"/>
        </w:rPr>
        <w:t xml:space="preserve"> </w:t>
      </w:r>
      <w:r>
        <w:t xml:space="preserve">and </w:t>
      </w:r>
      <w:r>
        <w:rPr>
          <w:rFonts w:ascii="Bookman Old Style" w:hAnsi="Bookman Old Style"/>
          <w:i/>
        </w:rPr>
        <w:t>e</w:t>
      </w:r>
      <w:r>
        <w:rPr>
          <w:rFonts w:ascii="Bookman Old Style" w:hAnsi="Bookman Old Style"/>
          <w:i/>
          <w:spacing w:val="-21"/>
        </w:rPr>
        <w:t xml:space="preserve"> </w:t>
      </w:r>
      <w:r>
        <w:rPr>
          <w:rFonts w:ascii="Bookman Old Style" w:hAnsi="Bookman Old Style"/>
          <w:i/>
          <w:w w:val="110"/>
        </w:rPr>
        <w:t>&lt;</w:t>
      </w:r>
      <w:r>
        <w:rPr>
          <w:rFonts w:ascii="Bookman Old Style" w:hAnsi="Bookman Old Style"/>
          <w:i/>
          <w:spacing w:val="-28"/>
          <w:w w:val="110"/>
        </w:rPr>
        <w:t xml:space="preserve"> </w:t>
      </w:r>
      <w:r>
        <w:rPr>
          <w:rFonts w:ascii="Arial Unicode MS" w:hAnsi="Arial Unicode MS"/>
        </w:rPr>
        <w:t>0</w:t>
      </w:r>
      <w:r>
        <w:t>.</w:t>
      </w:r>
    </w:p>
    <w:p w14:paraId="4D4A9840" w14:textId="77777777" w:rsidR="00ED6B8B" w:rsidRDefault="00FA655D">
      <w:pPr>
        <w:pStyle w:val="BodyText"/>
        <w:spacing w:before="75" w:line="249" w:lineRule="auto"/>
        <w:ind w:left="479" w:right="105" w:firstLine="351"/>
        <w:pPrChange w:id="601" w:author="Raghda Wahdan" w:date="2017-11-06T13:08:00Z">
          <w:pPr>
            <w:pStyle w:val="BodyText"/>
            <w:spacing w:before="75" w:line="249" w:lineRule="auto"/>
            <w:ind w:left="479" w:right="105" w:firstLine="351"/>
            <w:jc w:val="both"/>
          </w:pPr>
        </w:pPrChange>
      </w:pPr>
      <w:r>
        <w:t>According</w:t>
      </w:r>
      <w:r>
        <w:rPr>
          <w:spacing w:val="-40"/>
        </w:rPr>
        <w:t xml:space="preserve"> </w:t>
      </w:r>
      <w:r>
        <w:t>to</w:t>
      </w:r>
      <w:r>
        <w:rPr>
          <w:spacing w:val="-40"/>
        </w:rPr>
        <w:t xml:space="preserve"> </w:t>
      </w:r>
      <w:r>
        <w:t>Descartes’</w:t>
      </w:r>
      <w:r>
        <w:rPr>
          <w:spacing w:val="-40"/>
        </w:rPr>
        <w:t xml:space="preserve"> </w:t>
      </w:r>
      <w:r>
        <w:t>rules</w:t>
      </w:r>
      <w:r>
        <w:rPr>
          <w:spacing w:val="-40"/>
        </w:rPr>
        <w:t xml:space="preserve"> </w:t>
      </w:r>
      <w:r>
        <w:t>of</w:t>
      </w:r>
      <w:r>
        <w:rPr>
          <w:spacing w:val="-40"/>
        </w:rPr>
        <w:t xml:space="preserve"> </w:t>
      </w:r>
      <w:r>
        <w:t>sign</w:t>
      </w:r>
      <w:r>
        <w:rPr>
          <w:spacing w:val="-40"/>
        </w:rPr>
        <w:t xml:space="preserve"> </w:t>
      </w:r>
      <w:r>
        <w:t>[80],</w:t>
      </w:r>
      <w:r>
        <w:rPr>
          <w:spacing w:val="-39"/>
        </w:rPr>
        <w:t xml:space="preserve"> </w:t>
      </w:r>
      <w:r>
        <w:t>there</w:t>
      </w:r>
      <w:r>
        <w:rPr>
          <w:spacing w:val="-40"/>
        </w:rPr>
        <w:t xml:space="preserve"> </w:t>
      </w:r>
      <w:r>
        <w:t>is</w:t>
      </w:r>
      <w:r>
        <w:rPr>
          <w:spacing w:val="-40"/>
        </w:rPr>
        <w:t xml:space="preserve"> </w:t>
      </w:r>
      <w:r>
        <w:t>only</w:t>
      </w:r>
      <w:r>
        <w:rPr>
          <w:spacing w:val="-40"/>
        </w:rPr>
        <w:t xml:space="preserve"> </w:t>
      </w:r>
      <w:r>
        <w:t>one</w:t>
      </w:r>
      <w:r>
        <w:rPr>
          <w:spacing w:val="-40"/>
        </w:rPr>
        <w:t xml:space="preserve"> </w:t>
      </w:r>
      <w:r>
        <w:rPr>
          <w:spacing w:val="-4"/>
        </w:rPr>
        <w:t>valid</w:t>
      </w:r>
      <w:r>
        <w:rPr>
          <w:spacing w:val="-40"/>
        </w:rPr>
        <w:t xml:space="preserve"> </w:t>
      </w:r>
      <w:r>
        <w:t>real</w:t>
      </w:r>
      <w:r>
        <w:rPr>
          <w:spacing w:val="-40"/>
        </w:rPr>
        <w:t xml:space="preserve"> </w:t>
      </w:r>
      <w:r>
        <w:t>positive solution</w:t>
      </w:r>
      <w:r>
        <w:rPr>
          <w:spacing w:val="-20"/>
        </w:rPr>
        <w:t xml:space="preserve"> </w:t>
      </w:r>
      <w:r>
        <w:t>for</w:t>
      </w:r>
      <w:r>
        <w:rPr>
          <w:spacing w:val="-20"/>
        </w:rPr>
        <w:t xml:space="preserve"> </w:t>
      </w:r>
      <w:r>
        <w:t>the</w:t>
      </w:r>
      <w:r>
        <w:rPr>
          <w:spacing w:val="-19"/>
        </w:rPr>
        <w:t xml:space="preserve"> </w:t>
      </w:r>
      <w:r>
        <w:t>equation.</w:t>
      </w:r>
      <w:r>
        <w:rPr>
          <w:spacing w:val="-4"/>
        </w:rPr>
        <w:t xml:space="preserve"> </w:t>
      </w:r>
      <w:r>
        <w:t>After</w:t>
      </w:r>
      <w:r>
        <w:rPr>
          <w:spacing w:val="-19"/>
        </w:rPr>
        <w:t xml:space="preserve"> </w:t>
      </w:r>
      <w:r>
        <w:t>analyzing</w:t>
      </w:r>
      <w:r>
        <w:rPr>
          <w:spacing w:val="-19"/>
        </w:rPr>
        <w:t xml:space="preserve"> </w:t>
      </w:r>
      <w:r>
        <w:t>(5.42)</w:t>
      </w:r>
      <w:r>
        <w:rPr>
          <w:spacing w:val="-20"/>
        </w:rPr>
        <w:t xml:space="preserve"> </w:t>
      </w:r>
      <w:r>
        <w:t>using</w:t>
      </w:r>
      <w:r>
        <w:rPr>
          <w:spacing w:val="-19"/>
        </w:rPr>
        <w:t xml:space="preserve"> </w:t>
      </w:r>
      <w:r>
        <w:t>Descartes’</w:t>
      </w:r>
      <w:r>
        <w:rPr>
          <w:spacing w:val="-19"/>
        </w:rPr>
        <w:t xml:space="preserve"> </w:t>
      </w:r>
      <w:r>
        <w:t>rules</w:t>
      </w:r>
      <w:r>
        <w:rPr>
          <w:spacing w:val="-19"/>
        </w:rPr>
        <w:t xml:space="preserve"> </w:t>
      </w:r>
      <w:r>
        <w:t>of</w:t>
      </w:r>
      <w:r>
        <w:rPr>
          <w:spacing w:val="-19"/>
        </w:rPr>
        <w:t xml:space="preserve"> </w:t>
      </w:r>
      <w:r>
        <w:t xml:space="preserve">sign </w:t>
      </w:r>
      <w:r>
        <w:rPr>
          <w:w w:val="95"/>
        </w:rPr>
        <w:t xml:space="preserve">[80], the proposed closed form optimum frame length </w:t>
      </w:r>
      <w:r>
        <w:rPr>
          <w:rFonts w:ascii="Bookman Old Style" w:hAnsi="Bookman Old Style"/>
          <w:i/>
          <w:spacing w:val="5"/>
          <w:w w:val="95"/>
        </w:rPr>
        <w:t>L</w:t>
      </w:r>
      <w:r>
        <w:rPr>
          <w:rFonts w:ascii="Arial" w:hAnsi="Arial"/>
          <w:i/>
          <w:spacing w:val="5"/>
          <w:w w:val="95"/>
          <w:position w:val="-3"/>
          <w:sz w:val="16"/>
        </w:rPr>
        <w:t xml:space="preserve">MCRC </w:t>
      </w:r>
      <w:r>
        <w:rPr>
          <w:w w:val="95"/>
        </w:rPr>
        <w:t>under the</w:t>
      </w:r>
      <w:r>
        <w:rPr>
          <w:spacing w:val="-29"/>
          <w:w w:val="95"/>
        </w:rPr>
        <w:t xml:space="preserve"> </w:t>
      </w:r>
      <w:r>
        <w:rPr>
          <w:w w:val="95"/>
        </w:rPr>
        <w:t xml:space="preserve">multiple collision </w:t>
      </w:r>
      <w:r>
        <w:rPr>
          <w:spacing w:val="-3"/>
          <w:w w:val="95"/>
        </w:rPr>
        <w:t xml:space="preserve">recovery </w:t>
      </w:r>
      <w:r>
        <w:rPr>
          <w:w w:val="95"/>
        </w:rPr>
        <w:t>coefficients environment</w:t>
      </w:r>
      <w:r>
        <w:rPr>
          <w:spacing w:val="-23"/>
          <w:w w:val="95"/>
        </w:rPr>
        <w:t xml:space="preserve"> </w:t>
      </w:r>
      <w:r>
        <w:rPr>
          <w:w w:val="95"/>
        </w:rPr>
        <w:t>is:</w:t>
      </w:r>
    </w:p>
    <w:p w14:paraId="41BF9AB4" w14:textId="77777777" w:rsidR="00ED6B8B" w:rsidRDefault="00ED6B8B">
      <w:pPr>
        <w:spacing w:line="249" w:lineRule="auto"/>
        <w:sectPr w:rsidR="00ED6B8B">
          <w:type w:val="continuous"/>
          <w:pgSz w:w="11910" w:h="16840"/>
          <w:pgMar w:top="1580" w:right="1620" w:bottom="280" w:left="1680" w:header="720" w:footer="720" w:gutter="0"/>
          <w:cols w:space="720"/>
        </w:sectPr>
        <w:pPrChange w:id="602" w:author="Raghda Wahdan" w:date="2017-11-06T13:08:00Z">
          <w:pPr>
            <w:spacing w:line="249" w:lineRule="auto"/>
            <w:jc w:val="both"/>
          </w:pPr>
        </w:pPrChange>
      </w:pPr>
    </w:p>
    <w:p w14:paraId="6E9EC1DB" w14:textId="77777777" w:rsidR="00ED6B8B" w:rsidRDefault="00ED6B8B" w:rsidP="00F672C4">
      <w:pPr>
        <w:pStyle w:val="BodyText"/>
        <w:spacing w:before="3"/>
        <w:rPr>
          <w:sz w:val="27"/>
        </w:rPr>
      </w:pPr>
    </w:p>
    <w:p w14:paraId="5B7FDFEC" w14:textId="77777777" w:rsidR="00ED6B8B" w:rsidRDefault="00890932">
      <w:pPr>
        <w:spacing w:before="1"/>
        <w:rPr>
          <w:rFonts w:ascii="Arial"/>
          <w:i/>
          <w:sz w:val="16"/>
        </w:rPr>
        <w:pPrChange w:id="603" w:author="Raghda Wahdan" w:date="2017-11-06T13:08:00Z">
          <w:pPr>
            <w:spacing w:before="1"/>
            <w:jc w:val="right"/>
          </w:pPr>
        </w:pPrChange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88288" behindDoc="1" locked="0" layoutInCell="1" allowOverlap="1" wp14:anchorId="49369A69" wp14:editId="4ECE8CD8">
                <wp:simplePos x="0" y="0"/>
                <wp:positionH relativeFrom="page">
                  <wp:posOffset>4173220</wp:posOffset>
                </wp:positionH>
                <wp:positionV relativeFrom="paragraph">
                  <wp:posOffset>-64770</wp:posOffset>
                </wp:positionV>
                <wp:extent cx="969010" cy="0"/>
                <wp:effectExtent l="10795" t="11430" r="10795" b="7620"/>
                <wp:wrapNone/>
                <wp:docPr id="739" name="Line 7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69010" cy="0"/>
                        </a:xfrm>
                        <a:prstGeom prst="line">
                          <a:avLst/>
                        </a:pr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57C1D55" id="Line 715" o:spid="_x0000_s1026" style="position:absolute;z-index:-251528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28.6pt,-5.1pt" to="404.9pt,-5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" strokeweight=".14042mm">
                <w10:wrap anchorx="page"/>
              </v:line>
            </w:pict>
          </mc:Fallback>
        </mc:AlternateContent>
      </w:r>
      <w:r w:rsidR="00FA655D">
        <w:rPr>
          <w:rFonts w:ascii="Georgia"/>
          <w:i/>
          <w:w w:val="110"/>
          <w:position w:val="3"/>
          <w:sz w:val="21"/>
        </w:rPr>
        <w:t>L</w:t>
      </w:r>
      <w:r w:rsidR="00FA655D">
        <w:rPr>
          <w:rFonts w:ascii="Arial"/>
          <w:i/>
          <w:w w:val="110"/>
          <w:sz w:val="16"/>
        </w:rPr>
        <w:t>MCRC</w:t>
      </w:r>
    </w:p>
    <w:p w14:paraId="53BE5A31" w14:textId="77777777" w:rsidR="00ED6B8B" w:rsidRDefault="00FA655D" w:rsidP="00F672C4">
      <w:pPr>
        <w:spacing w:before="214"/>
        <w:ind w:left="41"/>
        <w:rPr>
          <w:rFonts w:ascii="Georgia" w:hAnsi="Georgia"/>
          <w:i/>
          <w:sz w:val="21"/>
        </w:rPr>
      </w:pPr>
      <w:r>
        <w:br w:type="column"/>
      </w:r>
      <w:r>
        <w:rPr>
          <w:rFonts w:ascii="Arial Unicode MS" w:hAnsi="Arial Unicode MS"/>
          <w:w w:val="120"/>
          <w:sz w:val="21"/>
        </w:rPr>
        <w:t xml:space="preserve">= </w:t>
      </w:r>
      <w:r>
        <w:rPr>
          <w:rFonts w:ascii="Arial Unicode MS" w:hAnsi="Arial Unicode MS"/>
          <w:spacing w:val="70"/>
          <w:w w:val="120"/>
          <w:sz w:val="21"/>
        </w:rPr>
        <w:t xml:space="preserve"> </w:t>
      </w:r>
      <w:r>
        <w:rPr>
          <w:rFonts w:ascii="Arial" w:hAnsi="Arial"/>
          <w:i/>
          <w:w w:val="120"/>
          <w:sz w:val="21"/>
        </w:rPr>
        <w:t xml:space="preserve">− </w:t>
      </w:r>
      <w:r>
        <w:rPr>
          <w:rFonts w:ascii="Georgia" w:hAnsi="Georgia"/>
          <w:i/>
          <w:position w:val="15"/>
          <w:sz w:val="21"/>
          <w:u w:val="single"/>
        </w:rPr>
        <w:t>b</w:t>
      </w:r>
    </w:p>
    <w:p w14:paraId="4896F480" w14:textId="77777777" w:rsidR="00ED6B8B" w:rsidRDefault="00FA655D" w:rsidP="00F672C4">
      <w:pPr>
        <w:tabs>
          <w:tab w:val="left" w:pos="4189"/>
        </w:tabs>
        <w:spacing w:before="78"/>
        <w:ind w:left="32"/>
        <w:rPr>
          <w:rFonts w:ascii="Century" w:hAnsi="Century"/>
          <w:sz w:val="21"/>
        </w:rPr>
      </w:pPr>
      <w:r>
        <w:br w:type="column"/>
      </w:r>
      <w:r>
        <w:rPr>
          <w:rFonts w:ascii="Arial Unicode MS" w:hAnsi="Arial Unicode MS"/>
          <w:w w:val="132"/>
          <w:sz w:val="21"/>
        </w:rPr>
        <w:t>+</w:t>
      </w:r>
      <w:r>
        <w:rPr>
          <w:rFonts w:ascii="Arial Unicode MS" w:hAnsi="Arial Unicode MS"/>
          <w:spacing w:val="-10"/>
          <w:sz w:val="21"/>
        </w:rPr>
        <w:t xml:space="preserve"> </w:t>
      </w:r>
      <w:r>
        <w:rPr>
          <w:rFonts w:ascii="Georgia" w:hAnsi="Georgia"/>
          <w:i/>
          <w:w w:val="108"/>
          <w:sz w:val="21"/>
        </w:rPr>
        <w:t>S</w:t>
      </w:r>
      <w:r>
        <w:rPr>
          <w:rFonts w:ascii="Georgia" w:hAnsi="Georgia"/>
          <w:i/>
          <w:spacing w:val="10"/>
          <w:sz w:val="21"/>
        </w:rPr>
        <w:t xml:space="preserve"> </w:t>
      </w:r>
      <w:r>
        <w:rPr>
          <w:rFonts w:ascii="Arial Unicode MS" w:hAnsi="Arial Unicode MS"/>
          <w:w w:val="132"/>
          <w:sz w:val="21"/>
        </w:rPr>
        <w:t>+</w:t>
      </w:r>
      <w:r>
        <w:rPr>
          <w:rFonts w:ascii="Arial Unicode MS" w:hAnsi="Arial Unicode MS"/>
          <w:spacing w:val="-10"/>
          <w:sz w:val="21"/>
        </w:rPr>
        <w:t xml:space="preserve"> </w:t>
      </w:r>
      <w:r>
        <w:rPr>
          <w:rFonts w:ascii="Arial Unicode MS" w:hAnsi="Arial Unicode MS"/>
          <w:w w:val="89"/>
          <w:sz w:val="21"/>
        </w:rPr>
        <w:t>0</w:t>
      </w:r>
      <w:r>
        <w:rPr>
          <w:rFonts w:ascii="Georgia" w:hAnsi="Georgia"/>
          <w:i/>
          <w:spacing w:val="-1"/>
          <w:w w:val="102"/>
          <w:sz w:val="21"/>
        </w:rPr>
        <w:t>.</w:t>
      </w:r>
      <w:r>
        <w:rPr>
          <w:rFonts w:ascii="Arial Unicode MS" w:hAnsi="Arial Unicode MS"/>
          <w:w w:val="89"/>
          <w:sz w:val="21"/>
        </w:rPr>
        <w:t>5</w:t>
      </w:r>
      <w:r>
        <w:rPr>
          <w:rFonts w:ascii="Arial" w:hAnsi="Arial"/>
          <w:w w:val="358"/>
          <w:position w:val="30"/>
          <w:sz w:val="20"/>
        </w:rPr>
        <w:t>I</w:t>
      </w:r>
      <w:r>
        <w:rPr>
          <w:rFonts w:ascii="Arial" w:hAnsi="Arial"/>
          <w:i/>
          <w:spacing w:val="-1"/>
          <w:w w:val="132"/>
          <w:sz w:val="21"/>
        </w:rPr>
        <w:t>−</w:t>
      </w:r>
      <w:r>
        <w:rPr>
          <w:rFonts w:ascii="Arial Unicode MS" w:hAnsi="Arial Unicode MS"/>
          <w:w w:val="89"/>
          <w:sz w:val="21"/>
        </w:rPr>
        <w:t>4</w:t>
      </w:r>
      <w:r>
        <w:rPr>
          <w:rFonts w:ascii="Georgia" w:hAnsi="Georgia"/>
          <w:i/>
          <w:spacing w:val="12"/>
          <w:w w:val="108"/>
          <w:sz w:val="21"/>
        </w:rPr>
        <w:t>S</w:t>
      </w:r>
      <w:r>
        <w:rPr>
          <w:rFonts w:ascii="Tahoma" w:hAnsi="Tahoma"/>
          <w:w w:val="96"/>
          <w:position w:val="6"/>
          <w:sz w:val="16"/>
        </w:rPr>
        <w:t>2</w:t>
      </w:r>
      <w:r>
        <w:rPr>
          <w:rFonts w:ascii="Tahoma" w:hAnsi="Tahoma"/>
          <w:spacing w:val="8"/>
          <w:position w:val="6"/>
          <w:sz w:val="16"/>
        </w:rPr>
        <w:t xml:space="preserve"> </w:t>
      </w:r>
      <w:r>
        <w:rPr>
          <w:rFonts w:ascii="Arial" w:hAnsi="Arial"/>
          <w:i/>
          <w:w w:val="132"/>
          <w:sz w:val="21"/>
        </w:rPr>
        <w:t>−</w:t>
      </w:r>
      <w:r>
        <w:rPr>
          <w:rFonts w:ascii="Arial" w:hAnsi="Arial"/>
          <w:i/>
          <w:spacing w:val="-10"/>
          <w:sz w:val="21"/>
        </w:rPr>
        <w:t xml:space="preserve"> </w:t>
      </w:r>
      <w:r>
        <w:rPr>
          <w:rFonts w:ascii="Arial Unicode MS" w:hAnsi="Arial Unicode MS"/>
          <w:w w:val="89"/>
          <w:sz w:val="21"/>
        </w:rPr>
        <w:t>2</w:t>
      </w:r>
      <w:r>
        <w:rPr>
          <w:rFonts w:ascii="Georgia" w:hAnsi="Georgia"/>
          <w:i/>
          <w:w w:val="104"/>
          <w:sz w:val="21"/>
        </w:rPr>
        <w:t>P</w:t>
      </w:r>
      <w:r>
        <w:rPr>
          <w:rFonts w:ascii="Georgia" w:hAnsi="Georgia"/>
          <w:i/>
          <w:sz w:val="21"/>
        </w:rPr>
        <w:t xml:space="preserve"> </w:t>
      </w:r>
      <w:r>
        <w:rPr>
          <w:rFonts w:ascii="Georgia" w:hAnsi="Georgia"/>
          <w:i/>
          <w:spacing w:val="-23"/>
          <w:sz w:val="21"/>
        </w:rPr>
        <w:t xml:space="preserve"> </w:t>
      </w:r>
      <w:r>
        <w:rPr>
          <w:rFonts w:ascii="Arial" w:hAnsi="Arial"/>
          <w:i/>
          <w:w w:val="132"/>
          <w:sz w:val="21"/>
        </w:rPr>
        <w:t>−</w:t>
      </w:r>
      <w:r>
        <w:rPr>
          <w:rFonts w:ascii="Arial" w:hAnsi="Arial"/>
          <w:i/>
          <w:sz w:val="21"/>
        </w:rPr>
        <w:t xml:space="preserve"> </w:t>
      </w:r>
      <w:r>
        <w:rPr>
          <w:rFonts w:ascii="Arial" w:hAnsi="Arial"/>
          <w:i/>
          <w:spacing w:val="-24"/>
          <w:sz w:val="21"/>
        </w:rPr>
        <w:t xml:space="preserve"> </w:t>
      </w:r>
      <w:r>
        <w:rPr>
          <w:rFonts w:ascii="Georgia" w:hAnsi="Georgia"/>
          <w:i/>
          <w:w w:val="79"/>
          <w:position w:val="15"/>
          <w:sz w:val="21"/>
          <w:u w:val="single"/>
        </w:rPr>
        <w:t>q</w:t>
      </w:r>
      <w:r>
        <w:rPr>
          <w:rFonts w:ascii="Georgia" w:hAnsi="Georgia"/>
          <w:i/>
          <w:spacing w:val="1"/>
          <w:position w:val="15"/>
          <w:sz w:val="21"/>
        </w:rPr>
        <w:t xml:space="preserve"> </w:t>
      </w:r>
      <w:r>
        <w:rPr>
          <w:rFonts w:ascii="Arial" w:hAnsi="Arial"/>
          <w:w w:val="263"/>
          <w:position w:val="29"/>
          <w:sz w:val="20"/>
        </w:rPr>
        <w:t xml:space="preserve"> </w:t>
      </w:r>
      <w:r>
        <w:rPr>
          <w:rFonts w:ascii="Arial" w:hAnsi="Arial"/>
          <w:spacing w:val="-8"/>
          <w:position w:val="29"/>
          <w:sz w:val="20"/>
        </w:rPr>
        <w:t xml:space="preserve"> </w:t>
      </w:r>
      <w:r>
        <w:rPr>
          <w:rFonts w:ascii="Arial" w:hAnsi="Arial"/>
          <w:i/>
          <w:w w:val="82"/>
          <w:sz w:val="21"/>
        </w:rPr>
        <w:t>·</w:t>
      </w:r>
      <w:r>
        <w:rPr>
          <w:rFonts w:ascii="Arial" w:hAnsi="Arial"/>
          <w:i/>
          <w:spacing w:val="-10"/>
          <w:sz w:val="21"/>
        </w:rPr>
        <w:t xml:space="preserve"> </w:t>
      </w:r>
      <w:r>
        <w:rPr>
          <w:rFonts w:ascii="Georgia" w:hAnsi="Georgia"/>
          <w:i/>
          <w:sz w:val="21"/>
        </w:rPr>
        <w:t>n</w:t>
      </w:r>
      <w:r>
        <w:rPr>
          <w:rFonts w:ascii="Georgia" w:hAnsi="Georgia"/>
          <w:i/>
          <w:sz w:val="21"/>
        </w:rPr>
        <w:tab/>
      </w:r>
      <w:r>
        <w:rPr>
          <w:rFonts w:ascii="Century" w:hAnsi="Century"/>
          <w:spacing w:val="-1"/>
          <w:w w:val="97"/>
          <w:sz w:val="21"/>
        </w:rPr>
        <w:t>(5.44)</w:t>
      </w:r>
    </w:p>
    <w:p w14:paraId="622E9F26" w14:textId="77777777" w:rsidR="00ED6B8B" w:rsidRDefault="00ED6B8B" w:rsidP="00F672C4">
      <w:pPr>
        <w:rPr>
          <w:rFonts w:ascii="Century" w:hAnsi="Century"/>
          <w:sz w:val="21"/>
        </w:rPr>
        <w:sectPr w:rsidR="00ED6B8B">
          <w:type w:val="continuous"/>
          <w:pgSz w:w="11910" w:h="16840"/>
          <w:pgMar w:top="1580" w:right="1620" w:bottom="280" w:left="1680" w:header="720" w:footer="720" w:gutter="0"/>
          <w:cols w:num="3" w:space="720" w:equalWidth="0">
            <w:col w:w="2834" w:space="40"/>
            <w:col w:w="838" w:space="40"/>
            <w:col w:w="4858"/>
          </w:cols>
        </w:sectPr>
      </w:pPr>
    </w:p>
    <w:p w14:paraId="319C6E0A" w14:textId="77777777" w:rsidR="00ED6B8B" w:rsidRDefault="00ED6B8B" w:rsidP="00F672C4">
      <w:pPr>
        <w:pStyle w:val="BodyText"/>
        <w:spacing w:before="2"/>
        <w:rPr>
          <w:rFonts w:ascii="Century"/>
          <w:sz w:val="18"/>
        </w:rPr>
      </w:pPr>
    </w:p>
    <w:p w14:paraId="59364B6D" w14:textId="50E3E94C" w:rsidR="00ED6B8B" w:rsidRDefault="00890932">
      <w:pPr>
        <w:pStyle w:val="BodyText"/>
        <w:spacing w:before="83" w:line="358" w:lineRule="exact"/>
        <w:ind w:left="479" w:right="105"/>
        <w:pPrChange w:id="604" w:author="Raghda Wahdan" w:date="2017-11-06T13:08:00Z">
          <w:pPr>
            <w:pStyle w:val="BodyText"/>
            <w:spacing w:before="83" w:line="358" w:lineRule="exact"/>
            <w:ind w:left="479" w:right="105"/>
            <w:jc w:val="both"/>
          </w:pPr>
        </w:pPrChange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808768" behindDoc="1" locked="0" layoutInCell="1" allowOverlap="1" wp14:anchorId="64FE1BCC" wp14:editId="037D5F71">
                <wp:simplePos x="0" y="0"/>
                <wp:positionH relativeFrom="page">
                  <wp:posOffset>3280410</wp:posOffset>
                </wp:positionH>
                <wp:positionV relativeFrom="paragraph">
                  <wp:posOffset>-243205</wp:posOffset>
                </wp:positionV>
                <wp:extent cx="142875" cy="196850"/>
                <wp:effectExtent l="3810" t="4445" r="0" b="0"/>
                <wp:wrapNone/>
                <wp:docPr id="738" name="Text Box 7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2875" cy="196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AA51990" w14:textId="77777777" w:rsidR="00B0570F" w:rsidRDefault="00B0570F">
                            <w:pPr>
                              <w:spacing w:line="306" w:lineRule="exact"/>
                              <w:rPr>
                                <w:rFonts w:ascii="Georgia"/>
                                <w:i/>
                                <w:sz w:val="21"/>
                              </w:rPr>
                            </w:pPr>
                            <w:r>
                              <w:rPr>
                                <w:rFonts w:ascii="Arial Unicode MS"/>
                                <w:w w:val="90"/>
                                <w:sz w:val="21"/>
                              </w:rPr>
                              <w:t>4</w:t>
                            </w:r>
                            <w:r>
                              <w:rPr>
                                <w:rFonts w:ascii="Georgia"/>
                                <w:i/>
                                <w:w w:val="90"/>
                                <w:sz w:val="21"/>
                              </w:rPr>
                              <w:t>a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4FE1BCC" id="Text Box 714" o:spid="_x0000_s1502" type="#_x0000_t202" style="position:absolute;left:0;text-align:left;margin-left:258.3pt;margin-top:-19.15pt;width:11.25pt;height:15.5pt;z-index:-2515077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" filled="f" stroked="f">
                <v:textbox inset="0,0,0,0">
                  <w:txbxContent>
                    <w:p w14:paraId="4AA51990" w14:textId="77777777" w:rsidR="00B0570F" w:rsidRDefault="00B0570F">
                      <w:pPr>
                        <w:spacing w:line="306" w:lineRule="exact"/>
                        <w:rPr>
                          <w:rFonts w:ascii="Georgia"/>
                          <w:i/>
                          <w:sz w:val="21"/>
                        </w:rPr>
                      </w:pPr>
                      <w:r>
                        <w:rPr>
                          <w:rFonts w:ascii="Arial Unicode MS"/>
                          <w:w w:val="90"/>
                          <w:sz w:val="21"/>
                        </w:rPr>
                        <w:t>4</w:t>
                      </w:r>
                      <w:r>
                        <w:rPr>
                          <w:rFonts w:ascii="Georgia"/>
                          <w:i/>
                          <w:w w:val="90"/>
                          <w:sz w:val="21"/>
                        </w:rPr>
                        <w:t>a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810816" behindDoc="1" locked="0" layoutInCell="1" allowOverlap="1" wp14:anchorId="7BC32EF7" wp14:editId="09EDAD6C">
                <wp:simplePos x="0" y="0"/>
                <wp:positionH relativeFrom="page">
                  <wp:posOffset>5034280</wp:posOffset>
                </wp:positionH>
                <wp:positionV relativeFrom="paragraph">
                  <wp:posOffset>-190500</wp:posOffset>
                </wp:positionV>
                <wp:extent cx="85090" cy="139065"/>
                <wp:effectExtent l="0" t="0" r="0" b="3810"/>
                <wp:wrapNone/>
                <wp:docPr id="737" name="Text Box 7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090" cy="1390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C53FA6E" w14:textId="77777777" w:rsidR="00B0570F" w:rsidRDefault="00B0570F">
                            <w:pPr>
                              <w:spacing w:line="212" w:lineRule="exact"/>
                              <w:rPr>
                                <w:rFonts w:ascii="Georgia"/>
                                <w:i/>
                                <w:sz w:val="21"/>
                              </w:rPr>
                            </w:pPr>
                            <w:r>
                              <w:rPr>
                                <w:rFonts w:ascii="Georgia"/>
                                <w:i/>
                                <w:w w:val="108"/>
                                <w:sz w:val="21"/>
                              </w:rPr>
                              <w:t>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BC32EF7" id="Text Box 713" o:spid="_x0000_s1503" type="#_x0000_t202" style="position:absolute;left:0;text-align:left;margin-left:396.4pt;margin-top:-15pt;width:6.7pt;height:10.95pt;z-index:-251505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" filled="f" stroked="f">
                <v:textbox inset="0,0,0,0">
                  <w:txbxContent>
                    <w:p w14:paraId="3C53FA6E" w14:textId="77777777" w:rsidR="00B0570F" w:rsidRDefault="00B0570F">
                      <w:pPr>
                        <w:spacing w:line="212" w:lineRule="exact"/>
                        <w:rPr>
                          <w:rFonts w:ascii="Georgia"/>
                          <w:i/>
                          <w:sz w:val="21"/>
                        </w:rPr>
                      </w:pPr>
                      <w:r>
                        <w:rPr>
                          <w:rFonts w:ascii="Georgia"/>
                          <w:i/>
                          <w:w w:val="108"/>
                          <w:sz w:val="21"/>
                        </w:rPr>
                        <w:t>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FA655D">
        <w:t xml:space="preserve">According to (5.44), the proposed equation gives a linear relation </w:t>
      </w:r>
      <w:del w:id="605" w:author="Raghda Wahdan" w:date="2017-11-19T00:10:00Z">
        <w:r w:rsidR="00FA655D" w:rsidDel="00171D0A">
          <w:delText>wrt.</w:delText>
        </w:r>
      </w:del>
      <w:ins w:id="606" w:author="Raghda Wahdan" w:date="2017-11-19T00:10:00Z">
        <w:r w:rsidR="00171D0A">
          <w:t>with reference to</w:t>
        </w:r>
      </w:ins>
      <w:r w:rsidR="00FA655D">
        <w:t xml:space="preserve"> the number</w:t>
      </w:r>
      <w:r w:rsidR="00FA655D">
        <w:rPr>
          <w:spacing w:val="-17"/>
        </w:rPr>
        <w:t xml:space="preserve"> </w:t>
      </w:r>
      <w:r w:rsidR="00FA655D">
        <w:t>of</w:t>
      </w:r>
      <w:r w:rsidR="00FA655D">
        <w:rPr>
          <w:spacing w:val="-17"/>
        </w:rPr>
        <w:t xml:space="preserve"> </w:t>
      </w:r>
      <w:r w:rsidR="00FA655D">
        <w:t>tags</w:t>
      </w:r>
      <w:r w:rsidR="00FA655D">
        <w:rPr>
          <w:spacing w:val="-17"/>
        </w:rPr>
        <w:t xml:space="preserve"> </w:t>
      </w:r>
      <w:r w:rsidR="00FA655D">
        <w:rPr>
          <w:rFonts w:ascii="Bookman Old Style" w:hAnsi="Bookman Old Style"/>
          <w:i/>
        </w:rPr>
        <w:t>n</w:t>
      </w:r>
      <w:r w:rsidR="00FA655D">
        <w:t>,</w:t>
      </w:r>
      <w:r w:rsidR="00FA655D">
        <w:rPr>
          <w:spacing w:val="-15"/>
        </w:rPr>
        <w:t xml:space="preserve"> </w:t>
      </w:r>
      <w:r w:rsidR="00FA655D">
        <w:t>and</w:t>
      </w:r>
      <w:r w:rsidR="00FA655D">
        <w:rPr>
          <w:spacing w:val="-17"/>
        </w:rPr>
        <w:t xml:space="preserve"> </w:t>
      </w:r>
      <w:r w:rsidR="00FA655D">
        <w:t>includes</w:t>
      </w:r>
      <w:r w:rsidR="00FA655D">
        <w:rPr>
          <w:spacing w:val="-17"/>
        </w:rPr>
        <w:t xml:space="preserve"> </w:t>
      </w:r>
      <w:r w:rsidR="00FA655D">
        <w:t>the</w:t>
      </w:r>
      <w:r w:rsidR="00FA655D">
        <w:rPr>
          <w:spacing w:val="-17"/>
        </w:rPr>
        <w:t xml:space="preserve"> </w:t>
      </w:r>
      <w:r w:rsidR="00FA655D">
        <w:t>effect</w:t>
      </w:r>
      <w:r w:rsidR="00FA655D">
        <w:rPr>
          <w:spacing w:val="-17"/>
        </w:rPr>
        <w:t xml:space="preserve"> </w:t>
      </w:r>
      <w:r w:rsidR="00FA655D">
        <w:t>of</w:t>
      </w:r>
      <w:r w:rsidR="00FA655D">
        <w:rPr>
          <w:spacing w:val="-17"/>
        </w:rPr>
        <w:t xml:space="preserve"> </w:t>
      </w:r>
      <w:r w:rsidR="00FA655D">
        <w:t>different</w:t>
      </w:r>
      <w:r w:rsidR="00FA655D">
        <w:rPr>
          <w:spacing w:val="-17"/>
        </w:rPr>
        <w:t xml:space="preserve"> </w:t>
      </w:r>
      <w:r w:rsidR="00FA655D">
        <w:t>collision</w:t>
      </w:r>
      <w:r w:rsidR="00FA655D">
        <w:rPr>
          <w:spacing w:val="-17"/>
        </w:rPr>
        <w:t xml:space="preserve"> </w:t>
      </w:r>
      <w:r w:rsidR="00FA655D">
        <w:rPr>
          <w:spacing w:val="-3"/>
        </w:rPr>
        <w:t>recovery</w:t>
      </w:r>
      <w:r w:rsidR="00FA655D">
        <w:rPr>
          <w:spacing w:val="-17"/>
        </w:rPr>
        <w:t xml:space="preserve"> </w:t>
      </w:r>
      <w:r w:rsidR="00FA655D">
        <w:t>coeffi-</w:t>
      </w:r>
      <w:del w:id="607" w:author="Raghda Wahdan" w:date="2017-11-19T00:10:00Z">
        <w:r w:rsidR="00FA655D" w:rsidDel="00171D0A">
          <w:delText xml:space="preserve"> </w:delText>
        </w:r>
      </w:del>
      <w:r w:rsidR="00FA655D">
        <w:t xml:space="preserve">cients. In case that the RFID reader has no collision resolving </w:t>
      </w:r>
      <w:r w:rsidR="00FA655D">
        <w:rPr>
          <w:spacing w:val="-3"/>
        </w:rPr>
        <w:t xml:space="preserve">capability, </w:t>
      </w:r>
      <w:r w:rsidR="00FA655D">
        <w:t xml:space="preserve">i.e. </w:t>
      </w:r>
      <w:r w:rsidR="00FA655D">
        <w:rPr>
          <w:rFonts w:ascii="Bookman Old Style" w:hAnsi="Bookman Old Style"/>
          <w:i/>
        </w:rPr>
        <w:t>α</w:t>
      </w:r>
      <w:r w:rsidR="00FA655D">
        <w:rPr>
          <w:rFonts w:ascii="Tahoma" w:hAnsi="Tahoma"/>
          <w:position w:val="-3"/>
          <w:sz w:val="16"/>
        </w:rPr>
        <w:t xml:space="preserve">2 </w:t>
      </w:r>
      <w:r w:rsidR="00FA655D">
        <w:rPr>
          <w:rFonts w:ascii="Arial Unicode MS" w:hAnsi="Arial Unicode MS"/>
        </w:rPr>
        <w:t xml:space="preserve">= </w:t>
      </w:r>
      <w:r w:rsidR="00FA655D">
        <w:rPr>
          <w:rFonts w:ascii="Bookman Old Style" w:hAnsi="Bookman Old Style"/>
          <w:i/>
        </w:rPr>
        <w:t>α</w:t>
      </w:r>
      <w:r w:rsidR="00FA655D">
        <w:rPr>
          <w:rFonts w:ascii="Tahoma" w:hAnsi="Tahoma"/>
          <w:position w:val="-3"/>
          <w:sz w:val="16"/>
        </w:rPr>
        <w:t xml:space="preserve">3 </w:t>
      </w:r>
      <w:r w:rsidR="00FA655D">
        <w:rPr>
          <w:rFonts w:ascii="Arial Unicode MS" w:hAnsi="Arial Unicode MS"/>
        </w:rPr>
        <w:t xml:space="preserve">= </w:t>
      </w:r>
      <w:r w:rsidR="00FA655D">
        <w:rPr>
          <w:rFonts w:ascii="Bookman Old Style" w:hAnsi="Bookman Old Style"/>
          <w:i/>
        </w:rPr>
        <w:t>α</w:t>
      </w:r>
      <w:r w:rsidR="00FA655D">
        <w:rPr>
          <w:rFonts w:ascii="Tahoma" w:hAnsi="Tahoma"/>
          <w:position w:val="-3"/>
          <w:sz w:val="16"/>
        </w:rPr>
        <w:t xml:space="preserve">4 </w:t>
      </w:r>
      <w:r w:rsidR="00FA655D">
        <w:rPr>
          <w:rFonts w:ascii="Arial Unicode MS" w:hAnsi="Arial Unicode MS"/>
        </w:rPr>
        <w:t>= 0</w:t>
      </w:r>
      <w:r w:rsidR="00FA655D">
        <w:t xml:space="preserve">, the proposed formula gives </w:t>
      </w:r>
      <w:r w:rsidR="00FA655D">
        <w:rPr>
          <w:rFonts w:ascii="Bookman Old Style" w:hAnsi="Bookman Old Style"/>
          <w:i/>
          <w:spacing w:val="5"/>
        </w:rPr>
        <w:t>L</w:t>
      </w:r>
      <w:r w:rsidR="00FA655D">
        <w:rPr>
          <w:rFonts w:ascii="Arial" w:hAnsi="Arial"/>
          <w:i/>
          <w:spacing w:val="5"/>
          <w:position w:val="-3"/>
          <w:sz w:val="16"/>
        </w:rPr>
        <w:t xml:space="preserve">MCRC  </w:t>
      </w:r>
      <w:r w:rsidR="00FA655D">
        <w:rPr>
          <w:rFonts w:ascii="Arial Unicode MS" w:hAnsi="Arial Unicode MS"/>
        </w:rPr>
        <w:t xml:space="preserve">= </w:t>
      </w:r>
      <w:r w:rsidR="00FA655D">
        <w:rPr>
          <w:rFonts w:ascii="Bookman Old Style" w:hAnsi="Bookman Old Style"/>
          <w:i/>
        </w:rPr>
        <w:t>n</w:t>
      </w:r>
      <w:r w:rsidR="00FA655D">
        <w:t>, which is identical to</w:t>
      </w:r>
      <w:r w:rsidR="00FA655D">
        <w:rPr>
          <w:spacing w:val="-11"/>
        </w:rPr>
        <w:t xml:space="preserve"> </w:t>
      </w:r>
      <w:r w:rsidR="00FA655D">
        <w:t>the</w:t>
      </w:r>
      <w:r w:rsidR="00FA655D">
        <w:rPr>
          <w:spacing w:val="-11"/>
        </w:rPr>
        <w:t xml:space="preserve"> </w:t>
      </w:r>
      <w:r w:rsidR="00FA655D">
        <w:t>frame</w:t>
      </w:r>
      <w:r w:rsidR="00FA655D">
        <w:rPr>
          <w:spacing w:val="-11"/>
        </w:rPr>
        <w:t xml:space="preserve"> </w:t>
      </w:r>
      <w:r w:rsidR="00FA655D">
        <w:t>length</w:t>
      </w:r>
      <w:r w:rsidR="00FA655D">
        <w:rPr>
          <w:spacing w:val="-11"/>
        </w:rPr>
        <w:t xml:space="preserve"> </w:t>
      </w:r>
      <w:r w:rsidR="00FA655D">
        <w:t>in</w:t>
      </w:r>
      <w:r w:rsidR="00FA655D">
        <w:rPr>
          <w:spacing w:val="-11"/>
        </w:rPr>
        <w:t xml:space="preserve"> </w:t>
      </w:r>
      <w:r w:rsidR="00FA655D">
        <w:t>the</w:t>
      </w:r>
      <w:r w:rsidR="00FA655D">
        <w:rPr>
          <w:spacing w:val="-11"/>
        </w:rPr>
        <w:t xml:space="preserve"> </w:t>
      </w:r>
      <w:r w:rsidR="00FA655D">
        <w:rPr>
          <w:spacing w:val="-3"/>
        </w:rPr>
        <w:t>conventional</w:t>
      </w:r>
      <w:r w:rsidR="00FA655D">
        <w:rPr>
          <w:spacing w:val="-11"/>
        </w:rPr>
        <w:t xml:space="preserve"> </w:t>
      </w:r>
      <w:r w:rsidR="00FA655D">
        <w:t>case.</w:t>
      </w:r>
      <w:r w:rsidR="00FA655D">
        <w:rPr>
          <w:spacing w:val="10"/>
        </w:rPr>
        <w:t xml:space="preserve"> </w:t>
      </w:r>
      <w:r w:rsidR="00FA655D">
        <w:t>When</w:t>
      </w:r>
      <w:r w:rsidR="00FA655D">
        <w:rPr>
          <w:spacing w:val="-11"/>
        </w:rPr>
        <w:t xml:space="preserve"> </w:t>
      </w:r>
      <w:r w:rsidR="00FA655D">
        <w:t>the</w:t>
      </w:r>
      <w:r w:rsidR="00FA655D">
        <w:rPr>
          <w:spacing w:val="-11"/>
        </w:rPr>
        <w:t xml:space="preserve"> </w:t>
      </w:r>
      <w:r w:rsidR="00FA655D">
        <w:t>RFID</w:t>
      </w:r>
      <w:r w:rsidR="00FA655D">
        <w:rPr>
          <w:spacing w:val="-11"/>
        </w:rPr>
        <w:t xml:space="preserve"> </w:t>
      </w:r>
      <w:r w:rsidR="00FA655D">
        <w:t>reader</w:t>
      </w:r>
      <w:r w:rsidR="00FA655D">
        <w:rPr>
          <w:spacing w:val="-11"/>
        </w:rPr>
        <w:t xml:space="preserve"> </w:t>
      </w:r>
      <w:r w:rsidR="00FA655D">
        <w:t>has</w:t>
      </w:r>
      <w:r w:rsidR="00FA655D">
        <w:rPr>
          <w:spacing w:val="-11"/>
        </w:rPr>
        <w:t xml:space="preserve"> </w:t>
      </w:r>
      <w:r w:rsidR="00FA655D">
        <w:t>a</w:t>
      </w:r>
      <w:r w:rsidR="00FA655D">
        <w:rPr>
          <w:spacing w:val="-11"/>
        </w:rPr>
        <w:t xml:space="preserve"> </w:t>
      </w:r>
      <w:r w:rsidR="00FA655D">
        <w:t>full and</w:t>
      </w:r>
      <w:r w:rsidR="00FA655D">
        <w:rPr>
          <w:spacing w:val="-39"/>
        </w:rPr>
        <w:t xml:space="preserve"> </w:t>
      </w:r>
      <w:r w:rsidR="00FA655D">
        <w:t>equal</w:t>
      </w:r>
      <w:r w:rsidR="00FA655D">
        <w:rPr>
          <w:spacing w:val="-39"/>
        </w:rPr>
        <w:t xml:space="preserve"> </w:t>
      </w:r>
      <w:r w:rsidR="00FA655D">
        <w:t>collision</w:t>
      </w:r>
      <w:r w:rsidR="00FA655D">
        <w:rPr>
          <w:spacing w:val="-39"/>
        </w:rPr>
        <w:t xml:space="preserve"> </w:t>
      </w:r>
      <w:r w:rsidR="00FA655D">
        <w:t>resolving</w:t>
      </w:r>
      <w:r w:rsidR="00FA655D">
        <w:rPr>
          <w:spacing w:val="-39"/>
        </w:rPr>
        <w:t xml:space="preserve"> </w:t>
      </w:r>
      <w:r w:rsidR="00FA655D">
        <w:t>capability</w:t>
      </w:r>
      <w:r w:rsidR="00FA655D">
        <w:rPr>
          <w:spacing w:val="-39"/>
        </w:rPr>
        <w:t xml:space="preserve"> </w:t>
      </w:r>
      <w:r w:rsidR="00FA655D">
        <w:t>for</w:t>
      </w:r>
      <w:r w:rsidR="00FA655D">
        <w:rPr>
          <w:spacing w:val="-39"/>
        </w:rPr>
        <w:t xml:space="preserve"> </w:t>
      </w:r>
      <w:r w:rsidR="00FA655D">
        <w:t>the</w:t>
      </w:r>
      <w:r w:rsidR="00FA655D">
        <w:rPr>
          <w:spacing w:val="-39"/>
        </w:rPr>
        <w:t xml:space="preserve"> </w:t>
      </w:r>
      <w:r w:rsidR="00FA655D">
        <w:rPr>
          <w:spacing w:val="-4"/>
        </w:rPr>
        <w:t>two,</w:t>
      </w:r>
      <w:r w:rsidR="00FA655D">
        <w:rPr>
          <w:spacing w:val="-38"/>
        </w:rPr>
        <w:t xml:space="preserve"> </w:t>
      </w:r>
      <w:r w:rsidR="00FA655D">
        <w:t>three,</w:t>
      </w:r>
      <w:r w:rsidR="00FA655D">
        <w:rPr>
          <w:spacing w:val="-38"/>
        </w:rPr>
        <w:t xml:space="preserve"> </w:t>
      </w:r>
      <w:r w:rsidR="00FA655D">
        <w:t>and</w:t>
      </w:r>
      <w:r w:rsidR="00FA655D">
        <w:rPr>
          <w:spacing w:val="-39"/>
        </w:rPr>
        <w:t xml:space="preserve"> </w:t>
      </w:r>
      <w:r w:rsidR="00FA655D">
        <w:t>four</w:t>
      </w:r>
      <w:r w:rsidR="00FA655D">
        <w:rPr>
          <w:spacing w:val="-39"/>
        </w:rPr>
        <w:t xml:space="preserve"> </w:t>
      </w:r>
      <w:r w:rsidR="00FA655D">
        <w:t>collided</w:t>
      </w:r>
      <w:r w:rsidR="00FA655D">
        <w:rPr>
          <w:spacing w:val="-39"/>
        </w:rPr>
        <w:t xml:space="preserve"> </w:t>
      </w:r>
      <w:r w:rsidR="00FA655D">
        <w:t xml:space="preserve">tags per slot, i.e. </w:t>
      </w:r>
      <w:r w:rsidR="00FA655D">
        <w:rPr>
          <w:rFonts w:ascii="Bookman Old Style" w:hAnsi="Bookman Old Style"/>
          <w:i/>
        </w:rPr>
        <w:t>α</w:t>
      </w:r>
      <w:r w:rsidR="00FA655D">
        <w:rPr>
          <w:rFonts w:ascii="Tahoma" w:hAnsi="Tahoma"/>
          <w:position w:val="-3"/>
          <w:sz w:val="16"/>
        </w:rPr>
        <w:t xml:space="preserve">2 </w:t>
      </w:r>
      <w:r w:rsidR="00FA655D">
        <w:rPr>
          <w:rFonts w:ascii="Arial Unicode MS" w:hAnsi="Arial Unicode MS"/>
        </w:rPr>
        <w:t xml:space="preserve">= </w:t>
      </w:r>
      <w:r w:rsidR="00FA655D">
        <w:rPr>
          <w:rFonts w:ascii="Bookman Old Style" w:hAnsi="Bookman Old Style"/>
          <w:i/>
        </w:rPr>
        <w:t>α</w:t>
      </w:r>
      <w:r w:rsidR="00FA655D">
        <w:rPr>
          <w:rFonts w:ascii="Tahoma" w:hAnsi="Tahoma"/>
          <w:position w:val="-3"/>
          <w:sz w:val="16"/>
        </w:rPr>
        <w:t xml:space="preserve">3 </w:t>
      </w:r>
      <w:r w:rsidR="00FA655D">
        <w:rPr>
          <w:rFonts w:ascii="Arial Unicode MS" w:hAnsi="Arial Unicode MS"/>
        </w:rPr>
        <w:t xml:space="preserve">= </w:t>
      </w:r>
      <w:r w:rsidR="00FA655D">
        <w:rPr>
          <w:rFonts w:ascii="Bookman Old Style" w:hAnsi="Bookman Old Style"/>
          <w:i/>
        </w:rPr>
        <w:t>α</w:t>
      </w:r>
      <w:r w:rsidR="00FA655D">
        <w:rPr>
          <w:rFonts w:ascii="Tahoma" w:hAnsi="Tahoma"/>
          <w:position w:val="-3"/>
          <w:sz w:val="16"/>
        </w:rPr>
        <w:t xml:space="preserve">4 </w:t>
      </w:r>
      <w:r w:rsidR="00FA655D">
        <w:rPr>
          <w:rFonts w:ascii="Arial Unicode MS" w:hAnsi="Arial Unicode MS"/>
        </w:rPr>
        <w:t>= 1</w:t>
      </w:r>
      <w:r w:rsidR="00FA655D">
        <w:t xml:space="preserve">, the proposed formula gives </w:t>
      </w:r>
      <w:r w:rsidR="00FA655D">
        <w:rPr>
          <w:rFonts w:ascii="Bookman Old Style" w:hAnsi="Bookman Old Style"/>
          <w:i/>
          <w:spacing w:val="5"/>
        </w:rPr>
        <w:t>L</w:t>
      </w:r>
      <w:r w:rsidR="00FA655D">
        <w:rPr>
          <w:rFonts w:ascii="Arial" w:hAnsi="Arial"/>
          <w:i/>
          <w:spacing w:val="5"/>
          <w:position w:val="-3"/>
          <w:sz w:val="16"/>
        </w:rPr>
        <w:t xml:space="preserve">MCRC  </w:t>
      </w:r>
      <w:r w:rsidR="00FA655D">
        <w:rPr>
          <w:rFonts w:ascii="Arial Unicode MS" w:hAnsi="Arial Unicode MS"/>
        </w:rPr>
        <w:t>= 0</w:t>
      </w:r>
      <w:r w:rsidR="00FA655D">
        <w:rPr>
          <w:rFonts w:ascii="Bookman Old Style" w:hAnsi="Bookman Old Style"/>
          <w:i/>
        </w:rPr>
        <w:t>.</w:t>
      </w:r>
      <w:r w:rsidR="00FA655D">
        <w:rPr>
          <w:rFonts w:ascii="Arial Unicode MS" w:hAnsi="Arial Unicode MS"/>
        </w:rPr>
        <w:t xml:space="preserve">452 </w:t>
      </w:r>
      <w:r w:rsidR="00FA655D">
        <w:rPr>
          <w:rFonts w:ascii="Arial" w:hAnsi="Arial"/>
          <w:i/>
        </w:rPr>
        <w:t>·</w:t>
      </w:r>
      <w:r w:rsidR="00FA655D">
        <w:rPr>
          <w:rFonts w:ascii="Arial" w:hAnsi="Arial"/>
          <w:i/>
          <w:spacing w:val="-3"/>
        </w:rPr>
        <w:t xml:space="preserve"> </w:t>
      </w:r>
      <w:r w:rsidR="00FA655D">
        <w:rPr>
          <w:rFonts w:ascii="Bookman Old Style" w:hAnsi="Bookman Old Style"/>
          <w:i/>
        </w:rPr>
        <w:t>n</w:t>
      </w:r>
      <w:r w:rsidR="00FA655D">
        <w:t>,</w:t>
      </w:r>
    </w:p>
    <w:p w14:paraId="12F86D9E" w14:textId="77777777" w:rsidR="00ED6B8B" w:rsidRDefault="00ED6B8B">
      <w:pPr>
        <w:spacing w:line="358" w:lineRule="exact"/>
        <w:sectPr w:rsidR="00ED6B8B">
          <w:type w:val="continuous"/>
          <w:pgSz w:w="11910" w:h="16840"/>
          <w:pgMar w:top="1580" w:right="1620" w:bottom="280" w:left="1680" w:header="720" w:footer="720" w:gutter="0"/>
          <w:cols w:space="720"/>
        </w:sectPr>
        <w:pPrChange w:id="608" w:author="Raghda Wahdan" w:date="2017-11-06T13:08:00Z">
          <w:pPr>
            <w:spacing w:line="358" w:lineRule="exact"/>
            <w:jc w:val="both"/>
          </w:pPr>
        </w:pPrChange>
      </w:pPr>
    </w:p>
    <w:p w14:paraId="5F91F1C8" w14:textId="77777777" w:rsidR="00ED6B8B" w:rsidRDefault="00ED6B8B" w:rsidP="00F672C4">
      <w:pPr>
        <w:pStyle w:val="BodyText"/>
        <w:spacing w:before="7"/>
        <w:rPr>
          <w:sz w:val="25"/>
        </w:rPr>
      </w:pPr>
    </w:p>
    <w:p w14:paraId="7CF56603" w14:textId="77777777" w:rsidR="00ED6B8B" w:rsidRDefault="00890932" w:rsidP="00F672C4">
      <w:pPr>
        <w:spacing w:before="79"/>
        <w:ind w:left="579"/>
        <w:rPr>
          <w:rFonts w:ascii="Calibri"/>
          <w:sz w:val="20"/>
        </w:rPr>
      </w:pPr>
      <w:r>
        <w:rPr>
          <w:noProof/>
          <w:lang w:val="en-GB" w:eastAsia="en-GB"/>
        </w:rPr>
        <mc:AlternateContent>
          <mc:Choice Requires="wpg">
            <w:drawing>
              <wp:anchor distT="0" distB="0" distL="114300" distR="114300" simplePos="0" relativeHeight="251509760" behindDoc="0" locked="0" layoutInCell="1" allowOverlap="1" wp14:anchorId="7E22CD17" wp14:editId="1822E8CA">
                <wp:simplePos x="0" y="0"/>
                <wp:positionH relativeFrom="page">
                  <wp:posOffset>1567180</wp:posOffset>
                </wp:positionH>
                <wp:positionV relativeFrom="paragraph">
                  <wp:posOffset>109855</wp:posOffset>
                </wp:positionV>
                <wp:extent cx="4428490" cy="2424430"/>
                <wp:effectExtent l="5080" t="5080" r="5080" b="0"/>
                <wp:wrapNone/>
                <wp:docPr id="729" name="Group 7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428490" cy="2424430"/>
                          <a:chOff x="2468" y="173"/>
                          <a:chExt cx="6974" cy="3818"/>
                        </a:xfrm>
                      </wpg:grpSpPr>
                      <wps:wsp>
                        <wps:cNvPr id="730" name="Freeform 712"/>
                        <wps:cNvSpPr>
                          <a:spLocks/>
                        </wps:cNvSpPr>
                        <wps:spPr bwMode="auto">
                          <a:xfrm>
                            <a:off x="2480" y="339"/>
                            <a:ext cx="6950" cy="3621"/>
                          </a:xfrm>
                          <a:custGeom>
                            <a:avLst/>
                            <a:gdLst>
                              <a:gd name="T0" fmla="+- 0 2480 2480"/>
                              <a:gd name="T1" fmla="*/ T0 w 6950"/>
                              <a:gd name="T2" fmla="+- 0 3960 339"/>
                              <a:gd name="T3" fmla="*/ 3960 h 3621"/>
                              <a:gd name="T4" fmla="+- 0 3171 2480"/>
                              <a:gd name="T5" fmla="*/ T4 w 6950"/>
                              <a:gd name="T6" fmla="+- 0 3550 339"/>
                              <a:gd name="T7" fmla="*/ 3550 h 3621"/>
                              <a:gd name="T8" fmla="+- 0 3867 2480"/>
                              <a:gd name="T9" fmla="*/ T8 w 6950"/>
                              <a:gd name="T10" fmla="+- 0 3085 339"/>
                              <a:gd name="T11" fmla="*/ 3085 h 3621"/>
                              <a:gd name="T12" fmla="+- 0 4563 2480"/>
                              <a:gd name="T13" fmla="*/ T12 w 6950"/>
                              <a:gd name="T14" fmla="+- 0 2592 339"/>
                              <a:gd name="T15" fmla="*/ 2592 h 3621"/>
                              <a:gd name="T16" fmla="+- 0 5255 2480"/>
                              <a:gd name="T17" fmla="*/ T16 w 6950"/>
                              <a:gd name="T18" fmla="+- 0 2117 339"/>
                              <a:gd name="T19" fmla="*/ 2117 h 3621"/>
                              <a:gd name="T20" fmla="+- 0 5950 2480"/>
                              <a:gd name="T21" fmla="*/ T20 w 6950"/>
                              <a:gd name="T22" fmla="+- 0 1689 339"/>
                              <a:gd name="T23" fmla="*/ 1689 h 3621"/>
                              <a:gd name="T24" fmla="+- 0 6646 2480"/>
                              <a:gd name="T25" fmla="*/ T24 w 6950"/>
                              <a:gd name="T26" fmla="+- 0 1302 339"/>
                              <a:gd name="T27" fmla="*/ 1302 h 3621"/>
                              <a:gd name="T28" fmla="+- 0 7337 2480"/>
                              <a:gd name="T29" fmla="*/ T28 w 6950"/>
                              <a:gd name="T30" fmla="+- 0 989 339"/>
                              <a:gd name="T31" fmla="*/ 989 h 3621"/>
                              <a:gd name="T32" fmla="+- 0 8033 2480"/>
                              <a:gd name="T33" fmla="*/ T32 w 6950"/>
                              <a:gd name="T34" fmla="+- 0 735 339"/>
                              <a:gd name="T35" fmla="*/ 735 h 3621"/>
                              <a:gd name="T36" fmla="+- 0 8729 2480"/>
                              <a:gd name="T37" fmla="*/ T36 w 6950"/>
                              <a:gd name="T38" fmla="+- 0 509 339"/>
                              <a:gd name="T39" fmla="*/ 509 h 3621"/>
                              <a:gd name="T40" fmla="+- 0 9425 2480"/>
                              <a:gd name="T41" fmla="*/ T40 w 6950"/>
                              <a:gd name="T42" fmla="+- 0 339 339"/>
                              <a:gd name="T43" fmla="*/ 339 h 3621"/>
                              <a:gd name="T44" fmla="+- 0 9430 2480"/>
                              <a:gd name="T45" fmla="*/ T44 w 6950"/>
                              <a:gd name="T46" fmla="+- 0 339 339"/>
                              <a:gd name="T47" fmla="*/ 339 h 362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6950" h="3621">
                                <a:moveTo>
                                  <a:pt x="0" y="3621"/>
                                </a:moveTo>
                                <a:lnTo>
                                  <a:pt x="691" y="3211"/>
                                </a:lnTo>
                                <a:lnTo>
                                  <a:pt x="1387" y="2746"/>
                                </a:lnTo>
                                <a:lnTo>
                                  <a:pt x="2083" y="2253"/>
                                </a:lnTo>
                                <a:lnTo>
                                  <a:pt x="2775" y="1778"/>
                                </a:lnTo>
                                <a:lnTo>
                                  <a:pt x="3470" y="1350"/>
                                </a:lnTo>
                                <a:lnTo>
                                  <a:pt x="4166" y="963"/>
                                </a:lnTo>
                                <a:lnTo>
                                  <a:pt x="4857" y="650"/>
                                </a:lnTo>
                                <a:lnTo>
                                  <a:pt x="5553" y="396"/>
                                </a:lnTo>
                                <a:lnTo>
                                  <a:pt x="6249" y="170"/>
                                </a:lnTo>
                                <a:lnTo>
                                  <a:pt x="6945" y="0"/>
                                </a:lnTo>
                                <a:lnTo>
                                  <a:pt x="6950" y="0"/>
                                </a:lnTo>
                              </a:path>
                            </a:pathLst>
                          </a:custGeom>
                          <a:noFill/>
                          <a:ln w="14626">
                            <a:solidFill>
                              <a:srgbClr val="000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1" name="Freeform 711"/>
                        <wps:cNvSpPr>
                          <a:spLocks/>
                        </wps:cNvSpPr>
                        <wps:spPr bwMode="auto">
                          <a:xfrm>
                            <a:off x="2480" y="1256"/>
                            <a:ext cx="6950" cy="2681"/>
                          </a:xfrm>
                          <a:custGeom>
                            <a:avLst/>
                            <a:gdLst>
                              <a:gd name="T0" fmla="+- 0 2480 2480"/>
                              <a:gd name="T1" fmla="*/ T0 w 6950"/>
                              <a:gd name="T2" fmla="+- 0 3937 1256"/>
                              <a:gd name="T3" fmla="*/ 3937 h 2681"/>
                              <a:gd name="T4" fmla="+- 0 3171 2480"/>
                              <a:gd name="T5" fmla="*/ T4 w 6950"/>
                              <a:gd name="T6" fmla="+- 0 3582 1256"/>
                              <a:gd name="T7" fmla="*/ 3582 h 2681"/>
                              <a:gd name="T8" fmla="+- 0 3867 2480"/>
                              <a:gd name="T9" fmla="*/ T8 w 6950"/>
                              <a:gd name="T10" fmla="+- 0 3186 1256"/>
                              <a:gd name="T11" fmla="*/ 3186 h 2681"/>
                              <a:gd name="T12" fmla="+- 0 4563 2480"/>
                              <a:gd name="T13" fmla="*/ T12 w 6950"/>
                              <a:gd name="T14" fmla="+- 0 2808 1256"/>
                              <a:gd name="T15" fmla="*/ 2808 h 2681"/>
                              <a:gd name="T16" fmla="+- 0 5255 2480"/>
                              <a:gd name="T17" fmla="*/ T16 w 6950"/>
                              <a:gd name="T18" fmla="+- 0 2467 1256"/>
                              <a:gd name="T19" fmla="*/ 2467 h 2681"/>
                              <a:gd name="T20" fmla="+- 0 5950 2480"/>
                              <a:gd name="T21" fmla="*/ T20 w 6950"/>
                              <a:gd name="T22" fmla="+- 0 2150 1256"/>
                              <a:gd name="T23" fmla="*/ 2150 h 2681"/>
                              <a:gd name="T24" fmla="+- 0 6646 2480"/>
                              <a:gd name="T25" fmla="*/ T24 w 6950"/>
                              <a:gd name="T26" fmla="+- 0 1882 1256"/>
                              <a:gd name="T27" fmla="*/ 1882 h 2681"/>
                              <a:gd name="T28" fmla="+- 0 7337 2480"/>
                              <a:gd name="T29" fmla="*/ T28 w 6950"/>
                              <a:gd name="T30" fmla="+- 0 1657 1256"/>
                              <a:gd name="T31" fmla="*/ 1657 h 2681"/>
                              <a:gd name="T32" fmla="+- 0 8033 2480"/>
                              <a:gd name="T33" fmla="*/ T32 w 6950"/>
                              <a:gd name="T34" fmla="+- 0 1491 1256"/>
                              <a:gd name="T35" fmla="*/ 1491 h 2681"/>
                              <a:gd name="T36" fmla="+- 0 8729 2480"/>
                              <a:gd name="T37" fmla="*/ T36 w 6950"/>
                              <a:gd name="T38" fmla="+- 0 1353 1256"/>
                              <a:gd name="T39" fmla="*/ 1353 h 2681"/>
                              <a:gd name="T40" fmla="+- 0 9425 2480"/>
                              <a:gd name="T41" fmla="*/ T40 w 6950"/>
                              <a:gd name="T42" fmla="+- 0 1256 1256"/>
                              <a:gd name="T43" fmla="*/ 1256 h 2681"/>
                              <a:gd name="T44" fmla="+- 0 9430 2480"/>
                              <a:gd name="T45" fmla="*/ T44 w 6950"/>
                              <a:gd name="T46" fmla="+- 0 1256 1256"/>
                              <a:gd name="T47" fmla="*/ 1256 h 26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6950" h="2681">
                                <a:moveTo>
                                  <a:pt x="0" y="2681"/>
                                </a:moveTo>
                                <a:lnTo>
                                  <a:pt x="691" y="2326"/>
                                </a:lnTo>
                                <a:lnTo>
                                  <a:pt x="1387" y="1930"/>
                                </a:lnTo>
                                <a:lnTo>
                                  <a:pt x="2083" y="1552"/>
                                </a:lnTo>
                                <a:lnTo>
                                  <a:pt x="2775" y="1211"/>
                                </a:lnTo>
                                <a:lnTo>
                                  <a:pt x="3470" y="894"/>
                                </a:lnTo>
                                <a:lnTo>
                                  <a:pt x="4166" y="626"/>
                                </a:lnTo>
                                <a:lnTo>
                                  <a:pt x="4857" y="401"/>
                                </a:lnTo>
                                <a:lnTo>
                                  <a:pt x="5553" y="235"/>
                                </a:lnTo>
                                <a:lnTo>
                                  <a:pt x="6249" y="97"/>
                                </a:lnTo>
                                <a:lnTo>
                                  <a:pt x="6945" y="0"/>
                                </a:lnTo>
                                <a:lnTo>
                                  <a:pt x="6950" y="0"/>
                                </a:lnTo>
                              </a:path>
                            </a:pathLst>
                          </a:custGeom>
                          <a:noFill/>
                          <a:ln w="14626">
                            <a:solidFill>
                              <a:srgbClr val="FF0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2" name="Freeform 710"/>
                        <wps:cNvSpPr>
                          <a:spLocks/>
                        </wps:cNvSpPr>
                        <wps:spPr bwMode="auto">
                          <a:xfrm>
                            <a:off x="2480" y="2067"/>
                            <a:ext cx="6950" cy="1912"/>
                          </a:xfrm>
                          <a:custGeom>
                            <a:avLst/>
                            <a:gdLst>
                              <a:gd name="T0" fmla="+- 0 2480 2480"/>
                              <a:gd name="T1" fmla="*/ T0 w 6950"/>
                              <a:gd name="T2" fmla="+- 0 3978 2067"/>
                              <a:gd name="T3" fmla="*/ 3978 h 1912"/>
                              <a:gd name="T4" fmla="+- 0 3171 2480"/>
                              <a:gd name="T5" fmla="*/ T4 w 6950"/>
                              <a:gd name="T6" fmla="+- 0 3693 2067"/>
                              <a:gd name="T7" fmla="*/ 3693 h 1912"/>
                              <a:gd name="T8" fmla="+- 0 3867 2480"/>
                              <a:gd name="T9" fmla="*/ T8 w 6950"/>
                              <a:gd name="T10" fmla="+- 0 3380 2067"/>
                              <a:gd name="T11" fmla="*/ 3380 h 1912"/>
                              <a:gd name="T12" fmla="+- 0 4563 2480"/>
                              <a:gd name="T13" fmla="*/ T12 w 6950"/>
                              <a:gd name="T14" fmla="+- 0 3103 2067"/>
                              <a:gd name="T15" fmla="*/ 3103 h 1912"/>
                              <a:gd name="T16" fmla="+- 0 5255 2480"/>
                              <a:gd name="T17" fmla="*/ T16 w 6950"/>
                              <a:gd name="T18" fmla="+- 0 2850 2067"/>
                              <a:gd name="T19" fmla="*/ 2850 h 1912"/>
                              <a:gd name="T20" fmla="+- 0 5950 2480"/>
                              <a:gd name="T21" fmla="*/ T20 w 6950"/>
                              <a:gd name="T22" fmla="+- 0 2624 2067"/>
                              <a:gd name="T23" fmla="*/ 2624 h 1912"/>
                              <a:gd name="T24" fmla="+- 0 6646 2480"/>
                              <a:gd name="T25" fmla="*/ T24 w 6950"/>
                              <a:gd name="T26" fmla="+- 0 2467 2067"/>
                              <a:gd name="T27" fmla="*/ 2467 h 1912"/>
                              <a:gd name="T28" fmla="+- 0 7337 2480"/>
                              <a:gd name="T29" fmla="*/ T28 w 6950"/>
                              <a:gd name="T30" fmla="+- 0 2325 2067"/>
                              <a:gd name="T31" fmla="*/ 2325 h 1912"/>
                              <a:gd name="T32" fmla="+- 0 8033 2480"/>
                              <a:gd name="T33" fmla="*/ T32 w 6950"/>
                              <a:gd name="T34" fmla="+- 0 2223 2067"/>
                              <a:gd name="T35" fmla="*/ 2223 h 1912"/>
                              <a:gd name="T36" fmla="+- 0 8729 2480"/>
                              <a:gd name="T37" fmla="*/ T36 w 6950"/>
                              <a:gd name="T38" fmla="+- 0 2154 2067"/>
                              <a:gd name="T39" fmla="*/ 2154 h 1912"/>
                              <a:gd name="T40" fmla="+- 0 9425 2480"/>
                              <a:gd name="T41" fmla="*/ T40 w 6950"/>
                              <a:gd name="T42" fmla="+- 0 2067 2067"/>
                              <a:gd name="T43" fmla="*/ 2067 h 1912"/>
                              <a:gd name="T44" fmla="+- 0 9430 2480"/>
                              <a:gd name="T45" fmla="*/ T44 w 6950"/>
                              <a:gd name="T46" fmla="+- 0 2067 2067"/>
                              <a:gd name="T47" fmla="*/ 2067 h 191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6950" h="1912">
                                <a:moveTo>
                                  <a:pt x="0" y="1911"/>
                                </a:moveTo>
                                <a:lnTo>
                                  <a:pt x="691" y="1626"/>
                                </a:lnTo>
                                <a:lnTo>
                                  <a:pt x="1387" y="1313"/>
                                </a:lnTo>
                                <a:lnTo>
                                  <a:pt x="2083" y="1036"/>
                                </a:lnTo>
                                <a:lnTo>
                                  <a:pt x="2775" y="783"/>
                                </a:lnTo>
                                <a:lnTo>
                                  <a:pt x="3470" y="557"/>
                                </a:lnTo>
                                <a:lnTo>
                                  <a:pt x="4166" y="400"/>
                                </a:lnTo>
                                <a:lnTo>
                                  <a:pt x="4857" y="258"/>
                                </a:lnTo>
                                <a:lnTo>
                                  <a:pt x="5553" y="156"/>
                                </a:lnTo>
                                <a:lnTo>
                                  <a:pt x="6249" y="87"/>
                                </a:lnTo>
                                <a:lnTo>
                                  <a:pt x="6945" y="0"/>
                                </a:lnTo>
                                <a:lnTo>
                                  <a:pt x="6950" y="0"/>
                                </a:lnTo>
                              </a:path>
                            </a:pathLst>
                          </a:custGeom>
                          <a:noFill/>
                          <a:ln w="14625">
                            <a:solidFill>
                              <a:srgbClr val="000000"/>
                            </a:solidFill>
                            <a:prstDash val="lg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3" name="Rectangle 709"/>
                        <wps:cNvSpPr>
                          <a:spLocks noChangeArrowheads="1"/>
                        </wps:cNvSpPr>
                        <wps:spPr bwMode="auto">
                          <a:xfrm>
                            <a:off x="2480" y="173"/>
                            <a:ext cx="1120" cy="113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4" name="Rectangle 708"/>
                        <wps:cNvSpPr>
                          <a:spLocks noChangeArrowheads="1"/>
                        </wps:cNvSpPr>
                        <wps:spPr bwMode="auto">
                          <a:xfrm>
                            <a:off x="2480" y="173"/>
                            <a:ext cx="1120" cy="1138"/>
                          </a:xfrm>
                          <a:prstGeom prst="rect">
                            <a:avLst/>
                          </a:prstGeom>
                          <a:noFill/>
                          <a:ln w="273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5" name="Freeform 707"/>
                        <wps:cNvSpPr>
                          <a:spLocks/>
                        </wps:cNvSpPr>
                        <wps:spPr bwMode="auto">
                          <a:xfrm>
                            <a:off x="2747" y="334"/>
                            <a:ext cx="51" cy="65"/>
                          </a:xfrm>
                          <a:custGeom>
                            <a:avLst/>
                            <a:gdLst>
                              <a:gd name="T0" fmla="+- 0 2747 2747"/>
                              <a:gd name="T1" fmla="*/ T0 w 51"/>
                              <a:gd name="T2" fmla="+- 0 367 334"/>
                              <a:gd name="T3" fmla="*/ 367 h 65"/>
                              <a:gd name="T4" fmla="+- 0 2798 2747"/>
                              <a:gd name="T5" fmla="*/ T4 w 51"/>
                              <a:gd name="T6" fmla="+- 0 399 334"/>
                              <a:gd name="T7" fmla="*/ 399 h 65"/>
                              <a:gd name="T8" fmla="+- 0 2798 2747"/>
                              <a:gd name="T9" fmla="*/ T8 w 51"/>
                              <a:gd name="T10" fmla="+- 0 334 334"/>
                              <a:gd name="T11" fmla="*/ 334 h 65"/>
                              <a:gd name="T12" fmla="+- 0 2747 2747"/>
                              <a:gd name="T13" fmla="*/ T12 w 51"/>
                              <a:gd name="T14" fmla="+- 0 367 334"/>
                              <a:gd name="T15" fmla="*/ 367 h 6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51" h="65">
                                <a:moveTo>
                                  <a:pt x="0" y="33"/>
                                </a:moveTo>
                                <a:lnTo>
                                  <a:pt x="51" y="65"/>
                                </a:lnTo>
                                <a:lnTo>
                                  <a:pt x="51" y="0"/>
                                </a:lnTo>
                                <a:lnTo>
                                  <a:pt x="0" y="3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4628">
                            <a:solidFill>
                              <a:srgbClr val="000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6" name="Line 706"/>
                        <wps:cNvCnPr/>
                        <wps:spPr bwMode="auto">
                          <a:xfrm>
                            <a:off x="2563" y="1113"/>
                            <a:ext cx="433" cy="0"/>
                          </a:xfrm>
                          <a:prstGeom prst="line">
                            <a:avLst/>
                          </a:prstGeom>
                          <a:noFill/>
                          <a:ln w="14625">
                            <a:solidFill>
                              <a:srgbClr val="000000"/>
                            </a:solidFill>
                            <a:prstDash val="lg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D35B5EE" id="Group 705" o:spid="_x0000_s1026" style="position:absolute;margin-left:123.4pt;margin-top:8.65pt;width:348.7pt;height:190.9pt;z-index:251509760;mso-position-horizontal-relative:page" coordorigin="2468,173" coordsize="6974,38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">
                <v:shape id="Freeform 712" o:spid="_x0000_s1027" style="position:absolute;left:2480;top:339;width:6950;height:3621;visibility:visible;mso-wrap-style:square;v-text-anchor:top" coordsize="6950,36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" path="m,3621l691,3211r696,-465l2083,2253r692,-475l3470,1350,4166,963,4857,650,5553,396,6249,170,6945,r5,e" filled="f" strokecolor="blue" strokeweight=".40628mm">
                  <v:path arrowok="t" o:connecttype="custom" o:connectlocs="0,3960;691,3550;1387,3085;2083,2592;2775,2117;3470,1689;4166,1302;4857,989;5553,735;6249,509;6945,339;6950,339" o:connectangles="0,0,0,0,0,0,0,0,0,0,0,0"/>
                </v:shape>
                <v:shape id="Freeform 711" o:spid="_x0000_s1028" style="position:absolute;left:2480;top:1256;width:6950;height:2681;visibility:visible;mso-wrap-style:square;v-text-anchor:top" coordsize="6950,26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" path="m,2681l691,2326r696,-396l2083,1552r692,-341l3470,894,4166,626,4857,401,5553,235,6249,97,6945,r5,e" filled="f" strokecolor="fuchsia" strokeweight=".40628mm">
                  <v:path arrowok="t" o:connecttype="custom" o:connectlocs="0,3937;691,3582;1387,3186;2083,2808;2775,2467;3470,2150;4166,1882;4857,1657;5553,1491;6249,1353;6945,1256;6950,1256" o:connectangles="0,0,0,0,0,0,0,0,0,0,0,0"/>
                </v:shape>
                <v:shape id="Freeform 710" o:spid="_x0000_s1029" style="position:absolute;left:2480;top:2067;width:6950;height:1912;visibility:visible;mso-wrap-style:square;v-text-anchor:top" coordsize="6950,1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" path="m,1911l691,1626r696,-313l2083,1036,2775,783,3470,557,4166,400,4857,258,5553,156,6249,87,6945,r5,e" filled="f" strokeweight=".40625mm">
                  <v:stroke dashstyle="longDash"/>
                  <v:path arrowok="t" o:connecttype="custom" o:connectlocs="0,3978;691,3693;1387,3380;2083,3103;2775,2850;3470,2624;4166,2467;4857,2325;5553,2223;6249,2154;6945,2067;6950,2067" o:connectangles="0,0,0,0,0,0,0,0,0,0,0,0"/>
                </v:shape>
                <v:rect id="Rectangle 709" o:spid="_x0000_s1030" style="position:absolute;left:2480;top:173;width:1120;height:11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" stroked="f"/>
                <v:rect id="Rectangle 708" o:spid="_x0000_s1031" style="position:absolute;left:2480;top:173;width:1120;height:11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" filled="f" strokecolor="white" strokeweight=".00758mm"/>
                <v:shape id="Freeform 707" o:spid="_x0000_s1032" style="position:absolute;left:2747;top:334;width:51;height:65;visibility:visible;mso-wrap-style:square;v-text-anchor:top" coordsize="5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" path="m,33l51,65,51,,,33xe" filled="f" strokecolor="blue" strokeweight=".40633mm">
                  <v:path arrowok="t" o:connecttype="custom" o:connectlocs="0,367;51,399;51,334;0,367" o:connectangles="0,0,0,0"/>
                </v:shape>
                <v:line id="Line 706" o:spid="_x0000_s1033" style="position:absolute;visibility:visible;mso-wrap-style:square" from="2563,1113" to="2996,11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" strokeweight=".40625mm">
                  <v:stroke dashstyle="longDash"/>
                </v:line>
                <w10:wrap anchorx="page"/>
              </v:group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513856" behindDoc="0" locked="0" layoutInCell="1" allowOverlap="1" wp14:anchorId="0E49438F" wp14:editId="2BB184F1">
                <wp:simplePos x="0" y="0"/>
                <wp:positionH relativeFrom="page">
                  <wp:posOffset>1574800</wp:posOffset>
                </wp:positionH>
                <wp:positionV relativeFrom="paragraph">
                  <wp:posOffset>115570</wp:posOffset>
                </wp:positionV>
                <wp:extent cx="4410710" cy="2533650"/>
                <wp:effectExtent l="3175" t="1270" r="0" b="0"/>
                <wp:wrapNone/>
                <wp:docPr id="728" name="Text Box 7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10710" cy="2533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Borders>
                                <w:top w:val="double" w:sz="3" w:space="0" w:color="000000"/>
                                <w:left w:val="double" w:sz="3" w:space="0" w:color="000000"/>
                                <w:bottom w:val="double" w:sz="3" w:space="0" w:color="000000"/>
                                <w:right w:val="double" w:sz="3" w:space="0" w:color="000000"/>
                                <w:insideH w:val="double" w:sz="3" w:space="0" w:color="000000"/>
                                <w:insideV w:val="double" w:sz="3" w:space="0" w:color="00000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691"/>
                              <w:gridCol w:w="429"/>
                              <w:gridCol w:w="267"/>
                              <w:gridCol w:w="696"/>
                              <w:gridCol w:w="691"/>
                              <w:gridCol w:w="696"/>
                              <w:gridCol w:w="696"/>
                              <w:gridCol w:w="691"/>
                              <w:gridCol w:w="696"/>
                              <w:gridCol w:w="696"/>
                              <w:gridCol w:w="695"/>
                            </w:tblGrid>
                            <w:tr w:rsidR="00B0570F" w14:paraId="6DD8F865" w14:textId="77777777">
                              <w:trPr>
                                <w:trHeight w:hRule="exact" w:val="497"/>
                              </w:trPr>
                              <w:tc>
                                <w:tcPr>
                                  <w:tcW w:w="1120" w:type="dxa"/>
                                  <w:gridSpan w:val="2"/>
                                  <w:vMerge w:val="restart"/>
                                  <w:tcBorders>
                                    <w:left w:val="single" w:sz="0" w:space="0" w:color="000000"/>
                                    <w:right w:val="single" w:sz="0" w:space="0" w:color="000000"/>
                                  </w:tcBorders>
                                </w:tcPr>
                                <w:p w14:paraId="336E4F96" w14:textId="77777777" w:rsidR="00B0570F" w:rsidRDefault="00B0570F">
                                  <w:pPr>
                                    <w:pStyle w:val="TableParagraph"/>
                                    <w:tabs>
                                      <w:tab w:val="left" w:pos="561"/>
                                    </w:tabs>
                                    <w:spacing w:line="198" w:lineRule="exact"/>
                                    <w:ind w:left="82"/>
                                    <w:jc w:val="left"/>
                                    <w:rPr>
                                      <w:rFonts w:ascii="Symbol" w:hAnsi="Symbol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w w:val="103"/>
                                      <w:sz w:val="20"/>
                                      <w:u w:val="thick" w:color="0000FF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 w:hAnsi="Times New Roman"/>
                                      <w:sz w:val="20"/>
                                      <w:u w:val="thick" w:color="0000FF"/>
                                    </w:rPr>
                                    <w:tab/>
                                  </w:r>
                                  <w:r>
                                    <w:rPr>
                                      <w:rFonts w:ascii="Symbol" w:hAnsi="Symbol"/>
                                      <w:w w:val="105"/>
                                      <w:position w:val="-12"/>
                                      <w:sz w:val="20"/>
                                    </w:rPr>
                                    <w:t></w:t>
                                  </w:r>
                                </w:p>
                                <w:p w14:paraId="29EFEF35" w14:textId="77777777" w:rsidR="00B0570F" w:rsidRDefault="00B0570F">
                                  <w:pPr>
                                    <w:pStyle w:val="TableParagraph"/>
                                    <w:spacing w:line="151" w:lineRule="exact"/>
                                    <w:ind w:left="347"/>
                                    <w:rPr>
                                      <w:rFonts w:ascii="Calibri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w w:val="103"/>
                                      <w:sz w:val="16"/>
                                    </w:rPr>
                                    <w:t>2</w:t>
                                  </w:r>
                                </w:p>
                                <w:p w14:paraId="74B88331" w14:textId="77777777" w:rsidR="00B0570F" w:rsidRDefault="00B0570F">
                                  <w:pPr>
                                    <w:pStyle w:val="TableParagraph"/>
                                    <w:tabs>
                                      <w:tab w:val="left" w:pos="561"/>
                                    </w:tabs>
                                    <w:spacing w:before="23" w:line="240" w:lineRule="auto"/>
                                    <w:ind w:left="82"/>
                                    <w:jc w:val="left"/>
                                    <w:rPr>
                                      <w:rFonts w:ascii="Calibri" w:hAnsi="Calibri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w w:val="103"/>
                                      <w:position w:val="1"/>
                                      <w:sz w:val="20"/>
                                      <w:u w:val="thick" w:color="FF00FF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 w:hAnsi="Times New Roman"/>
                                      <w:position w:val="1"/>
                                      <w:sz w:val="20"/>
                                      <w:u w:val="thick" w:color="FF00FF"/>
                                    </w:rPr>
                                    <w:tab/>
                                  </w:r>
                                  <w:r>
                                    <w:rPr>
                                      <w:rFonts w:ascii="Symbol" w:hAnsi="Symbol"/>
                                      <w:w w:val="105"/>
                                      <w:sz w:val="20"/>
                                    </w:rPr>
                                    <w:t></w:t>
                                  </w:r>
                                  <w:r>
                                    <w:rPr>
                                      <w:rFonts w:ascii="Calibri" w:hAnsi="Calibri"/>
                                      <w:w w:val="105"/>
                                      <w:position w:val="-10"/>
                                      <w:sz w:val="16"/>
                                    </w:rPr>
                                    <w:t>3</w:t>
                                  </w:r>
                                </w:p>
                                <w:p w14:paraId="658DDED1" w14:textId="77777777" w:rsidR="00B0570F" w:rsidRDefault="00B0570F">
                                  <w:pPr>
                                    <w:pStyle w:val="TableParagraph"/>
                                    <w:spacing w:before="18" w:line="240" w:lineRule="auto"/>
                                    <w:ind w:left="539" w:right="321"/>
                                    <w:rPr>
                                      <w:rFonts w:ascii="Calibri" w:hAnsi="Calibri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Symbol" w:hAnsi="Symbol"/>
                                      <w:w w:val="105"/>
                                      <w:sz w:val="20"/>
                                    </w:rPr>
                                    <w:t></w:t>
                                  </w:r>
                                  <w:r>
                                    <w:rPr>
                                      <w:rFonts w:ascii="Calibri" w:hAnsi="Calibri"/>
                                      <w:w w:val="105"/>
                                      <w:position w:val="-10"/>
                                      <w:sz w:val="16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267" w:type="dxa"/>
                                  <w:tcBorders>
                                    <w:top w:val="dashed" w:sz="0" w:space="0" w:color="000000"/>
                                    <w:left w:val="single" w:sz="0" w:space="0" w:color="000000"/>
                                    <w:bottom w:val="dashed" w:sz="0" w:space="0" w:color="000000"/>
                                    <w:right w:val="single" w:sz="0" w:space="0" w:color="000000"/>
                                  </w:tcBorders>
                                </w:tcPr>
                                <w:p w14:paraId="0EA9E70C" w14:textId="77777777" w:rsidR="00B0570F" w:rsidRDefault="00B0570F"/>
                              </w:tc>
                              <w:tc>
                                <w:tcPr>
                                  <w:tcW w:w="696" w:type="dxa"/>
                                  <w:tcBorders>
                                    <w:top w:val="dashed" w:sz="0" w:space="0" w:color="000000"/>
                                    <w:left w:val="single" w:sz="0" w:space="0" w:color="000000"/>
                                    <w:bottom w:val="dashed" w:sz="0" w:space="0" w:color="000000"/>
                                    <w:right w:val="single" w:sz="0" w:space="0" w:color="000000"/>
                                  </w:tcBorders>
                                </w:tcPr>
                                <w:p w14:paraId="27117926" w14:textId="77777777" w:rsidR="00B0570F" w:rsidRDefault="00B0570F"/>
                              </w:tc>
                              <w:tc>
                                <w:tcPr>
                                  <w:tcW w:w="691" w:type="dxa"/>
                                  <w:tcBorders>
                                    <w:top w:val="dashed" w:sz="0" w:space="0" w:color="000000"/>
                                    <w:left w:val="single" w:sz="0" w:space="0" w:color="000000"/>
                                    <w:bottom w:val="dashed" w:sz="0" w:space="0" w:color="000000"/>
                                    <w:right w:val="single" w:sz="0" w:space="0" w:color="000000"/>
                                  </w:tcBorders>
                                </w:tcPr>
                                <w:p w14:paraId="64616CB6" w14:textId="77777777" w:rsidR="00B0570F" w:rsidRDefault="00B0570F"/>
                              </w:tc>
                              <w:tc>
                                <w:tcPr>
                                  <w:tcW w:w="696" w:type="dxa"/>
                                  <w:tcBorders>
                                    <w:top w:val="dashed" w:sz="0" w:space="0" w:color="000000"/>
                                    <w:left w:val="single" w:sz="0" w:space="0" w:color="000000"/>
                                    <w:bottom w:val="dashed" w:sz="0" w:space="0" w:color="000000"/>
                                    <w:right w:val="single" w:sz="0" w:space="0" w:color="000000"/>
                                  </w:tcBorders>
                                </w:tcPr>
                                <w:p w14:paraId="08946E05" w14:textId="77777777" w:rsidR="00B0570F" w:rsidRDefault="00B0570F"/>
                              </w:tc>
                              <w:tc>
                                <w:tcPr>
                                  <w:tcW w:w="696" w:type="dxa"/>
                                  <w:tcBorders>
                                    <w:top w:val="dashed" w:sz="0" w:space="0" w:color="000000"/>
                                    <w:left w:val="single" w:sz="0" w:space="0" w:color="000000"/>
                                    <w:bottom w:val="dashed" w:sz="0" w:space="0" w:color="000000"/>
                                    <w:right w:val="single" w:sz="0" w:space="0" w:color="000000"/>
                                  </w:tcBorders>
                                </w:tcPr>
                                <w:p w14:paraId="414D5882" w14:textId="77777777" w:rsidR="00B0570F" w:rsidRDefault="00B0570F"/>
                              </w:tc>
                              <w:tc>
                                <w:tcPr>
                                  <w:tcW w:w="691" w:type="dxa"/>
                                  <w:tcBorders>
                                    <w:top w:val="dashed" w:sz="0" w:space="0" w:color="000000"/>
                                    <w:left w:val="single" w:sz="0" w:space="0" w:color="000000"/>
                                    <w:bottom w:val="dashed" w:sz="0" w:space="0" w:color="000000"/>
                                    <w:right w:val="single" w:sz="0" w:space="0" w:color="000000"/>
                                  </w:tcBorders>
                                </w:tcPr>
                                <w:p w14:paraId="4F4950E3" w14:textId="77777777" w:rsidR="00B0570F" w:rsidRDefault="00B0570F"/>
                              </w:tc>
                              <w:tc>
                                <w:tcPr>
                                  <w:tcW w:w="696" w:type="dxa"/>
                                  <w:tcBorders>
                                    <w:top w:val="dashed" w:sz="0" w:space="0" w:color="000000"/>
                                    <w:left w:val="single" w:sz="0" w:space="0" w:color="000000"/>
                                    <w:bottom w:val="dashed" w:sz="0" w:space="0" w:color="000000"/>
                                    <w:right w:val="single" w:sz="0" w:space="0" w:color="000000"/>
                                  </w:tcBorders>
                                </w:tcPr>
                                <w:p w14:paraId="4AB0F040" w14:textId="77777777" w:rsidR="00B0570F" w:rsidRDefault="00B0570F"/>
                              </w:tc>
                              <w:tc>
                                <w:tcPr>
                                  <w:tcW w:w="696" w:type="dxa"/>
                                  <w:tcBorders>
                                    <w:top w:val="dashed" w:sz="0" w:space="0" w:color="000000"/>
                                    <w:left w:val="single" w:sz="0" w:space="0" w:color="000000"/>
                                    <w:bottom w:val="dashed" w:sz="0" w:space="0" w:color="000000"/>
                                    <w:right w:val="single" w:sz="0" w:space="0" w:color="000000"/>
                                  </w:tcBorders>
                                </w:tcPr>
                                <w:p w14:paraId="00FDB4A6" w14:textId="77777777" w:rsidR="00B0570F" w:rsidRDefault="00B0570F"/>
                              </w:tc>
                              <w:tc>
                                <w:tcPr>
                                  <w:tcW w:w="695" w:type="dxa"/>
                                  <w:tcBorders>
                                    <w:top w:val="dashed" w:sz="0" w:space="0" w:color="000000"/>
                                    <w:left w:val="single" w:sz="0" w:space="0" w:color="000000"/>
                                    <w:bottom w:val="dashed" w:sz="0" w:space="0" w:color="000000"/>
                                    <w:right w:val="dashed" w:sz="0" w:space="0" w:color="000000"/>
                                  </w:tcBorders>
                                </w:tcPr>
                                <w:p w14:paraId="2007FF47" w14:textId="77777777" w:rsidR="00B0570F" w:rsidRDefault="00B0570F"/>
                              </w:tc>
                            </w:tr>
                            <w:tr w:rsidR="00B0570F" w14:paraId="52302E8C" w14:textId="77777777">
                              <w:trPr>
                                <w:trHeight w:hRule="exact" w:val="493"/>
                              </w:trPr>
                              <w:tc>
                                <w:tcPr>
                                  <w:tcW w:w="1120" w:type="dxa"/>
                                  <w:gridSpan w:val="2"/>
                                  <w:vMerge/>
                                  <w:tcBorders>
                                    <w:left w:val="single" w:sz="0" w:space="0" w:color="000000"/>
                                    <w:right w:val="single" w:sz="0" w:space="0" w:color="000000"/>
                                  </w:tcBorders>
                                </w:tcPr>
                                <w:p w14:paraId="37BE2979" w14:textId="77777777" w:rsidR="00B0570F" w:rsidRDefault="00B0570F"/>
                              </w:tc>
                              <w:tc>
                                <w:tcPr>
                                  <w:tcW w:w="267" w:type="dxa"/>
                                  <w:tcBorders>
                                    <w:top w:val="dashed" w:sz="0" w:space="0" w:color="000000"/>
                                    <w:left w:val="single" w:sz="0" w:space="0" w:color="000000"/>
                                    <w:bottom w:val="dashed" w:sz="0" w:space="0" w:color="000000"/>
                                    <w:right w:val="single" w:sz="0" w:space="0" w:color="000000"/>
                                  </w:tcBorders>
                                </w:tcPr>
                                <w:p w14:paraId="1549E30C" w14:textId="77777777" w:rsidR="00B0570F" w:rsidRDefault="00B0570F"/>
                              </w:tc>
                              <w:tc>
                                <w:tcPr>
                                  <w:tcW w:w="696" w:type="dxa"/>
                                  <w:tcBorders>
                                    <w:top w:val="dashed" w:sz="0" w:space="0" w:color="000000"/>
                                    <w:left w:val="single" w:sz="0" w:space="0" w:color="000000"/>
                                    <w:bottom w:val="dashed" w:sz="0" w:space="0" w:color="000000"/>
                                    <w:right w:val="single" w:sz="0" w:space="0" w:color="000000"/>
                                  </w:tcBorders>
                                </w:tcPr>
                                <w:p w14:paraId="4E97FFE7" w14:textId="77777777" w:rsidR="00B0570F" w:rsidRDefault="00B0570F"/>
                              </w:tc>
                              <w:tc>
                                <w:tcPr>
                                  <w:tcW w:w="691" w:type="dxa"/>
                                  <w:tcBorders>
                                    <w:top w:val="dashed" w:sz="0" w:space="0" w:color="000000"/>
                                    <w:left w:val="single" w:sz="0" w:space="0" w:color="000000"/>
                                    <w:bottom w:val="dashed" w:sz="0" w:space="0" w:color="000000"/>
                                    <w:right w:val="single" w:sz="0" w:space="0" w:color="000000"/>
                                  </w:tcBorders>
                                </w:tcPr>
                                <w:p w14:paraId="384111C4" w14:textId="77777777" w:rsidR="00B0570F" w:rsidRDefault="00B0570F"/>
                              </w:tc>
                              <w:tc>
                                <w:tcPr>
                                  <w:tcW w:w="696" w:type="dxa"/>
                                  <w:tcBorders>
                                    <w:top w:val="dashed" w:sz="0" w:space="0" w:color="000000"/>
                                    <w:left w:val="single" w:sz="0" w:space="0" w:color="000000"/>
                                    <w:bottom w:val="dashed" w:sz="0" w:space="0" w:color="000000"/>
                                    <w:right w:val="single" w:sz="0" w:space="0" w:color="000000"/>
                                  </w:tcBorders>
                                </w:tcPr>
                                <w:p w14:paraId="335365AB" w14:textId="77777777" w:rsidR="00B0570F" w:rsidRDefault="00B0570F"/>
                              </w:tc>
                              <w:tc>
                                <w:tcPr>
                                  <w:tcW w:w="696" w:type="dxa"/>
                                  <w:tcBorders>
                                    <w:top w:val="dashed" w:sz="0" w:space="0" w:color="000000"/>
                                    <w:left w:val="single" w:sz="0" w:space="0" w:color="000000"/>
                                    <w:bottom w:val="dashed" w:sz="0" w:space="0" w:color="000000"/>
                                    <w:right w:val="single" w:sz="0" w:space="0" w:color="000000"/>
                                  </w:tcBorders>
                                </w:tcPr>
                                <w:p w14:paraId="21702651" w14:textId="77777777" w:rsidR="00B0570F" w:rsidRDefault="00B0570F"/>
                              </w:tc>
                              <w:tc>
                                <w:tcPr>
                                  <w:tcW w:w="691" w:type="dxa"/>
                                  <w:tcBorders>
                                    <w:top w:val="dashed" w:sz="0" w:space="0" w:color="000000"/>
                                    <w:left w:val="single" w:sz="0" w:space="0" w:color="000000"/>
                                    <w:bottom w:val="dashed" w:sz="0" w:space="0" w:color="000000"/>
                                    <w:right w:val="single" w:sz="0" w:space="0" w:color="000000"/>
                                  </w:tcBorders>
                                </w:tcPr>
                                <w:p w14:paraId="667AB90E" w14:textId="77777777" w:rsidR="00B0570F" w:rsidRDefault="00B0570F"/>
                              </w:tc>
                              <w:tc>
                                <w:tcPr>
                                  <w:tcW w:w="696" w:type="dxa"/>
                                  <w:tcBorders>
                                    <w:top w:val="dashed" w:sz="0" w:space="0" w:color="000000"/>
                                    <w:left w:val="single" w:sz="0" w:space="0" w:color="000000"/>
                                    <w:bottom w:val="dashed" w:sz="0" w:space="0" w:color="000000"/>
                                    <w:right w:val="single" w:sz="0" w:space="0" w:color="000000"/>
                                  </w:tcBorders>
                                </w:tcPr>
                                <w:p w14:paraId="0D1A40CE" w14:textId="77777777" w:rsidR="00B0570F" w:rsidRDefault="00B0570F"/>
                              </w:tc>
                              <w:tc>
                                <w:tcPr>
                                  <w:tcW w:w="696" w:type="dxa"/>
                                  <w:tcBorders>
                                    <w:top w:val="dashed" w:sz="0" w:space="0" w:color="000000"/>
                                    <w:left w:val="single" w:sz="0" w:space="0" w:color="000000"/>
                                    <w:bottom w:val="dashed" w:sz="0" w:space="0" w:color="000000"/>
                                    <w:right w:val="single" w:sz="0" w:space="0" w:color="000000"/>
                                  </w:tcBorders>
                                </w:tcPr>
                                <w:p w14:paraId="4334D5D5" w14:textId="77777777" w:rsidR="00B0570F" w:rsidRDefault="00B0570F"/>
                              </w:tc>
                              <w:tc>
                                <w:tcPr>
                                  <w:tcW w:w="695" w:type="dxa"/>
                                  <w:tcBorders>
                                    <w:top w:val="dashed" w:sz="0" w:space="0" w:color="000000"/>
                                    <w:left w:val="single" w:sz="0" w:space="0" w:color="000000"/>
                                    <w:bottom w:val="dashed" w:sz="0" w:space="0" w:color="000000"/>
                                    <w:right w:val="dashed" w:sz="0" w:space="0" w:color="000000"/>
                                  </w:tcBorders>
                                </w:tcPr>
                                <w:p w14:paraId="5CFC32A8" w14:textId="77777777" w:rsidR="00B0570F" w:rsidRDefault="00B0570F"/>
                              </w:tc>
                            </w:tr>
                            <w:tr w:rsidR="00B0570F" w14:paraId="073DE7E6" w14:textId="77777777">
                              <w:trPr>
                                <w:trHeight w:hRule="exact" w:val="129"/>
                              </w:trPr>
                              <w:tc>
                                <w:tcPr>
                                  <w:tcW w:w="1120" w:type="dxa"/>
                                  <w:gridSpan w:val="2"/>
                                  <w:vMerge/>
                                  <w:tcBorders>
                                    <w:left w:val="single" w:sz="0" w:space="0" w:color="000000"/>
                                    <w:bottom w:val="single" w:sz="0" w:space="0" w:color="000000"/>
                                    <w:right w:val="single" w:sz="0" w:space="0" w:color="000000"/>
                                  </w:tcBorders>
                                </w:tcPr>
                                <w:p w14:paraId="1D7690B2" w14:textId="77777777" w:rsidR="00B0570F" w:rsidRDefault="00B0570F"/>
                              </w:tc>
                              <w:tc>
                                <w:tcPr>
                                  <w:tcW w:w="267" w:type="dxa"/>
                                  <w:tcBorders>
                                    <w:top w:val="dashed" w:sz="0" w:space="0" w:color="000000"/>
                                    <w:left w:val="single" w:sz="0" w:space="0" w:color="000000"/>
                                    <w:bottom w:val="nil"/>
                                    <w:right w:val="single" w:sz="0" w:space="0" w:color="000000"/>
                                  </w:tcBorders>
                                </w:tcPr>
                                <w:p w14:paraId="6899BC5A" w14:textId="77777777" w:rsidR="00B0570F" w:rsidRDefault="00B0570F"/>
                              </w:tc>
                              <w:tc>
                                <w:tcPr>
                                  <w:tcW w:w="696" w:type="dxa"/>
                                  <w:vMerge w:val="restart"/>
                                  <w:tcBorders>
                                    <w:top w:val="dashed" w:sz="0" w:space="0" w:color="000000"/>
                                    <w:left w:val="single" w:sz="0" w:space="0" w:color="000000"/>
                                    <w:right w:val="single" w:sz="0" w:space="0" w:color="000000"/>
                                  </w:tcBorders>
                                </w:tcPr>
                                <w:p w14:paraId="6CDBB1AB" w14:textId="77777777" w:rsidR="00B0570F" w:rsidRDefault="00B0570F"/>
                              </w:tc>
                              <w:tc>
                                <w:tcPr>
                                  <w:tcW w:w="691" w:type="dxa"/>
                                  <w:vMerge w:val="restart"/>
                                  <w:tcBorders>
                                    <w:top w:val="dashed" w:sz="0" w:space="0" w:color="000000"/>
                                    <w:left w:val="single" w:sz="0" w:space="0" w:color="000000"/>
                                    <w:right w:val="single" w:sz="0" w:space="0" w:color="000000"/>
                                  </w:tcBorders>
                                </w:tcPr>
                                <w:p w14:paraId="433BD951" w14:textId="77777777" w:rsidR="00B0570F" w:rsidRDefault="00B0570F"/>
                              </w:tc>
                              <w:tc>
                                <w:tcPr>
                                  <w:tcW w:w="696" w:type="dxa"/>
                                  <w:vMerge w:val="restart"/>
                                  <w:tcBorders>
                                    <w:top w:val="dashed" w:sz="0" w:space="0" w:color="000000"/>
                                    <w:left w:val="single" w:sz="0" w:space="0" w:color="000000"/>
                                    <w:right w:val="single" w:sz="0" w:space="0" w:color="000000"/>
                                  </w:tcBorders>
                                </w:tcPr>
                                <w:p w14:paraId="6A0CDD5A" w14:textId="77777777" w:rsidR="00B0570F" w:rsidRDefault="00B0570F"/>
                              </w:tc>
                              <w:tc>
                                <w:tcPr>
                                  <w:tcW w:w="696" w:type="dxa"/>
                                  <w:vMerge w:val="restart"/>
                                  <w:tcBorders>
                                    <w:top w:val="dashed" w:sz="0" w:space="0" w:color="000000"/>
                                    <w:left w:val="single" w:sz="0" w:space="0" w:color="000000"/>
                                    <w:right w:val="single" w:sz="0" w:space="0" w:color="000000"/>
                                  </w:tcBorders>
                                </w:tcPr>
                                <w:p w14:paraId="0A94B93D" w14:textId="77777777" w:rsidR="00B0570F" w:rsidRDefault="00B0570F"/>
                              </w:tc>
                              <w:tc>
                                <w:tcPr>
                                  <w:tcW w:w="691" w:type="dxa"/>
                                  <w:vMerge w:val="restart"/>
                                  <w:tcBorders>
                                    <w:top w:val="dashed" w:sz="0" w:space="0" w:color="000000"/>
                                    <w:left w:val="single" w:sz="0" w:space="0" w:color="000000"/>
                                    <w:right w:val="single" w:sz="0" w:space="0" w:color="000000"/>
                                  </w:tcBorders>
                                </w:tcPr>
                                <w:p w14:paraId="06931016" w14:textId="77777777" w:rsidR="00B0570F" w:rsidRDefault="00B0570F"/>
                              </w:tc>
                              <w:tc>
                                <w:tcPr>
                                  <w:tcW w:w="696" w:type="dxa"/>
                                  <w:vMerge w:val="restart"/>
                                  <w:tcBorders>
                                    <w:top w:val="dashed" w:sz="0" w:space="0" w:color="000000"/>
                                    <w:left w:val="single" w:sz="0" w:space="0" w:color="000000"/>
                                    <w:right w:val="single" w:sz="0" w:space="0" w:color="000000"/>
                                  </w:tcBorders>
                                </w:tcPr>
                                <w:p w14:paraId="52DCD4F0" w14:textId="77777777" w:rsidR="00B0570F" w:rsidRDefault="00B0570F"/>
                              </w:tc>
                              <w:tc>
                                <w:tcPr>
                                  <w:tcW w:w="696" w:type="dxa"/>
                                  <w:vMerge w:val="restart"/>
                                  <w:tcBorders>
                                    <w:top w:val="dashed" w:sz="0" w:space="0" w:color="000000"/>
                                    <w:left w:val="single" w:sz="0" w:space="0" w:color="000000"/>
                                    <w:right w:val="single" w:sz="0" w:space="0" w:color="000000"/>
                                  </w:tcBorders>
                                </w:tcPr>
                                <w:p w14:paraId="7CE1D6D2" w14:textId="77777777" w:rsidR="00B0570F" w:rsidRDefault="00B0570F"/>
                              </w:tc>
                              <w:tc>
                                <w:tcPr>
                                  <w:tcW w:w="695" w:type="dxa"/>
                                  <w:vMerge w:val="restart"/>
                                  <w:tcBorders>
                                    <w:top w:val="dashed" w:sz="0" w:space="0" w:color="000000"/>
                                    <w:left w:val="single" w:sz="0" w:space="0" w:color="000000"/>
                                    <w:right w:val="dashed" w:sz="0" w:space="0" w:color="000000"/>
                                  </w:tcBorders>
                                </w:tcPr>
                                <w:p w14:paraId="7EFB3C1C" w14:textId="77777777" w:rsidR="00B0570F" w:rsidRDefault="00B0570F"/>
                              </w:tc>
                            </w:tr>
                            <w:tr w:rsidR="00B0570F" w14:paraId="6BBEE0D9" w14:textId="77777777">
                              <w:trPr>
                                <w:trHeight w:hRule="exact" w:val="373"/>
                              </w:trPr>
                              <w:tc>
                                <w:tcPr>
                                  <w:tcW w:w="691" w:type="dxa"/>
                                  <w:tcBorders>
                                    <w:top w:val="single" w:sz="0" w:space="0" w:color="000000"/>
                                    <w:left w:val="single" w:sz="0" w:space="0" w:color="000000"/>
                                    <w:bottom w:val="dashed" w:sz="0" w:space="0" w:color="000000"/>
                                    <w:right w:val="single" w:sz="0" w:space="0" w:color="000000"/>
                                  </w:tcBorders>
                                </w:tcPr>
                                <w:p w14:paraId="6CF6216B" w14:textId="77777777" w:rsidR="00B0570F" w:rsidRDefault="00B0570F"/>
                              </w:tc>
                              <w:tc>
                                <w:tcPr>
                                  <w:tcW w:w="696" w:type="dxa"/>
                                  <w:gridSpan w:val="2"/>
                                  <w:tcBorders>
                                    <w:top w:val="nil"/>
                                    <w:left w:val="single" w:sz="0" w:space="0" w:color="000000"/>
                                    <w:bottom w:val="dashed" w:sz="0" w:space="0" w:color="000000"/>
                                    <w:right w:val="single" w:sz="0" w:space="0" w:color="000000"/>
                                  </w:tcBorders>
                                </w:tcPr>
                                <w:p w14:paraId="396CEEEC" w14:textId="77777777" w:rsidR="00B0570F" w:rsidRDefault="00B0570F"/>
                              </w:tc>
                              <w:tc>
                                <w:tcPr>
                                  <w:tcW w:w="696" w:type="dxa"/>
                                  <w:vMerge/>
                                  <w:tcBorders>
                                    <w:left w:val="single" w:sz="0" w:space="0" w:color="000000"/>
                                    <w:bottom w:val="dashed" w:sz="0" w:space="0" w:color="000000"/>
                                    <w:right w:val="single" w:sz="0" w:space="0" w:color="000000"/>
                                  </w:tcBorders>
                                </w:tcPr>
                                <w:p w14:paraId="2316A0B0" w14:textId="77777777" w:rsidR="00B0570F" w:rsidRDefault="00B0570F"/>
                              </w:tc>
                              <w:tc>
                                <w:tcPr>
                                  <w:tcW w:w="691" w:type="dxa"/>
                                  <w:vMerge/>
                                  <w:tcBorders>
                                    <w:left w:val="single" w:sz="0" w:space="0" w:color="000000"/>
                                    <w:bottom w:val="dashed" w:sz="0" w:space="0" w:color="000000"/>
                                    <w:right w:val="single" w:sz="0" w:space="0" w:color="000000"/>
                                  </w:tcBorders>
                                </w:tcPr>
                                <w:p w14:paraId="361F4852" w14:textId="77777777" w:rsidR="00B0570F" w:rsidRDefault="00B0570F"/>
                              </w:tc>
                              <w:tc>
                                <w:tcPr>
                                  <w:tcW w:w="696" w:type="dxa"/>
                                  <w:vMerge/>
                                  <w:tcBorders>
                                    <w:left w:val="single" w:sz="0" w:space="0" w:color="000000"/>
                                    <w:bottom w:val="dashed" w:sz="0" w:space="0" w:color="000000"/>
                                    <w:right w:val="single" w:sz="0" w:space="0" w:color="000000"/>
                                  </w:tcBorders>
                                </w:tcPr>
                                <w:p w14:paraId="69263718" w14:textId="77777777" w:rsidR="00B0570F" w:rsidRDefault="00B0570F"/>
                              </w:tc>
                              <w:tc>
                                <w:tcPr>
                                  <w:tcW w:w="696" w:type="dxa"/>
                                  <w:vMerge/>
                                  <w:tcBorders>
                                    <w:left w:val="single" w:sz="0" w:space="0" w:color="000000"/>
                                    <w:bottom w:val="dashed" w:sz="0" w:space="0" w:color="000000"/>
                                    <w:right w:val="single" w:sz="0" w:space="0" w:color="000000"/>
                                  </w:tcBorders>
                                </w:tcPr>
                                <w:p w14:paraId="7A1C9498" w14:textId="77777777" w:rsidR="00B0570F" w:rsidRDefault="00B0570F"/>
                              </w:tc>
                              <w:tc>
                                <w:tcPr>
                                  <w:tcW w:w="691" w:type="dxa"/>
                                  <w:vMerge/>
                                  <w:tcBorders>
                                    <w:left w:val="single" w:sz="0" w:space="0" w:color="000000"/>
                                    <w:bottom w:val="dashed" w:sz="0" w:space="0" w:color="000000"/>
                                    <w:right w:val="single" w:sz="0" w:space="0" w:color="000000"/>
                                  </w:tcBorders>
                                </w:tcPr>
                                <w:p w14:paraId="357D753E" w14:textId="77777777" w:rsidR="00B0570F" w:rsidRDefault="00B0570F"/>
                              </w:tc>
                              <w:tc>
                                <w:tcPr>
                                  <w:tcW w:w="696" w:type="dxa"/>
                                  <w:vMerge/>
                                  <w:tcBorders>
                                    <w:left w:val="single" w:sz="0" w:space="0" w:color="000000"/>
                                    <w:bottom w:val="dashed" w:sz="0" w:space="0" w:color="000000"/>
                                    <w:right w:val="single" w:sz="0" w:space="0" w:color="000000"/>
                                  </w:tcBorders>
                                </w:tcPr>
                                <w:p w14:paraId="2907A643" w14:textId="77777777" w:rsidR="00B0570F" w:rsidRDefault="00B0570F"/>
                              </w:tc>
                              <w:tc>
                                <w:tcPr>
                                  <w:tcW w:w="696" w:type="dxa"/>
                                  <w:vMerge/>
                                  <w:tcBorders>
                                    <w:left w:val="single" w:sz="0" w:space="0" w:color="000000"/>
                                    <w:bottom w:val="dashed" w:sz="0" w:space="0" w:color="000000"/>
                                    <w:right w:val="single" w:sz="0" w:space="0" w:color="000000"/>
                                  </w:tcBorders>
                                </w:tcPr>
                                <w:p w14:paraId="258230E8" w14:textId="77777777" w:rsidR="00B0570F" w:rsidRDefault="00B0570F"/>
                              </w:tc>
                              <w:tc>
                                <w:tcPr>
                                  <w:tcW w:w="695" w:type="dxa"/>
                                  <w:vMerge/>
                                  <w:tcBorders>
                                    <w:left w:val="single" w:sz="0" w:space="0" w:color="000000"/>
                                    <w:bottom w:val="dashed" w:sz="0" w:space="0" w:color="000000"/>
                                    <w:right w:val="dashed" w:sz="0" w:space="0" w:color="000000"/>
                                  </w:tcBorders>
                                </w:tcPr>
                                <w:p w14:paraId="0E9B0296" w14:textId="77777777" w:rsidR="00B0570F" w:rsidRDefault="00B0570F"/>
                              </w:tc>
                            </w:tr>
                            <w:tr w:rsidR="00B0570F" w14:paraId="16DD2188" w14:textId="77777777">
                              <w:trPr>
                                <w:trHeight w:hRule="exact" w:val="498"/>
                              </w:trPr>
                              <w:tc>
                                <w:tcPr>
                                  <w:tcW w:w="691" w:type="dxa"/>
                                  <w:tcBorders>
                                    <w:top w:val="dashed" w:sz="0" w:space="0" w:color="000000"/>
                                    <w:left w:val="single" w:sz="0" w:space="0" w:color="000000"/>
                                    <w:bottom w:val="dashed" w:sz="0" w:space="0" w:color="000000"/>
                                    <w:right w:val="single" w:sz="0" w:space="0" w:color="000000"/>
                                  </w:tcBorders>
                                </w:tcPr>
                                <w:p w14:paraId="14C4D30E" w14:textId="77777777" w:rsidR="00B0570F" w:rsidRDefault="00B0570F"/>
                              </w:tc>
                              <w:tc>
                                <w:tcPr>
                                  <w:tcW w:w="696" w:type="dxa"/>
                                  <w:gridSpan w:val="2"/>
                                  <w:tcBorders>
                                    <w:top w:val="dashed" w:sz="0" w:space="0" w:color="000000"/>
                                    <w:left w:val="single" w:sz="0" w:space="0" w:color="000000"/>
                                    <w:bottom w:val="dashed" w:sz="0" w:space="0" w:color="000000"/>
                                    <w:right w:val="single" w:sz="0" w:space="0" w:color="000000"/>
                                  </w:tcBorders>
                                </w:tcPr>
                                <w:p w14:paraId="5DE17B0E" w14:textId="77777777" w:rsidR="00B0570F" w:rsidRDefault="00B0570F"/>
                              </w:tc>
                              <w:tc>
                                <w:tcPr>
                                  <w:tcW w:w="696" w:type="dxa"/>
                                  <w:tcBorders>
                                    <w:top w:val="dashed" w:sz="0" w:space="0" w:color="000000"/>
                                    <w:left w:val="single" w:sz="0" w:space="0" w:color="000000"/>
                                    <w:bottom w:val="dashed" w:sz="0" w:space="0" w:color="000000"/>
                                    <w:right w:val="single" w:sz="0" w:space="0" w:color="000000"/>
                                  </w:tcBorders>
                                </w:tcPr>
                                <w:p w14:paraId="2E3AA00E" w14:textId="77777777" w:rsidR="00B0570F" w:rsidRDefault="00B0570F"/>
                              </w:tc>
                              <w:tc>
                                <w:tcPr>
                                  <w:tcW w:w="691" w:type="dxa"/>
                                  <w:tcBorders>
                                    <w:top w:val="dashed" w:sz="0" w:space="0" w:color="000000"/>
                                    <w:left w:val="single" w:sz="0" w:space="0" w:color="000000"/>
                                    <w:bottom w:val="dashed" w:sz="0" w:space="0" w:color="000000"/>
                                    <w:right w:val="single" w:sz="0" w:space="0" w:color="000000"/>
                                  </w:tcBorders>
                                </w:tcPr>
                                <w:p w14:paraId="1A1AF601" w14:textId="77777777" w:rsidR="00B0570F" w:rsidRDefault="00B0570F"/>
                              </w:tc>
                              <w:tc>
                                <w:tcPr>
                                  <w:tcW w:w="696" w:type="dxa"/>
                                  <w:tcBorders>
                                    <w:top w:val="dashed" w:sz="0" w:space="0" w:color="000000"/>
                                    <w:left w:val="single" w:sz="0" w:space="0" w:color="000000"/>
                                    <w:bottom w:val="dashed" w:sz="0" w:space="0" w:color="000000"/>
                                    <w:right w:val="single" w:sz="0" w:space="0" w:color="000000"/>
                                  </w:tcBorders>
                                </w:tcPr>
                                <w:p w14:paraId="175C51B1" w14:textId="77777777" w:rsidR="00B0570F" w:rsidRDefault="00B0570F"/>
                              </w:tc>
                              <w:tc>
                                <w:tcPr>
                                  <w:tcW w:w="696" w:type="dxa"/>
                                  <w:tcBorders>
                                    <w:top w:val="dashed" w:sz="0" w:space="0" w:color="000000"/>
                                    <w:left w:val="single" w:sz="0" w:space="0" w:color="000000"/>
                                    <w:bottom w:val="dashed" w:sz="0" w:space="0" w:color="000000"/>
                                    <w:right w:val="single" w:sz="0" w:space="0" w:color="000000"/>
                                  </w:tcBorders>
                                </w:tcPr>
                                <w:p w14:paraId="4BB6B829" w14:textId="77777777" w:rsidR="00B0570F" w:rsidRDefault="00B0570F"/>
                              </w:tc>
                              <w:tc>
                                <w:tcPr>
                                  <w:tcW w:w="691" w:type="dxa"/>
                                  <w:tcBorders>
                                    <w:top w:val="dashed" w:sz="0" w:space="0" w:color="000000"/>
                                    <w:left w:val="single" w:sz="0" w:space="0" w:color="000000"/>
                                    <w:bottom w:val="dashed" w:sz="0" w:space="0" w:color="000000"/>
                                    <w:right w:val="single" w:sz="0" w:space="0" w:color="000000"/>
                                  </w:tcBorders>
                                </w:tcPr>
                                <w:p w14:paraId="3BC3D3F6" w14:textId="77777777" w:rsidR="00B0570F" w:rsidRDefault="00B0570F"/>
                              </w:tc>
                              <w:tc>
                                <w:tcPr>
                                  <w:tcW w:w="696" w:type="dxa"/>
                                  <w:tcBorders>
                                    <w:top w:val="dashed" w:sz="0" w:space="0" w:color="000000"/>
                                    <w:left w:val="single" w:sz="0" w:space="0" w:color="000000"/>
                                    <w:bottom w:val="dashed" w:sz="0" w:space="0" w:color="000000"/>
                                    <w:right w:val="single" w:sz="0" w:space="0" w:color="000000"/>
                                  </w:tcBorders>
                                </w:tcPr>
                                <w:p w14:paraId="62A760C1" w14:textId="77777777" w:rsidR="00B0570F" w:rsidRDefault="00B0570F"/>
                              </w:tc>
                              <w:tc>
                                <w:tcPr>
                                  <w:tcW w:w="696" w:type="dxa"/>
                                  <w:tcBorders>
                                    <w:top w:val="dashed" w:sz="0" w:space="0" w:color="000000"/>
                                    <w:left w:val="single" w:sz="0" w:space="0" w:color="000000"/>
                                    <w:bottom w:val="dashed" w:sz="0" w:space="0" w:color="000000"/>
                                    <w:right w:val="single" w:sz="0" w:space="0" w:color="000000"/>
                                  </w:tcBorders>
                                </w:tcPr>
                                <w:p w14:paraId="4A37A487" w14:textId="77777777" w:rsidR="00B0570F" w:rsidRDefault="00B0570F"/>
                              </w:tc>
                              <w:tc>
                                <w:tcPr>
                                  <w:tcW w:w="695" w:type="dxa"/>
                                  <w:tcBorders>
                                    <w:top w:val="dashed" w:sz="0" w:space="0" w:color="000000"/>
                                    <w:left w:val="single" w:sz="0" w:space="0" w:color="000000"/>
                                    <w:bottom w:val="dashed" w:sz="0" w:space="0" w:color="000000"/>
                                    <w:right w:val="dashed" w:sz="0" w:space="0" w:color="000000"/>
                                  </w:tcBorders>
                                </w:tcPr>
                                <w:p w14:paraId="53AFB5C5" w14:textId="77777777" w:rsidR="00B0570F" w:rsidRDefault="00B0570F"/>
                              </w:tc>
                            </w:tr>
                            <w:tr w:rsidR="00B0570F" w14:paraId="51698E58" w14:textId="77777777">
                              <w:trPr>
                                <w:trHeight w:hRule="exact" w:val="497"/>
                              </w:trPr>
                              <w:tc>
                                <w:tcPr>
                                  <w:tcW w:w="691" w:type="dxa"/>
                                  <w:tcBorders>
                                    <w:top w:val="dashed" w:sz="0" w:space="0" w:color="000000"/>
                                    <w:left w:val="single" w:sz="0" w:space="0" w:color="000000"/>
                                    <w:bottom w:val="dashed" w:sz="0" w:space="0" w:color="000000"/>
                                    <w:right w:val="single" w:sz="0" w:space="0" w:color="000000"/>
                                  </w:tcBorders>
                                </w:tcPr>
                                <w:p w14:paraId="3C5C2584" w14:textId="77777777" w:rsidR="00B0570F" w:rsidRDefault="00B0570F"/>
                              </w:tc>
                              <w:tc>
                                <w:tcPr>
                                  <w:tcW w:w="696" w:type="dxa"/>
                                  <w:gridSpan w:val="2"/>
                                  <w:tcBorders>
                                    <w:top w:val="dashed" w:sz="0" w:space="0" w:color="000000"/>
                                    <w:left w:val="single" w:sz="0" w:space="0" w:color="000000"/>
                                    <w:bottom w:val="dashed" w:sz="0" w:space="0" w:color="000000"/>
                                    <w:right w:val="single" w:sz="0" w:space="0" w:color="000000"/>
                                  </w:tcBorders>
                                </w:tcPr>
                                <w:p w14:paraId="3617FAE4" w14:textId="77777777" w:rsidR="00B0570F" w:rsidRDefault="00B0570F"/>
                              </w:tc>
                              <w:tc>
                                <w:tcPr>
                                  <w:tcW w:w="696" w:type="dxa"/>
                                  <w:tcBorders>
                                    <w:top w:val="dashed" w:sz="0" w:space="0" w:color="000000"/>
                                    <w:left w:val="single" w:sz="0" w:space="0" w:color="000000"/>
                                    <w:bottom w:val="dashed" w:sz="0" w:space="0" w:color="000000"/>
                                    <w:right w:val="single" w:sz="0" w:space="0" w:color="000000"/>
                                  </w:tcBorders>
                                </w:tcPr>
                                <w:p w14:paraId="5100D0AC" w14:textId="77777777" w:rsidR="00B0570F" w:rsidRDefault="00B0570F"/>
                              </w:tc>
                              <w:tc>
                                <w:tcPr>
                                  <w:tcW w:w="691" w:type="dxa"/>
                                  <w:tcBorders>
                                    <w:top w:val="dashed" w:sz="0" w:space="0" w:color="000000"/>
                                    <w:left w:val="single" w:sz="0" w:space="0" w:color="000000"/>
                                    <w:bottom w:val="dashed" w:sz="0" w:space="0" w:color="000000"/>
                                    <w:right w:val="single" w:sz="0" w:space="0" w:color="000000"/>
                                  </w:tcBorders>
                                </w:tcPr>
                                <w:p w14:paraId="27523A24" w14:textId="77777777" w:rsidR="00B0570F" w:rsidRDefault="00B0570F"/>
                              </w:tc>
                              <w:tc>
                                <w:tcPr>
                                  <w:tcW w:w="696" w:type="dxa"/>
                                  <w:tcBorders>
                                    <w:top w:val="dashed" w:sz="0" w:space="0" w:color="000000"/>
                                    <w:left w:val="single" w:sz="0" w:space="0" w:color="000000"/>
                                    <w:bottom w:val="dashed" w:sz="0" w:space="0" w:color="000000"/>
                                    <w:right w:val="single" w:sz="0" w:space="0" w:color="000000"/>
                                  </w:tcBorders>
                                </w:tcPr>
                                <w:p w14:paraId="188D40E3" w14:textId="77777777" w:rsidR="00B0570F" w:rsidRDefault="00B0570F"/>
                              </w:tc>
                              <w:tc>
                                <w:tcPr>
                                  <w:tcW w:w="696" w:type="dxa"/>
                                  <w:tcBorders>
                                    <w:top w:val="dashed" w:sz="0" w:space="0" w:color="000000"/>
                                    <w:left w:val="single" w:sz="0" w:space="0" w:color="000000"/>
                                    <w:bottom w:val="dashed" w:sz="0" w:space="0" w:color="000000"/>
                                    <w:right w:val="single" w:sz="0" w:space="0" w:color="000000"/>
                                  </w:tcBorders>
                                </w:tcPr>
                                <w:p w14:paraId="7DFEF4B7" w14:textId="77777777" w:rsidR="00B0570F" w:rsidRDefault="00B0570F"/>
                              </w:tc>
                              <w:tc>
                                <w:tcPr>
                                  <w:tcW w:w="691" w:type="dxa"/>
                                  <w:tcBorders>
                                    <w:top w:val="dashed" w:sz="0" w:space="0" w:color="000000"/>
                                    <w:left w:val="single" w:sz="0" w:space="0" w:color="000000"/>
                                    <w:bottom w:val="dashed" w:sz="0" w:space="0" w:color="000000"/>
                                    <w:right w:val="single" w:sz="0" w:space="0" w:color="000000"/>
                                  </w:tcBorders>
                                </w:tcPr>
                                <w:p w14:paraId="38FF0FC9" w14:textId="77777777" w:rsidR="00B0570F" w:rsidRDefault="00B0570F"/>
                              </w:tc>
                              <w:tc>
                                <w:tcPr>
                                  <w:tcW w:w="696" w:type="dxa"/>
                                  <w:tcBorders>
                                    <w:top w:val="dashed" w:sz="0" w:space="0" w:color="000000"/>
                                    <w:left w:val="single" w:sz="0" w:space="0" w:color="000000"/>
                                    <w:bottom w:val="dashed" w:sz="0" w:space="0" w:color="000000"/>
                                    <w:right w:val="single" w:sz="0" w:space="0" w:color="000000"/>
                                  </w:tcBorders>
                                </w:tcPr>
                                <w:p w14:paraId="2C0D5CE0" w14:textId="77777777" w:rsidR="00B0570F" w:rsidRDefault="00B0570F"/>
                              </w:tc>
                              <w:tc>
                                <w:tcPr>
                                  <w:tcW w:w="696" w:type="dxa"/>
                                  <w:tcBorders>
                                    <w:top w:val="dashed" w:sz="0" w:space="0" w:color="000000"/>
                                    <w:left w:val="single" w:sz="0" w:space="0" w:color="000000"/>
                                    <w:bottom w:val="dashed" w:sz="0" w:space="0" w:color="000000"/>
                                    <w:right w:val="single" w:sz="0" w:space="0" w:color="000000"/>
                                  </w:tcBorders>
                                </w:tcPr>
                                <w:p w14:paraId="17B0C276" w14:textId="77777777" w:rsidR="00B0570F" w:rsidRDefault="00B0570F"/>
                              </w:tc>
                              <w:tc>
                                <w:tcPr>
                                  <w:tcW w:w="695" w:type="dxa"/>
                                  <w:tcBorders>
                                    <w:top w:val="dashed" w:sz="0" w:space="0" w:color="000000"/>
                                    <w:left w:val="single" w:sz="0" w:space="0" w:color="000000"/>
                                    <w:bottom w:val="dashed" w:sz="0" w:space="0" w:color="000000"/>
                                    <w:right w:val="dashed" w:sz="0" w:space="0" w:color="000000"/>
                                  </w:tcBorders>
                                </w:tcPr>
                                <w:p w14:paraId="7320EE79" w14:textId="77777777" w:rsidR="00B0570F" w:rsidRDefault="00B0570F"/>
                              </w:tc>
                            </w:tr>
                            <w:tr w:rsidR="00B0570F" w14:paraId="1DA6EFB7" w14:textId="77777777">
                              <w:trPr>
                                <w:trHeight w:hRule="exact" w:val="497"/>
                              </w:trPr>
                              <w:tc>
                                <w:tcPr>
                                  <w:tcW w:w="691" w:type="dxa"/>
                                  <w:tcBorders>
                                    <w:top w:val="dashed" w:sz="0" w:space="0" w:color="000000"/>
                                    <w:left w:val="single" w:sz="0" w:space="0" w:color="000000"/>
                                    <w:bottom w:val="dashed" w:sz="0" w:space="0" w:color="000000"/>
                                    <w:right w:val="single" w:sz="0" w:space="0" w:color="000000"/>
                                  </w:tcBorders>
                                </w:tcPr>
                                <w:p w14:paraId="59869F82" w14:textId="77777777" w:rsidR="00B0570F" w:rsidRDefault="00B0570F"/>
                              </w:tc>
                              <w:tc>
                                <w:tcPr>
                                  <w:tcW w:w="696" w:type="dxa"/>
                                  <w:gridSpan w:val="2"/>
                                  <w:tcBorders>
                                    <w:top w:val="dashed" w:sz="0" w:space="0" w:color="000000"/>
                                    <w:left w:val="single" w:sz="0" w:space="0" w:color="000000"/>
                                    <w:bottom w:val="dashed" w:sz="0" w:space="0" w:color="000000"/>
                                    <w:right w:val="single" w:sz="0" w:space="0" w:color="000000"/>
                                  </w:tcBorders>
                                </w:tcPr>
                                <w:p w14:paraId="1CA21A64" w14:textId="77777777" w:rsidR="00B0570F" w:rsidRDefault="00B0570F"/>
                              </w:tc>
                              <w:tc>
                                <w:tcPr>
                                  <w:tcW w:w="696" w:type="dxa"/>
                                  <w:tcBorders>
                                    <w:top w:val="dashed" w:sz="0" w:space="0" w:color="000000"/>
                                    <w:left w:val="single" w:sz="0" w:space="0" w:color="000000"/>
                                    <w:bottom w:val="dashed" w:sz="0" w:space="0" w:color="000000"/>
                                    <w:right w:val="single" w:sz="0" w:space="0" w:color="000000"/>
                                  </w:tcBorders>
                                </w:tcPr>
                                <w:p w14:paraId="11DB31D7" w14:textId="77777777" w:rsidR="00B0570F" w:rsidRDefault="00B0570F"/>
                              </w:tc>
                              <w:tc>
                                <w:tcPr>
                                  <w:tcW w:w="691" w:type="dxa"/>
                                  <w:tcBorders>
                                    <w:top w:val="dashed" w:sz="0" w:space="0" w:color="000000"/>
                                    <w:left w:val="single" w:sz="0" w:space="0" w:color="000000"/>
                                    <w:bottom w:val="dashed" w:sz="0" w:space="0" w:color="000000"/>
                                    <w:right w:val="single" w:sz="0" w:space="0" w:color="000000"/>
                                  </w:tcBorders>
                                </w:tcPr>
                                <w:p w14:paraId="2113D1D6" w14:textId="77777777" w:rsidR="00B0570F" w:rsidRDefault="00B0570F"/>
                              </w:tc>
                              <w:tc>
                                <w:tcPr>
                                  <w:tcW w:w="696" w:type="dxa"/>
                                  <w:tcBorders>
                                    <w:top w:val="dashed" w:sz="0" w:space="0" w:color="000000"/>
                                    <w:left w:val="single" w:sz="0" w:space="0" w:color="000000"/>
                                    <w:bottom w:val="dashed" w:sz="0" w:space="0" w:color="000000"/>
                                    <w:right w:val="single" w:sz="0" w:space="0" w:color="000000"/>
                                  </w:tcBorders>
                                </w:tcPr>
                                <w:p w14:paraId="1065B239" w14:textId="77777777" w:rsidR="00B0570F" w:rsidRDefault="00B0570F"/>
                              </w:tc>
                              <w:tc>
                                <w:tcPr>
                                  <w:tcW w:w="696" w:type="dxa"/>
                                  <w:tcBorders>
                                    <w:top w:val="dashed" w:sz="0" w:space="0" w:color="000000"/>
                                    <w:left w:val="single" w:sz="0" w:space="0" w:color="000000"/>
                                    <w:bottom w:val="dashed" w:sz="0" w:space="0" w:color="000000"/>
                                    <w:right w:val="single" w:sz="0" w:space="0" w:color="000000"/>
                                  </w:tcBorders>
                                </w:tcPr>
                                <w:p w14:paraId="2872E004" w14:textId="77777777" w:rsidR="00B0570F" w:rsidRDefault="00B0570F"/>
                              </w:tc>
                              <w:tc>
                                <w:tcPr>
                                  <w:tcW w:w="691" w:type="dxa"/>
                                  <w:tcBorders>
                                    <w:top w:val="dashed" w:sz="0" w:space="0" w:color="000000"/>
                                    <w:left w:val="single" w:sz="0" w:space="0" w:color="000000"/>
                                    <w:bottom w:val="dashed" w:sz="0" w:space="0" w:color="000000"/>
                                    <w:right w:val="single" w:sz="0" w:space="0" w:color="000000"/>
                                  </w:tcBorders>
                                </w:tcPr>
                                <w:p w14:paraId="5A08D2D7" w14:textId="77777777" w:rsidR="00B0570F" w:rsidRDefault="00B0570F"/>
                              </w:tc>
                              <w:tc>
                                <w:tcPr>
                                  <w:tcW w:w="696" w:type="dxa"/>
                                  <w:tcBorders>
                                    <w:top w:val="dashed" w:sz="0" w:space="0" w:color="000000"/>
                                    <w:left w:val="single" w:sz="0" w:space="0" w:color="000000"/>
                                    <w:bottom w:val="dashed" w:sz="0" w:space="0" w:color="000000"/>
                                    <w:right w:val="single" w:sz="0" w:space="0" w:color="000000"/>
                                  </w:tcBorders>
                                </w:tcPr>
                                <w:p w14:paraId="1F8D76B2" w14:textId="77777777" w:rsidR="00B0570F" w:rsidRDefault="00B0570F"/>
                              </w:tc>
                              <w:tc>
                                <w:tcPr>
                                  <w:tcW w:w="696" w:type="dxa"/>
                                  <w:tcBorders>
                                    <w:top w:val="dashed" w:sz="0" w:space="0" w:color="000000"/>
                                    <w:left w:val="single" w:sz="0" w:space="0" w:color="000000"/>
                                    <w:bottom w:val="dashed" w:sz="0" w:space="0" w:color="000000"/>
                                    <w:right w:val="single" w:sz="0" w:space="0" w:color="000000"/>
                                  </w:tcBorders>
                                </w:tcPr>
                                <w:p w14:paraId="110F566B" w14:textId="77777777" w:rsidR="00B0570F" w:rsidRDefault="00B0570F"/>
                              </w:tc>
                              <w:tc>
                                <w:tcPr>
                                  <w:tcW w:w="695" w:type="dxa"/>
                                  <w:tcBorders>
                                    <w:top w:val="dashed" w:sz="0" w:space="0" w:color="000000"/>
                                    <w:left w:val="single" w:sz="0" w:space="0" w:color="000000"/>
                                    <w:bottom w:val="dashed" w:sz="0" w:space="0" w:color="000000"/>
                                    <w:right w:val="dashed" w:sz="0" w:space="0" w:color="000000"/>
                                  </w:tcBorders>
                                </w:tcPr>
                                <w:p w14:paraId="147312DA" w14:textId="77777777" w:rsidR="00B0570F" w:rsidRDefault="00B0570F"/>
                              </w:tc>
                            </w:tr>
                            <w:tr w:rsidR="00B0570F" w14:paraId="2647D409" w14:textId="77777777">
                              <w:trPr>
                                <w:trHeight w:hRule="exact" w:val="498"/>
                              </w:trPr>
                              <w:tc>
                                <w:tcPr>
                                  <w:tcW w:w="691" w:type="dxa"/>
                                  <w:tcBorders>
                                    <w:top w:val="dashed" w:sz="0" w:space="0" w:color="000000"/>
                                    <w:left w:val="single" w:sz="0" w:space="0" w:color="000000"/>
                                    <w:bottom w:val="dashed" w:sz="0" w:space="0" w:color="000000"/>
                                    <w:right w:val="single" w:sz="0" w:space="0" w:color="000000"/>
                                  </w:tcBorders>
                                </w:tcPr>
                                <w:p w14:paraId="28471400" w14:textId="77777777" w:rsidR="00B0570F" w:rsidRDefault="00B0570F"/>
                              </w:tc>
                              <w:tc>
                                <w:tcPr>
                                  <w:tcW w:w="696" w:type="dxa"/>
                                  <w:gridSpan w:val="2"/>
                                  <w:tcBorders>
                                    <w:top w:val="dashed" w:sz="0" w:space="0" w:color="000000"/>
                                    <w:left w:val="single" w:sz="0" w:space="0" w:color="000000"/>
                                    <w:bottom w:val="dashed" w:sz="0" w:space="0" w:color="000000"/>
                                    <w:right w:val="single" w:sz="0" w:space="0" w:color="000000"/>
                                  </w:tcBorders>
                                </w:tcPr>
                                <w:p w14:paraId="49D719A5" w14:textId="77777777" w:rsidR="00B0570F" w:rsidRDefault="00B0570F"/>
                              </w:tc>
                              <w:tc>
                                <w:tcPr>
                                  <w:tcW w:w="696" w:type="dxa"/>
                                  <w:tcBorders>
                                    <w:top w:val="dashed" w:sz="0" w:space="0" w:color="000000"/>
                                    <w:left w:val="single" w:sz="0" w:space="0" w:color="000000"/>
                                    <w:bottom w:val="dashed" w:sz="0" w:space="0" w:color="000000"/>
                                    <w:right w:val="single" w:sz="0" w:space="0" w:color="000000"/>
                                  </w:tcBorders>
                                </w:tcPr>
                                <w:p w14:paraId="5BFF9A05" w14:textId="77777777" w:rsidR="00B0570F" w:rsidRDefault="00B0570F"/>
                              </w:tc>
                              <w:tc>
                                <w:tcPr>
                                  <w:tcW w:w="691" w:type="dxa"/>
                                  <w:tcBorders>
                                    <w:top w:val="dashed" w:sz="0" w:space="0" w:color="000000"/>
                                    <w:left w:val="single" w:sz="0" w:space="0" w:color="000000"/>
                                    <w:bottom w:val="dashed" w:sz="0" w:space="0" w:color="000000"/>
                                    <w:right w:val="single" w:sz="0" w:space="0" w:color="000000"/>
                                  </w:tcBorders>
                                </w:tcPr>
                                <w:p w14:paraId="77C48BCD" w14:textId="77777777" w:rsidR="00B0570F" w:rsidRDefault="00B0570F"/>
                              </w:tc>
                              <w:tc>
                                <w:tcPr>
                                  <w:tcW w:w="696" w:type="dxa"/>
                                  <w:tcBorders>
                                    <w:top w:val="dashed" w:sz="0" w:space="0" w:color="000000"/>
                                    <w:left w:val="single" w:sz="0" w:space="0" w:color="000000"/>
                                    <w:bottom w:val="dashed" w:sz="0" w:space="0" w:color="000000"/>
                                    <w:right w:val="single" w:sz="0" w:space="0" w:color="000000"/>
                                  </w:tcBorders>
                                </w:tcPr>
                                <w:p w14:paraId="4A343D72" w14:textId="77777777" w:rsidR="00B0570F" w:rsidRDefault="00B0570F"/>
                              </w:tc>
                              <w:tc>
                                <w:tcPr>
                                  <w:tcW w:w="696" w:type="dxa"/>
                                  <w:tcBorders>
                                    <w:top w:val="dashed" w:sz="0" w:space="0" w:color="000000"/>
                                    <w:left w:val="single" w:sz="0" w:space="0" w:color="000000"/>
                                    <w:bottom w:val="dashed" w:sz="0" w:space="0" w:color="000000"/>
                                    <w:right w:val="single" w:sz="0" w:space="0" w:color="000000"/>
                                  </w:tcBorders>
                                </w:tcPr>
                                <w:p w14:paraId="51260F90" w14:textId="77777777" w:rsidR="00B0570F" w:rsidRDefault="00B0570F"/>
                              </w:tc>
                              <w:tc>
                                <w:tcPr>
                                  <w:tcW w:w="691" w:type="dxa"/>
                                  <w:tcBorders>
                                    <w:top w:val="dashed" w:sz="0" w:space="0" w:color="000000"/>
                                    <w:left w:val="single" w:sz="0" w:space="0" w:color="000000"/>
                                    <w:bottom w:val="dashed" w:sz="0" w:space="0" w:color="000000"/>
                                    <w:right w:val="single" w:sz="0" w:space="0" w:color="000000"/>
                                  </w:tcBorders>
                                </w:tcPr>
                                <w:p w14:paraId="3C2FD64A" w14:textId="77777777" w:rsidR="00B0570F" w:rsidRDefault="00B0570F"/>
                              </w:tc>
                              <w:tc>
                                <w:tcPr>
                                  <w:tcW w:w="696" w:type="dxa"/>
                                  <w:tcBorders>
                                    <w:top w:val="dashed" w:sz="0" w:space="0" w:color="000000"/>
                                    <w:left w:val="single" w:sz="0" w:space="0" w:color="000000"/>
                                    <w:bottom w:val="dashed" w:sz="0" w:space="0" w:color="000000"/>
                                    <w:right w:val="single" w:sz="0" w:space="0" w:color="000000"/>
                                  </w:tcBorders>
                                </w:tcPr>
                                <w:p w14:paraId="123C9998" w14:textId="77777777" w:rsidR="00B0570F" w:rsidRDefault="00B0570F"/>
                              </w:tc>
                              <w:tc>
                                <w:tcPr>
                                  <w:tcW w:w="696" w:type="dxa"/>
                                  <w:tcBorders>
                                    <w:top w:val="dashed" w:sz="0" w:space="0" w:color="000000"/>
                                    <w:left w:val="single" w:sz="0" w:space="0" w:color="000000"/>
                                    <w:bottom w:val="dashed" w:sz="0" w:space="0" w:color="000000"/>
                                    <w:right w:val="single" w:sz="0" w:space="0" w:color="000000"/>
                                  </w:tcBorders>
                                </w:tcPr>
                                <w:p w14:paraId="39DD2559" w14:textId="77777777" w:rsidR="00B0570F" w:rsidRDefault="00B0570F"/>
                              </w:tc>
                              <w:tc>
                                <w:tcPr>
                                  <w:tcW w:w="695" w:type="dxa"/>
                                  <w:tcBorders>
                                    <w:top w:val="dashed" w:sz="0" w:space="0" w:color="000000"/>
                                    <w:left w:val="single" w:sz="0" w:space="0" w:color="000000"/>
                                    <w:bottom w:val="dashed" w:sz="0" w:space="0" w:color="000000"/>
                                    <w:right w:val="dashed" w:sz="0" w:space="0" w:color="000000"/>
                                  </w:tcBorders>
                                </w:tcPr>
                                <w:p w14:paraId="73EEABF5" w14:textId="77777777" w:rsidR="00B0570F" w:rsidRDefault="00B0570F"/>
                              </w:tc>
                            </w:tr>
                            <w:tr w:rsidR="00B0570F" w14:paraId="4814A2C3" w14:textId="77777777">
                              <w:trPr>
                                <w:trHeight w:hRule="exact" w:val="497"/>
                              </w:trPr>
                              <w:tc>
                                <w:tcPr>
                                  <w:tcW w:w="691" w:type="dxa"/>
                                  <w:tcBorders>
                                    <w:top w:val="dashed" w:sz="0" w:space="0" w:color="000000"/>
                                    <w:left w:val="single" w:sz="0" w:space="0" w:color="000000"/>
                                    <w:bottom w:val="dashed" w:sz="0" w:space="0" w:color="000000"/>
                                    <w:right w:val="single" w:sz="0" w:space="0" w:color="000000"/>
                                  </w:tcBorders>
                                </w:tcPr>
                                <w:p w14:paraId="2C9E24D4" w14:textId="77777777" w:rsidR="00B0570F" w:rsidRDefault="00B0570F"/>
                              </w:tc>
                              <w:tc>
                                <w:tcPr>
                                  <w:tcW w:w="696" w:type="dxa"/>
                                  <w:gridSpan w:val="2"/>
                                  <w:tcBorders>
                                    <w:top w:val="dashed" w:sz="0" w:space="0" w:color="000000"/>
                                    <w:left w:val="single" w:sz="0" w:space="0" w:color="000000"/>
                                    <w:bottom w:val="dashed" w:sz="0" w:space="0" w:color="000000"/>
                                    <w:right w:val="single" w:sz="0" w:space="0" w:color="000000"/>
                                  </w:tcBorders>
                                </w:tcPr>
                                <w:p w14:paraId="49F79E66" w14:textId="77777777" w:rsidR="00B0570F" w:rsidRDefault="00B0570F"/>
                              </w:tc>
                              <w:tc>
                                <w:tcPr>
                                  <w:tcW w:w="696" w:type="dxa"/>
                                  <w:tcBorders>
                                    <w:top w:val="dashed" w:sz="0" w:space="0" w:color="000000"/>
                                    <w:left w:val="single" w:sz="0" w:space="0" w:color="000000"/>
                                    <w:bottom w:val="dashed" w:sz="0" w:space="0" w:color="000000"/>
                                    <w:right w:val="single" w:sz="0" w:space="0" w:color="000000"/>
                                  </w:tcBorders>
                                </w:tcPr>
                                <w:p w14:paraId="3B849089" w14:textId="77777777" w:rsidR="00B0570F" w:rsidRDefault="00B0570F"/>
                              </w:tc>
                              <w:tc>
                                <w:tcPr>
                                  <w:tcW w:w="691" w:type="dxa"/>
                                  <w:tcBorders>
                                    <w:top w:val="dashed" w:sz="0" w:space="0" w:color="000000"/>
                                    <w:left w:val="single" w:sz="0" w:space="0" w:color="000000"/>
                                    <w:bottom w:val="dashed" w:sz="0" w:space="0" w:color="000000"/>
                                    <w:right w:val="single" w:sz="0" w:space="0" w:color="000000"/>
                                  </w:tcBorders>
                                </w:tcPr>
                                <w:p w14:paraId="67A9BDAB" w14:textId="77777777" w:rsidR="00B0570F" w:rsidRDefault="00B0570F"/>
                              </w:tc>
                              <w:tc>
                                <w:tcPr>
                                  <w:tcW w:w="696" w:type="dxa"/>
                                  <w:tcBorders>
                                    <w:top w:val="dashed" w:sz="0" w:space="0" w:color="000000"/>
                                    <w:left w:val="single" w:sz="0" w:space="0" w:color="000000"/>
                                    <w:bottom w:val="dashed" w:sz="0" w:space="0" w:color="000000"/>
                                    <w:right w:val="single" w:sz="0" w:space="0" w:color="000000"/>
                                  </w:tcBorders>
                                </w:tcPr>
                                <w:p w14:paraId="75DE4A85" w14:textId="77777777" w:rsidR="00B0570F" w:rsidRDefault="00B0570F"/>
                              </w:tc>
                              <w:tc>
                                <w:tcPr>
                                  <w:tcW w:w="696" w:type="dxa"/>
                                  <w:tcBorders>
                                    <w:top w:val="dashed" w:sz="0" w:space="0" w:color="000000"/>
                                    <w:left w:val="single" w:sz="0" w:space="0" w:color="000000"/>
                                    <w:bottom w:val="dashed" w:sz="0" w:space="0" w:color="000000"/>
                                    <w:right w:val="single" w:sz="0" w:space="0" w:color="000000"/>
                                  </w:tcBorders>
                                </w:tcPr>
                                <w:p w14:paraId="6BDDC4C1" w14:textId="77777777" w:rsidR="00B0570F" w:rsidRDefault="00B0570F"/>
                              </w:tc>
                              <w:tc>
                                <w:tcPr>
                                  <w:tcW w:w="691" w:type="dxa"/>
                                  <w:tcBorders>
                                    <w:top w:val="dashed" w:sz="0" w:space="0" w:color="000000"/>
                                    <w:left w:val="single" w:sz="0" w:space="0" w:color="000000"/>
                                    <w:bottom w:val="dashed" w:sz="0" w:space="0" w:color="000000"/>
                                    <w:right w:val="single" w:sz="0" w:space="0" w:color="000000"/>
                                  </w:tcBorders>
                                </w:tcPr>
                                <w:p w14:paraId="35D20471" w14:textId="77777777" w:rsidR="00B0570F" w:rsidRDefault="00B0570F"/>
                              </w:tc>
                              <w:tc>
                                <w:tcPr>
                                  <w:tcW w:w="696" w:type="dxa"/>
                                  <w:tcBorders>
                                    <w:top w:val="dashed" w:sz="0" w:space="0" w:color="000000"/>
                                    <w:left w:val="single" w:sz="0" w:space="0" w:color="000000"/>
                                    <w:bottom w:val="dashed" w:sz="0" w:space="0" w:color="000000"/>
                                    <w:right w:val="single" w:sz="0" w:space="0" w:color="000000"/>
                                  </w:tcBorders>
                                </w:tcPr>
                                <w:p w14:paraId="55014548" w14:textId="77777777" w:rsidR="00B0570F" w:rsidRDefault="00B0570F"/>
                              </w:tc>
                              <w:tc>
                                <w:tcPr>
                                  <w:tcW w:w="696" w:type="dxa"/>
                                  <w:tcBorders>
                                    <w:top w:val="dashed" w:sz="0" w:space="0" w:color="000000"/>
                                    <w:left w:val="single" w:sz="0" w:space="0" w:color="000000"/>
                                    <w:bottom w:val="dashed" w:sz="0" w:space="0" w:color="000000"/>
                                    <w:right w:val="single" w:sz="0" w:space="0" w:color="000000"/>
                                  </w:tcBorders>
                                </w:tcPr>
                                <w:p w14:paraId="2CCBBA04" w14:textId="77777777" w:rsidR="00B0570F" w:rsidRDefault="00B0570F"/>
                              </w:tc>
                              <w:tc>
                                <w:tcPr>
                                  <w:tcW w:w="695" w:type="dxa"/>
                                  <w:tcBorders>
                                    <w:top w:val="dashed" w:sz="0" w:space="0" w:color="000000"/>
                                    <w:left w:val="single" w:sz="0" w:space="0" w:color="000000"/>
                                    <w:bottom w:val="dashed" w:sz="0" w:space="0" w:color="000000"/>
                                    <w:right w:val="dashed" w:sz="0" w:space="0" w:color="000000"/>
                                  </w:tcBorders>
                                </w:tcPr>
                                <w:p w14:paraId="1EAC03A5" w14:textId="77777777" w:rsidR="00B0570F" w:rsidRDefault="00B0570F"/>
                              </w:tc>
                            </w:tr>
                          </w:tbl>
                          <w:p w14:paraId="5AB4FA2A" w14:textId="77777777" w:rsidR="00B0570F" w:rsidRDefault="00B0570F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E49438F" id="Text Box 704" o:spid="_x0000_s1504" type="#_x0000_t202" style="position:absolute;left:0;text-align:left;margin-left:124pt;margin-top:9.1pt;width:347.3pt;height:199.5pt;z-index:251513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" filled="f" stroked="f">
                <v:textbox inset="0,0,0,0">
                  <w:txbxContent>
                    <w:tbl>
                      <w:tblPr>
                        <w:tblW w:w="0" w:type="auto"/>
                        <w:tblBorders>
                          <w:top w:val="double" w:sz="3" w:space="0" w:color="000000"/>
                          <w:left w:val="double" w:sz="3" w:space="0" w:color="000000"/>
                          <w:bottom w:val="double" w:sz="3" w:space="0" w:color="000000"/>
                          <w:right w:val="double" w:sz="3" w:space="0" w:color="000000"/>
                          <w:insideH w:val="double" w:sz="3" w:space="0" w:color="000000"/>
                          <w:insideV w:val="double" w:sz="3" w:space="0" w:color="00000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691"/>
                        <w:gridCol w:w="429"/>
                        <w:gridCol w:w="267"/>
                        <w:gridCol w:w="696"/>
                        <w:gridCol w:w="691"/>
                        <w:gridCol w:w="696"/>
                        <w:gridCol w:w="696"/>
                        <w:gridCol w:w="691"/>
                        <w:gridCol w:w="696"/>
                        <w:gridCol w:w="696"/>
                        <w:gridCol w:w="695"/>
                      </w:tblGrid>
                      <w:tr w:rsidR="00B0570F" w14:paraId="6DD8F865" w14:textId="77777777">
                        <w:trPr>
                          <w:trHeight w:hRule="exact" w:val="497"/>
                        </w:trPr>
                        <w:tc>
                          <w:tcPr>
                            <w:tcW w:w="1120" w:type="dxa"/>
                            <w:gridSpan w:val="2"/>
                            <w:vMerge w:val="restart"/>
                            <w:tcBorders>
                              <w:left w:val="single" w:sz="0" w:space="0" w:color="000000"/>
                              <w:right w:val="single" w:sz="0" w:space="0" w:color="000000"/>
                            </w:tcBorders>
                          </w:tcPr>
                          <w:p w14:paraId="336E4F96" w14:textId="77777777" w:rsidR="00B0570F" w:rsidRDefault="00B0570F">
                            <w:pPr>
                              <w:pStyle w:val="TableParagraph"/>
                              <w:tabs>
                                <w:tab w:val="left" w:pos="561"/>
                              </w:tabs>
                              <w:spacing w:line="198" w:lineRule="exact"/>
                              <w:ind w:left="82"/>
                              <w:jc w:val="left"/>
                              <w:rPr>
                                <w:rFonts w:ascii="Symbol" w:hAnsi="Symbol"/>
                                <w:sz w:val="2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w w:val="103"/>
                                <w:sz w:val="20"/>
                                <w:u w:val="thick" w:color="0000FF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sz w:val="20"/>
                                <w:u w:val="thick" w:color="0000FF"/>
                              </w:rPr>
                              <w:tab/>
                            </w:r>
                            <w:r>
                              <w:rPr>
                                <w:rFonts w:ascii="Symbol" w:hAnsi="Symbol"/>
                                <w:w w:val="105"/>
                                <w:position w:val="-12"/>
                                <w:sz w:val="20"/>
                              </w:rPr>
                              <w:t></w:t>
                            </w:r>
                          </w:p>
                          <w:p w14:paraId="29EFEF35" w14:textId="77777777" w:rsidR="00B0570F" w:rsidRDefault="00B0570F">
                            <w:pPr>
                              <w:pStyle w:val="TableParagraph"/>
                              <w:spacing w:line="151" w:lineRule="exact"/>
                              <w:ind w:left="347"/>
                              <w:rPr>
                                <w:rFonts w:ascii="Calibri"/>
                                <w:sz w:val="16"/>
                              </w:rPr>
                            </w:pPr>
                            <w:r>
                              <w:rPr>
                                <w:rFonts w:ascii="Calibri"/>
                                <w:w w:val="103"/>
                                <w:sz w:val="16"/>
                              </w:rPr>
                              <w:t>2</w:t>
                            </w:r>
                          </w:p>
                          <w:p w14:paraId="74B88331" w14:textId="77777777" w:rsidR="00B0570F" w:rsidRDefault="00B0570F">
                            <w:pPr>
                              <w:pStyle w:val="TableParagraph"/>
                              <w:tabs>
                                <w:tab w:val="left" w:pos="561"/>
                              </w:tabs>
                              <w:spacing w:before="23" w:line="240" w:lineRule="auto"/>
                              <w:ind w:left="82"/>
                              <w:jc w:val="left"/>
                              <w:rPr>
                                <w:rFonts w:ascii="Calibri" w:hAnsi="Calibri"/>
                                <w:sz w:val="16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w w:val="103"/>
                                <w:position w:val="1"/>
                                <w:sz w:val="20"/>
                                <w:u w:val="thick" w:color="FF00FF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position w:val="1"/>
                                <w:sz w:val="20"/>
                                <w:u w:val="thick" w:color="FF00FF"/>
                              </w:rPr>
                              <w:tab/>
                            </w:r>
                            <w:r>
                              <w:rPr>
                                <w:rFonts w:ascii="Symbol" w:hAnsi="Symbol"/>
                                <w:w w:val="105"/>
                                <w:sz w:val="20"/>
                              </w:rPr>
                              <w:t></w:t>
                            </w:r>
                            <w:r>
                              <w:rPr>
                                <w:rFonts w:ascii="Calibri" w:hAnsi="Calibri"/>
                                <w:w w:val="105"/>
                                <w:position w:val="-10"/>
                                <w:sz w:val="16"/>
                              </w:rPr>
                              <w:t>3</w:t>
                            </w:r>
                          </w:p>
                          <w:p w14:paraId="658DDED1" w14:textId="77777777" w:rsidR="00B0570F" w:rsidRDefault="00B0570F">
                            <w:pPr>
                              <w:pStyle w:val="TableParagraph"/>
                              <w:spacing w:before="18" w:line="240" w:lineRule="auto"/>
                              <w:ind w:left="539" w:right="321"/>
                              <w:rPr>
                                <w:rFonts w:ascii="Calibri" w:hAnsi="Calibri"/>
                                <w:sz w:val="16"/>
                              </w:rPr>
                            </w:pPr>
                            <w:r>
                              <w:rPr>
                                <w:rFonts w:ascii="Symbol" w:hAnsi="Symbol"/>
                                <w:w w:val="105"/>
                                <w:sz w:val="20"/>
                              </w:rPr>
                              <w:t></w:t>
                            </w:r>
                            <w:r>
                              <w:rPr>
                                <w:rFonts w:ascii="Calibri" w:hAnsi="Calibri"/>
                                <w:w w:val="105"/>
                                <w:position w:val="-10"/>
                                <w:sz w:val="16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267" w:type="dxa"/>
                            <w:tcBorders>
                              <w:top w:val="dashed" w:sz="0" w:space="0" w:color="000000"/>
                              <w:left w:val="single" w:sz="0" w:space="0" w:color="000000"/>
                              <w:bottom w:val="dashed" w:sz="0" w:space="0" w:color="000000"/>
                              <w:right w:val="single" w:sz="0" w:space="0" w:color="000000"/>
                            </w:tcBorders>
                          </w:tcPr>
                          <w:p w14:paraId="0EA9E70C" w14:textId="77777777" w:rsidR="00B0570F" w:rsidRDefault="00B0570F"/>
                        </w:tc>
                        <w:tc>
                          <w:tcPr>
                            <w:tcW w:w="696" w:type="dxa"/>
                            <w:tcBorders>
                              <w:top w:val="dashed" w:sz="0" w:space="0" w:color="000000"/>
                              <w:left w:val="single" w:sz="0" w:space="0" w:color="000000"/>
                              <w:bottom w:val="dashed" w:sz="0" w:space="0" w:color="000000"/>
                              <w:right w:val="single" w:sz="0" w:space="0" w:color="000000"/>
                            </w:tcBorders>
                          </w:tcPr>
                          <w:p w14:paraId="27117926" w14:textId="77777777" w:rsidR="00B0570F" w:rsidRDefault="00B0570F"/>
                        </w:tc>
                        <w:tc>
                          <w:tcPr>
                            <w:tcW w:w="691" w:type="dxa"/>
                            <w:tcBorders>
                              <w:top w:val="dashed" w:sz="0" w:space="0" w:color="000000"/>
                              <w:left w:val="single" w:sz="0" w:space="0" w:color="000000"/>
                              <w:bottom w:val="dashed" w:sz="0" w:space="0" w:color="000000"/>
                              <w:right w:val="single" w:sz="0" w:space="0" w:color="000000"/>
                            </w:tcBorders>
                          </w:tcPr>
                          <w:p w14:paraId="64616CB6" w14:textId="77777777" w:rsidR="00B0570F" w:rsidRDefault="00B0570F"/>
                        </w:tc>
                        <w:tc>
                          <w:tcPr>
                            <w:tcW w:w="696" w:type="dxa"/>
                            <w:tcBorders>
                              <w:top w:val="dashed" w:sz="0" w:space="0" w:color="000000"/>
                              <w:left w:val="single" w:sz="0" w:space="0" w:color="000000"/>
                              <w:bottom w:val="dashed" w:sz="0" w:space="0" w:color="000000"/>
                              <w:right w:val="single" w:sz="0" w:space="0" w:color="000000"/>
                            </w:tcBorders>
                          </w:tcPr>
                          <w:p w14:paraId="08946E05" w14:textId="77777777" w:rsidR="00B0570F" w:rsidRDefault="00B0570F"/>
                        </w:tc>
                        <w:tc>
                          <w:tcPr>
                            <w:tcW w:w="696" w:type="dxa"/>
                            <w:tcBorders>
                              <w:top w:val="dashed" w:sz="0" w:space="0" w:color="000000"/>
                              <w:left w:val="single" w:sz="0" w:space="0" w:color="000000"/>
                              <w:bottom w:val="dashed" w:sz="0" w:space="0" w:color="000000"/>
                              <w:right w:val="single" w:sz="0" w:space="0" w:color="000000"/>
                            </w:tcBorders>
                          </w:tcPr>
                          <w:p w14:paraId="414D5882" w14:textId="77777777" w:rsidR="00B0570F" w:rsidRDefault="00B0570F"/>
                        </w:tc>
                        <w:tc>
                          <w:tcPr>
                            <w:tcW w:w="691" w:type="dxa"/>
                            <w:tcBorders>
                              <w:top w:val="dashed" w:sz="0" w:space="0" w:color="000000"/>
                              <w:left w:val="single" w:sz="0" w:space="0" w:color="000000"/>
                              <w:bottom w:val="dashed" w:sz="0" w:space="0" w:color="000000"/>
                              <w:right w:val="single" w:sz="0" w:space="0" w:color="000000"/>
                            </w:tcBorders>
                          </w:tcPr>
                          <w:p w14:paraId="4F4950E3" w14:textId="77777777" w:rsidR="00B0570F" w:rsidRDefault="00B0570F"/>
                        </w:tc>
                        <w:tc>
                          <w:tcPr>
                            <w:tcW w:w="696" w:type="dxa"/>
                            <w:tcBorders>
                              <w:top w:val="dashed" w:sz="0" w:space="0" w:color="000000"/>
                              <w:left w:val="single" w:sz="0" w:space="0" w:color="000000"/>
                              <w:bottom w:val="dashed" w:sz="0" w:space="0" w:color="000000"/>
                              <w:right w:val="single" w:sz="0" w:space="0" w:color="000000"/>
                            </w:tcBorders>
                          </w:tcPr>
                          <w:p w14:paraId="4AB0F040" w14:textId="77777777" w:rsidR="00B0570F" w:rsidRDefault="00B0570F"/>
                        </w:tc>
                        <w:tc>
                          <w:tcPr>
                            <w:tcW w:w="696" w:type="dxa"/>
                            <w:tcBorders>
                              <w:top w:val="dashed" w:sz="0" w:space="0" w:color="000000"/>
                              <w:left w:val="single" w:sz="0" w:space="0" w:color="000000"/>
                              <w:bottom w:val="dashed" w:sz="0" w:space="0" w:color="000000"/>
                              <w:right w:val="single" w:sz="0" w:space="0" w:color="000000"/>
                            </w:tcBorders>
                          </w:tcPr>
                          <w:p w14:paraId="00FDB4A6" w14:textId="77777777" w:rsidR="00B0570F" w:rsidRDefault="00B0570F"/>
                        </w:tc>
                        <w:tc>
                          <w:tcPr>
                            <w:tcW w:w="695" w:type="dxa"/>
                            <w:tcBorders>
                              <w:top w:val="dashed" w:sz="0" w:space="0" w:color="000000"/>
                              <w:left w:val="single" w:sz="0" w:space="0" w:color="000000"/>
                              <w:bottom w:val="dashed" w:sz="0" w:space="0" w:color="000000"/>
                              <w:right w:val="dashed" w:sz="0" w:space="0" w:color="000000"/>
                            </w:tcBorders>
                          </w:tcPr>
                          <w:p w14:paraId="2007FF47" w14:textId="77777777" w:rsidR="00B0570F" w:rsidRDefault="00B0570F"/>
                        </w:tc>
                      </w:tr>
                      <w:tr w:rsidR="00B0570F" w14:paraId="52302E8C" w14:textId="77777777">
                        <w:trPr>
                          <w:trHeight w:hRule="exact" w:val="493"/>
                        </w:trPr>
                        <w:tc>
                          <w:tcPr>
                            <w:tcW w:w="1120" w:type="dxa"/>
                            <w:gridSpan w:val="2"/>
                            <w:vMerge/>
                            <w:tcBorders>
                              <w:left w:val="single" w:sz="0" w:space="0" w:color="000000"/>
                              <w:right w:val="single" w:sz="0" w:space="0" w:color="000000"/>
                            </w:tcBorders>
                          </w:tcPr>
                          <w:p w14:paraId="37BE2979" w14:textId="77777777" w:rsidR="00B0570F" w:rsidRDefault="00B0570F"/>
                        </w:tc>
                        <w:tc>
                          <w:tcPr>
                            <w:tcW w:w="267" w:type="dxa"/>
                            <w:tcBorders>
                              <w:top w:val="dashed" w:sz="0" w:space="0" w:color="000000"/>
                              <w:left w:val="single" w:sz="0" w:space="0" w:color="000000"/>
                              <w:bottom w:val="dashed" w:sz="0" w:space="0" w:color="000000"/>
                              <w:right w:val="single" w:sz="0" w:space="0" w:color="000000"/>
                            </w:tcBorders>
                          </w:tcPr>
                          <w:p w14:paraId="1549E30C" w14:textId="77777777" w:rsidR="00B0570F" w:rsidRDefault="00B0570F"/>
                        </w:tc>
                        <w:tc>
                          <w:tcPr>
                            <w:tcW w:w="696" w:type="dxa"/>
                            <w:tcBorders>
                              <w:top w:val="dashed" w:sz="0" w:space="0" w:color="000000"/>
                              <w:left w:val="single" w:sz="0" w:space="0" w:color="000000"/>
                              <w:bottom w:val="dashed" w:sz="0" w:space="0" w:color="000000"/>
                              <w:right w:val="single" w:sz="0" w:space="0" w:color="000000"/>
                            </w:tcBorders>
                          </w:tcPr>
                          <w:p w14:paraId="4E97FFE7" w14:textId="77777777" w:rsidR="00B0570F" w:rsidRDefault="00B0570F"/>
                        </w:tc>
                        <w:tc>
                          <w:tcPr>
                            <w:tcW w:w="691" w:type="dxa"/>
                            <w:tcBorders>
                              <w:top w:val="dashed" w:sz="0" w:space="0" w:color="000000"/>
                              <w:left w:val="single" w:sz="0" w:space="0" w:color="000000"/>
                              <w:bottom w:val="dashed" w:sz="0" w:space="0" w:color="000000"/>
                              <w:right w:val="single" w:sz="0" w:space="0" w:color="000000"/>
                            </w:tcBorders>
                          </w:tcPr>
                          <w:p w14:paraId="384111C4" w14:textId="77777777" w:rsidR="00B0570F" w:rsidRDefault="00B0570F"/>
                        </w:tc>
                        <w:tc>
                          <w:tcPr>
                            <w:tcW w:w="696" w:type="dxa"/>
                            <w:tcBorders>
                              <w:top w:val="dashed" w:sz="0" w:space="0" w:color="000000"/>
                              <w:left w:val="single" w:sz="0" w:space="0" w:color="000000"/>
                              <w:bottom w:val="dashed" w:sz="0" w:space="0" w:color="000000"/>
                              <w:right w:val="single" w:sz="0" w:space="0" w:color="000000"/>
                            </w:tcBorders>
                          </w:tcPr>
                          <w:p w14:paraId="335365AB" w14:textId="77777777" w:rsidR="00B0570F" w:rsidRDefault="00B0570F"/>
                        </w:tc>
                        <w:tc>
                          <w:tcPr>
                            <w:tcW w:w="696" w:type="dxa"/>
                            <w:tcBorders>
                              <w:top w:val="dashed" w:sz="0" w:space="0" w:color="000000"/>
                              <w:left w:val="single" w:sz="0" w:space="0" w:color="000000"/>
                              <w:bottom w:val="dashed" w:sz="0" w:space="0" w:color="000000"/>
                              <w:right w:val="single" w:sz="0" w:space="0" w:color="000000"/>
                            </w:tcBorders>
                          </w:tcPr>
                          <w:p w14:paraId="21702651" w14:textId="77777777" w:rsidR="00B0570F" w:rsidRDefault="00B0570F"/>
                        </w:tc>
                        <w:tc>
                          <w:tcPr>
                            <w:tcW w:w="691" w:type="dxa"/>
                            <w:tcBorders>
                              <w:top w:val="dashed" w:sz="0" w:space="0" w:color="000000"/>
                              <w:left w:val="single" w:sz="0" w:space="0" w:color="000000"/>
                              <w:bottom w:val="dashed" w:sz="0" w:space="0" w:color="000000"/>
                              <w:right w:val="single" w:sz="0" w:space="0" w:color="000000"/>
                            </w:tcBorders>
                          </w:tcPr>
                          <w:p w14:paraId="667AB90E" w14:textId="77777777" w:rsidR="00B0570F" w:rsidRDefault="00B0570F"/>
                        </w:tc>
                        <w:tc>
                          <w:tcPr>
                            <w:tcW w:w="696" w:type="dxa"/>
                            <w:tcBorders>
                              <w:top w:val="dashed" w:sz="0" w:space="0" w:color="000000"/>
                              <w:left w:val="single" w:sz="0" w:space="0" w:color="000000"/>
                              <w:bottom w:val="dashed" w:sz="0" w:space="0" w:color="000000"/>
                              <w:right w:val="single" w:sz="0" w:space="0" w:color="000000"/>
                            </w:tcBorders>
                          </w:tcPr>
                          <w:p w14:paraId="0D1A40CE" w14:textId="77777777" w:rsidR="00B0570F" w:rsidRDefault="00B0570F"/>
                        </w:tc>
                        <w:tc>
                          <w:tcPr>
                            <w:tcW w:w="696" w:type="dxa"/>
                            <w:tcBorders>
                              <w:top w:val="dashed" w:sz="0" w:space="0" w:color="000000"/>
                              <w:left w:val="single" w:sz="0" w:space="0" w:color="000000"/>
                              <w:bottom w:val="dashed" w:sz="0" w:space="0" w:color="000000"/>
                              <w:right w:val="single" w:sz="0" w:space="0" w:color="000000"/>
                            </w:tcBorders>
                          </w:tcPr>
                          <w:p w14:paraId="4334D5D5" w14:textId="77777777" w:rsidR="00B0570F" w:rsidRDefault="00B0570F"/>
                        </w:tc>
                        <w:tc>
                          <w:tcPr>
                            <w:tcW w:w="695" w:type="dxa"/>
                            <w:tcBorders>
                              <w:top w:val="dashed" w:sz="0" w:space="0" w:color="000000"/>
                              <w:left w:val="single" w:sz="0" w:space="0" w:color="000000"/>
                              <w:bottom w:val="dashed" w:sz="0" w:space="0" w:color="000000"/>
                              <w:right w:val="dashed" w:sz="0" w:space="0" w:color="000000"/>
                            </w:tcBorders>
                          </w:tcPr>
                          <w:p w14:paraId="5CFC32A8" w14:textId="77777777" w:rsidR="00B0570F" w:rsidRDefault="00B0570F"/>
                        </w:tc>
                      </w:tr>
                      <w:tr w:rsidR="00B0570F" w14:paraId="073DE7E6" w14:textId="77777777">
                        <w:trPr>
                          <w:trHeight w:hRule="exact" w:val="129"/>
                        </w:trPr>
                        <w:tc>
                          <w:tcPr>
                            <w:tcW w:w="1120" w:type="dxa"/>
                            <w:gridSpan w:val="2"/>
                            <w:vMerge/>
                            <w:tcBorders>
                              <w:left w:val="single" w:sz="0" w:space="0" w:color="000000"/>
                              <w:bottom w:val="single" w:sz="0" w:space="0" w:color="000000"/>
                              <w:right w:val="single" w:sz="0" w:space="0" w:color="000000"/>
                            </w:tcBorders>
                          </w:tcPr>
                          <w:p w14:paraId="1D7690B2" w14:textId="77777777" w:rsidR="00B0570F" w:rsidRDefault="00B0570F"/>
                        </w:tc>
                        <w:tc>
                          <w:tcPr>
                            <w:tcW w:w="267" w:type="dxa"/>
                            <w:tcBorders>
                              <w:top w:val="dashed" w:sz="0" w:space="0" w:color="000000"/>
                              <w:left w:val="single" w:sz="0" w:space="0" w:color="000000"/>
                              <w:bottom w:val="nil"/>
                              <w:right w:val="single" w:sz="0" w:space="0" w:color="000000"/>
                            </w:tcBorders>
                          </w:tcPr>
                          <w:p w14:paraId="6899BC5A" w14:textId="77777777" w:rsidR="00B0570F" w:rsidRDefault="00B0570F"/>
                        </w:tc>
                        <w:tc>
                          <w:tcPr>
                            <w:tcW w:w="696" w:type="dxa"/>
                            <w:vMerge w:val="restart"/>
                            <w:tcBorders>
                              <w:top w:val="dashed" w:sz="0" w:space="0" w:color="000000"/>
                              <w:left w:val="single" w:sz="0" w:space="0" w:color="000000"/>
                              <w:right w:val="single" w:sz="0" w:space="0" w:color="000000"/>
                            </w:tcBorders>
                          </w:tcPr>
                          <w:p w14:paraId="6CDBB1AB" w14:textId="77777777" w:rsidR="00B0570F" w:rsidRDefault="00B0570F"/>
                        </w:tc>
                        <w:tc>
                          <w:tcPr>
                            <w:tcW w:w="691" w:type="dxa"/>
                            <w:vMerge w:val="restart"/>
                            <w:tcBorders>
                              <w:top w:val="dashed" w:sz="0" w:space="0" w:color="000000"/>
                              <w:left w:val="single" w:sz="0" w:space="0" w:color="000000"/>
                              <w:right w:val="single" w:sz="0" w:space="0" w:color="000000"/>
                            </w:tcBorders>
                          </w:tcPr>
                          <w:p w14:paraId="433BD951" w14:textId="77777777" w:rsidR="00B0570F" w:rsidRDefault="00B0570F"/>
                        </w:tc>
                        <w:tc>
                          <w:tcPr>
                            <w:tcW w:w="696" w:type="dxa"/>
                            <w:vMerge w:val="restart"/>
                            <w:tcBorders>
                              <w:top w:val="dashed" w:sz="0" w:space="0" w:color="000000"/>
                              <w:left w:val="single" w:sz="0" w:space="0" w:color="000000"/>
                              <w:right w:val="single" w:sz="0" w:space="0" w:color="000000"/>
                            </w:tcBorders>
                          </w:tcPr>
                          <w:p w14:paraId="6A0CDD5A" w14:textId="77777777" w:rsidR="00B0570F" w:rsidRDefault="00B0570F"/>
                        </w:tc>
                        <w:tc>
                          <w:tcPr>
                            <w:tcW w:w="696" w:type="dxa"/>
                            <w:vMerge w:val="restart"/>
                            <w:tcBorders>
                              <w:top w:val="dashed" w:sz="0" w:space="0" w:color="000000"/>
                              <w:left w:val="single" w:sz="0" w:space="0" w:color="000000"/>
                              <w:right w:val="single" w:sz="0" w:space="0" w:color="000000"/>
                            </w:tcBorders>
                          </w:tcPr>
                          <w:p w14:paraId="0A94B93D" w14:textId="77777777" w:rsidR="00B0570F" w:rsidRDefault="00B0570F"/>
                        </w:tc>
                        <w:tc>
                          <w:tcPr>
                            <w:tcW w:w="691" w:type="dxa"/>
                            <w:vMerge w:val="restart"/>
                            <w:tcBorders>
                              <w:top w:val="dashed" w:sz="0" w:space="0" w:color="000000"/>
                              <w:left w:val="single" w:sz="0" w:space="0" w:color="000000"/>
                              <w:right w:val="single" w:sz="0" w:space="0" w:color="000000"/>
                            </w:tcBorders>
                          </w:tcPr>
                          <w:p w14:paraId="06931016" w14:textId="77777777" w:rsidR="00B0570F" w:rsidRDefault="00B0570F"/>
                        </w:tc>
                        <w:tc>
                          <w:tcPr>
                            <w:tcW w:w="696" w:type="dxa"/>
                            <w:vMerge w:val="restart"/>
                            <w:tcBorders>
                              <w:top w:val="dashed" w:sz="0" w:space="0" w:color="000000"/>
                              <w:left w:val="single" w:sz="0" w:space="0" w:color="000000"/>
                              <w:right w:val="single" w:sz="0" w:space="0" w:color="000000"/>
                            </w:tcBorders>
                          </w:tcPr>
                          <w:p w14:paraId="52DCD4F0" w14:textId="77777777" w:rsidR="00B0570F" w:rsidRDefault="00B0570F"/>
                        </w:tc>
                        <w:tc>
                          <w:tcPr>
                            <w:tcW w:w="696" w:type="dxa"/>
                            <w:vMerge w:val="restart"/>
                            <w:tcBorders>
                              <w:top w:val="dashed" w:sz="0" w:space="0" w:color="000000"/>
                              <w:left w:val="single" w:sz="0" w:space="0" w:color="000000"/>
                              <w:right w:val="single" w:sz="0" w:space="0" w:color="000000"/>
                            </w:tcBorders>
                          </w:tcPr>
                          <w:p w14:paraId="7CE1D6D2" w14:textId="77777777" w:rsidR="00B0570F" w:rsidRDefault="00B0570F"/>
                        </w:tc>
                        <w:tc>
                          <w:tcPr>
                            <w:tcW w:w="695" w:type="dxa"/>
                            <w:vMerge w:val="restart"/>
                            <w:tcBorders>
                              <w:top w:val="dashed" w:sz="0" w:space="0" w:color="000000"/>
                              <w:left w:val="single" w:sz="0" w:space="0" w:color="000000"/>
                              <w:right w:val="dashed" w:sz="0" w:space="0" w:color="000000"/>
                            </w:tcBorders>
                          </w:tcPr>
                          <w:p w14:paraId="7EFB3C1C" w14:textId="77777777" w:rsidR="00B0570F" w:rsidRDefault="00B0570F"/>
                        </w:tc>
                      </w:tr>
                      <w:tr w:rsidR="00B0570F" w14:paraId="6BBEE0D9" w14:textId="77777777">
                        <w:trPr>
                          <w:trHeight w:hRule="exact" w:val="373"/>
                        </w:trPr>
                        <w:tc>
                          <w:tcPr>
                            <w:tcW w:w="691" w:type="dxa"/>
                            <w:tcBorders>
                              <w:top w:val="single" w:sz="0" w:space="0" w:color="000000"/>
                              <w:left w:val="single" w:sz="0" w:space="0" w:color="000000"/>
                              <w:bottom w:val="dashed" w:sz="0" w:space="0" w:color="000000"/>
                              <w:right w:val="single" w:sz="0" w:space="0" w:color="000000"/>
                            </w:tcBorders>
                          </w:tcPr>
                          <w:p w14:paraId="6CF6216B" w14:textId="77777777" w:rsidR="00B0570F" w:rsidRDefault="00B0570F"/>
                        </w:tc>
                        <w:tc>
                          <w:tcPr>
                            <w:tcW w:w="696" w:type="dxa"/>
                            <w:gridSpan w:val="2"/>
                            <w:tcBorders>
                              <w:top w:val="nil"/>
                              <w:left w:val="single" w:sz="0" w:space="0" w:color="000000"/>
                              <w:bottom w:val="dashed" w:sz="0" w:space="0" w:color="000000"/>
                              <w:right w:val="single" w:sz="0" w:space="0" w:color="000000"/>
                            </w:tcBorders>
                          </w:tcPr>
                          <w:p w14:paraId="396CEEEC" w14:textId="77777777" w:rsidR="00B0570F" w:rsidRDefault="00B0570F"/>
                        </w:tc>
                        <w:tc>
                          <w:tcPr>
                            <w:tcW w:w="696" w:type="dxa"/>
                            <w:vMerge/>
                            <w:tcBorders>
                              <w:left w:val="single" w:sz="0" w:space="0" w:color="000000"/>
                              <w:bottom w:val="dashed" w:sz="0" w:space="0" w:color="000000"/>
                              <w:right w:val="single" w:sz="0" w:space="0" w:color="000000"/>
                            </w:tcBorders>
                          </w:tcPr>
                          <w:p w14:paraId="2316A0B0" w14:textId="77777777" w:rsidR="00B0570F" w:rsidRDefault="00B0570F"/>
                        </w:tc>
                        <w:tc>
                          <w:tcPr>
                            <w:tcW w:w="691" w:type="dxa"/>
                            <w:vMerge/>
                            <w:tcBorders>
                              <w:left w:val="single" w:sz="0" w:space="0" w:color="000000"/>
                              <w:bottom w:val="dashed" w:sz="0" w:space="0" w:color="000000"/>
                              <w:right w:val="single" w:sz="0" w:space="0" w:color="000000"/>
                            </w:tcBorders>
                          </w:tcPr>
                          <w:p w14:paraId="361F4852" w14:textId="77777777" w:rsidR="00B0570F" w:rsidRDefault="00B0570F"/>
                        </w:tc>
                        <w:tc>
                          <w:tcPr>
                            <w:tcW w:w="696" w:type="dxa"/>
                            <w:vMerge/>
                            <w:tcBorders>
                              <w:left w:val="single" w:sz="0" w:space="0" w:color="000000"/>
                              <w:bottom w:val="dashed" w:sz="0" w:space="0" w:color="000000"/>
                              <w:right w:val="single" w:sz="0" w:space="0" w:color="000000"/>
                            </w:tcBorders>
                          </w:tcPr>
                          <w:p w14:paraId="69263718" w14:textId="77777777" w:rsidR="00B0570F" w:rsidRDefault="00B0570F"/>
                        </w:tc>
                        <w:tc>
                          <w:tcPr>
                            <w:tcW w:w="696" w:type="dxa"/>
                            <w:vMerge/>
                            <w:tcBorders>
                              <w:left w:val="single" w:sz="0" w:space="0" w:color="000000"/>
                              <w:bottom w:val="dashed" w:sz="0" w:space="0" w:color="000000"/>
                              <w:right w:val="single" w:sz="0" w:space="0" w:color="000000"/>
                            </w:tcBorders>
                          </w:tcPr>
                          <w:p w14:paraId="7A1C9498" w14:textId="77777777" w:rsidR="00B0570F" w:rsidRDefault="00B0570F"/>
                        </w:tc>
                        <w:tc>
                          <w:tcPr>
                            <w:tcW w:w="691" w:type="dxa"/>
                            <w:vMerge/>
                            <w:tcBorders>
                              <w:left w:val="single" w:sz="0" w:space="0" w:color="000000"/>
                              <w:bottom w:val="dashed" w:sz="0" w:space="0" w:color="000000"/>
                              <w:right w:val="single" w:sz="0" w:space="0" w:color="000000"/>
                            </w:tcBorders>
                          </w:tcPr>
                          <w:p w14:paraId="357D753E" w14:textId="77777777" w:rsidR="00B0570F" w:rsidRDefault="00B0570F"/>
                        </w:tc>
                        <w:tc>
                          <w:tcPr>
                            <w:tcW w:w="696" w:type="dxa"/>
                            <w:vMerge/>
                            <w:tcBorders>
                              <w:left w:val="single" w:sz="0" w:space="0" w:color="000000"/>
                              <w:bottom w:val="dashed" w:sz="0" w:space="0" w:color="000000"/>
                              <w:right w:val="single" w:sz="0" w:space="0" w:color="000000"/>
                            </w:tcBorders>
                          </w:tcPr>
                          <w:p w14:paraId="2907A643" w14:textId="77777777" w:rsidR="00B0570F" w:rsidRDefault="00B0570F"/>
                        </w:tc>
                        <w:tc>
                          <w:tcPr>
                            <w:tcW w:w="696" w:type="dxa"/>
                            <w:vMerge/>
                            <w:tcBorders>
                              <w:left w:val="single" w:sz="0" w:space="0" w:color="000000"/>
                              <w:bottom w:val="dashed" w:sz="0" w:space="0" w:color="000000"/>
                              <w:right w:val="single" w:sz="0" w:space="0" w:color="000000"/>
                            </w:tcBorders>
                          </w:tcPr>
                          <w:p w14:paraId="258230E8" w14:textId="77777777" w:rsidR="00B0570F" w:rsidRDefault="00B0570F"/>
                        </w:tc>
                        <w:tc>
                          <w:tcPr>
                            <w:tcW w:w="695" w:type="dxa"/>
                            <w:vMerge/>
                            <w:tcBorders>
                              <w:left w:val="single" w:sz="0" w:space="0" w:color="000000"/>
                              <w:bottom w:val="dashed" w:sz="0" w:space="0" w:color="000000"/>
                              <w:right w:val="dashed" w:sz="0" w:space="0" w:color="000000"/>
                            </w:tcBorders>
                          </w:tcPr>
                          <w:p w14:paraId="0E9B0296" w14:textId="77777777" w:rsidR="00B0570F" w:rsidRDefault="00B0570F"/>
                        </w:tc>
                      </w:tr>
                      <w:tr w:rsidR="00B0570F" w14:paraId="16DD2188" w14:textId="77777777">
                        <w:trPr>
                          <w:trHeight w:hRule="exact" w:val="498"/>
                        </w:trPr>
                        <w:tc>
                          <w:tcPr>
                            <w:tcW w:w="691" w:type="dxa"/>
                            <w:tcBorders>
                              <w:top w:val="dashed" w:sz="0" w:space="0" w:color="000000"/>
                              <w:left w:val="single" w:sz="0" w:space="0" w:color="000000"/>
                              <w:bottom w:val="dashed" w:sz="0" w:space="0" w:color="000000"/>
                              <w:right w:val="single" w:sz="0" w:space="0" w:color="000000"/>
                            </w:tcBorders>
                          </w:tcPr>
                          <w:p w14:paraId="14C4D30E" w14:textId="77777777" w:rsidR="00B0570F" w:rsidRDefault="00B0570F"/>
                        </w:tc>
                        <w:tc>
                          <w:tcPr>
                            <w:tcW w:w="696" w:type="dxa"/>
                            <w:gridSpan w:val="2"/>
                            <w:tcBorders>
                              <w:top w:val="dashed" w:sz="0" w:space="0" w:color="000000"/>
                              <w:left w:val="single" w:sz="0" w:space="0" w:color="000000"/>
                              <w:bottom w:val="dashed" w:sz="0" w:space="0" w:color="000000"/>
                              <w:right w:val="single" w:sz="0" w:space="0" w:color="000000"/>
                            </w:tcBorders>
                          </w:tcPr>
                          <w:p w14:paraId="5DE17B0E" w14:textId="77777777" w:rsidR="00B0570F" w:rsidRDefault="00B0570F"/>
                        </w:tc>
                        <w:tc>
                          <w:tcPr>
                            <w:tcW w:w="696" w:type="dxa"/>
                            <w:tcBorders>
                              <w:top w:val="dashed" w:sz="0" w:space="0" w:color="000000"/>
                              <w:left w:val="single" w:sz="0" w:space="0" w:color="000000"/>
                              <w:bottom w:val="dashed" w:sz="0" w:space="0" w:color="000000"/>
                              <w:right w:val="single" w:sz="0" w:space="0" w:color="000000"/>
                            </w:tcBorders>
                          </w:tcPr>
                          <w:p w14:paraId="2E3AA00E" w14:textId="77777777" w:rsidR="00B0570F" w:rsidRDefault="00B0570F"/>
                        </w:tc>
                        <w:tc>
                          <w:tcPr>
                            <w:tcW w:w="691" w:type="dxa"/>
                            <w:tcBorders>
                              <w:top w:val="dashed" w:sz="0" w:space="0" w:color="000000"/>
                              <w:left w:val="single" w:sz="0" w:space="0" w:color="000000"/>
                              <w:bottom w:val="dashed" w:sz="0" w:space="0" w:color="000000"/>
                              <w:right w:val="single" w:sz="0" w:space="0" w:color="000000"/>
                            </w:tcBorders>
                          </w:tcPr>
                          <w:p w14:paraId="1A1AF601" w14:textId="77777777" w:rsidR="00B0570F" w:rsidRDefault="00B0570F"/>
                        </w:tc>
                        <w:tc>
                          <w:tcPr>
                            <w:tcW w:w="696" w:type="dxa"/>
                            <w:tcBorders>
                              <w:top w:val="dashed" w:sz="0" w:space="0" w:color="000000"/>
                              <w:left w:val="single" w:sz="0" w:space="0" w:color="000000"/>
                              <w:bottom w:val="dashed" w:sz="0" w:space="0" w:color="000000"/>
                              <w:right w:val="single" w:sz="0" w:space="0" w:color="000000"/>
                            </w:tcBorders>
                          </w:tcPr>
                          <w:p w14:paraId="175C51B1" w14:textId="77777777" w:rsidR="00B0570F" w:rsidRDefault="00B0570F"/>
                        </w:tc>
                        <w:tc>
                          <w:tcPr>
                            <w:tcW w:w="696" w:type="dxa"/>
                            <w:tcBorders>
                              <w:top w:val="dashed" w:sz="0" w:space="0" w:color="000000"/>
                              <w:left w:val="single" w:sz="0" w:space="0" w:color="000000"/>
                              <w:bottom w:val="dashed" w:sz="0" w:space="0" w:color="000000"/>
                              <w:right w:val="single" w:sz="0" w:space="0" w:color="000000"/>
                            </w:tcBorders>
                          </w:tcPr>
                          <w:p w14:paraId="4BB6B829" w14:textId="77777777" w:rsidR="00B0570F" w:rsidRDefault="00B0570F"/>
                        </w:tc>
                        <w:tc>
                          <w:tcPr>
                            <w:tcW w:w="691" w:type="dxa"/>
                            <w:tcBorders>
                              <w:top w:val="dashed" w:sz="0" w:space="0" w:color="000000"/>
                              <w:left w:val="single" w:sz="0" w:space="0" w:color="000000"/>
                              <w:bottom w:val="dashed" w:sz="0" w:space="0" w:color="000000"/>
                              <w:right w:val="single" w:sz="0" w:space="0" w:color="000000"/>
                            </w:tcBorders>
                          </w:tcPr>
                          <w:p w14:paraId="3BC3D3F6" w14:textId="77777777" w:rsidR="00B0570F" w:rsidRDefault="00B0570F"/>
                        </w:tc>
                        <w:tc>
                          <w:tcPr>
                            <w:tcW w:w="696" w:type="dxa"/>
                            <w:tcBorders>
                              <w:top w:val="dashed" w:sz="0" w:space="0" w:color="000000"/>
                              <w:left w:val="single" w:sz="0" w:space="0" w:color="000000"/>
                              <w:bottom w:val="dashed" w:sz="0" w:space="0" w:color="000000"/>
                              <w:right w:val="single" w:sz="0" w:space="0" w:color="000000"/>
                            </w:tcBorders>
                          </w:tcPr>
                          <w:p w14:paraId="62A760C1" w14:textId="77777777" w:rsidR="00B0570F" w:rsidRDefault="00B0570F"/>
                        </w:tc>
                        <w:tc>
                          <w:tcPr>
                            <w:tcW w:w="696" w:type="dxa"/>
                            <w:tcBorders>
                              <w:top w:val="dashed" w:sz="0" w:space="0" w:color="000000"/>
                              <w:left w:val="single" w:sz="0" w:space="0" w:color="000000"/>
                              <w:bottom w:val="dashed" w:sz="0" w:space="0" w:color="000000"/>
                              <w:right w:val="single" w:sz="0" w:space="0" w:color="000000"/>
                            </w:tcBorders>
                          </w:tcPr>
                          <w:p w14:paraId="4A37A487" w14:textId="77777777" w:rsidR="00B0570F" w:rsidRDefault="00B0570F"/>
                        </w:tc>
                        <w:tc>
                          <w:tcPr>
                            <w:tcW w:w="695" w:type="dxa"/>
                            <w:tcBorders>
                              <w:top w:val="dashed" w:sz="0" w:space="0" w:color="000000"/>
                              <w:left w:val="single" w:sz="0" w:space="0" w:color="000000"/>
                              <w:bottom w:val="dashed" w:sz="0" w:space="0" w:color="000000"/>
                              <w:right w:val="dashed" w:sz="0" w:space="0" w:color="000000"/>
                            </w:tcBorders>
                          </w:tcPr>
                          <w:p w14:paraId="53AFB5C5" w14:textId="77777777" w:rsidR="00B0570F" w:rsidRDefault="00B0570F"/>
                        </w:tc>
                      </w:tr>
                      <w:tr w:rsidR="00B0570F" w14:paraId="51698E58" w14:textId="77777777">
                        <w:trPr>
                          <w:trHeight w:hRule="exact" w:val="497"/>
                        </w:trPr>
                        <w:tc>
                          <w:tcPr>
                            <w:tcW w:w="691" w:type="dxa"/>
                            <w:tcBorders>
                              <w:top w:val="dashed" w:sz="0" w:space="0" w:color="000000"/>
                              <w:left w:val="single" w:sz="0" w:space="0" w:color="000000"/>
                              <w:bottom w:val="dashed" w:sz="0" w:space="0" w:color="000000"/>
                              <w:right w:val="single" w:sz="0" w:space="0" w:color="000000"/>
                            </w:tcBorders>
                          </w:tcPr>
                          <w:p w14:paraId="3C5C2584" w14:textId="77777777" w:rsidR="00B0570F" w:rsidRDefault="00B0570F"/>
                        </w:tc>
                        <w:tc>
                          <w:tcPr>
                            <w:tcW w:w="696" w:type="dxa"/>
                            <w:gridSpan w:val="2"/>
                            <w:tcBorders>
                              <w:top w:val="dashed" w:sz="0" w:space="0" w:color="000000"/>
                              <w:left w:val="single" w:sz="0" w:space="0" w:color="000000"/>
                              <w:bottom w:val="dashed" w:sz="0" w:space="0" w:color="000000"/>
                              <w:right w:val="single" w:sz="0" w:space="0" w:color="000000"/>
                            </w:tcBorders>
                          </w:tcPr>
                          <w:p w14:paraId="3617FAE4" w14:textId="77777777" w:rsidR="00B0570F" w:rsidRDefault="00B0570F"/>
                        </w:tc>
                        <w:tc>
                          <w:tcPr>
                            <w:tcW w:w="696" w:type="dxa"/>
                            <w:tcBorders>
                              <w:top w:val="dashed" w:sz="0" w:space="0" w:color="000000"/>
                              <w:left w:val="single" w:sz="0" w:space="0" w:color="000000"/>
                              <w:bottom w:val="dashed" w:sz="0" w:space="0" w:color="000000"/>
                              <w:right w:val="single" w:sz="0" w:space="0" w:color="000000"/>
                            </w:tcBorders>
                          </w:tcPr>
                          <w:p w14:paraId="5100D0AC" w14:textId="77777777" w:rsidR="00B0570F" w:rsidRDefault="00B0570F"/>
                        </w:tc>
                        <w:tc>
                          <w:tcPr>
                            <w:tcW w:w="691" w:type="dxa"/>
                            <w:tcBorders>
                              <w:top w:val="dashed" w:sz="0" w:space="0" w:color="000000"/>
                              <w:left w:val="single" w:sz="0" w:space="0" w:color="000000"/>
                              <w:bottom w:val="dashed" w:sz="0" w:space="0" w:color="000000"/>
                              <w:right w:val="single" w:sz="0" w:space="0" w:color="000000"/>
                            </w:tcBorders>
                          </w:tcPr>
                          <w:p w14:paraId="27523A24" w14:textId="77777777" w:rsidR="00B0570F" w:rsidRDefault="00B0570F"/>
                        </w:tc>
                        <w:tc>
                          <w:tcPr>
                            <w:tcW w:w="696" w:type="dxa"/>
                            <w:tcBorders>
                              <w:top w:val="dashed" w:sz="0" w:space="0" w:color="000000"/>
                              <w:left w:val="single" w:sz="0" w:space="0" w:color="000000"/>
                              <w:bottom w:val="dashed" w:sz="0" w:space="0" w:color="000000"/>
                              <w:right w:val="single" w:sz="0" w:space="0" w:color="000000"/>
                            </w:tcBorders>
                          </w:tcPr>
                          <w:p w14:paraId="188D40E3" w14:textId="77777777" w:rsidR="00B0570F" w:rsidRDefault="00B0570F"/>
                        </w:tc>
                        <w:tc>
                          <w:tcPr>
                            <w:tcW w:w="696" w:type="dxa"/>
                            <w:tcBorders>
                              <w:top w:val="dashed" w:sz="0" w:space="0" w:color="000000"/>
                              <w:left w:val="single" w:sz="0" w:space="0" w:color="000000"/>
                              <w:bottom w:val="dashed" w:sz="0" w:space="0" w:color="000000"/>
                              <w:right w:val="single" w:sz="0" w:space="0" w:color="000000"/>
                            </w:tcBorders>
                          </w:tcPr>
                          <w:p w14:paraId="7DFEF4B7" w14:textId="77777777" w:rsidR="00B0570F" w:rsidRDefault="00B0570F"/>
                        </w:tc>
                        <w:tc>
                          <w:tcPr>
                            <w:tcW w:w="691" w:type="dxa"/>
                            <w:tcBorders>
                              <w:top w:val="dashed" w:sz="0" w:space="0" w:color="000000"/>
                              <w:left w:val="single" w:sz="0" w:space="0" w:color="000000"/>
                              <w:bottom w:val="dashed" w:sz="0" w:space="0" w:color="000000"/>
                              <w:right w:val="single" w:sz="0" w:space="0" w:color="000000"/>
                            </w:tcBorders>
                          </w:tcPr>
                          <w:p w14:paraId="38FF0FC9" w14:textId="77777777" w:rsidR="00B0570F" w:rsidRDefault="00B0570F"/>
                        </w:tc>
                        <w:tc>
                          <w:tcPr>
                            <w:tcW w:w="696" w:type="dxa"/>
                            <w:tcBorders>
                              <w:top w:val="dashed" w:sz="0" w:space="0" w:color="000000"/>
                              <w:left w:val="single" w:sz="0" w:space="0" w:color="000000"/>
                              <w:bottom w:val="dashed" w:sz="0" w:space="0" w:color="000000"/>
                              <w:right w:val="single" w:sz="0" w:space="0" w:color="000000"/>
                            </w:tcBorders>
                          </w:tcPr>
                          <w:p w14:paraId="2C0D5CE0" w14:textId="77777777" w:rsidR="00B0570F" w:rsidRDefault="00B0570F"/>
                        </w:tc>
                        <w:tc>
                          <w:tcPr>
                            <w:tcW w:w="696" w:type="dxa"/>
                            <w:tcBorders>
                              <w:top w:val="dashed" w:sz="0" w:space="0" w:color="000000"/>
                              <w:left w:val="single" w:sz="0" w:space="0" w:color="000000"/>
                              <w:bottom w:val="dashed" w:sz="0" w:space="0" w:color="000000"/>
                              <w:right w:val="single" w:sz="0" w:space="0" w:color="000000"/>
                            </w:tcBorders>
                          </w:tcPr>
                          <w:p w14:paraId="17B0C276" w14:textId="77777777" w:rsidR="00B0570F" w:rsidRDefault="00B0570F"/>
                        </w:tc>
                        <w:tc>
                          <w:tcPr>
                            <w:tcW w:w="695" w:type="dxa"/>
                            <w:tcBorders>
                              <w:top w:val="dashed" w:sz="0" w:space="0" w:color="000000"/>
                              <w:left w:val="single" w:sz="0" w:space="0" w:color="000000"/>
                              <w:bottom w:val="dashed" w:sz="0" w:space="0" w:color="000000"/>
                              <w:right w:val="dashed" w:sz="0" w:space="0" w:color="000000"/>
                            </w:tcBorders>
                          </w:tcPr>
                          <w:p w14:paraId="7320EE79" w14:textId="77777777" w:rsidR="00B0570F" w:rsidRDefault="00B0570F"/>
                        </w:tc>
                      </w:tr>
                      <w:tr w:rsidR="00B0570F" w14:paraId="1DA6EFB7" w14:textId="77777777">
                        <w:trPr>
                          <w:trHeight w:hRule="exact" w:val="497"/>
                        </w:trPr>
                        <w:tc>
                          <w:tcPr>
                            <w:tcW w:w="691" w:type="dxa"/>
                            <w:tcBorders>
                              <w:top w:val="dashed" w:sz="0" w:space="0" w:color="000000"/>
                              <w:left w:val="single" w:sz="0" w:space="0" w:color="000000"/>
                              <w:bottom w:val="dashed" w:sz="0" w:space="0" w:color="000000"/>
                              <w:right w:val="single" w:sz="0" w:space="0" w:color="000000"/>
                            </w:tcBorders>
                          </w:tcPr>
                          <w:p w14:paraId="59869F82" w14:textId="77777777" w:rsidR="00B0570F" w:rsidRDefault="00B0570F"/>
                        </w:tc>
                        <w:tc>
                          <w:tcPr>
                            <w:tcW w:w="696" w:type="dxa"/>
                            <w:gridSpan w:val="2"/>
                            <w:tcBorders>
                              <w:top w:val="dashed" w:sz="0" w:space="0" w:color="000000"/>
                              <w:left w:val="single" w:sz="0" w:space="0" w:color="000000"/>
                              <w:bottom w:val="dashed" w:sz="0" w:space="0" w:color="000000"/>
                              <w:right w:val="single" w:sz="0" w:space="0" w:color="000000"/>
                            </w:tcBorders>
                          </w:tcPr>
                          <w:p w14:paraId="1CA21A64" w14:textId="77777777" w:rsidR="00B0570F" w:rsidRDefault="00B0570F"/>
                        </w:tc>
                        <w:tc>
                          <w:tcPr>
                            <w:tcW w:w="696" w:type="dxa"/>
                            <w:tcBorders>
                              <w:top w:val="dashed" w:sz="0" w:space="0" w:color="000000"/>
                              <w:left w:val="single" w:sz="0" w:space="0" w:color="000000"/>
                              <w:bottom w:val="dashed" w:sz="0" w:space="0" w:color="000000"/>
                              <w:right w:val="single" w:sz="0" w:space="0" w:color="000000"/>
                            </w:tcBorders>
                          </w:tcPr>
                          <w:p w14:paraId="11DB31D7" w14:textId="77777777" w:rsidR="00B0570F" w:rsidRDefault="00B0570F"/>
                        </w:tc>
                        <w:tc>
                          <w:tcPr>
                            <w:tcW w:w="691" w:type="dxa"/>
                            <w:tcBorders>
                              <w:top w:val="dashed" w:sz="0" w:space="0" w:color="000000"/>
                              <w:left w:val="single" w:sz="0" w:space="0" w:color="000000"/>
                              <w:bottom w:val="dashed" w:sz="0" w:space="0" w:color="000000"/>
                              <w:right w:val="single" w:sz="0" w:space="0" w:color="000000"/>
                            </w:tcBorders>
                          </w:tcPr>
                          <w:p w14:paraId="2113D1D6" w14:textId="77777777" w:rsidR="00B0570F" w:rsidRDefault="00B0570F"/>
                        </w:tc>
                        <w:tc>
                          <w:tcPr>
                            <w:tcW w:w="696" w:type="dxa"/>
                            <w:tcBorders>
                              <w:top w:val="dashed" w:sz="0" w:space="0" w:color="000000"/>
                              <w:left w:val="single" w:sz="0" w:space="0" w:color="000000"/>
                              <w:bottom w:val="dashed" w:sz="0" w:space="0" w:color="000000"/>
                              <w:right w:val="single" w:sz="0" w:space="0" w:color="000000"/>
                            </w:tcBorders>
                          </w:tcPr>
                          <w:p w14:paraId="1065B239" w14:textId="77777777" w:rsidR="00B0570F" w:rsidRDefault="00B0570F"/>
                        </w:tc>
                        <w:tc>
                          <w:tcPr>
                            <w:tcW w:w="696" w:type="dxa"/>
                            <w:tcBorders>
                              <w:top w:val="dashed" w:sz="0" w:space="0" w:color="000000"/>
                              <w:left w:val="single" w:sz="0" w:space="0" w:color="000000"/>
                              <w:bottom w:val="dashed" w:sz="0" w:space="0" w:color="000000"/>
                              <w:right w:val="single" w:sz="0" w:space="0" w:color="000000"/>
                            </w:tcBorders>
                          </w:tcPr>
                          <w:p w14:paraId="2872E004" w14:textId="77777777" w:rsidR="00B0570F" w:rsidRDefault="00B0570F"/>
                        </w:tc>
                        <w:tc>
                          <w:tcPr>
                            <w:tcW w:w="691" w:type="dxa"/>
                            <w:tcBorders>
                              <w:top w:val="dashed" w:sz="0" w:space="0" w:color="000000"/>
                              <w:left w:val="single" w:sz="0" w:space="0" w:color="000000"/>
                              <w:bottom w:val="dashed" w:sz="0" w:space="0" w:color="000000"/>
                              <w:right w:val="single" w:sz="0" w:space="0" w:color="000000"/>
                            </w:tcBorders>
                          </w:tcPr>
                          <w:p w14:paraId="5A08D2D7" w14:textId="77777777" w:rsidR="00B0570F" w:rsidRDefault="00B0570F"/>
                        </w:tc>
                        <w:tc>
                          <w:tcPr>
                            <w:tcW w:w="696" w:type="dxa"/>
                            <w:tcBorders>
                              <w:top w:val="dashed" w:sz="0" w:space="0" w:color="000000"/>
                              <w:left w:val="single" w:sz="0" w:space="0" w:color="000000"/>
                              <w:bottom w:val="dashed" w:sz="0" w:space="0" w:color="000000"/>
                              <w:right w:val="single" w:sz="0" w:space="0" w:color="000000"/>
                            </w:tcBorders>
                          </w:tcPr>
                          <w:p w14:paraId="1F8D76B2" w14:textId="77777777" w:rsidR="00B0570F" w:rsidRDefault="00B0570F"/>
                        </w:tc>
                        <w:tc>
                          <w:tcPr>
                            <w:tcW w:w="696" w:type="dxa"/>
                            <w:tcBorders>
                              <w:top w:val="dashed" w:sz="0" w:space="0" w:color="000000"/>
                              <w:left w:val="single" w:sz="0" w:space="0" w:color="000000"/>
                              <w:bottom w:val="dashed" w:sz="0" w:space="0" w:color="000000"/>
                              <w:right w:val="single" w:sz="0" w:space="0" w:color="000000"/>
                            </w:tcBorders>
                          </w:tcPr>
                          <w:p w14:paraId="110F566B" w14:textId="77777777" w:rsidR="00B0570F" w:rsidRDefault="00B0570F"/>
                        </w:tc>
                        <w:tc>
                          <w:tcPr>
                            <w:tcW w:w="695" w:type="dxa"/>
                            <w:tcBorders>
                              <w:top w:val="dashed" w:sz="0" w:space="0" w:color="000000"/>
                              <w:left w:val="single" w:sz="0" w:space="0" w:color="000000"/>
                              <w:bottom w:val="dashed" w:sz="0" w:space="0" w:color="000000"/>
                              <w:right w:val="dashed" w:sz="0" w:space="0" w:color="000000"/>
                            </w:tcBorders>
                          </w:tcPr>
                          <w:p w14:paraId="147312DA" w14:textId="77777777" w:rsidR="00B0570F" w:rsidRDefault="00B0570F"/>
                        </w:tc>
                      </w:tr>
                      <w:tr w:rsidR="00B0570F" w14:paraId="2647D409" w14:textId="77777777">
                        <w:trPr>
                          <w:trHeight w:hRule="exact" w:val="498"/>
                        </w:trPr>
                        <w:tc>
                          <w:tcPr>
                            <w:tcW w:w="691" w:type="dxa"/>
                            <w:tcBorders>
                              <w:top w:val="dashed" w:sz="0" w:space="0" w:color="000000"/>
                              <w:left w:val="single" w:sz="0" w:space="0" w:color="000000"/>
                              <w:bottom w:val="dashed" w:sz="0" w:space="0" w:color="000000"/>
                              <w:right w:val="single" w:sz="0" w:space="0" w:color="000000"/>
                            </w:tcBorders>
                          </w:tcPr>
                          <w:p w14:paraId="28471400" w14:textId="77777777" w:rsidR="00B0570F" w:rsidRDefault="00B0570F"/>
                        </w:tc>
                        <w:tc>
                          <w:tcPr>
                            <w:tcW w:w="696" w:type="dxa"/>
                            <w:gridSpan w:val="2"/>
                            <w:tcBorders>
                              <w:top w:val="dashed" w:sz="0" w:space="0" w:color="000000"/>
                              <w:left w:val="single" w:sz="0" w:space="0" w:color="000000"/>
                              <w:bottom w:val="dashed" w:sz="0" w:space="0" w:color="000000"/>
                              <w:right w:val="single" w:sz="0" w:space="0" w:color="000000"/>
                            </w:tcBorders>
                          </w:tcPr>
                          <w:p w14:paraId="49D719A5" w14:textId="77777777" w:rsidR="00B0570F" w:rsidRDefault="00B0570F"/>
                        </w:tc>
                        <w:tc>
                          <w:tcPr>
                            <w:tcW w:w="696" w:type="dxa"/>
                            <w:tcBorders>
                              <w:top w:val="dashed" w:sz="0" w:space="0" w:color="000000"/>
                              <w:left w:val="single" w:sz="0" w:space="0" w:color="000000"/>
                              <w:bottom w:val="dashed" w:sz="0" w:space="0" w:color="000000"/>
                              <w:right w:val="single" w:sz="0" w:space="0" w:color="000000"/>
                            </w:tcBorders>
                          </w:tcPr>
                          <w:p w14:paraId="5BFF9A05" w14:textId="77777777" w:rsidR="00B0570F" w:rsidRDefault="00B0570F"/>
                        </w:tc>
                        <w:tc>
                          <w:tcPr>
                            <w:tcW w:w="691" w:type="dxa"/>
                            <w:tcBorders>
                              <w:top w:val="dashed" w:sz="0" w:space="0" w:color="000000"/>
                              <w:left w:val="single" w:sz="0" w:space="0" w:color="000000"/>
                              <w:bottom w:val="dashed" w:sz="0" w:space="0" w:color="000000"/>
                              <w:right w:val="single" w:sz="0" w:space="0" w:color="000000"/>
                            </w:tcBorders>
                          </w:tcPr>
                          <w:p w14:paraId="77C48BCD" w14:textId="77777777" w:rsidR="00B0570F" w:rsidRDefault="00B0570F"/>
                        </w:tc>
                        <w:tc>
                          <w:tcPr>
                            <w:tcW w:w="696" w:type="dxa"/>
                            <w:tcBorders>
                              <w:top w:val="dashed" w:sz="0" w:space="0" w:color="000000"/>
                              <w:left w:val="single" w:sz="0" w:space="0" w:color="000000"/>
                              <w:bottom w:val="dashed" w:sz="0" w:space="0" w:color="000000"/>
                              <w:right w:val="single" w:sz="0" w:space="0" w:color="000000"/>
                            </w:tcBorders>
                          </w:tcPr>
                          <w:p w14:paraId="4A343D72" w14:textId="77777777" w:rsidR="00B0570F" w:rsidRDefault="00B0570F"/>
                        </w:tc>
                        <w:tc>
                          <w:tcPr>
                            <w:tcW w:w="696" w:type="dxa"/>
                            <w:tcBorders>
                              <w:top w:val="dashed" w:sz="0" w:space="0" w:color="000000"/>
                              <w:left w:val="single" w:sz="0" w:space="0" w:color="000000"/>
                              <w:bottom w:val="dashed" w:sz="0" w:space="0" w:color="000000"/>
                              <w:right w:val="single" w:sz="0" w:space="0" w:color="000000"/>
                            </w:tcBorders>
                          </w:tcPr>
                          <w:p w14:paraId="51260F90" w14:textId="77777777" w:rsidR="00B0570F" w:rsidRDefault="00B0570F"/>
                        </w:tc>
                        <w:tc>
                          <w:tcPr>
                            <w:tcW w:w="691" w:type="dxa"/>
                            <w:tcBorders>
                              <w:top w:val="dashed" w:sz="0" w:space="0" w:color="000000"/>
                              <w:left w:val="single" w:sz="0" w:space="0" w:color="000000"/>
                              <w:bottom w:val="dashed" w:sz="0" w:space="0" w:color="000000"/>
                              <w:right w:val="single" w:sz="0" w:space="0" w:color="000000"/>
                            </w:tcBorders>
                          </w:tcPr>
                          <w:p w14:paraId="3C2FD64A" w14:textId="77777777" w:rsidR="00B0570F" w:rsidRDefault="00B0570F"/>
                        </w:tc>
                        <w:tc>
                          <w:tcPr>
                            <w:tcW w:w="696" w:type="dxa"/>
                            <w:tcBorders>
                              <w:top w:val="dashed" w:sz="0" w:space="0" w:color="000000"/>
                              <w:left w:val="single" w:sz="0" w:space="0" w:color="000000"/>
                              <w:bottom w:val="dashed" w:sz="0" w:space="0" w:color="000000"/>
                              <w:right w:val="single" w:sz="0" w:space="0" w:color="000000"/>
                            </w:tcBorders>
                          </w:tcPr>
                          <w:p w14:paraId="123C9998" w14:textId="77777777" w:rsidR="00B0570F" w:rsidRDefault="00B0570F"/>
                        </w:tc>
                        <w:tc>
                          <w:tcPr>
                            <w:tcW w:w="696" w:type="dxa"/>
                            <w:tcBorders>
                              <w:top w:val="dashed" w:sz="0" w:space="0" w:color="000000"/>
                              <w:left w:val="single" w:sz="0" w:space="0" w:color="000000"/>
                              <w:bottom w:val="dashed" w:sz="0" w:space="0" w:color="000000"/>
                              <w:right w:val="single" w:sz="0" w:space="0" w:color="000000"/>
                            </w:tcBorders>
                          </w:tcPr>
                          <w:p w14:paraId="39DD2559" w14:textId="77777777" w:rsidR="00B0570F" w:rsidRDefault="00B0570F"/>
                        </w:tc>
                        <w:tc>
                          <w:tcPr>
                            <w:tcW w:w="695" w:type="dxa"/>
                            <w:tcBorders>
                              <w:top w:val="dashed" w:sz="0" w:space="0" w:color="000000"/>
                              <w:left w:val="single" w:sz="0" w:space="0" w:color="000000"/>
                              <w:bottom w:val="dashed" w:sz="0" w:space="0" w:color="000000"/>
                              <w:right w:val="dashed" w:sz="0" w:space="0" w:color="000000"/>
                            </w:tcBorders>
                          </w:tcPr>
                          <w:p w14:paraId="73EEABF5" w14:textId="77777777" w:rsidR="00B0570F" w:rsidRDefault="00B0570F"/>
                        </w:tc>
                      </w:tr>
                      <w:tr w:rsidR="00B0570F" w14:paraId="4814A2C3" w14:textId="77777777">
                        <w:trPr>
                          <w:trHeight w:hRule="exact" w:val="497"/>
                        </w:trPr>
                        <w:tc>
                          <w:tcPr>
                            <w:tcW w:w="691" w:type="dxa"/>
                            <w:tcBorders>
                              <w:top w:val="dashed" w:sz="0" w:space="0" w:color="000000"/>
                              <w:left w:val="single" w:sz="0" w:space="0" w:color="000000"/>
                              <w:bottom w:val="dashed" w:sz="0" w:space="0" w:color="000000"/>
                              <w:right w:val="single" w:sz="0" w:space="0" w:color="000000"/>
                            </w:tcBorders>
                          </w:tcPr>
                          <w:p w14:paraId="2C9E24D4" w14:textId="77777777" w:rsidR="00B0570F" w:rsidRDefault="00B0570F"/>
                        </w:tc>
                        <w:tc>
                          <w:tcPr>
                            <w:tcW w:w="696" w:type="dxa"/>
                            <w:gridSpan w:val="2"/>
                            <w:tcBorders>
                              <w:top w:val="dashed" w:sz="0" w:space="0" w:color="000000"/>
                              <w:left w:val="single" w:sz="0" w:space="0" w:color="000000"/>
                              <w:bottom w:val="dashed" w:sz="0" w:space="0" w:color="000000"/>
                              <w:right w:val="single" w:sz="0" w:space="0" w:color="000000"/>
                            </w:tcBorders>
                          </w:tcPr>
                          <w:p w14:paraId="49F79E66" w14:textId="77777777" w:rsidR="00B0570F" w:rsidRDefault="00B0570F"/>
                        </w:tc>
                        <w:tc>
                          <w:tcPr>
                            <w:tcW w:w="696" w:type="dxa"/>
                            <w:tcBorders>
                              <w:top w:val="dashed" w:sz="0" w:space="0" w:color="000000"/>
                              <w:left w:val="single" w:sz="0" w:space="0" w:color="000000"/>
                              <w:bottom w:val="dashed" w:sz="0" w:space="0" w:color="000000"/>
                              <w:right w:val="single" w:sz="0" w:space="0" w:color="000000"/>
                            </w:tcBorders>
                          </w:tcPr>
                          <w:p w14:paraId="3B849089" w14:textId="77777777" w:rsidR="00B0570F" w:rsidRDefault="00B0570F"/>
                        </w:tc>
                        <w:tc>
                          <w:tcPr>
                            <w:tcW w:w="691" w:type="dxa"/>
                            <w:tcBorders>
                              <w:top w:val="dashed" w:sz="0" w:space="0" w:color="000000"/>
                              <w:left w:val="single" w:sz="0" w:space="0" w:color="000000"/>
                              <w:bottom w:val="dashed" w:sz="0" w:space="0" w:color="000000"/>
                              <w:right w:val="single" w:sz="0" w:space="0" w:color="000000"/>
                            </w:tcBorders>
                          </w:tcPr>
                          <w:p w14:paraId="67A9BDAB" w14:textId="77777777" w:rsidR="00B0570F" w:rsidRDefault="00B0570F"/>
                        </w:tc>
                        <w:tc>
                          <w:tcPr>
                            <w:tcW w:w="696" w:type="dxa"/>
                            <w:tcBorders>
                              <w:top w:val="dashed" w:sz="0" w:space="0" w:color="000000"/>
                              <w:left w:val="single" w:sz="0" w:space="0" w:color="000000"/>
                              <w:bottom w:val="dashed" w:sz="0" w:space="0" w:color="000000"/>
                              <w:right w:val="single" w:sz="0" w:space="0" w:color="000000"/>
                            </w:tcBorders>
                          </w:tcPr>
                          <w:p w14:paraId="75DE4A85" w14:textId="77777777" w:rsidR="00B0570F" w:rsidRDefault="00B0570F"/>
                        </w:tc>
                        <w:tc>
                          <w:tcPr>
                            <w:tcW w:w="696" w:type="dxa"/>
                            <w:tcBorders>
                              <w:top w:val="dashed" w:sz="0" w:space="0" w:color="000000"/>
                              <w:left w:val="single" w:sz="0" w:space="0" w:color="000000"/>
                              <w:bottom w:val="dashed" w:sz="0" w:space="0" w:color="000000"/>
                              <w:right w:val="single" w:sz="0" w:space="0" w:color="000000"/>
                            </w:tcBorders>
                          </w:tcPr>
                          <w:p w14:paraId="6BDDC4C1" w14:textId="77777777" w:rsidR="00B0570F" w:rsidRDefault="00B0570F"/>
                        </w:tc>
                        <w:tc>
                          <w:tcPr>
                            <w:tcW w:w="691" w:type="dxa"/>
                            <w:tcBorders>
                              <w:top w:val="dashed" w:sz="0" w:space="0" w:color="000000"/>
                              <w:left w:val="single" w:sz="0" w:space="0" w:color="000000"/>
                              <w:bottom w:val="dashed" w:sz="0" w:space="0" w:color="000000"/>
                              <w:right w:val="single" w:sz="0" w:space="0" w:color="000000"/>
                            </w:tcBorders>
                          </w:tcPr>
                          <w:p w14:paraId="35D20471" w14:textId="77777777" w:rsidR="00B0570F" w:rsidRDefault="00B0570F"/>
                        </w:tc>
                        <w:tc>
                          <w:tcPr>
                            <w:tcW w:w="696" w:type="dxa"/>
                            <w:tcBorders>
                              <w:top w:val="dashed" w:sz="0" w:space="0" w:color="000000"/>
                              <w:left w:val="single" w:sz="0" w:space="0" w:color="000000"/>
                              <w:bottom w:val="dashed" w:sz="0" w:space="0" w:color="000000"/>
                              <w:right w:val="single" w:sz="0" w:space="0" w:color="000000"/>
                            </w:tcBorders>
                          </w:tcPr>
                          <w:p w14:paraId="55014548" w14:textId="77777777" w:rsidR="00B0570F" w:rsidRDefault="00B0570F"/>
                        </w:tc>
                        <w:tc>
                          <w:tcPr>
                            <w:tcW w:w="696" w:type="dxa"/>
                            <w:tcBorders>
                              <w:top w:val="dashed" w:sz="0" w:space="0" w:color="000000"/>
                              <w:left w:val="single" w:sz="0" w:space="0" w:color="000000"/>
                              <w:bottom w:val="dashed" w:sz="0" w:space="0" w:color="000000"/>
                              <w:right w:val="single" w:sz="0" w:space="0" w:color="000000"/>
                            </w:tcBorders>
                          </w:tcPr>
                          <w:p w14:paraId="2CCBBA04" w14:textId="77777777" w:rsidR="00B0570F" w:rsidRDefault="00B0570F"/>
                        </w:tc>
                        <w:tc>
                          <w:tcPr>
                            <w:tcW w:w="695" w:type="dxa"/>
                            <w:tcBorders>
                              <w:top w:val="dashed" w:sz="0" w:space="0" w:color="000000"/>
                              <w:left w:val="single" w:sz="0" w:space="0" w:color="000000"/>
                              <w:bottom w:val="dashed" w:sz="0" w:space="0" w:color="000000"/>
                              <w:right w:val="dashed" w:sz="0" w:space="0" w:color="000000"/>
                            </w:tcBorders>
                          </w:tcPr>
                          <w:p w14:paraId="1EAC03A5" w14:textId="77777777" w:rsidR="00B0570F" w:rsidRDefault="00B0570F"/>
                        </w:tc>
                      </w:tr>
                    </w:tbl>
                    <w:p w14:paraId="5AB4FA2A" w14:textId="77777777" w:rsidR="00B0570F" w:rsidRDefault="00B0570F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="00FA655D">
        <w:rPr>
          <w:rFonts w:ascii="Calibri"/>
          <w:w w:val="105"/>
          <w:sz w:val="20"/>
        </w:rPr>
        <w:t>0.9</w:t>
      </w:r>
    </w:p>
    <w:p w14:paraId="6D57718E" w14:textId="77777777" w:rsidR="00ED6B8B" w:rsidRDefault="00ED6B8B" w:rsidP="00F672C4">
      <w:pPr>
        <w:pStyle w:val="BodyText"/>
        <w:spacing w:before="9"/>
        <w:rPr>
          <w:rFonts w:ascii="Calibri"/>
          <w:sz w:val="20"/>
        </w:rPr>
      </w:pPr>
    </w:p>
    <w:p w14:paraId="4EAC4727" w14:textId="77777777" w:rsidR="00ED6B8B" w:rsidRDefault="00890932" w:rsidP="00F672C4">
      <w:pPr>
        <w:ind w:left="579"/>
        <w:rPr>
          <w:rFonts w:ascii="Calibri"/>
          <w:sz w:val="20"/>
        </w:rPr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511808" behindDoc="0" locked="0" layoutInCell="1" allowOverlap="1" wp14:anchorId="5445C9AC" wp14:editId="1456A733">
                <wp:simplePos x="0" y="0"/>
                <wp:positionH relativeFrom="page">
                  <wp:posOffset>1225550</wp:posOffset>
                </wp:positionH>
                <wp:positionV relativeFrom="paragraph">
                  <wp:posOffset>197485</wp:posOffset>
                </wp:positionV>
                <wp:extent cx="157480" cy="1654810"/>
                <wp:effectExtent l="0" t="0" r="0" b="0"/>
                <wp:wrapNone/>
                <wp:docPr id="727" name="Text Box 7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7480" cy="16548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5F34BD0" w14:textId="77777777" w:rsidR="00B0570F" w:rsidRDefault="00B0570F">
                            <w:pPr>
                              <w:spacing w:line="238" w:lineRule="exact"/>
                              <w:ind w:left="20" w:right="-782"/>
                              <w:rPr>
                                <w:rFonts w:ascii="Calibri"/>
                                <w:sz w:val="20"/>
                              </w:rPr>
                            </w:pPr>
                            <w:r>
                              <w:rPr>
                                <w:rFonts w:ascii="Calibri"/>
                                <w:w w:val="103"/>
                                <w:sz w:val="20"/>
                              </w:rPr>
                              <w:t>C</w:t>
                            </w:r>
                            <w:r>
                              <w:rPr>
                                <w:rFonts w:ascii="Calibri"/>
                                <w:spacing w:val="1"/>
                                <w:w w:val="103"/>
                                <w:sz w:val="20"/>
                              </w:rPr>
                              <w:t>o</w:t>
                            </w:r>
                            <w:r>
                              <w:rPr>
                                <w:rFonts w:ascii="Calibri"/>
                                <w:spacing w:val="-2"/>
                                <w:w w:val="103"/>
                                <w:sz w:val="20"/>
                              </w:rPr>
                              <w:t>lli</w:t>
                            </w:r>
                            <w:r>
                              <w:rPr>
                                <w:rFonts w:ascii="Calibri"/>
                                <w:spacing w:val="1"/>
                                <w:w w:val="103"/>
                                <w:sz w:val="20"/>
                              </w:rPr>
                              <w:t>s</w:t>
                            </w:r>
                            <w:r>
                              <w:rPr>
                                <w:rFonts w:ascii="Calibri"/>
                                <w:spacing w:val="-2"/>
                                <w:w w:val="103"/>
                                <w:sz w:val="20"/>
                              </w:rPr>
                              <w:t>i</w:t>
                            </w:r>
                            <w:r>
                              <w:rPr>
                                <w:rFonts w:ascii="Calibri"/>
                                <w:spacing w:val="1"/>
                                <w:w w:val="103"/>
                                <w:sz w:val="20"/>
                              </w:rPr>
                              <w:t>o</w:t>
                            </w:r>
                            <w:r>
                              <w:rPr>
                                <w:rFonts w:ascii="Calibri"/>
                                <w:w w:val="103"/>
                                <w:sz w:val="20"/>
                              </w:rPr>
                              <w:t>n</w:t>
                            </w:r>
                            <w:r>
                              <w:rPr>
                                <w:rFonts w:ascii="Calibri"/>
                                <w:spacing w:val="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3"/>
                                <w:w w:val="103"/>
                                <w:sz w:val="20"/>
                              </w:rPr>
                              <w:t>R</w:t>
                            </w:r>
                            <w:r>
                              <w:rPr>
                                <w:rFonts w:ascii="Calibri"/>
                                <w:spacing w:val="-2"/>
                                <w:w w:val="103"/>
                                <w:sz w:val="20"/>
                              </w:rPr>
                              <w:t>e</w:t>
                            </w:r>
                            <w:r>
                              <w:rPr>
                                <w:rFonts w:ascii="Calibri"/>
                                <w:spacing w:val="-1"/>
                                <w:w w:val="103"/>
                                <w:sz w:val="20"/>
                              </w:rPr>
                              <w:t>c</w:t>
                            </w:r>
                            <w:r>
                              <w:rPr>
                                <w:rFonts w:ascii="Calibri"/>
                                <w:spacing w:val="1"/>
                                <w:w w:val="103"/>
                                <w:sz w:val="20"/>
                              </w:rPr>
                              <w:t>o</w:t>
                            </w:r>
                            <w:r>
                              <w:rPr>
                                <w:rFonts w:ascii="Calibri"/>
                                <w:spacing w:val="-2"/>
                                <w:w w:val="103"/>
                                <w:sz w:val="20"/>
                              </w:rPr>
                              <w:t>ve</w:t>
                            </w:r>
                            <w:r>
                              <w:rPr>
                                <w:rFonts w:ascii="Calibri"/>
                                <w:spacing w:val="1"/>
                                <w:w w:val="103"/>
                                <w:sz w:val="20"/>
                              </w:rPr>
                              <w:t>r</w:t>
                            </w:r>
                            <w:r>
                              <w:rPr>
                                <w:rFonts w:ascii="Calibri"/>
                                <w:w w:val="103"/>
                                <w:sz w:val="20"/>
                              </w:rPr>
                              <w:t>y</w:t>
                            </w:r>
                            <w:r>
                              <w:rPr>
                                <w:rFonts w:ascii="Calibri"/>
                                <w:spacing w:val="-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w w:val="103"/>
                                <w:sz w:val="20"/>
                              </w:rPr>
                              <w:t>C</w:t>
                            </w:r>
                            <w:r>
                              <w:rPr>
                                <w:rFonts w:ascii="Calibri"/>
                                <w:spacing w:val="1"/>
                                <w:w w:val="103"/>
                                <w:sz w:val="20"/>
                              </w:rPr>
                              <w:t>o</w:t>
                            </w:r>
                            <w:r>
                              <w:rPr>
                                <w:rFonts w:ascii="Calibri"/>
                                <w:spacing w:val="-2"/>
                                <w:w w:val="103"/>
                                <w:sz w:val="20"/>
                              </w:rPr>
                              <w:t>e</w:t>
                            </w:r>
                            <w:r>
                              <w:rPr>
                                <w:rFonts w:ascii="Calibri"/>
                                <w:spacing w:val="1"/>
                                <w:w w:val="103"/>
                                <w:sz w:val="20"/>
                              </w:rPr>
                              <w:t>ff</w:t>
                            </w:r>
                            <w:r>
                              <w:rPr>
                                <w:rFonts w:ascii="Calibri"/>
                                <w:spacing w:val="-2"/>
                                <w:w w:val="103"/>
                                <w:sz w:val="20"/>
                              </w:rPr>
                              <w:t>i</w:t>
                            </w:r>
                            <w:r>
                              <w:rPr>
                                <w:rFonts w:ascii="Calibri"/>
                                <w:w w:val="103"/>
                                <w:sz w:val="20"/>
                              </w:rPr>
                              <w:t>c</w:t>
                            </w:r>
                            <w:r>
                              <w:rPr>
                                <w:rFonts w:ascii="Calibri"/>
                                <w:spacing w:val="-2"/>
                                <w:w w:val="103"/>
                                <w:sz w:val="20"/>
                              </w:rPr>
                              <w:t>ie</w:t>
                            </w:r>
                            <w:r>
                              <w:rPr>
                                <w:rFonts w:ascii="Calibri"/>
                                <w:spacing w:val="1"/>
                                <w:w w:val="103"/>
                                <w:sz w:val="20"/>
                              </w:rPr>
                              <w:t>n</w:t>
                            </w:r>
                            <w:r>
                              <w:rPr>
                                <w:rFonts w:ascii="Calibri"/>
                                <w:spacing w:val="-1"/>
                                <w:w w:val="103"/>
                                <w:sz w:val="20"/>
                              </w:rPr>
                              <w:t>t</w:t>
                            </w:r>
                            <w:r>
                              <w:rPr>
                                <w:rFonts w:ascii="Calibri"/>
                                <w:w w:val="103"/>
                                <w:sz w:val="20"/>
                              </w:rPr>
                              <w:t>s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445C9AC" id="Text Box 703" o:spid="_x0000_s1505" type="#_x0000_t202" style="position:absolute;left:0;text-align:left;margin-left:96.5pt;margin-top:15.55pt;width:12.4pt;height:130.3pt;z-index:251511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" filled="f" stroked="f">
                <v:textbox style="layout-flow:vertical;mso-layout-flow-alt:bottom-to-top" inset="0,0,0,0">
                  <w:txbxContent>
                    <w:p w14:paraId="25F34BD0" w14:textId="77777777" w:rsidR="00B0570F" w:rsidRDefault="00B0570F">
                      <w:pPr>
                        <w:spacing w:line="238" w:lineRule="exact"/>
                        <w:ind w:left="20" w:right="-782"/>
                        <w:rPr>
                          <w:rFonts w:ascii="Calibri"/>
                          <w:sz w:val="20"/>
                        </w:rPr>
                      </w:pPr>
                      <w:r>
                        <w:rPr>
                          <w:rFonts w:ascii="Calibri"/>
                          <w:w w:val="103"/>
                          <w:sz w:val="20"/>
                        </w:rPr>
                        <w:t>C</w:t>
                      </w:r>
                      <w:r>
                        <w:rPr>
                          <w:rFonts w:ascii="Calibri"/>
                          <w:spacing w:val="1"/>
                          <w:w w:val="103"/>
                          <w:sz w:val="20"/>
                        </w:rPr>
                        <w:t>o</w:t>
                      </w:r>
                      <w:r>
                        <w:rPr>
                          <w:rFonts w:ascii="Calibri"/>
                          <w:spacing w:val="-2"/>
                          <w:w w:val="103"/>
                          <w:sz w:val="20"/>
                        </w:rPr>
                        <w:t>lli</w:t>
                      </w:r>
                      <w:r>
                        <w:rPr>
                          <w:rFonts w:ascii="Calibri"/>
                          <w:spacing w:val="1"/>
                          <w:w w:val="103"/>
                          <w:sz w:val="20"/>
                        </w:rPr>
                        <w:t>s</w:t>
                      </w:r>
                      <w:r>
                        <w:rPr>
                          <w:rFonts w:ascii="Calibri"/>
                          <w:spacing w:val="-2"/>
                          <w:w w:val="103"/>
                          <w:sz w:val="20"/>
                        </w:rPr>
                        <w:t>i</w:t>
                      </w:r>
                      <w:r>
                        <w:rPr>
                          <w:rFonts w:ascii="Calibri"/>
                          <w:spacing w:val="1"/>
                          <w:w w:val="103"/>
                          <w:sz w:val="20"/>
                        </w:rPr>
                        <w:t>o</w:t>
                      </w:r>
                      <w:r>
                        <w:rPr>
                          <w:rFonts w:ascii="Calibri"/>
                          <w:w w:val="103"/>
                          <w:sz w:val="20"/>
                        </w:rPr>
                        <w:t>n</w:t>
                      </w:r>
                      <w:r>
                        <w:rPr>
                          <w:rFonts w:ascii="Calibri"/>
                          <w:spacing w:val="2"/>
                          <w:sz w:val="20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3"/>
                          <w:w w:val="103"/>
                          <w:sz w:val="20"/>
                        </w:rPr>
                        <w:t>R</w:t>
                      </w:r>
                      <w:r>
                        <w:rPr>
                          <w:rFonts w:ascii="Calibri"/>
                          <w:spacing w:val="-2"/>
                          <w:w w:val="103"/>
                          <w:sz w:val="20"/>
                        </w:rPr>
                        <w:t>e</w:t>
                      </w:r>
                      <w:r>
                        <w:rPr>
                          <w:rFonts w:ascii="Calibri"/>
                          <w:spacing w:val="-1"/>
                          <w:w w:val="103"/>
                          <w:sz w:val="20"/>
                        </w:rPr>
                        <w:t>c</w:t>
                      </w:r>
                      <w:r>
                        <w:rPr>
                          <w:rFonts w:ascii="Calibri"/>
                          <w:spacing w:val="1"/>
                          <w:w w:val="103"/>
                          <w:sz w:val="20"/>
                        </w:rPr>
                        <w:t>o</w:t>
                      </w:r>
                      <w:r>
                        <w:rPr>
                          <w:rFonts w:ascii="Calibri"/>
                          <w:spacing w:val="-2"/>
                          <w:w w:val="103"/>
                          <w:sz w:val="20"/>
                        </w:rPr>
                        <w:t>ve</w:t>
                      </w:r>
                      <w:r>
                        <w:rPr>
                          <w:rFonts w:ascii="Calibri"/>
                          <w:spacing w:val="1"/>
                          <w:w w:val="103"/>
                          <w:sz w:val="20"/>
                        </w:rPr>
                        <w:t>r</w:t>
                      </w:r>
                      <w:r>
                        <w:rPr>
                          <w:rFonts w:ascii="Calibri"/>
                          <w:w w:val="103"/>
                          <w:sz w:val="20"/>
                        </w:rPr>
                        <w:t>y</w:t>
                      </w:r>
                      <w:r>
                        <w:rPr>
                          <w:rFonts w:ascii="Calibri"/>
                          <w:spacing w:val="-1"/>
                          <w:sz w:val="20"/>
                        </w:rPr>
                        <w:t xml:space="preserve"> </w:t>
                      </w:r>
                      <w:r>
                        <w:rPr>
                          <w:rFonts w:ascii="Calibri"/>
                          <w:w w:val="103"/>
                          <w:sz w:val="20"/>
                        </w:rPr>
                        <w:t>C</w:t>
                      </w:r>
                      <w:r>
                        <w:rPr>
                          <w:rFonts w:ascii="Calibri"/>
                          <w:spacing w:val="1"/>
                          <w:w w:val="103"/>
                          <w:sz w:val="20"/>
                        </w:rPr>
                        <w:t>o</w:t>
                      </w:r>
                      <w:r>
                        <w:rPr>
                          <w:rFonts w:ascii="Calibri"/>
                          <w:spacing w:val="-2"/>
                          <w:w w:val="103"/>
                          <w:sz w:val="20"/>
                        </w:rPr>
                        <w:t>e</w:t>
                      </w:r>
                      <w:r>
                        <w:rPr>
                          <w:rFonts w:ascii="Calibri"/>
                          <w:spacing w:val="1"/>
                          <w:w w:val="103"/>
                          <w:sz w:val="20"/>
                        </w:rPr>
                        <w:t>ff</w:t>
                      </w:r>
                      <w:r>
                        <w:rPr>
                          <w:rFonts w:ascii="Calibri"/>
                          <w:spacing w:val="-2"/>
                          <w:w w:val="103"/>
                          <w:sz w:val="20"/>
                        </w:rPr>
                        <w:t>i</w:t>
                      </w:r>
                      <w:r>
                        <w:rPr>
                          <w:rFonts w:ascii="Calibri"/>
                          <w:w w:val="103"/>
                          <w:sz w:val="20"/>
                        </w:rPr>
                        <w:t>c</w:t>
                      </w:r>
                      <w:r>
                        <w:rPr>
                          <w:rFonts w:ascii="Calibri"/>
                          <w:spacing w:val="-2"/>
                          <w:w w:val="103"/>
                          <w:sz w:val="20"/>
                        </w:rPr>
                        <w:t>ie</w:t>
                      </w:r>
                      <w:r>
                        <w:rPr>
                          <w:rFonts w:ascii="Calibri"/>
                          <w:spacing w:val="1"/>
                          <w:w w:val="103"/>
                          <w:sz w:val="20"/>
                        </w:rPr>
                        <w:t>n</w:t>
                      </w:r>
                      <w:r>
                        <w:rPr>
                          <w:rFonts w:ascii="Calibri"/>
                          <w:spacing w:val="-1"/>
                          <w:w w:val="103"/>
                          <w:sz w:val="20"/>
                        </w:rPr>
                        <w:t>t</w:t>
                      </w:r>
                      <w:r>
                        <w:rPr>
                          <w:rFonts w:ascii="Calibri"/>
                          <w:w w:val="103"/>
                          <w:sz w:val="20"/>
                        </w:rPr>
                        <w:t>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FA655D">
        <w:rPr>
          <w:rFonts w:ascii="Calibri"/>
          <w:w w:val="105"/>
          <w:sz w:val="20"/>
        </w:rPr>
        <w:t>0.8</w:t>
      </w:r>
    </w:p>
    <w:p w14:paraId="423272AB" w14:textId="77777777" w:rsidR="00ED6B8B" w:rsidRDefault="00ED6B8B" w:rsidP="00F672C4">
      <w:pPr>
        <w:pStyle w:val="BodyText"/>
        <w:spacing w:before="4"/>
        <w:rPr>
          <w:rFonts w:ascii="Calibri"/>
          <w:sz w:val="20"/>
        </w:rPr>
      </w:pPr>
    </w:p>
    <w:p w14:paraId="2465D93F" w14:textId="77777777" w:rsidR="00ED6B8B" w:rsidRDefault="00FA655D" w:rsidP="00F672C4">
      <w:pPr>
        <w:ind w:left="579"/>
        <w:rPr>
          <w:rFonts w:ascii="Calibri"/>
          <w:sz w:val="20"/>
        </w:rPr>
      </w:pPr>
      <w:r>
        <w:rPr>
          <w:rFonts w:ascii="Calibri"/>
          <w:w w:val="105"/>
          <w:sz w:val="20"/>
        </w:rPr>
        <w:t>0.7</w:t>
      </w:r>
    </w:p>
    <w:p w14:paraId="724C1888" w14:textId="77777777" w:rsidR="00ED6B8B" w:rsidRDefault="00ED6B8B" w:rsidP="00F672C4">
      <w:pPr>
        <w:pStyle w:val="BodyText"/>
        <w:rPr>
          <w:rFonts w:ascii="Calibri"/>
          <w:sz w:val="21"/>
        </w:rPr>
      </w:pPr>
    </w:p>
    <w:p w14:paraId="6C5600A8" w14:textId="77777777" w:rsidR="00ED6B8B" w:rsidRDefault="00FA655D" w:rsidP="00F672C4">
      <w:pPr>
        <w:spacing w:before="1"/>
        <w:ind w:left="579"/>
        <w:rPr>
          <w:rFonts w:ascii="Calibri"/>
          <w:sz w:val="20"/>
        </w:rPr>
      </w:pPr>
      <w:r>
        <w:rPr>
          <w:rFonts w:ascii="Calibri"/>
          <w:w w:val="105"/>
          <w:sz w:val="20"/>
        </w:rPr>
        <w:t>0.6</w:t>
      </w:r>
    </w:p>
    <w:p w14:paraId="3A64128F" w14:textId="77777777" w:rsidR="00ED6B8B" w:rsidRDefault="00ED6B8B" w:rsidP="00F672C4">
      <w:pPr>
        <w:pStyle w:val="BodyText"/>
        <w:spacing w:before="9"/>
        <w:rPr>
          <w:rFonts w:ascii="Calibri"/>
          <w:sz w:val="20"/>
        </w:rPr>
      </w:pPr>
    </w:p>
    <w:p w14:paraId="2C28D696" w14:textId="77777777" w:rsidR="00ED6B8B" w:rsidRDefault="00FA655D" w:rsidP="00F672C4">
      <w:pPr>
        <w:ind w:left="579"/>
        <w:rPr>
          <w:rFonts w:ascii="Calibri"/>
          <w:sz w:val="20"/>
        </w:rPr>
      </w:pPr>
      <w:r>
        <w:rPr>
          <w:rFonts w:ascii="Calibri"/>
          <w:w w:val="105"/>
          <w:sz w:val="20"/>
        </w:rPr>
        <w:t>0.5</w:t>
      </w:r>
    </w:p>
    <w:p w14:paraId="35BCFBC7" w14:textId="77777777" w:rsidR="00ED6B8B" w:rsidRDefault="00ED6B8B" w:rsidP="00F672C4">
      <w:pPr>
        <w:pStyle w:val="BodyText"/>
        <w:spacing w:before="9"/>
        <w:rPr>
          <w:rFonts w:ascii="Calibri"/>
          <w:sz w:val="20"/>
        </w:rPr>
      </w:pPr>
    </w:p>
    <w:p w14:paraId="2E13DF7B" w14:textId="77777777" w:rsidR="00ED6B8B" w:rsidRDefault="00FA655D" w:rsidP="00F672C4">
      <w:pPr>
        <w:ind w:left="579"/>
        <w:rPr>
          <w:rFonts w:ascii="Calibri"/>
          <w:sz w:val="20"/>
        </w:rPr>
      </w:pPr>
      <w:r>
        <w:rPr>
          <w:rFonts w:ascii="Calibri"/>
          <w:w w:val="105"/>
          <w:sz w:val="20"/>
        </w:rPr>
        <w:t>0.4</w:t>
      </w:r>
    </w:p>
    <w:p w14:paraId="4B713186" w14:textId="77777777" w:rsidR="00ED6B8B" w:rsidRDefault="00ED6B8B" w:rsidP="00F672C4">
      <w:pPr>
        <w:pStyle w:val="BodyText"/>
        <w:spacing w:before="8"/>
        <w:rPr>
          <w:rFonts w:ascii="Calibri"/>
          <w:sz w:val="20"/>
        </w:rPr>
      </w:pPr>
    </w:p>
    <w:p w14:paraId="5085B23A" w14:textId="77777777" w:rsidR="00ED6B8B" w:rsidRDefault="00FA655D" w:rsidP="00F672C4">
      <w:pPr>
        <w:ind w:left="579"/>
        <w:rPr>
          <w:rFonts w:ascii="Calibri"/>
          <w:sz w:val="20"/>
        </w:rPr>
      </w:pPr>
      <w:r>
        <w:rPr>
          <w:rFonts w:ascii="Calibri"/>
          <w:w w:val="105"/>
          <w:sz w:val="20"/>
        </w:rPr>
        <w:t>0.3</w:t>
      </w:r>
    </w:p>
    <w:p w14:paraId="34133F07" w14:textId="77777777" w:rsidR="00ED6B8B" w:rsidRDefault="00ED6B8B" w:rsidP="00F672C4">
      <w:pPr>
        <w:pStyle w:val="BodyText"/>
        <w:spacing w:before="8"/>
        <w:rPr>
          <w:rFonts w:ascii="Calibri"/>
          <w:sz w:val="20"/>
        </w:rPr>
      </w:pPr>
    </w:p>
    <w:p w14:paraId="6165AEDB" w14:textId="77777777" w:rsidR="00ED6B8B" w:rsidRDefault="00FA655D" w:rsidP="00F672C4">
      <w:pPr>
        <w:ind w:left="579"/>
        <w:rPr>
          <w:rFonts w:ascii="Calibri"/>
          <w:sz w:val="20"/>
        </w:rPr>
      </w:pPr>
      <w:r>
        <w:rPr>
          <w:rFonts w:ascii="Calibri"/>
          <w:w w:val="105"/>
          <w:sz w:val="20"/>
        </w:rPr>
        <w:t>0.2</w:t>
      </w:r>
    </w:p>
    <w:p w14:paraId="14F1F40F" w14:textId="77777777" w:rsidR="00ED6B8B" w:rsidRDefault="00ED6B8B" w:rsidP="00F672C4">
      <w:pPr>
        <w:pStyle w:val="BodyText"/>
        <w:spacing w:before="8"/>
        <w:rPr>
          <w:rFonts w:ascii="Calibri"/>
          <w:sz w:val="20"/>
        </w:rPr>
      </w:pPr>
    </w:p>
    <w:p w14:paraId="212C9787" w14:textId="77777777" w:rsidR="00ED6B8B" w:rsidRDefault="00FA655D" w:rsidP="00F672C4">
      <w:pPr>
        <w:spacing w:line="189" w:lineRule="exact"/>
        <w:ind w:left="579"/>
        <w:rPr>
          <w:rFonts w:ascii="Calibri"/>
          <w:sz w:val="20"/>
        </w:rPr>
      </w:pPr>
      <w:r>
        <w:rPr>
          <w:rFonts w:ascii="Calibri"/>
          <w:w w:val="105"/>
          <w:sz w:val="20"/>
        </w:rPr>
        <w:t>0.1</w:t>
      </w:r>
    </w:p>
    <w:p w14:paraId="46BDD2BC" w14:textId="77777777" w:rsidR="00ED6B8B" w:rsidRDefault="00FA655D">
      <w:pPr>
        <w:tabs>
          <w:tab w:val="left" w:pos="691"/>
          <w:tab w:val="left" w:pos="1387"/>
          <w:tab w:val="left" w:pos="2082"/>
          <w:tab w:val="left" w:pos="2773"/>
          <w:tab w:val="left" w:pos="3414"/>
          <w:tab w:val="left" w:pos="4110"/>
          <w:tab w:val="left" w:pos="4801"/>
          <w:tab w:val="left" w:pos="5497"/>
          <w:tab w:val="left" w:pos="6193"/>
          <w:tab w:val="left" w:pos="6889"/>
        </w:tabs>
        <w:spacing w:line="170" w:lineRule="exact"/>
        <w:ind w:right="1563"/>
        <w:rPr>
          <w:rFonts w:ascii="Calibri"/>
          <w:sz w:val="20"/>
        </w:rPr>
        <w:pPrChange w:id="609" w:author="Raghda Wahdan" w:date="2017-11-06T13:08:00Z">
          <w:pPr>
            <w:tabs>
              <w:tab w:val="left" w:pos="691"/>
              <w:tab w:val="left" w:pos="1387"/>
              <w:tab w:val="left" w:pos="2082"/>
              <w:tab w:val="left" w:pos="2773"/>
              <w:tab w:val="left" w:pos="3414"/>
              <w:tab w:val="left" w:pos="4110"/>
              <w:tab w:val="left" w:pos="4801"/>
              <w:tab w:val="left" w:pos="5497"/>
              <w:tab w:val="left" w:pos="6193"/>
              <w:tab w:val="left" w:pos="6889"/>
            </w:tabs>
            <w:spacing w:line="170" w:lineRule="exact"/>
            <w:ind w:right="1563"/>
            <w:jc w:val="center"/>
          </w:pPr>
        </w:pPrChange>
      </w:pPr>
      <w:r>
        <w:rPr>
          <w:rFonts w:ascii="Calibri"/>
          <w:w w:val="105"/>
          <w:sz w:val="20"/>
        </w:rPr>
        <w:t>0</w:t>
      </w:r>
      <w:r>
        <w:rPr>
          <w:rFonts w:ascii="Calibri"/>
          <w:w w:val="105"/>
          <w:sz w:val="20"/>
        </w:rPr>
        <w:tab/>
        <w:t>2</w:t>
      </w:r>
      <w:r>
        <w:rPr>
          <w:rFonts w:ascii="Calibri"/>
          <w:w w:val="105"/>
          <w:sz w:val="20"/>
        </w:rPr>
        <w:tab/>
        <w:t>4</w:t>
      </w:r>
      <w:r>
        <w:rPr>
          <w:rFonts w:ascii="Calibri"/>
          <w:w w:val="105"/>
          <w:sz w:val="20"/>
        </w:rPr>
        <w:tab/>
        <w:t>6</w:t>
      </w:r>
      <w:r>
        <w:rPr>
          <w:rFonts w:ascii="Calibri"/>
          <w:w w:val="105"/>
          <w:sz w:val="20"/>
        </w:rPr>
        <w:tab/>
        <w:t>8</w:t>
      </w:r>
      <w:r>
        <w:rPr>
          <w:rFonts w:ascii="Calibri"/>
          <w:w w:val="105"/>
          <w:sz w:val="20"/>
        </w:rPr>
        <w:tab/>
        <w:t>10</w:t>
      </w:r>
      <w:r>
        <w:rPr>
          <w:rFonts w:ascii="Calibri"/>
          <w:w w:val="105"/>
          <w:sz w:val="20"/>
        </w:rPr>
        <w:tab/>
        <w:t>12</w:t>
      </w:r>
      <w:r>
        <w:rPr>
          <w:rFonts w:ascii="Calibri"/>
          <w:w w:val="105"/>
          <w:sz w:val="20"/>
        </w:rPr>
        <w:tab/>
        <w:t>14</w:t>
      </w:r>
      <w:r>
        <w:rPr>
          <w:rFonts w:ascii="Calibri"/>
          <w:w w:val="105"/>
          <w:sz w:val="20"/>
        </w:rPr>
        <w:tab/>
        <w:t>16</w:t>
      </w:r>
      <w:r>
        <w:rPr>
          <w:rFonts w:ascii="Calibri"/>
          <w:w w:val="105"/>
          <w:sz w:val="20"/>
        </w:rPr>
        <w:tab/>
        <w:t>18</w:t>
      </w:r>
      <w:r>
        <w:rPr>
          <w:rFonts w:ascii="Calibri"/>
          <w:w w:val="105"/>
          <w:sz w:val="20"/>
        </w:rPr>
        <w:tab/>
        <w:t>20</w:t>
      </w:r>
    </w:p>
    <w:p w14:paraId="7B4A5514" w14:textId="77777777" w:rsidR="00ED6B8B" w:rsidRDefault="00FA655D">
      <w:pPr>
        <w:spacing w:line="226" w:lineRule="exact"/>
        <w:ind w:right="1642"/>
        <w:rPr>
          <w:rFonts w:ascii="Calibri"/>
          <w:sz w:val="20"/>
        </w:rPr>
        <w:pPrChange w:id="610" w:author="Raghda Wahdan" w:date="2017-11-06T13:08:00Z">
          <w:pPr>
            <w:spacing w:line="226" w:lineRule="exact"/>
            <w:ind w:right="1642"/>
            <w:jc w:val="center"/>
          </w:pPr>
        </w:pPrChange>
      </w:pPr>
      <w:r>
        <w:rPr>
          <w:rFonts w:ascii="Calibri"/>
          <w:w w:val="105"/>
          <w:sz w:val="20"/>
        </w:rPr>
        <w:t>SNR [dB]</w:t>
      </w:r>
    </w:p>
    <w:p w14:paraId="6DAED7D9" w14:textId="77777777" w:rsidR="00ED6B8B" w:rsidRDefault="00ED6B8B" w:rsidP="00F672C4">
      <w:pPr>
        <w:pStyle w:val="BodyText"/>
        <w:spacing w:before="2"/>
        <w:rPr>
          <w:rFonts w:ascii="Calibri"/>
          <w:sz w:val="28"/>
        </w:rPr>
      </w:pPr>
    </w:p>
    <w:p w14:paraId="679B9C23" w14:textId="77777777" w:rsidR="00ED6B8B" w:rsidRDefault="00FA655D">
      <w:pPr>
        <w:pStyle w:val="BodyText"/>
        <w:spacing w:line="288" w:lineRule="exact"/>
        <w:ind w:left="108" w:right="2157"/>
        <w:pPrChange w:id="611" w:author="Raghda Wahdan" w:date="2017-11-06T13:08:00Z">
          <w:pPr>
            <w:pStyle w:val="BodyText"/>
            <w:spacing w:line="288" w:lineRule="exact"/>
            <w:ind w:left="108" w:right="2157"/>
            <w:jc w:val="both"/>
          </w:pPr>
        </w:pPrChange>
      </w:pPr>
      <w:r>
        <w:t xml:space="preserve">Figure 5.10: Simulation results for the average collision </w:t>
      </w:r>
      <w:r>
        <w:rPr>
          <w:spacing w:val="-3"/>
        </w:rPr>
        <w:t>recovery</w:t>
      </w:r>
      <w:r>
        <w:rPr>
          <w:spacing w:val="-27"/>
        </w:rPr>
        <w:t xml:space="preserve"> </w:t>
      </w:r>
      <w:r>
        <w:t xml:space="preserve">coefficients versus SNR using the strongest tag reply receiver. </w:t>
      </w:r>
      <w:r>
        <w:rPr>
          <w:rFonts w:ascii="Bookman Old Style" w:hAnsi="Bookman Old Style"/>
          <w:i/>
          <w:spacing w:val="3"/>
        </w:rPr>
        <w:t>α</w:t>
      </w:r>
      <w:r>
        <w:rPr>
          <w:rFonts w:ascii="Tahoma" w:hAnsi="Tahoma"/>
          <w:spacing w:val="3"/>
          <w:position w:val="-3"/>
          <w:sz w:val="16"/>
        </w:rPr>
        <w:t>2</w:t>
      </w:r>
      <w:r>
        <w:rPr>
          <w:spacing w:val="3"/>
        </w:rPr>
        <w:t xml:space="preserve">, </w:t>
      </w:r>
      <w:r>
        <w:rPr>
          <w:rFonts w:ascii="Bookman Old Style" w:hAnsi="Bookman Old Style"/>
          <w:i/>
          <w:spacing w:val="3"/>
        </w:rPr>
        <w:t>α</w:t>
      </w:r>
      <w:r>
        <w:rPr>
          <w:rFonts w:ascii="Tahoma" w:hAnsi="Tahoma"/>
          <w:spacing w:val="3"/>
          <w:position w:val="-3"/>
          <w:sz w:val="16"/>
        </w:rPr>
        <w:t>3</w:t>
      </w:r>
      <w:r>
        <w:rPr>
          <w:spacing w:val="3"/>
        </w:rPr>
        <w:t xml:space="preserve">, </w:t>
      </w:r>
      <w:r>
        <w:t xml:space="preserve">and </w:t>
      </w:r>
      <w:r>
        <w:rPr>
          <w:rFonts w:ascii="Bookman Old Style" w:hAnsi="Bookman Old Style"/>
          <w:i/>
        </w:rPr>
        <w:t>α</w:t>
      </w:r>
      <w:r>
        <w:rPr>
          <w:rFonts w:ascii="Tahoma" w:hAnsi="Tahoma"/>
          <w:position w:val="-3"/>
          <w:sz w:val="16"/>
        </w:rPr>
        <w:t xml:space="preserve">4 </w:t>
      </w:r>
      <w:r>
        <w:t>are respec- tively</w:t>
      </w:r>
      <w:r>
        <w:rPr>
          <w:spacing w:val="-33"/>
        </w:rPr>
        <w:t xml:space="preserve"> </w:t>
      </w:r>
      <w:r>
        <w:t>the</w:t>
      </w:r>
      <w:r>
        <w:rPr>
          <w:spacing w:val="-33"/>
        </w:rPr>
        <w:t xml:space="preserve"> </w:t>
      </w:r>
      <w:r>
        <w:t>collision</w:t>
      </w:r>
      <w:r>
        <w:rPr>
          <w:spacing w:val="-33"/>
        </w:rPr>
        <w:t xml:space="preserve"> </w:t>
      </w:r>
      <w:r>
        <w:rPr>
          <w:spacing w:val="-3"/>
        </w:rPr>
        <w:t>recovery</w:t>
      </w:r>
      <w:r>
        <w:rPr>
          <w:spacing w:val="-33"/>
        </w:rPr>
        <w:t xml:space="preserve"> </w:t>
      </w:r>
      <w:r>
        <w:t>probability</w:t>
      </w:r>
      <w:r>
        <w:rPr>
          <w:spacing w:val="-33"/>
        </w:rPr>
        <w:t xml:space="preserve"> </w:t>
      </w:r>
      <w:r>
        <w:t>or</w:t>
      </w:r>
      <w:r>
        <w:rPr>
          <w:spacing w:val="-33"/>
        </w:rPr>
        <w:t xml:space="preserve"> </w:t>
      </w:r>
      <w:r>
        <w:rPr>
          <w:spacing w:val="-4"/>
        </w:rPr>
        <w:t>two,</w:t>
      </w:r>
      <w:r>
        <w:rPr>
          <w:spacing w:val="-33"/>
        </w:rPr>
        <w:t xml:space="preserve"> </w:t>
      </w:r>
      <w:r>
        <w:t>three,</w:t>
      </w:r>
      <w:r>
        <w:rPr>
          <w:spacing w:val="-33"/>
        </w:rPr>
        <w:t xml:space="preserve"> </w:t>
      </w:r>
      <w:r>
        <w:t>and</w:t>
      </w:r>
      <w:r>
        <w:rPr>
          <w:spacing w:val="-33"/>
        </w:rPr>
        <w:t xml:space="preserve"> </w:t>
      </w:r>
      <w:r>
        <w:t>four</w:t>
      </w:r>
      <w:r>
        <w:rPr>
          <w:spacing w:val="-33"/>
        </w:rPr>
        <w:t xml:space="preserve"> </w:t>
      </w:r>
      <w:r>
        <w:t>collided</w:t>
      </w:r>
      <w:r>
        <w:rPr>
          <w:spacing w:val="-33"/>
        </w:rPr>
        <w:t xml:space="preserve"> </w:t>
      </w:r>
      <w:r>
        <w:t>tags</w:t>
      </w:r>
      <w:r>
        <w:rPr>
          <w:spacing w:val="-33"/>
        </w:rPr>
        <w:t xml:space="preserve"> </w:t>
      </w:r>
      <w:r>
        <w:t>per slot.</w:t>
      </w:r>
    </w:p>
    <w:p w14:paraId="57C1D1BD" w14:textId="77777777" w:rsidR="00ED6B8B" w:rsidRDefault="00ED6B8B" w:rsidP="00F672C4">
      <w:pPr>
        <w:pStyle w:val="BodyText"/>
        <w:spacing w:before="5"/>
        <w:rPr>
          <w:sz w:val="33"/>
        </w:rPr>
      </w:pPr>
    </w:p>
    <w:p w14:paraId="4198367F" w14:textId="77777777" w:rsidR="00ED6B8B" w:rsidRDefault="00FA655D">
      <w:pPr>
        <w:pStyle w:val="BodyText"/>
        <w:ind w:left="108"/>
        <w:pPrChange w:id="612" w:author="Raghda Wahdan" w:date="2017-11-06T13:08:00Z">
          <w:pPr>
            <w:pStyle w:val="BodyText"/>
            <w:ind w:left="108"/>
            <w:jc w:val="both"/>
          </w:pPr>
        </w:pPrChange>
      </w:pPr>
      <w:r>
        <w:t>which matches the results in [59].</w:t>
      </w:r>
    </w:p>
    <w:p w14:paraId="076F8320" w14:textId="77777777" w:rsidR="00ED6B8B" w:rsidRDefault="00ED6B8B" w:rsidP="00F672C4">
      <w:pPr>
        <w:pStyle w:val="BodyText"/>
        <w:spacing w:before="9"/>
        <w:rPr>
          <w:sz w:val="41"/>
        </w:rPr>
      </w:pPr>
    </w:p>
    <w:p w14:paraId="5C06260F" w14:textId="77777777" w:rsidR="00ED6B8B" w:rsidRDefault="00FA655D">
      <w:pPr>
        <w:pStyle w:val="Heading2"/>
        <w:numPr>
          <w:ilvl w:val="2"/>
          <w:numId w:val="6"/>
        </w:numPr>
        <w:tabs>
          <w:tab w:val="left" w:pos="1095"/>
        </w:tabs>
        <w:ind w:left="1094" w:hanging="986"/>
        <w:pPrChange w:id="613" w:author="Raghda Wahdan" w:date="2017-11-06T13:08:00Z">
          <w:pPr>
            <w:pStyle w:val="Heading2"/>
            <w:numPr>
              <w:ilvl w:val="2"/>
              <w:numId w:val="6"/>
            </w:numPr>
            <w:tabs>
              <w:tab w:val="left" w:pos="1095"/>
            </w:tabs>
            <w:ind w:left="1466" w:hanging="987"/>
            <w:jc w:val="left"/>
          </w:pPr>
        </w:pPrChange>
      </w:pPr>
      <w:r>
        <w:rPr>
          <w:w w:val="95"/>
        </w:rPr>
        <w:t xml:space="preserve">Collision  </w:t>
      </w:r>
      <w:r>
        <w:rPr>
          <w:spacing w:val="-3"/>
          <w:w w:val="95"/>
        </w:rPr>
        <w:t xml:space="preserve">Recovery  </w:t>
      </w:r>
      <w:r>
        <w:rPr>
          <w:w w:val="95"/>
        </w:rPr>
        <w:t>Coefficients</w:t>
      </w:r>
      <w:r>
        <w:rPr>
          <w:spacing w:val="50"/>
          <w:w w:val="95"/>
        </w:rPr>
        <w:t xml:space="preserve"> </w:t>
      </w:r>
      <w:r>
        <w:rPr>
          <w:w w:val="95"/>
        </w:rPr>
        <w:t>Calculations</w:t>
      </w:r>
    </w:p>
    <w:p w14:paraId="72EEF991" w14:textId="77777777" w:rsidR="00ED6B8B" w:rsidRDefault="00FA655D">
      <w:pPr>
        <w:pStyle w:val="BodyText"/>
        <w:spacing w:before="236" w:line="266" w:lineRule="auto"/>
        <w:ind w:left="108" w:right="2157"/>
        <w:pPrChange w:id="614" w:author="Raghda Wahdan" w:date="2017-11-06T13:08:00Z">
          <w:pPr>
            <w:pStyle w:val="BodyText"/>
            <w:spacing w:before="236" w:line="266" w:lineRule="auto"/>
            <w:ind w:left="108" w:right="2157"/>
            <w:jc w:val="both"/>
          </w:pPr>
        </w:pPrChange>
      </w:pPr>
      <w:r>
        <w:rPr>
          <w:spacing w:val="-3"/>
        </w:rPr>
        <w:t>Now</w:t>
      </w:r>
      <w:r>
        <w:rPr>
          <w:spacing w:val="-14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calculation</w:t>
      </w:r>
      <w:r>
        <w:rPr>
          <w:spacing w:val="-15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collision</w:t>
      </w:r>
      <w:r>
        <w:rPr>
          <w:spacing w:val="-15"/>
        </w:rPr>
        <w:t xml:space="preserve"> </w:t>
      </w:r>
      <w:r>
        <w:rPr>
          <w:spacing w:val="-3"/>
        </w:rPr>
        <w:t>recovery</w:t>
      </w:r>
      <w:r>
        <w:rPr>
          <w:spacing w:val="-15"/>
        </w:rPr>
        <w:t xml:space="preserve"> </w:t>
      </w:r>
      <w:r>
        <w:t>coefficients</w:t>
      </w:r>
      <w:r>
        <w:rPr>
          <w:spacing w:val="-14"/>
        </w:rPr>
        <w:t xml:space="preserve"> </w:t>
      </w:r>
      <w:r>
        <w:rPr>
          <w:rFonts w:ascii="Bookman Old Style" w:hAnsi="Bookman Old Style"/>
          <w:i/>
          <w:spacing w:val="3"/>
        </w:rPr>
        <w:t>α</w:t>
      </w:r>
      <w:r>
        <w:rPr>
          <w:rFonts w:ascii="Tahoma" w:hAnsi="Tahoma"/>
          <w:spacing w:val="3"/>
          <w:position w:val="-3"/>
          <w:sz w:val="16"/>
        </w:rPr>
        <w:t>2</w:t>
      </w:r>
      <w:r>
        <w:rPr>
          <w:spacing w:val="3"/>
        </w:rPr>
        <w:t>,</w:t>
      </w:r>
      <w:r>
        <w:rPr>
          <w:spacing w:val="-14"/>
        </w:rPr>
        <w:t xml:space="preserve"> </w:t>
      </w:r>
      <w:r>
        <w:rPr>
          <w:rFonts w:ascii="Bookman Old Style" w:hAnsi="Bookman Old Style"/>
          <w:i/>
        </w:rPr>
        <w:t>α</w:t>
      </w:r>
      <w:r>
        <w:rPr>
          <w:rFonts w:ascii="Tahoma" w:hAnsi="Tahoma"/>
          <w:position w:val="-3"/>
          <w:sz w:val="16"/>
        </w:rPr>
        <w:t>3</w:t>
      </w:r>
      <w:r>
        <w:rPr>
          <w:rFonts w:ascii="Tahoma" w:hAnsi="Tahoma"/>
          <w:spacing w:val="1"/>
          <w:position w:val="-3"/>
          <w:sz w:val="16"/>
        </w:rPr>
        <w:t xml:space="preserve"> </w:t>
      </w:r>
      <w:r>
        <w:t>and</w:t>
      </w:r>
      <w:r>
        <w:rPr>
          <w:spacing w:val="-14"/>
        </w:rPr>
        <w:t xml:space="preserve"> </w:t>
      </w:r>
      <w:r>
        <w:rPr>
          <w:rFonts w:ascii="Bookman Old Style" w:hAnsi="Bookman Old Style"/>
          <w:i/>
        </w:rPr>
        <w:t>α</w:t>
      </w:r>
      <w:r>
        <w:rPr>
          <w:rFonts w:ascii="Tahoma" w:hAnsi="Tahoma"/>
          <w:position w:val="-3"/>
          <w:sz w:val="16"/>
        </w:rPr>
        <w:t>4</w:t>
      </w:r>
      <w:r>
        <w:rPr>
          <w:rFonts w:ascii="Tahoma" w:hAnsi="Tahoma"/>
          <w:spacing w:val="1"/>
          <w:position w:val="-3"/>
          <w:sz w:val="16"/>
        </w:rPr>
        <w:t xml:space="preserve"> </w:t>
      </w:r>
      <w:r>
        <w:t>will</w:t>
      </w:r>
      <w:r>
        <w:rPr>
          <w:spacing w:val="-15"/>
        </w:rPr>
        <w:t xml:space="preserve"> </w:t>
      </w:r>
      <w:r>
        <w:rPr>
          <w:spacing w:val="3"/>
        </w:rPr>
        <w:t xml:space="preserve">be </w:t>
      </w:r>
      <w:r>
        <w:t>clarified,</w:t>
      </w:r>
      <w:r>
        <w:rPr>
          <w:spacing w:val="-36"/>
        </w:rPr>
        <w:t xml:space="preserve"> </w:t>
      </w:r>
      <w:r>
        <w:t>which</w:t>
      </w:r>
      <w:r>
        <w:rPr>
          <w:spacing w:val="-37"/>
        </w:rPr>
        <w:t xml:space="preserve"> </w:t>
      </w:r>
      <w:r>
        <w:t>are</w:t>
      </w:r>
      <w:r>
        <w:rPr>
          <w:spacing w:val="-37"/>
        </w:rPr>
        <w:t xml:space="preserve"> </w:t>
      </w:r>
      <w:r>
        <w:t>the</w:t>
      </w:r>
      <w:r>
        <w:rPr>
          <w:spacing w:val="-37"/>
        </w:rPr>
        <w:t xml:space="preserve"> </w:t>
      </w:r>
      <w:r>
        <w:t>main</w:t>
      </w:r>
      <w:r>
        <w:rPr>
          <w:spacing w:val="-37"/>
        </w:rPr>
        <w:t xml:space="preserve"> </w:t>
      </w:r>
      <w:r>
        <w:t>optimization</w:t>
      </w:r>
      <w:r>
        <w:rPr>
          <w:spacing w:val="-37"/>
        </w:rPr>
        <w:t xml:space="preserve"> </w:t>
      </w:r>
      <w:r>
        <w:rPr>
          <w:spacing w:val="-3"/>
        </w:rPr>
        <w:t>variables</w:t>
      </w:r>
      <w:r>
        <w:rPr>
          <w:spacing w:val="-37"/>
        </w:rPr>
        <w:t xml:space="preserve"> </w:t>
      </w:r>
      <w:r>
        <w:t>in</w:t>
      </w:r>
      <w:r>
        <w:rPr>
          <w:spacing w:val="-37"/>
        </w:rPr>
        <w:t xml:space="preserve"> </w:t>
      </w:r>
      <w:r>
        <w:t>our</w:t>
      </w:r>
      <w:r>
        <w:rPr>
          <w:spacing w:val="-37"/>
        </w:rPr>
        <w:t xml:space="preserve"> </w:t>
      </w:r>
      <w:r>
        <w:t>proposal.</w:t>
      </w:r>
      <w:r>
        <w:rPr>
          <w:spacing w:val="-24"/>
        </w:rPr>
        <w:t xml:space="preserve"> </w:t>
      </w:r>
      <w:r>
        <w:t>The</w:t>
      </w:r>
      <w:r>
        <w:rPr>
          <w:spacing w:val="-37"/>
        </w:rPr>
        <w:t xml:space="preserve"> </w:t>
      </w:r>
      <w:r>
        <w:rPr>
          <w:spacing w:val="-3"/>
        </w:rPr>
        <w:t xml:space="preserve">values </w:t>
      </w:r>
      <w:r>
        <w:t>of</w:t>
      </w:r>
      <w:r>
        <w:rPr>
          <w:spacing w:val="-22"/>
        </w:rPr>
        <w:t xml:space="preserve"> </w:t>
      </w:r>
      <w:r>
        <w:t>these</w:t>
      </w:r>
      <w:r>
        <w:rPr>
          <w:spacing w:val="-22"/>
        </w:rPr>
        <w:t xml:space="preserve"> </w:t>
      </w:r>
      <w:r>
        <w:t>coefficients</w:t>
      </w:r>
      <w:r>
        <w:rPr>
          <w:spacing w:val="-22"/>
        </w:rPr>
        <w:t xml:space="preserve"> </w:t>
      </w:r>
      <w:r>
        <w:t>are</w:t>
      </w:r>
      <w:r>
        <w:rPr>
          <w:spacing w:val="-22"/>
        </w:rPr>
        <w:t xml:space="preserve"> </w:t>
      </w:r>
      <w:r>
        <w:t>strongly</w:t>
      </w:r>
      <w:r>
        <w:rPr>
          <w:spacing w:val="-22"/>
        </w:rPr>
        <w:t xml:space="preserve"> </w:t>
      </w:r>
      <w:r>
        <w:t>dependent</w:t>
      </w:r>
      <w:r>
        <w:rPr>
          <w:spacing w:val="-22"/>
        </w:rPr>
        <w:t xml:space="preserve"> </w:t>
      </w:r>
      <w:r>
        <w:t>on</w:t>
      </w:r>
      <w:r>
        <w:rPr>
          <w:spacing w:val="-22"/>
        </w:rPr>
        <w:t xml:space="preserve"> </w:t>
      </w:r>
      <w:r>
        <w:t>the</w:t>
      </w:r>
      <w:r>
        <w:rPr>
          <w:spacing w:val="-22"/>
        </w:rPr>
        <w:t xml:space="preserve"> </w:t>
      </w:r>
      <w:r>
        <w:t>receiver</w:t>
      </w:r>
      <w:r>
        <w:rPr>
          <w:spacing w:val="-22"/>
        </w:rPr>
        <w:t xml:space="preserve"> </w:t>
      </w:r>
      <w:r>
        <w:t>type.</w:t>
      </w:r>
      <w:r>
        <w:rPr>
          <w:spacing w:val="-5"/>
        </w:rPr>
        <w:t xml:space="preserve"> </w:t>
      </w:r>
      <w:r>
        <w:t>Calculations of</w:t>
      </w:r>
      <w:r>
        <w:rPr>
          <w:spacing w:val="-17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t>collision</w:t>
      </w:r>
      <w:r>
        <w:rPr>
          <w:spacing w:val="-17"/>
        </w:rPr>
        <w:t xml:space="preserve"> </w:t>
      </w:r>
      <w:r>
        <w:t>recovery</w:t>
      </w:r>
      <w:r>
        <w:rPr>
          <w:spacing w:val="-17"/>
        </w:rPr>
        <w:t xml:space="preserve"> </w:t>
      </w:r>
      <w:r>
        <w:t>coefficients</w:t>
      </w:r>
      <w:r>
        <w:rPr>
          <w:spacing w:val="-17"/>
        </w:rPr>
        <w:t xml:space="preserve"> </w:t>
      </w:r>
      <w:r>
        <w:t>are</w:t>
      </w:r>
      <w:r>
        <w:rPr>
          <w:spacing w:val="-17"/>
        </w:rPr>
        <w:t xml:space="preserve"> </w:t>
      </w:r>
      <w:r>
        <w:t>done</w:t>
      </w:r>
      <w:r>
        <w:rPr>
          <w:spacing w:val="-17"/>
        </w:rPr>
        <w:t xml:space="preserve"> </w:t>
      </w:r>
      <w:r>
        <w:t>based</w:t>
      </w:r>
      <w:r>
        <w:rPr>
          <w:spacing w:val="-17"/>
        </w:rPr>
        <w:t xml:space="preserve"> </w:t>
      </w:r>
      <w:r>
        <w:t>on</w:t>
      </w:r>
      <w:r>
        <w:rPr>
          <w:spacing w:val="-17"/>
        </w:rPr>
        <w:t xml:space="preserve"> </w:t>
      </w:r>
      <w:r>
        <w:t>an</w:t>
      </w:r>
      <w:r>
        <w:rPr>
          <w:spacing w:val="-17"/>
        </w:rPr>
        <w:t xml:space="preserve"> </w:t>
      </w:r>
      <w:r>
        <w:t>RFID</w:t>
      </w:r>
      <w:r>
        <w:rPr>
          <w:spacing w:val="-17"/>
        </w:rPr>
        <w:t xml:space="preserve"> </w:t>
      </w:r>
      <w:r>
        <w:t>reader</w:t>
      </w:r>
      <w:r>
        <w:rPr>
          <w:spacing w:val="-17"/>
        </w:rPr>
        <w:t xml:space="preserve"> </w:t>
      </w:r>
      <w:r>
        <w:t>model that</w:t>
      </w:r>
      <w:r>
        <w:rPr>
          <w:spacing w:val="-8"/>
        </w:rPr>
        <w:t xml:space="preserve"> </w:t>
      </w:r>
      <w:r>
        <w:t>utilizes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capture</w:t>
      </w:r>
      <w:r>
        <w:rPr>
          <w:spacing w:val="-8"/>
        </w:rPr>
        <w:t xml:space="preserve"> </w:t>
      </w:r>
      <w:r>
        <w:t>effect.</w:t>
      </w:r>
      <w:r>
        <w:rPr>
          <w:spacing w:val="16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reader</w:t>
      </w:r>
      <w:r>
        <w:rPr>
          <w:spacing w:val="-8"/>
        </w:rPr>
        <w:t xml:space="preserve"> </w:t>
      </w:r>
      <w:r>
        <w:t>resolves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collision</w:t>
      </w:r>
      <w:r>
        <w:rPr>
          <w:spacing w:val="-8"/>
        </w:rPr>
        <w:t xml:space="preserve"> </w:t>
      </w:r>
      <w:r>
        <w:t>based</w:t>
      </w:r>
      <w:r>
        <w:rPr>
          <w:spacing w:val="-8"/>
        </w:rPr>
        <w:t xml:space="preserve"> </w:t>
      </w:r>
      <w:r>
        <w:t>on</w:t>
      </w:r>
      <w:r>
        <w:rPr>
          <w:spacing w:val="-8"/>
        </w:rPr>
        <w:t xml:space="preserve"> </w:t>
      </w:r>
      <w:r>
        <w:t xml:space="preserve">the strongest tag </w:t>
      </w:r>
      <w:r>
        <w:rPr>
          <w:spacing w:val="-4"/>
        </w:rPr>
        <w:t>reply.</w:t>
      </w:r>
      <w:r>
        <w:rPr>
          <w:spacing w:val="52"/>
        </w:rPr>
        <w:t xml:space="preserve"> </w:t>
      </w:r>
      <w:r>
        <w:t xml:space="preserve">Therefore, the collision can </w:t>
      </w:r>
      <w:r>
        <w:rPr>
          <w:spacing w:val="3"/>
        </w:rPr>
        <w:t xml:space="preserve">be </w:t>
      </w:r>
      <w:r>
        <w:t xml:space="preserve">resolved with a certain </w:t>
      </w:r>
      <w:r>
        <w:rPr>
          <w:spacing w:val="-3"/>
        </w:rPr>
        <w:t xml:space="preserve">probability, </w:t>
      </w:r>
      <w:r>
        <w:t>if the strongest tag reply is stronger than the summation of the other</w:t>
      </w:r>
      <w:r>
        <w:rPr>
          <w:spacing w:val="-12"/>
        </w:rPr>
        <w:t xml:space="preserve"> </w:t>
      </w:r>
      <w:r>
        <w:t>collided</w:t>
      </w:r>
      <w:r>
        <w:rPr>
          <w:spacing w:val="-12"/>
        </w:rPr>
        <w:t xml:space="preserve"> </w:t>
      </w:r>
      <w:r>
        <w:t>tags</w:t>
      </w:r>
      <w:r>
        <w:rPr>
          <w:spacing w:val="-12"/>
        </w:rPr>
        <w:t xml:space="preserve"> </w:t>
      </w:r>
      <w:r>
        <w:t>at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same</w:t>
      </w:r>
      <w:r>
        <w:rPr>
          <w:spacing w:val="-12"/>
        </w:rPr>
        <w:t xml:space="preserve"> </w:t>
      </w:r>
      <w:r>
        <w:t>slot.</w:t>
      </w:r>
    </w:p>
    <w:p w14:paraId="54E93400" w14:textId="77777777" w:rsidR="00ED6B8B" w:rsidRDefault="00FA655D" w:rsidP="00F672C4">
      <w:pPr>
        <w:pStyle w:val="BodyText"/>
        <w:spacing w:before="17"/>
        <w:ind w:left="108" w:firstLine="351"/>
      </w:pPr>
      <w:r>
        <w:t>The main advantage of this reader is that it does not need any channel state</w:t>
      </w:r>
    </w:p>
    <w:p w14:paraId="117CB573" w14:textId="77777777" w:rsidR="00ED6B8B" w:rsidRDefault="00FA655D">
      <w:pPr>
        <w:pStyle w:val="BodyText"/>
        <w:spacing w:line="358" w:lineRule="exact"/>
        <w:ind w:left="108" w:right="2157"/>
        <w:pPrChange w:id="615" w:author="Raghda Wahdan" w:date="2017-11-06T13:08:00Z">
          <w:pPr>
            <w:pStyle w:val="BodyText"/>
            <w:spacing w:line="358" w:lineRule="exact"/>
            <w:ind w:left="108" w:right="2157"/>
            <w:jc w:val="both"/>
          </w:pPr>
        </w:pPrChange>
      </w:pPr>
      <w:r>
        <w:t>information</w:t>
      </w:r>
      <w:r>
        <w:rPr>
          <w:spacing w:val="-14"/>
        </w:rPr>
        <w:t xml:space="preserve"> </w:t>
      </w:r>
      <w:r>
        <w:t>(CSI)</w:t>
      </w:r>
      <w:r>
        <w:rPr>
          <w:spacing w:val="-13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rPr>
          <w:spacing w:val="-3"/>
        </w:rPr>
        <w:t>recover</w:t>
      </w:r>
      <w:r>
        <w:rPr>
          <w:spacing w:val="-14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strongest</w:t>
      </w:r>
      <w:r>
        <w:rPr>
          <w:spacing w:val="-14"/>
        </w:rPr>
        <w:t xml:space="preserve"> </w:t>
      </w:r>
      <w:r>
        <w:t>tag.</w:t>
      </w:r>
      <w:r>
        <w:rPr>
          <w:spacing w:val="4"/>
        </w:rPr>
        <w:t xml:space="preserve"> </w:t>
      </w:r>
      <w:r>
        <w:t>According</w:t>
      </w:r>
      <w:r>
        <w:rPr>
          <w:spacing w:val="-13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EPCglobal</w:t>
      </w:r>
      <w:r>
        <w:rPr>
          <w:spacing w:val="-14"/>
        </w:rPr>
        <w:t xml:space="preserve"> </w:t>
      </w:r>
      <w:r>
        <w:t>C1G2 standard</w:t>
      </w:r>
      <w:r>
        <w:rPr>
          <w:spacing w:val="-12"/>
        </w:rPr>
        <w:t xml:space="preserve"> </w:t>
      </w:r>
      <w:r>
        <w:t>[11],</w:t>
      </w:r>
      <w:r>
        <w:rPr>
          <w:spacing w:val="-12"/>
        </w:rPr>
        <w:t xml:space="preserve"> </w:t>
      </w:r>
      <w:r>
        <w:t>collisions</w:t>
      </w:r>
      <w:r>
        <w:rPr>
          <w:spacing w:val="-12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RFID</w:t>
      </w:r>
      <w:r>
        <w:rPr>
          <w:spacing w:val="-12"/>
        </w:rPr>
        <w:t xml:space="preserve"> </w:t>
      </w:r>
      <w:r>
        <w:t>systems</w:t>
      </w:r>
      <w:r>
        <w:rPr>
          <w:spacing w:val="-12"/>
        </w:rPr>
        <w:t xml:space="preserve"> </w:t>
      </w:r>
      <w:r>
        <w:t>occur</w:t>
      </w:r>
      <w:r>
        <w:rPr>
          <w:spacing w:val="-12"/>
        </w:rPr>
        <w:t xml:space="preserve"> </w:t>
      </w:r>
      <w:r>
        <w:t>only</w:t>
      </w:r>
      <w:r>
        <w:rPr>
          <w:spacing w:val="-12"/>
        </w:rPr>
        <w:t xml:space="preserve"> </w:t>
      </w:r>
      <w:r>
        <w:t>within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rPr>
          <w:rFonts w:ascii="Arial Unicode MS"/>
        </w:rPr>
        <w:t>16</w:t>
      </w:r>
      <w:r>
        <w:rPr>
          <w:rFonts w:ascii="Arial Unicode MS"/>
          <w:spacing w:val="-19"/>
        </w:rPr>
        <w:t xml:space="preserve"> </w:t>
      </w:r>
      <w:r>
        <w:t>bits</w:t>
      </w:r>
      <w:r>
        <w:rPr>
          <w:spacing w:val="-12"/>
        </w:rPr>
        <w:t xml:space="preserve"> </w:t>
      </w:r>
      <w:r>
        <w:rPr>
          <w:spacing w:val="-3"/>
        </w:rPr>
        <w:t xml:space="preserve">packet </w:t>
      </w:r>
      <w:r>
        <w:t xml:space="preserve">called </w:t>
      </w:r>
      <w:r>
        <w:rPr>
          <w:rFonts w:ascii="Bookman Old Style"/>
          <w:i/>
        </w:rPr>
        <w:t xml:space="preserve">RN </w:t>
      </w:r>
      <w:r>
        <w:rPr>
          <w:rFonts w:ascii="Arial Unicode MS"/>
        </w:rPr>
        <w:t>16</w:t>
      </w:r>
      <w:r>
        <w:t xml:space="preserve">.     </w:t>
      </w:r>
      <w:r>
        <w:rPr>
          <w:spacing w:val="34"/>
        </w:rPr>
        <w:t xml:space="preserve"> </w:t>
      </w:r>
      <w:r>
        <w:t xml:space="preserve">If </w:t>
      </w:r>
      <w:r>
        <w:rPr>
          <w:spacing w:val="-3"/>
        </w:rPr>
        <w:t xml:space="preserve">any </w:t>
      </w:r>
      <w:r>
        <w:t xml:space="preserve">single bit error occurs in this packet, the total </w:t>
      </w:r>
      <w:r>
        <w:rPr>
          <w:spacing w:val="-3"/>
        </w:rPr>
        <w:t>packet</w:t>
      </w:r>
    </w:p>
    <w:p w14:paraId="7849C142" w14:textId="77777777" w:rsidR="00ED6B8B" w:rsidRDefault="00ED6B8B">
      <w:pPr>
        <w:spacing w:line="358" w:lineRule="exact"/>
        <w:sectPr w:rsidR="00ED6B8B">
          <w:pgSz w:w="11910" w:h="16840"/>
          <w:pgMar w:top="1920" w:right="0" w:bottom="280" w:left="1620" w:header="1603" w:footer="0" w:gutter="0"/>
          <w:cols w:space="720"/>
        </w:sectPr>
        <w:pPrChange w:id="616" w:author="Raghda Wahdan" w:date="2017-11-06T13:08:00Z">
          <w:pPr>
            <w:spacing w:line="358" w:lineRule="exact"/>
            <w:jc w:val="both"/>
          </w:pPr>
        </w:pPrChange>
      </w:pPr>
    </w:p>
    <w:p w14:paraId="408801EE" w14:textId="77777777" w:rsidR="00ED6B8B" w:rsidRDefault="00ED6B8B" w:rsidP="00F672C4">
      <w:pPr>
        <w:pStyle w:val="BodyText"/>
        <w:rPr>
          <w:sz w:val="20"/>
        </w:rPr>
      </w:pPr>
    </w:p>
    <w:p w14:paraId="3CBED22A" w14:textId="77777777" w:rsidR="00ED6B8B" w:rsidRDefault="00ED6B8B" w:rsidP="00F672C4">
      <w:pPr>
        <w:pStyle w:val="BodyText"/>
        <w:rPr>
          <w:sz w:val="20"/>
        </w:rPr>
      </w:pPr>
    </w:p>
    <w:p w14:paraId="7F9172C4" w14:textId="77777777" w:rsidR="00ED6B8B" w:rsidRDefault="00ED6B8B" w:rsidP="00F672C4">
      <w:pPr>
        <w:pStyle w:val="BodyText"/>
        <w:rPr>
          <w:sz w:val="20"/>
        </w:rPr>
      </w:pPr>
    </w:p>
    <w:p w14:paraId="09ECBD6C" w14:textId="77777777" w:rsidR="00ED6B8B" w:rsidRDefault="00ED6B8B" w:rsidP="00F672C4">
      <w:pPr>
        <w:pStyle w:val="BodyText"/>
        <w:rPr>
          <w:sz w:val="20"/>
        </w:rPr>
      </w:pPr>
    </w:p>
    <w:p w14:paraId="5A2B8138" w14:textId="77777777" w:rsidR="00ED6B8B" w:rsidRDefault="00ED6B8B" w:rsidP="00F672C4">
      <w:pPr>
        <w:pStyle w:val="BodyText"/>
        <w:rPr>
          <w:sz w:val="20"/>
        </w:rPr>
      </w:pPr>
    </w:p>
    <w:p w14:paraId="520928E5" w14:textId="77777777" w:rsidR="00ED6B8B" w:rsidRDefault="00ED6B8B" w:rsidP="00F672C4">
      <w:pPr>
        <w:pStyle w:val="BodyText"/>
        <w:rPr>
          <w:sz w:val="20"/>
        </w:rPr>
      </w:pPr>
    </w:p>
    <w:p w14:paraId="4472B414" w14:textId="77777777" w:rsidR="00ED6B8B" w:rsidRDefault="00ED6B8B" w:rsidP="00F672C4">
      <w:pPr>
        <w:pStyle w:val="BodyText"/>
        <w:rPr>
          <w:sz w:val="20"/>
        </w:rPr>
      </w:pPr>
    </w:p>
    <w:p w14:paraId="7F7349C4" w14:textId="77777777" w:rsidR="00ED6B8B" w:rsidRDefault="00ED6B8B" w:rsidP="00F672C4">
      <w:pPr>
        <w:pStyle w:val="BodyText"/>
        <w:rPr>
          <w:sz w:val="20"/>
        </w:rPr>
      </w:pPr>
    </w:p>
    <w:p w14:paraId="04E1D0A1" w14:textId="77777777" w:rsidR="00ED6B8B" w:rsidRDefault="00ED6B8B" w:rsidP="00F672C4">
      <w:pPr>
        <w:pStyle w:val="BodyText"/>
        <w:rPr>
          <w:sz w:val="20"/>
        </w:rPr>
      </w:pPr>
    </w:p>
    <w:p w14:paraId="660D5DAB" w14:textId="77777777" w:rsidR="00ED6B8B" w:rsidRDefault="00ED6B8B" w:rsidP="00F672C4">
      <w:pPr>
        <w:pStyle w:val="BodyText"/>
        <w:rPr>
          <w:sz w:val="20"/>
        </w:rPr>
      </w:pPr>
    </w:p>
    <w:p w14:paraId="29CF5744" w14:textId="77777777" w:rsidR="00ED6B8B" w:rsidRDefault="00ED6B8B" w:rsidP="00F672C4">
      <w:pPr>
        <w:pStyle w:val="BodyText"/>
        <w:rPr>
          <w:sz w:val="20"/>
        </w:rPr>
      </w:pPr>
    </w:p>
    <w:p w14:paraId="1253A5FF" w14:textId="77777777" w:rsidR="00ED6B8B" w:rsidRDefault="00ED6B8B" w:rsidP="00F672C4">
      <w:pPr>
        <w:pStyle w:val="BodyText"/>
        <w:rPr>
          <w:sz w:val="20"/>
        </w:rPr>
      </w:pPr>
    </w:p>
    <w:p w14:paraId="2E13D665" w14:textId="77777777" w:rsidR="00ED6B8B" w:rsidRDefault="00ED6B8B" w:rsidP="00F672C4">
      <w:pPr>
        <w:pStyle w:val="BodyText"/>
        <w:rPr>
          <w:sz w:val="20"/>
        </w:rPr>
      </w:pPr>
    </w:p>
    <w:p w14:paraId="4A14A15B" w14:textId="77777777" w:rsidR="00ED6B8B" w:rsidRDefault="00ED6B8B" w:rsidP="00F672C4">
      <w:pPr>
        <w:pStyle w:val="BodyText"/>
        <w:rPr>
          <w:sz w:val="20"/>
        </w:rPr>
      </w:pPr>
    </w:p>
    <w:p w14:paraId="147EF089" w14:textId="77777777" w:rsidR="00ED6B8B" w:rsidRDefault="00ED6B8B" w:rsidP="00F672C4">
      <w:pPr>
        <w:pStyle w:val="BodyText"/>
        <w:rPr>
          <w:sz w:val="20"/>
        </w:rPr>
      </w:pPr>
    </w:p>
    <w:p w14:paraId="64DE6E64" w14:textId="77777777" w:rsidR="00ED6B8B" w:rsidRDefault="00ED6B8B" w:rsidP="00F672C4">
      <w:pPr>
        <w:pStyle w:val="BodyText"/>
        <w:rPr>
          <w:sz w:val="15"/>
        </w:rPr>
      </w:pPr>
    </w:p>
    <w:p w14:paraId="443DDC20" w14:textId="77777777" w:rsidR="00ED6B8B" w:rsidRDefault="00890932" w:rsidP="00F672C4">
      <w:pPr>
        <w:spacing w:line="214" w:lineRule="exact"/>
        <w:ind w:left="906"/>
        <w:rPr>
          <w:rFonts w:ascii="Calibri"/>
          <w:sz w:val="21"/>
        </w:rPr>
      </w:pPr>
      <w:r>
        <w:rPr>
          <w:noProof/>
          <w:lang w:val="en-GB" w:eastAsia="en-GB"/>
        </w:rPr>
        <mc:AlternateContent>
          <mc:Choice Requires="wpg">
            <w:drawing>
              <wp:anchor distT="0" distB="0" distL="114300" distR="114300" simplePos="0" relativeHeight="251812864" behindDoc="1" locked="0" layoutInCell="1" allowOverlap="1" wp14:anchorId="5B590F97" wp14:editId="02B7F950">
                <wp:simplePos x="0" y="0"/>
                <wp:positionH relativeFrom="page">
                  <wp:posOffset>1593850</wp:posOffset>
                </wp:positionH>
                <wp:positionV relativeFrom="paragraph">
                  <wp:posOffset>-2428875</wp:posOffset>
                </wp:positionV>
                <wp:extent cx="4738370" cy="2508885"/>
                <wp:effectExtent l="3175" t="0" r="1905" b="5715"/>
                <wp:wrapNone/>
                <wp:docPr id="667" name="Group 6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738370" cy="2508885"/>
                          <a:chOff x="2510" y="-3825"/>
                          <a:chExt cx="7462" cy="3951"/>
                        </a:xfrm>
                      </wpg:grpSpPr>
                      <pic:pic xmlns:pic="http://schemas.openxmlformats.org/drawingml/2006/picture">
                        <pic:nvPicPr>
                          <pic:cNvPr id="668" name="Picture 70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35" y="-3738"/>
                            <a:ext cx="7093" cy="38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69" name="Line 701"/>
                        <wps:cNvCnPr/>
                        <wps:spPr bwMode="auto">
                          <a:xfrm>
                            <a:off x="2837" y="123"/>
                            <a:ext cx="7091" cy="0"/>
                          </a:xfrm>
                          <a:prstGeom prst="line">
                            <a:avLst/>
                          </a:prstGeom>
                          <a:noFill/>
                          <a:ln w="3284">
                            <a:solidFill>
                              <a:srgbClr val="25252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70" name="Line 700"/>
                        <wps:cNvCnPr/>
                        <wps:spPr bwMode="auto">
                          <a:xfrm>
                            <a:off x="2837" y="-3735"/>
                            <a:ext cx="7091" cy="0"/>
                          </a:xfrm>
                          <a:prstGeom prst="line">
                            <a:avLst/>
                          </a:prstGeom>
                          <a:noFill/>
                          <a:ln w="3286">
                            <a:solidFill>
                              <a:srgbClr val="25252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71" name="Line 699"/>
                        <wps:cNvCnPr/>
                        <wps:spPr bwMode="auto">
                          <a:xfrm>
                            <a:off x="2837" y="25"/>
                            <a:ext cx="0" cy="97"/>
                          </a:xfrm>
                          <a:prstGeom prst="line">
                            <a:avLst/>
                          </a:prstGeom>
                          <a:noFill/>
                          <a:ln w="2457">
                            <a:solidFill>
                              <a:srgbClr val="25252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72" name="Line 698"/>
                        <wps:cNvCnPr/>
                        <wps:spPr bwMode="auto">
                          <a:xfrm>
                            <a:off x="3546" y="25"/>
                            <a:ext cx="0" cy="97"/>
                          </a:xfrm>
                          <a:prstGeom prst="line">
                            <a:avLst/>
                          </a:prstGeom>
                          <a:noFill/>
                          <a:ln w="2457">
                            <a:solidFill>
                              <a:srgbClr val="25252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73" name="Line 697"/>
                        <wps:cNvCnPr/>
                        <wps:spPr bwMode="auto">
                          <a:xfrm>
                            <a:off x="4255" y="25"/>
                            <a:ext cx="0" cy="97"/>
                          </a:xfrm>
                          <a:prstGeom prst="line">
                            <a:avLst/>
                          </a:prstGeom>
                          <a:noFill/>
                          <a:ln w="2457">
                            <a:solidFill>
                              <a:srgbClr val="25252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74" name="Line 696"/>
                        <wps:cNvCnPr/>
                        <wps:spPr bwMode="auto">
                          <a:xfrm>
                            <a:off x="4964" y="25"/>
                            <a:ext cx="0" cy="97"/>
                          </a:xfrm>
                          <a:prstGeom prst="line">
                            <a:avLst/>
                          </a:prstGeom>
                          <a:noFill/>
                          <a:ln w="2457">
                            <a:solidFill>
                              <a:srgbClr val="25252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75" name="Line 695"/>
                        <wps:cNvCnPr/>
                        <wps:spPr bwMode="auto">
                          <a:xfrm>
                            <a:off x="5673" y="25"/>
                            <a:ext cx="0" cy="97"/>
                          </a:xfrm>
                          <a:prstGeom prst="line">
                            <a:avLst/>
                          </a:prstGeom>
                          <a:noFill/>
                          <a:ln w="2457">
                            <a:solidFill>
                              <a:srgbClr val="25252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76" name="Line 694"/>
                        <wps:cNvCnPr/>
                        <wps:spPr bwMode="auto">
                          <a:xfrm>
                            <a:off x="6382" y="25"/>
                            <a:ext cx="0" cy="97"/>
                          </a:xfrm>
                          <a:prstGeom prst="line">
                            <a:avLst/>
                          </a:prstGeom>
                          <a:noFill/>
                          <a:ln w="2457">
                            <a:solidFill>
                              <a:srgbClr val="25252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77" name="Line 693"/>
                        <wps:cNvCnPr/>
                        <wps:spPr bwMode="auto">
                          <a:xfrm>
                            <a:off x="7091" y="25"/>
                            <a:ext cx="0" cy="97"/>
                          </a:xfrm>
                          <a:prstGeom prst="line">
                            <a:avLst/>
                          </a:prstGeom>
                          <a:noFill/>
                          <a:ln w="2729">
                            <a:solidFill>
                              <a:srgbClr val="25252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78" name="Line 692"/>
                        <wps:cNvCnPr/>
                        <wps:spPr bwMode="auto">
                          <a:xfrm>
                            <a:off x="7800" y="25"/>
                            <a:ext cx="0" cy="97"/>
                          </a:xfrm>
                          <a:prstGeom prst="line">
                            <a:avLst/>
                          </a:prstGeom>
                          <a:noFill/>
                          <a:ln w="2456">
                            <a:solidFill>
                              <a:srgbClr val="25252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79" name="AutoShape 691"/>
                        <wps:cNvSpPr>
                          <a:spLocks/>
                        </wps:cNvSpPr>
                        <wps:spPr bwMode="auto">
                          <a:xfrm>
                            <a:off x="8509" y="25"/>
                            <a:ext cx="709" cy="98"/>
                          </a:xfrm>
                          <a:custGeom>
                            <a:avLst/>
                            <a:gdLst>
                              <a:gd name="T0" fmla="+- 0 8509 8509"/>
                              <a:gd name="T1" fmla="*/ T0 w 709"/>
                              <a:gd name="T2" fmla="+- 0 25 25"/>
                              <a:gd name="T3" fmla="*/ 25 h 98"/>
                              <a:gd name="T4" fmla="+- 0 8509 8509"/>
                              <a:gd name="T5" fmla="*/ T4 w 709"/>
                              <a:gd name="T6" fmla="+- 0 122 25"/>
                              <a:gd name="T7" fmla="*/ 122 h 98"/>
                              <a:gd name="T8" fmla="+- 0 9218 8509"/>
                              <a:gd name="T9" fmla="*/ T8 w 709"/>
                              <a:gd name="T10" fmla="+- 0 25 25"/>
                              <a:gd name="T11" fmla="*/ 25 h 98"/>
                              <a:gd name="T12" fmla="+- 0 9218 8509"/>
                              <a:gd name="T13" fmla="*/ T12 w 709"/>
                              <a:gd name="T14" fmla="+- 0 122 25"/>
                              <a:gd name="T15" fmla="*/ 122 h 9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709" h="98">
                                <a:moveTo>
                                  <a:pt x="0" y="0"/>
                                </a:moveTo>
                                <a:lnTo>
                                  <a:pt x="0" y="97"/>
                                </a:lnTo>
                                <a:moveTo>
                                  <a:pt x="709" y="0"/>
                                </a:moveTo>
                                <a:lnTo>
                                  <a:pt x="709" y="97"/>
                                </a:lnTo>
                              </a:path>
                            </a:pathLst>
                          </a:custGeom>
                          <a:noFill/>
                          <a:ln w="2457">
                            <a:solidFill>
                              <a:srgbClr val="25252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0" name="Line 690"/>
                        <wps:cNvCnPr/>
                        <wps:spPr bwMode="auto">
                          <a:xfrm>
                            <a:off x="2837" y="-3735"/>
                            <a:ext cx="0" cy="97"/>
                          </a:xfrm>
                          <a:prstGeom prst="line">
                            <a:avLst/>
                          </a:prstGeom>
                          <a:noFill/>
                          <a:ln w="2457">
                            <a:solidFill>
                              <a:srgbClr val="25252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81" name="Line 689"/>
                        <wps:cNvCnPr/>
                        <wps:spPr bwMode="auto">
                          <a:xfrm>
                            <a:off x="3546" y="-3735"/>
                            <a:ext cx="0" cy="97"/>
                          </a:xfrm>
                          <a:prstGeom prst="line">
                            <a:avLst/>
                          </a:prstGeom>
                          <a:noFill/>
                          <a:ln w="2457">
                            <a:solidFill>
                              <a:srgbClr val="25252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82" name="Line 688"/>
                        <wps:cNvCnPr/>
                        <wps:spPr bwMode="auto">
                          <a:xfrm>
                            <a:off x="4255" y="-3735"/>
                            <a:ext cx="0" cy="97"/>
                          </a:xfrm>
                          <a:prstGeom prst="line">
                            <a:avLst/>
                          </a:prstGeom>
                          <a:noFill/>
                          <a:ln w="2457">
                            <a:solidFill>
                              <a:srgbClr val="25252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83" name="Line 687"/>
                        <wps:cNvCnPr/>
                        <wps:spPr bwMode="auto">
                          <a:xfrm>
                            <a:off x="4964" y="-3735"/>
                            <a:ext cx="0" cy="97"/>
                          </a:xfrm>
                          <a:prstGeom prst="line">
                            <a:avLst/>
                          </a:prstGeom>
                          <a:noFill/>
                          <a:ln w="2457">
                            <a:solidFill>
                              <a:srgbClr val="25252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84" name="Line 686"/>
                        <wps:cNvCnPr/>
                        <wps:spPr bwMode="auto">
                          <a:xfrm>
                            <a:off x="5673" y="-3735"/>
                            <a:ext cx="0" cy="97"/>
                          </a:xfrm>
                          <a:prstGeom prst="line">
                            <a:avLst/>
                          </a:prstGeom>
                          <a:noFill/>
                          <a:ln w="2457">
                            <a:solidFill>
                              <a:srgbClr val="25252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85" name="Line 685"/>
                        <wps:cNvCnPr/>
                        <wps:spPr bwMode="auto">
                          <a:xfrm>
                            <a:off x="6382" y="-3735"/>
                            <a:ext cx="0" cy="97"/>
                          </a:xfrm>
                          <a:prstGeom prst="line">
                            <a:avLst/>
                          </a:prstGeom>
                          <a:noFill/>
                          <a:ln w="2457">
                            <a:solidFill>
                              <a:srgbClr val="25252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86" name="Line 684"/>
                        <wps:cNvCnPr/>
                        <wps:spPr bwMode="auto">
                          <a:xfrm>
                            <a:off x="7091" y="-3735"/>
                            <a:ext cx="0" cy="97"/>
                          </a:xfrm>
                          <a:prstGeom prst="line">
                            <a:avLst/>
                          </a:prstGeom>
                          <a:noFill/>
                          <a:ln w="2729">
                            <a:solidFill>
                              <a:srgbClr val="25252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87" name="Line 683"/>
                        <wps:cNvCnPr/>
                        <wps:spPr bwMode="auto">
                          <a:xfrm>
                            <a:off x="7800" y="-3735"/>
                            <a:ext cx="0" cy="97"/>
                          </a:xfrm>
                          <a:prstGeom prst="line">
                            <a:avLst/>
                          </a:prstGeom>
                          <a:noFill/>
                          <a:ln w="2456">
                            <a:solidFill>
                              <a:srgbClr val="25252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88" name="Line 682"/>
                        <wps:cNvCnPr/>
                        <wps:spPr bwMode="auto">
                          <a:xfrm>
                            <a:off x="2837" y="-3738"/>
                            <a:ext cx="0" cy="3860"/>
                          </a:xfrm>
                          <a:prstGeom prst="line">
                            <a:avLst/>
                          </a:prstGeom>
                          <a:noFill/>
                          <a:ln w="2457">
                            <a:solidFill>
                              <a:srgbClr val="25252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89" name="Line 681"/>
                        <wps:cNvCnPr/>
                        <wps:spPr bwMode="auto">
                          <a:xfrm>
                            <a:off x="9927" y="-3738"/>
                            <a:ext cx="0" cy="3860"/>
                          </a:xfrm>
                          <a:prstGeom prst="line">
                            <a:avLst/>
                          </a:prstGeom>
                          <a:noFill/>
                          <a:ln w="2456">
                            <a:solidFill>
                              <a:srgbClr val="25252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90" name="Line 680"/>
                        <wps:cNvCnPr/>
                        <wps:spPr bwMode="auto">
                          <a:xfrm>
                            <a:off x="2837" y="123"/>
                            <a:ext cx="73" cy="0"/>
                          </a:xfrm>
                          <a:prstGeom prst="line">
                            <a:avLst/>
                          </a:prstGeom>
                          <a:noFill/>
                          <a:ln w="3284">
                            <a:solidFill>
                              <a:srgbClr val="25252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91" name="AutoShape 679"/>
                        <wps:cNvSpPr>
                          <a:spLocks/>
                        </wps:cNvSpPr>
                        <wps:spPr bwMode="auto">
                          <a:xfrm>
                            <a:off x="2837" y="-1163"/>
                            <a:ext cx="74" cy="858"/>
                          </a:xfrm>
                          <a:custGeom>
                            <a:avLst/>
                            <a:gdLst>
                              <a:gd name="T0" fmla="+- 0 2837 2837"/>
                              <a:gd name="T1" fmla="*/ T0 w 74"/>
                              <a:gd name="T2" fmla="+- 0 -306 -1163"/>
                              <a:gd name="T3" fmla="*/ -306 h 858"/>
                              <a:gd name="T4" fmla="+- 0 2910 2837"/>
                              <a:gd name="T5" fmla="*/ T4 w 74"/>
                              <a:gd name="T6" fmla="+- 0 -306 -1163"/>
                              <a:gd name="T7" fmla="*/ -306 h 858"/>
                              <a:gd name="T8" fmla="+- 0 2837 2837"/>
                              <a:gd name="T9" fmla="*/ T8 w 74"/>
                              <a:gd name="T10" fmla="+- 0 -735 -1163"/>
                              <a:gd name="T11" fmla="*/ -735 h 858"/>
                              <a:gd name="T12" fmla="+- 0 2910 2837"/>
                              <a:gd name="T13" fmla="*/ T12 w 74"/>
                              <a:gd name="T14" fmla="+- 0 -735 -1163"/>
                              <a:gd name="T15" fmla="*/ -735 h 858"/>
                              <a:gd name="T16" fmla="+- 0 2837 2837"/>
                              <a:gd name="T17" fmla="*/ T16 w 74"/>
                              <a:gd name="T18" fmla="+- 0 -1163 -1163"/>
                              <a:gd name="T19" fmla="*/ -1163 h 858"/>
                              <a:gd name="T20" fmla="+- 0 2910 2837"/>
                              <a:gd name="T21" fmla="*/ T20 w 74"/>
                              <a:gd name="T22" fmla="+- 0 -1163 -1163"/>
                              <a:gd name="T23" fmla="*/ -1163 h 8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74" h="858">
                                <a:moveTo>
                                  <a:pt x="0" y="857"/>
                                </a:moveTo>
                                <a:lnTo>
                                  <a:pt x="73" y="857"/>
                                </a:lnTo>
                                <a:moveTo>
                                  <a:pt x="0" y="428"/>
                                </a:moveTo>
                                <a:lnTo>
                                  <a:pt x="73" y="428"/>
                                </a:lnTo>
                                <a:moveTo>
                                  <a:pt x="0" y="0"/>
                                </a:moveTo>
                                <a:lnTo>
                                  <a:pt x="73" y="0"/>
                                </a:lnTo>
                              </a:path>
                            </a:pathLst>
                          </a:custGeom>
                          <a:noFill/>
                          <a:ln w="3286">
                            <a:solidFill>
                              <a:srgbClr val="25252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2" name="Line 678"/>
                        <wps:cNvCnPr/>
                        <wps:spPr bwMode="auto">
                          <a:xfrm>
                            <a:off x="2837" y="-1592"/>
                            <a:ext cx="73" cy="0"/>
                          </a:xfrm>
                          <a:prstGeom prst="line">
                            <a:avLst/>
                          </a:prstGeom>
                          <a:noFill/>
                          <a:ln w="3284">
                            <a:solidFill>
                              <a:srgbClr val="25252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93" name="Line 677"/>
                        <wps:cNvCnPr/>
                        <wps:spPr bwMode="auto">
                          <a:xfrm>
                            <a:off x="2837" y="-2021"/>
                            <a:ext cx="73" cy="0"/>
                          </a:xfrm>
                          <a:prstGeom prst="line">
                            <a:avLst/>
                          </a:prstGeom>
                          <a:noFill/>
                          <a:ln w="3651">
                            <a:solidFill>
                              <a:srgbClr val="25252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94" name="AutoShape 676"/>
                        <wps:cNvSpPr>
                          <a:spLocks/>
                        </wps:cNvSpPr>
                        <wps:spPr bwMode="auto">
                          <a:xfrm>
                            <a:off x="2837" y="-3735"/>
                            <a:ext cx="74" cy="1286"/>
                          </a:xfrm>
                          <a:custGeom>
                            <a:avLst/>
                            <a:gdLst>
                              <a:gd name="T0" fmla="+- 0 2837 2837"/>
                              <a:gd name="T1" fmla="*/ T0 w 74"/>
                              <a:gd name="T2" fmla="+- 0 -2449 -3735"/>
                              <a:gd name="T3" fmla="*/ -2449 h 1286"/>
                              <a:gd name="T4" fmla="+- 0 2910 2837"/>
                              <a:gd name="T5" fmla="*/ T4 w 74"/>
                              <a:gd name="T6" fmla="+- 0 -2449 -3735"/>
                              <a:gd name="T7" fmla="*/ -2449 h 1286"/>
                              <a:gd name="T8" fmla="+- 0 2837 2837"/>
                              <a:gd name="T9" fmla="*/ T8 w 74"/>
                              <a:gd name="T10" fmla="+- 0 -2878 -3735"/>
                              <a:gd name="T11" fmla="*/ -2878 h 1286"/>
                              <a:gd name="T12" fmla="+- 0 2910 2837"/>
                              <a:gd name="T13" fmla="*/ T12 w 74"/>
                              <a:gd name="T14" fmla="+- 0 -2878 -3735"/>
                              <a:gd name="T15" fmla="*/ -2878 h 1286"/>
                              <a:gd name="T16" fmla="+- 0 2837 2837"/>
                              <a:gd name="T17" fmla="*/ T16 w 74"/>
                              <a:gd name="T18" fmla="+- 0 -3306 -3735"/>
                              <a:gd name="T19" fmla="*/ -3306 h 1286"/>
                              <a:gd name="T20" fmla="+- 0 2910 2837"/>
                              <a:gd name="T21" fmla="*/ T20 w 74"/>
                              <a:gd name="T22" fmla="+- 0 -3306 -3735"/>
                              <a:gd name="T23" fmla="*/ -3306 h 1286"/>
                              <a:gd name="T24" fmla="+- 0 2837 2837"/>
                              <a:gd name="T25" fmla="*/ T24 w 74"/>
                              <a:gd name="T26" fmla="+- 0 -3735 -3735"/>
                              <a:gd name="T27" fmla="*/ -3735 h 1286"/>
                              <a:gd name="T28" fmla="+- 0 2910 2837"/>
                              <a:gd name="T29" fmla="*/ T28 w 74"/>
                              <a:gd name="T30" fmla="+- 0 -3735 -3735"/>
                              <a:gd name="T31" fmla="*/ -3735 h 128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74" h="1286">
                                <a:moveTo>
                                  <a:pt x="0" y="1286"/>
                                </a:moveTo>
                                <a:lnTo>
                                  <a:pt x="73" y="1286"/>
                                </a:lnTo>
                                <a:moveTo>
                                  <a:pt x="0" y="857"/>
                                </a:moveTo>
                                <a:lnTo>
                                  <a:pt x="73" y="857"/>
                                </a:lnTo>
                                <a:moveTo>
                                  <a:pt x="0" y="429"/>
                                </a:moveTo>
                                <a:lnTo>
                                  <a:pt x="73" y="429"/>
                                </a:lnTo>
                                <a:moveTo>
                                  <a:pt x="0" y="0"/>
                                </a:moveTo>
                                <a:lnTo>
                                  <a:pt x="73" y="0"/>
                                </a:lnTo>
                              </a:path>
                            </a:pathLst>
                          </a:custGeom>
                          <a:noFill/>
                          <a:ln w="3286">
                            <a:solidFill>
                              <a:srgbClr val="25252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5" name="Line 675"/>
                        <wps:cNvCnPr/>
                        <wps:spPr bwMode="auto">
                          <a:xfrm>
                            <a:off x="9854" y="123"/>
                            <a:ext cx="72" cy="0"/>
                          </a:xfrm>
                          <a:prstGeom prst="line">
                            <a:avLst/>
                          </a:prstGeom>
                          <a:noFill/>
                          <a:ln w="3284">
                            <a:solidFill>
                              <a:srgbClr val="25252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96" name="AutoShape 674"/>
                        <wps:cNvSpPr>
                          <a:spLocks/>
                        </wps:cNvSpPr>
                        <wps:spPr bwMode="auto">
                          <a:xfrm>
                            <a:off x="9854" y="-1163"/>
                            <a:ext cx="73" cy="858"/>
                          </a:xfrm>
                          <a:custGeom>
                            <a:avLst/>
                            <a:gdLst>
                              <a:gd name="T0" fmla="+- 0 9854 9854"/>
                              <a:gd name="T1" fmla="*/ T0 w 73"/>
                              <a:gd name="T2" fmla="+- 0 -306 -1163"/>
                              <a:gd name="T3" fmla="*/ -306 h 858"/>
                              <a:gd name="T4" fmla="+- 0 9926 9854"/>
                              <a:gd name="T5" fmla="*/ T4 w 73"/>
                              <a:gd name="T6" fmla="+- 0 -306 -1163"/>
                              <a:gd name="T7" fmla="*/ -306 h 858"/>
                              <a:gd name="T8" fmla="+- 0 9854 9854"/>
                              <a:gd name="T9" fmla="*/ T8 w 73"/>
                              <a:gd name="T10" fmla="+- 0 -735 -1163"/>
                              <a:gd name="T11" fmla="*/ -735 h 858"/>
                              <a:gd name="T12" fmla="+- 0 9926 9854"/>
                              <a:gd name="T13" fmla="*/ T12 w 73"/>
                              <a:gd name="T14" fmla="+- 0 -735 -1163"/>
                              <a:gd name="T15" fmla="*/ -735 h 858"/>
                              <a:gd name="T16" fmla="+- 0 9854 9854"/>
                              <a:gd name="T17" fmla="*/ T16 w 73"/>
                              <a:gd name="T18" fmla="+- 0 -1163 -1163"/>
                              <a:gd name="T19" fmla="*/ -1163 h 858"/>
                              <a:gd name="T20" fmla="+- 0 9926 9854"/>
                              <a:gd name="T21" fmla="*/ T20 w 73"/>
                              <a:gd name="T22" fmla="+- 0 -1163 -1163"/>
                              <a:gd name="T23" fmla="*/ -1163 h 8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73" h="858">
                                <a:moveTo>
                                  <a:pt x="0" y="857"/>
                                </a:moveTo>
                                <a:lnTo>
                                  <a:pt x="72" y="857"/>
                                </a:lnTo>
                                <a:moveTo>
                                  <a:pt x="0" y="428"/>
                                </a:moveTo>
                                <a:lnTo>
                                  <a:pt x="72" y="428"/>
                                </a:lnTo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</a:path>
                            </a:pathLst>
                          </a:custGeom>
                          <a:noFill/>
                          <a:ln w="3286">
                            <a:solidFill>
                              <a:srgbClr val="25252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7" name="Line 673"/>
                        <wps:cNvCnPr/>
                        <wps:spPr bwMode="auto">
                          <a:xfrm>
                            <a:off x="9854" y="-1592"/>
                            <a:ext cx="72" cy="0"/>
                          </a:xfrm>
                          <a:prstGeom prst="line">
                            <a:avLst/>
                          </a:prstGeom>
                          <a:noFill/>
                          <a:ln w="3284">
                            <a:solidFill>
                              <a:srgbClr val="25252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98" name="Line 672"/>
                        <wps:cNvCnPr/>
                        <wps:spPr bwMode="auto">
                          <a:xfrm>
                            <a:off x="9854" y="-2021"/>
                            <a:ext cx="72" cy="0"/>
                          </a:xfrm>
                          <a:prstGeom prst="line">
                            <a:avLst/>
                          </a:prstGeom>
                          <a:noFill/>
                          <a:ln w="3651">
                            <a:solidFill>
                              <a:srgbClr val="25252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99" name="AutoShape 671"/>
                        <wps:cNvSpPr>
                          <a:spLocks/>
                        </wps:cNvSpPr>
                        <wps:spPr bwMode="auto">
                          <a:xfrm>
                            <a:off x="9854" y="-3735"/>
                            <a:ext cx="73" cy="1286"/>
                          </a:xfrm>
                          <a:custGeom>
                            <a:avLst/>
                            <a:gdLst>
                              <a:gd name="T0" fmla="+- 0 9854 9854"/>
                              <a:gd name="T1" fmla="*/ T0 w 73"/>
                              <a:gd name="T2" fmla="+- 0 -2449 -3735"/>
                              <a:gd name="T3" fmla="*/ -2449 h 1286"/>
                              <a:gd name="T4" fmla="+- 0 9926 9854"/>
                              <a:gd name="T5" fmla="*/ T4 w 73"/>
                              <a:gd name="T6" fmla="+- 0 -2449 -3735"/>
                              <a:gd name="T7" fmla="*/ -2449 h 1286"/>
                              <a:gd name="T8" fmla="+- 0 9854 9854"/>
                              <a:gd name="T9" fmla="*/ T8 w 73"/>
                              <a:gd name="T10" fmla="+- 0 -3735 -3735"/>
                              <a:gd name="T11" fmla="*/ -3735 h 1286"/>
                              <a:gd name="T12" fmla="+- 0 9926 9854"/>
                              <a:gd name="T13" fmla="*/ T12 w 73"/>
                              <a:gd name="T14" fmla="+- 0 -3735 -3735"/>
                              <a:gd name="T15" fmla="*/ -3735 h 128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73" h="1286">
                                <a:moveTo>
                                  <a:pt x="0" y="1286"/>
                                </a:moveTo>
                                <a:lnTo>
                                  <a:pt x="72" y="1286"/>
                                </a:lnTo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</a:path>
                            </a:pathLst>
                          </a:custGeom>
                          <a:noFill/>
                          <a:ln w="3286">
                            <a:solidFill>
                              <a:srgbClr val="25252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0" name="Freeform 670"/>
                        <wps:cNvSpPr>
                          <a:spLocks/>
                        </wps:cNvSpPr>
                        <wps:spPr bwMode="auto">
                          <a:xfrm>
                            <a:off x="2837" y="-3024"/>
                            <a:ext cx="7090" cy="2675"/>
                          </a:xfrm>
                          <a:custGeom>
                            <a:avLst/>
                            <a:gdLst>
                              <a:gd name="T0" fmla="+- 0 2837 2837"/>
                              <a:gd name="T1" fmla="*/ T0 w 7090"/>
                              <a:gd name="T2" fmla="+- 0 -3024 -3024"/>
                              <a:gd name="T3" fmla="*/ -3024 h 2675"/>
                              <a:gd name="T4" fmla="+- 0 3192 2837"/>
                              <a:gd name="T5" fmla="*/ T4 w 7090"/>
                              <a:gd name="T6" fmla="+- 0 -2766 -3024"/>
                              <a:gd name="T7" fmla="*/ -2766 h 2675"/>
                              <a:gd name="T8" fmla="+- 0 3546 2837"/>
                              <a:gd name="T9" fmla="*/ T8 w 7090"/>
                              <a:gd name="T10" fmla="+- 0 -2492 -3024"/>
                              <a:gd name="T11" fmla="*/ -2492 h 2675"/>
                              <a:gd name="T12" fmla="+- 0 3901 2837"/>
                              <a:gd name="T13" fmla="*/ T12 w 7090"/>
                              <a:gd name="T14" fmla="+- 0 -2227 -3024"/>
                              <a:gd name="T15" fmla="*/ -2227 h 2675"/>
                              <a:gd name="T16" fmla="+- 0 4255 2837"/>
                              <a:gd name="T17" fmla="*/ T16 w 7090"/>
                              <a:gd name="T18" fmla="+- 0 -1961 -3024"/>
                              <a:gd name="T19" fmla="*/ -1961 h 2675"/>
                              <a:gd name="T20" fmla="+- 0 4610 2837"/>
                              <a:gd name="T21" fmla="*/ T20 w 7090"/>
                              <a:gd name="T22" fmla="+- 0 -1712 -3024"/>
                              <a:gd name="T23" fmla="*/ -1712 h 2675"/>
                              <a:gd name="T24" fmla="+- 0 4964 2837"/>
                              <a:gd name="T25" fmla="*/ T24 w 7090"/>
                              <a:gd name="T26" fmla="+- 0 -1498 -3024"/>
                              <a:gd name="T27" fmla="*/ -1498 h 2675"/>
                              <a:gd name="T28" fmla="+- 0 5318 2837"/>
                              <a:gd name="T29" fmla="*/ T28 w 7090"/>
                              <a:gd name="T30" fmla="+- 0 -1300 -3024"/>
                              <a:gd name="T31" fmla="*/ -1300 h 2675"/>
                              <a:gd name="T32" fmla="+- 0 5673 2837"/>
                              <a:gd name="T33" fmla="*/ T32 w 7090"/>
                              <a:gd name="T34" fmla="+- 0 -1129 -3024"/>
                              <a:gd name="T35" fmla="*/ -1129 h 2675"/>
                              <a:gd name="T36" fmla="+- 0 6027 2837"/>
                              <a:gd name="T37" fmla="*/ T36 w 7090"/>
                              <a:gd name="T38" fmla="+- 0 -984 -3024"/>
                              <a:gd name="T39" fmla="*/ -984 h 2675"/>
                              <a:gd name="T40" fmla="+- 0 6382 2837"/>
                              <a:gd name="T41" fmla="*/ T40 w 7090"/>
                              <a:gd name="T42" fmla="+- 0 -864 -3024"/>
                              <a:gd name="T43" fmla="*/ -864 h 2675"/>
                              <a:gd name="T44" fmla="+- 0 6736 2837"/>
                              <a:gd name="T45" fmla="*/ T44 w 7090"/>
                              <a:gd name="T46" fmla="+- 0 -761 -3024"/>
                              <a:gd name="T47" fmla="*/ -761 h 2675"/>
                              <a:gd name="T48" fmla="+- 0 7091 2837"/>
                              <a:gd name="T49" fmla="*/ T48 w 7090"/>
                              <a:gd name="T50" fmla="+- 0 -675 -3024"/>
                              <a:gd name="T51" fmla="*/ -675 h 2675"/>
                              <a:gd name="T52" fmla="+- 0 7445 2837"/>
                              <a:gd name="T53" fmla="*/ T52 w 7090"/>
                              <a:gd name="T54" fmla="+- 0 -606 -3024"/>
                              <a:gd name="T55" fmla="*/ -606 h 2675"/>
                              <a:gd name="T56" fmla="+- 0 7800 2837"/>
                              <a:gd name="T57" fmla="*/ T56 w 7090"/>
                              <a:gd name="T58" fmla="+- 0 -546 -3024"/>
                              <a:gd name="T59" fmla="*/ -546 h 2675"/>
                              <a:gd name="T60" fmla="+- 0 8154 2837"/>
                              <a:gd name="T61" fmla="*/ T60 w 7090"/>
                              <a:gd name="T62" fmla="+- 0 -495 -3024"/>
                              <a:gd name="T63" fmla="*/ -495 h 2675"/>
                              <a:gd name="T64" fmla="+- 0 8509 2837"/>
                              <a:gd name="T65" fmla="*/ T64 w 7090"/>
                              <a:gd name="T66" fmla="+- 0 -452 -3024"/>
                              <a:gd name="T67" fmla="*/ -452 h 2675"/>
                              <a:gd name="T68" fmla="+- 0 8863 2837"/>
                              <a:gd name="T69" fmla="*/ T68 w 7090"/>
                              <a:gd name="T70" fmla="+- 0 -426 -3024"/>
                              <a:gd name="T71" fmla="*/ -426 h 2675"/>
                              <a:gd name="T72" fmla="+- 0 9217 2837"/>
                              <a:gd name="T73" fmla="*/ T72 w 7090"/>
                              <a:gd name="T74" fmla="+- 0 -392 -3024"/>
                              <a:gd name="T75" fmla="*/ -392 h 2675"/>
                              <a:gd name="T76" fmla="+- 0 9572 2837"/>
                              <a:gd name="T77" fmla="*/ T76 w 7090"/>
                              <a:gd name="T78" fmla="+- 0 -358 -3024"/>
                              <a:gd name="T79" fmla="*/ -358 h 2675"/>
                              <a:gd name="T80" fmla="+- 0 9926 2837"/>
                              <a:gd name="T81" fmla="*/ T80 w 7090"/>
                              <a:gd name="T82" fmla="+- 0 -349 -3024"/>
                              <a:gd name="T83" fmla="*/ -349 h 26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7090" h="2675">
                                <a:moveTo>
                                  <a:pt x="0" y="0"/>
                                </a:moveTo>
                                <a:lnTo>
                                  <a:pt x="355" y="258"/>
                                </a:lnTo>
                                <a:lnTo>
                                  <a:pt x="709" y="532"/>
                                </a:lnTo>
                                <a:lnTo>
                                  <a:pt x="1064" y="797"/>
                                </a:lnTo>
                                <a:lnTo>
                                  <a:pt x="1418" y="1063"/>
                                </a:lnTo>
                                <a:lnTo>
                                  <a:pt x="1773" y="1312"/>
                                </a:lnTo>
                                <a:lnTo>
                                  <a:pt x="2127" y="1526"/>
                                </a:lnTo>
                                <a:lnTo>
                                  <a:pt x="2481" y="1724"/>
                                </a:lnTo>
                                <a:lnTo>
                                  <a:pt x="2836" y="1895"/>
                                </a:lnTo>
                                <a:lnTo>
                                  <a:pt x="3190" y="2040"/>
                                </a:lnTo>
                                <a:lnTo>
                                  <a:pt x="3545" y="2160"/>
                                </a:lnTo>
                                <a:lnTo>
                                  <a:pt x="3899" y="2263"/>
                                </a:lnTo>
                                <a:lnTo>
                                  <a:pt x="4254" y="2349"/>
                                </a:lnTo>
                                <a:lnTo>
                                  <a:pt x="4608" y="2418"/>
                                </a:lnTo>
                                <a:lnTo>
                                  <a:pt x="4963" y="2478"/>
                                </a:lnTo>
                                <a:lnTo>
                                  <a:pt x="5317" y="2529"/>
                                </a:lnTo>
                                <a:lnTo>
                                  <a:pt x="5672" y="2572"/>
                                </a:lnTo>
                                <a:lnTo>
                                  <a:pt x="6026" y="2598"/>
                                </a:lnTo>
                                <a:lnTo>
                                  <a:pt x="6380" y="2632"/>
                                </a:lnTo>
                                <a:lnTo>
                                  <a:pt x="6735" y="2666"/>
                                </a:lnTo>
                                <a:lnTo>
                                  <a:pt x="7089" y="2675"/>
                                </a:lnTo>
                              </a:path>
                            </a:pathLst>
                          </a:custGeom>
                          <a:noFill/>
                          <a:ln w="25616">
                            <a:solidFill>
                              <a:srgbClr val="000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01" name="Picture 6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759" y="-3122"/>
                            <a:ext cx="124" cy="1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02" name="Picture 6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109" y="-2865"/>
                            <a:ext cx="124" cy="1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03" name="Picture 6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466" y="-2583"/>
                            <a:ext cx="123" cy="1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04" name="Picture 6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22" y="-2318"/>
                            <a:ext cx="124" cy="1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05" name="Picture 6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172" y="-2060"/>
                            <a:ext cx="124" cy="1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06" name="Picture 6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528" y="-1810"/>
                            <a:ext cx="124" cy="1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07" name="Picture 6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85" y="-1591"/>
                            <a:ext cx="123" cy="1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08" name="Picture 6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35" y="-1396"/>
                            <a:ext cx="123" cy="1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09" name="Picture 6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591" y="-1224"/>
                            <a:ext cx="124" cy="1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10" name="Picture 6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947" y="-1076"/>
                            <a:ext cx="124" cy="1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11" name="Picture 6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304" y="-959"/>
                            <a:ext cx="123" cy="1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12" name="Picture 6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654" y="-850"/>
                            <a:ext cx="123" cy="1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13" name="Picture 6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010" y="-771"/>
                            <a:ext cx="124" cy="1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14" name="Picture 6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366" y="-701"/>
                            <a:ext cx="124" cy="1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15" name="Picture 6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717" y="-639"/>
                            <a:ext cx="124" cy="1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16" name="Picture 6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073" y="-584"/>
                            <a:ext cx="123" cy="1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17" name="Picture 6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429" y="-553"/>
                            <a:ext cx="124" cy="1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18" name="Picture 6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779" y="-514"/>
                            <a:ext cx="124" cy="1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19" name="Picture 6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136" y="-482"/>
                            <a:ext cx="124" cy="1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20" name="Picture 6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492" y="-451"/>
                            <a:ext cx="123" cy="1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21" name="Picture 6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848" y="-444"/>
                            <a:ext cx="124" cy="1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22" name="Line 648"/>
                        <wps:cNvCnPr/>
                        <wps:spPr bwMode="auto">
                          <a:xfrm>
                            <a:off x="7865" y="-3469"/>
                            <a:ext cx="319" cy="0"/>
                          </a:xfrm>
                          <a:prstGeom prst="line">
                            <a:avLst/>
                          </a:prstGeom>
                          <a:noFill/>
                          <a:ln w="26447">
                            <a:solidFill>
                              <a:srgbClr val="000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723" name="Picture 6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945" y="-3107"/>
                            <a:ext cx="123" cy="1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24" name="Rectangle 646"/>
                        <wps:cNvSpPr>
                          <a:spLocks noChangeArrowheads="1"/>
                        </wps:cNvSpPr>
                        <wps:spPr bwMode="auto">
                          <a:xfrm>
                            <a:off x="7801" y="-3735"/>
                            <a:ext cx="2125" cy="992"/>
                          </a:xfrm>
                          <a:prstGeom prst="rect">
                            <a:avLst/>
                          </a:prstGeom>
                          <a:noFill/>
                          <a:ln w="3157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5" name="Text Box 645"/>
                        <wps:cNvSpPr txBox="1">
                          <a:spLocks noChangeArrowheads="1"/>
                        </wps:cNvSpPr>
                        <wps:spPr bwMode="auto">
                          <a:xfrm>
                            <a:off x="7801" y="-3735"/>
                            <a:ext cx="2126" cy="9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F1DD90A" w14:textId="77777777" w:rsidR="00B0570F" w:rsidRDefault="00B0570F">
                              <w:pPr>
                                <w:spacing w:before="144"/>
                                <w:ind w:left="415"/>
                                <w:rPr>
                                  <w:rFonts w:ascii="Calibri"/>
                                  <w:sz w:val="21"/>
                                </w:rPr>
                              </w:pPr>
                              <w:r>
                                <w:rPr>
                                  <w:rFonts w:ascii="Calibri"/>
                                  <w:w w:val="75"/>
                                  <w:sz w:val="21"/>
                                </w:rPr>
                                <w:t>Numerical Solution</w:t>
                              </w:r>
                            </w:p>
                            <w:p w14:paraId="171C4F25" w14:textId="77777777" w:rsidR="00B0570F" w:rsidRDefault="00B0570F">
                              <w:pPr>
                                <w:spacing w:before="13"/>
                                <w:rPr>
                                  <w:sz w:val="14"/>
                                </w:rPr>
                              </w:pPr>
                            </w:p>
                            <w:p w14:paraId="3415083F" w14:textId="77777777" w:rsidR="00B0570F" w:rsidRDefault="00B0570F">
                              <w:pPr>
                                <w:ind w:left="415"/>
                                <w:rPr>
                                  <w:rFonts w:ascii="Calibri"/>
                                  <w:sz w:val="21"/>
                                </w:rPr>
                              </w:pPr>
                              <w:r>
                                <w:rPr>
                                  <w:rFonts w:ascii="Calibri"/>
                                  <w:w w:val="75"/>
                                  <w:sz w:val="21"/>
                                </w:rPr>
                                <w:t>Proposed Formula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26" name="Text Box 644"/>
                        <wps:cNvSpPr txBox="1">
                          <a:spLocks noChangeArrowheads="1"/>
                        </wps:cNvSpPr>
                        <wps:spPr bwMode="auto">
                          <a:xfrm>
                            <a:off x="2510" y="-3825"/>
                            <a:ext cx="300" cy="36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42D40CE" w14:textId="77777777" w:rsidR="00B0570F" w:rsidRDefault="00B0570F">
                              <w:pPr>
                                <w:spacing w:line="224" w:lineRule="exact"/>
                                <w:rPr>
                                  <w:rFonts w:ascii="Calibri"/>
                                  <w:sz w:val="21"/>
                                </w:rPr>
                              </w:pPr>
                              <w:r>
                                <w:rPr>
                                  <w:rFonts w:ascii="Calibri"/>
                                  <w:color w:val="252525"/>
                                  <w:w w:val="75"/>
                                  <w:sz w:val="21"/>
                                </w:rPr>
                                <w:t>0.95</w:t>
                              </w:r>
                            </w:p>
                            <w:p w14:paraId="771BE99D" w14:textId="77777777" w:rsidR="00B0570F" w:rsidRDefault="00B0570F">
                              <w:pPr>
                                <w:spacing w:before="172"/>
                                <w:ind w:left="76"/>
                                <w:rPr>
                                  <w:rFonts w:ascii="Calibri"/>
                                  <w:sz w:val="21"/>
                                </w:rPr>
                              </w:pPr>
                              <w:r>
                                <w:rPr>
                                  <w:rFonts w:ascii="Calibri"/>
                                  <w:color w:val="252525"/>
                                  <w:w w:val="80"/>
                                  <w:sz w:val="21"/>
                                </w:rPr>
                                <w:t>0.9</w:t>
                              </w:r>
                            </w:p>
                            <w:p w14:paraId="04DE1085" w14:textId="77777777" w:rsidR="00B0570F" w:rsidRDefault="00B0570F">
                              <w:pPr>
                                <w:spacing w:before="172"/>
                                <w:rPr>
                                  <w:rFonts w:ascii="Calibri"/>
                                  <w:sz w:val="21"/>
                                </w:rPr>
                              </w:pPr>
                              <w:r>
                                <w:rPr>
                                  <w:rFonts w:ascii="Calibri"/>
                                  <w:color w:val="252525"/>
                                  <w:w w:val="75"/>
                                  <w:sz w:val="21"/>
                                </w:rPr>
                                <w:t>0.85</w:t>
                              </w:r>
                            </w:p>
                            <w:p w14:paraId="562C61C2" w14:textId="77777777" w:rsidR="00B0570F" w:rsidRDefault="00B0570F">
                              <w:pPr>
                                <w:spacing w:before="172"/>
                                <w:ind w:left="76"/>
                                <w:rPr>
                                  <w:rFonts w:ascii="Calibri"/>
                                  <w:sz w:val="21"/>
                                </w:rPr>
                              </w:pPr>
                              <w:r>
                                <w:rPr>
                                  <w:rFonts w:ascii="Calibri"/>
                                  <w:color w:val="252525"/>
                                  <w:w w:val="80"/>
                                  <w:sz w:val="21"/>
                                </w:rPr>
                                <w:t>0.8</w:t>
                              </w:r>
                            </w:p>
                            <w:p w14:paraId="7FAF2617" w14:textId="77777777" w:rsidR="00B0570F" w:rsidRDefault="00B0570F">
                              <w:pPr>
                                <w:spacing w:before="172"/>
                                <w:rPr>
                                  <w:rFonts w:ascii="Calibri"/>
                                  <w:sz w:val="21"/>
                                </w:rPr>
                              </w:pPr>
                              <w:r>
                                <w:rPr>
                                  <w:rFonts w:ascii="Calibri"/>
                                  <w:color w:val="252525"/>
                                  <w:w w:val="75"/>
                                  <w:sz w:val="21"/>
                                </w:rPr>
                                <w:t>0.75</w:t>
                              </w:r>
                            </w:p>
                            <w:p w14:paraId="7D553FA8" w14:textId="77777777" w:rsidR="00B0570F" w:rsidRDefault="00B0570F">
                              <w:pPr>
                                <w:spacing w:before="172"/>
                                <w:ind w:left="76"/>
                                <w:rPr>
                                  <w:rFonts w:ascii="Calibri"/>
                                  <w:sz w:val="21"/>
                                </w:rPr>
                              </w:pPr>
                              <w:r>
                                <w:rPr>
                                  <w:rFonts w:ascii="Calibri"/>
                                  <w:color w:val="252525"/>
                                  <w:w w:val="80"/>
                                  <w:sz w:val="21"/>
                                </w:rPr>
                                <w:t>0.7</w:t>
                              </w:r>
                            </w:p>
                            <w:p w14:paraId="4A78013F" w14:textId="77777777" w:rsidR="00B0570F" w:rsidRDefault="00B0570F">
                              <w:pPr>
                                <w:spacing w:before="171"/>
                                <w:rPr>
                                  <w:rFonts w:ascii="Calibri"/>
                                  <w:sz w:val="21"/>
                                </w:rPr>
                              </w:pPr>
                              <w:r>
                                <w:rPr>
                                  <w:rFonts w:ascii="Calibri"/>
                                  <w:color w:val="252525"/>
                                  <w:w w:val="75"/>
                                  <w:sz w:val="21"/>
                                </w:rPr>
                                <w:t>0.65</w:t>
                              </w:r>
                            </w:p>
                            <w:p w14:paraId="78D4B968" w14:textId="77777777" w:rsidR="00B0570F" w:rsidRDefault="00B0570F">
                              <w:pPr>
                                <w:spacing w:before="172"/>
                                <w:ind w:left="76"/>
                                <w:rPr>
                                  <w:rFonts w:ascii="Calibri"/>
                                  <w:sz w:val="21"/>
                                </w:rPr>
                              </w:pPr>
                              <w:r>
                                <w:rPr>
                                  <w:rFonts w:ascii="Calibri"/>
                                  <w:color w:val="252525"/>
                                  <w:w w:val="80"/>
                                  <w:sz w:val="21"/>
                                </w:rPr>
                                <w:t>0.6</w:t>
                              </w:r>
                            </w:p>
                            <w:p w14:paraId="13D9BDB9" w14:textId="77777777" w:rsidR="00B0570F" w:rsidRDefault="00B0570F">
                              <w:pPr>
                                <w:spacing w:before="172" w:line="243" w:lineRule="exact"/>
                                <w:rPr>
                                  <w:rFonts w:ascii="Calibri"/>
                                  <w:sz w:val="21"/>
                                </w:rPr>
                              </w:pPr>
                              <w:r>
                                <w:rPr>
                                  <w:rFonts w:ascii="Calibri"/>
                                  <w:color w:val="252525"/>
                                  <w:w w:val="75"/>
                                  <w:sz w:val="21"/>
                                </w:rPr>
                                <w:t>0.55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B590F97" id="Group 643" o:spid="_x0000_s1506" style="position:absolute;left:0;text-align:left;margin-left:125.5pt;margin-top:-191.25pt;width:373.1pt;height:197.55pt;z-index:-251503616;mso-position-horizontal-relative:page;mso-position-vertical-relative:text" coordorigin="2510,-3825" coordsize="7462,395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">
                <v:shape id="Picture 702" o:spid="_x0000_s1507" type="#_x0000_t75" style="position:absolute;left:2835;top:-3738;width:7093;height:38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">
                  <v:imagedata r:id="rId342" o:title=""/>
                </v:shape>
                <v:line id="Line 701" o:spid="_x0000_s1508" style="position:absolute;visibility:visible;mso-wrap-style:square" from="2837,123" to="9928,1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" strokecolor="#252525" strokeweight=".09122mm"/>
                <v:line id="Line 700" o:spid="_x0000_s1509" style="position:absolute;visibility:visible;mso-wrap-style:square" from="2837,-3735" to="9928,-37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" strokecolor="#252525" strokeweight=".09128mm"/>
                <v:line id="Line 699" o:spid="_x0000_s1510" style="position:absolute;visibility:visible;mso-wrap-style:square" from="2837,25" to="2837,1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" strokecolor="#252525" strokeweight=".06825mm"/>
                <v:line id="Line 698" o:spid="_x0000_s1511" style="position:absolute;visibility:visible;mso-wrap-style:square" from="3546,25" to="3546,1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" strokecolor="#252525" strokeweight=".06825mm"/>
                <v:line id="Line 697" o:spid="_x0000_s1512" style="position:absolute;visibility:visible;mso-wrap-style:square" from="4255,25" to="4255,1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" strokecolor="#252525" strokeweight=".06825mm"/>
                <v:line id="Line 696" o:spid="_x0000_s1513" style="position:absolute;visibility:visible;mso-wrap-style:square" from="4964,25" to="4964,1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" strokecolor="#252525" strokeweight=".06825mm"/>
                <v:line id="Line 695" o:spid="_x0000_s1514" style="position:absolute;visibility:visible;mso-wrap-style:square" from="5673,25" to="5673,1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" strokecolor="#252525" strokeweight=".06825mm"/>
                <v:line id="Line 694" o:spid="_x0000_s1515" style="position:absolute;visibility:visible;mso-wrap-style:square" from="6382,25" to="6382,1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" strokecolor="#252525" strokeweight=".06825mm"/>
                <v:line id="Line 693" o:spid="_x0000_s1516" style="position:absolute;visibility:visible;mso-wrap-style:square" from="7091,25" to="7091,1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" strokecolor="#252525" strokeweight=".07581mm"/>
                <v:line id="Line 692" o:spid="_x0000_s1517" style="position:absolute;visibility:visible;mso-wrap-style:square" from="7800,25" to="7800,1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" strokecolor="#252525" strokeweight=".06822mm"/>
                <v:shape id="AutoShape 691" o:spid="_x0000_s1518" style="position:absolute;left:8509;top:25;width:709;height:98;visibility:visible;mso-wrap-style:square;v-text-anchor:top" coordsize="709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" path="m,l,97m709,r,97e" filled="f" strokecolor="#252525" strokeweight=".06825mm">
                  <v:path arrowok="t" o:connecttype="custom" o:connectlocs="0,25;0,122;709,25;709,122" o:connectangles="0,0,0,0"/>
                </v:shape>
                <v:line id="Line 690" o:spid="_x0000_s1519" style="position:absolute;visibility:visible;mso-wrap-style:square" from="2837,-3735" to="2837,-36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" strokecolor="#252525" strokeweight=".06825mm"/>
                <v:line id="Line 689" o:spid="_x0000_s1520" style="position:absolute;visibility:visible;mso-wrap-style:square" from="3546,-3735" to="3546,-36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" strokecolor="#252525" strokeweight=".06825mm"/>
                <v:line id="Line 688" o:spid="_x0000_s1521" style="position:absolute;visibility:visible;mso-wrap-style:square" from="4255,-3735" to="4255,-36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" strokecolor="#252525" strokeweight=".06825mm"/>
                <v:line id="Line 687" o:spid="_x0000_s1522" style="position:absolute;visibility:visible;mso-wrap-style:square" from="4964,-3735" to="4964,-36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" strokecolor="#252525" strokeweight=".06825mm"/>
                <v:line id="Line 686" o:spid="_x0000_s1523" style="position:absolute;visibility:visible;mso-wrap-style:square" from="5673,-3735" to="5673,-36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" strokecolor="#252525" strokeweight=".06825mm"/>
                <v:line id="Line 685" o:spid="_x0000_s1524" style="position:absolute;visibility:visible;mso-wrap-style:square" from="6382,-3735" to="6382,-36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" strokecolor="#252525" strokeweight=".06825mm"/>
                <v:line id="Line 684" o:spid="_x0000_s1525" style="position:absolute;visibility:visible;mso-wrap-style:square" from="7091,-3735" to="7091,-36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" strokecolor="#252525" strokeweight=".07581mm"/>
                <v:line id="Line 683" o:spid="_x0000_s1526" style="position:absolute;visibility:visible;mso-wrap-style:square" from="7800,-3735" to="7800,-36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" strokecolor="#252525" strokeweight=".06822mm"/>
                <v:line id="Line 682" o:spid="_x0000_s1527" style="position:absolute;visibility:visible;mso-wrap-style:square" from="2837,-3738" to="2837,1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" strokecolor="#252525" strokeweight=".06825mm"/>
                <v:line id="Line 681" o:spid="_x0000_s1528" style="position:absolute;visibility:visible;mso-wrap-style:square" from="9927,-3738" to="9927,1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" strokecolor="#252525" strokeweight=".06822mm"/>
                <v:line id="Line 680" o:spid="_x0000_s1529" style="position:absolute;visibility:visible;mso-wrap-style:square" from="2837,123" to="2910,1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" strokecolor="#252525" strokeweight=".09122mm"/>
                <v:shape id="AutoShape 679" o:spid="_x0000_s1530" style="position:absolute;left:2837;top:-1163;width:74;height:858;visibility:visible;mso-wrap-style:square;v-text-anchor:top" coordsize="74,8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" path="m,857r73,m,428r73,m,l73,e" filled="f" strokecolor="#252525" strokeweight=".09128mm">
                  <v:path arrowok="t" o:connecttype="custom" o:connectlocs="0,-306;73,-306;0,-735;73,-735;0,-1163;73,-1163" o:connectangles="0,0,0,0,0,0"/>
                </v:shape>
                <v:line id="Line 678" o:spid="_x0000_s1531" style="position:absolute;visibility:visible;mso-wrap-style:square" from="2837,-1592" to="2910,-15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" strokecolor="#252525" strokeweight=".09122mm"/>
                <v:line id="Line 677" o:spid="_x0000_s1532" style="position:absolute;visibility:visible;mso-wrap-style:square" from="2837,-2021" to="2910,-20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" strokecolor="#252525" strokeweight=".1014mm"/>
                <v:shape id="AutoShape 676" o:spid="_x0000_s1533" style="position:absolute;left:2837;top:-3735;width:74;height:1286;visibility:visible;mso-wrap-style:square;v-text-anchor:top" coordsize="74,12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" path="m,1286r73,m,857r73,m,429r73,m,l73,e" filled="f" strokecolor="#252525" strokeweight=".09128mm">
                  <v:path arrowok="t" o:connecttype="custom" o:connectlocs="0,-2449;73,-2449;0,-2878;73,-2878;0,-3306;73,-3306;0,-3735;73,-3735" o:connectangles="0,0,0,0,0,0,0,0"/>
                </v:shape>
                <v:line id="Line 675" o:spid="_x0000_s1534" style="position:absolute;visibility:visible;mso-wrap-style:square" from="9854,123" to="9926,1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" strokecolor="#252525" strokeweight=".09122mm"/>
                <v:shape id="AutoShape 674" o:spid="_x0000_s1535" style="position:absolute;left:9854;top:-1163;width:73;height:858;visibility:visible;mso-wrap-style:square;v-text-anchor:top" coordsize="73,8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" path="m,857r72,m,428r72,m,l72,e" filled="f" strokecolor="#252525" strokeweight=".09128mm">
                  <v:path arrowok="t" o:connecttype="custom" o:connectlocs="0,-306;72,-306;0,-735;72,-735;0,-1163;72,-1163" o:connectangles="0,0,0,0,0,0"/>
                </v:shape>
                <v:line id="Line 673" o:spid="_x0000_s1536" style="position:absolute;visibility:visible;mso-wrap-style:square" from="9854,-1592" to="9926,-15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" strokecolor="#252525" strokeweight=".09122mm"/>
                <v:line id="Line 672" o:spid="_x0000_s1537" style="position:absolute;visibility:visible;mso-wrap-style:square" from="9854,-2021" to="9926,-20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" strokecolor="#252525" strokeweight=".1014mm"/>
                <v:shape id="AutoShape 671" o:spid="_x0000_s1538" style="position:absolute;left:9854;top:-3735;width:73;height:1286;visibility:visible;mso-wrap-style:square;v-text-anchor:top" coordsize="73,12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" path="m,1286r72,m,l72,e" filled="f" strokecolor="#252525" strokeweight=".09128mm">
                  <v:path arrowok="t" o:connecttype="custom" o:connectlocs="0,-2449;72,-2449;0,-3735;72,-3735" o:connectangles="0,0,0,0"/>
                </v:shape>
                <v:shape id="Freeform 670" o:spid="_x0000_s1539" style="position:absolute;left:2837;top:-3024;width:7090;height:2675;visibility:visible;mso-wrap-style:square;v-text-anchor:top" coordsize="7090,2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" path="m,l355,258,709,532r355,265l1418,1063r355,249l2127,1526r354,198l2836,1895r354,145l3545,2160r354,103l4254,2349r354,69l4963,2478r354,51l5672,2572r354,26l6380,2632r355,34l7089,2675e" filled="f" strokecolor="blue" strokeweight=".71156mm">
                  <v:path arrowok="t" o:connecttype="custom" o:connectlocs="0,-3024;355,-2766;709,-2492;1064,-2227;1418,-1961;1773,-1712;2127,-1498;2481,-1300;2836,-1129;3190,-984;3545,-864;3899,-761;4254,-675;4608,-606;4963,-546;5317,-495;5672,-452;6026,-426;6380,-392;6735,-358;7089,-349" o:connectangles="0,0,0,0,0,0,0,0,0,0,0,0,0,0,0,0,0,0,0,0,0"/>
                </v:shape>
                <v:shape id="Picture 669" o:spid="_x0000_s1540" type="#_x0000_t75" style="position:absolute;left:2759;top:-3122;width:124;height:1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">
                  <v:imagedata r:id="rId343" o:title=""/>
                </v:shape>
                <v:shape id="Picture 668" o:spid="_x0000_s1541" type="#_x0000_t75" style="position:absolute;left:3109;top:-2865;width:124;height:1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">
                  <v:imagedata r:id="rId343" o:title=""/>
                </v:shape>
                <v:shape id="Picture 667" o:spid="_x0000_s1542" type="#_x0000_t75" style="position:absolute;left:3466;top:-2583;width:123;height:1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">
                  <v:imagedata r:id="rId344" o:title=""/>
                </v:shape>
                <v:shape id="Picture 666" o:spid="_x0000_s1543" type="#_x0000_t75" style="position:absolute;left:3822;top:-2318;width:124;height:1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">
                  <v:imagedata r:id="rId343" o:title=""/>
                </v:shape>
                <v:shape id="Picture 665" o:spid="_x0000_s1544" type="#_x0000_t75" style="position:absolute;left:4172;top:-2060;width:124;height:1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">
                  <v:imagedata r:id="rId345" o:title=""/>
                </v:shape>
                <v:shape id="Picture 664" o:spid="_x0000_s1545" type="#_x0000_t75" style="position:absolute;left:4528;top:-1810;width:124;height:1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">
                  <v:imagedata r:id="rId343" o:title=""/>
                </v:shape>
                <v:shape id="Picture 663" o:spid="_x0000_s1546" type="#_x0000_t75" style="position:absolute;left:4885;top:-1591;width:123;height:1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">
                  <v:imagedata r:id="rId346" o:title=""/>
                </v:shape>
                <v:shape id="Picture 662" o:spid="_x0000_s1547" type="#_x0000_t75" style="position:absolute;left:5235;top:-1396;width:123;height:1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">
                  <v:imagedata r:id="rId343" o:title=""/>
                </v:shape>
                <v:shape id="Picture 661" o:spid="_x0000_s1548" type="#_x0000_t75" style="position:absolute;left:5591;top:-1224;width:124;height:1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">
                  <v:imagedata r:id="rId344" o:title=""/>
                </v:shape>
                <v:shape id="Picture 660" o:spid="_x0000_s1549" type="#_x0000_t75" style="position:absolute;left:5947;top:-1076;width:124;height:1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">
                  <v:imagedata r:id="rId343" o:title=""/>
                </v:shape>
                <v:shape id="Picture 659" o:spid="_x0000_s1550" type="#_x0000_t75" style="position:absolute;left:6304;top:-959;width:123;height:1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">
                  <v:imagedata r:id="rId347" o:title=""/>
                </v:shape>
                <v:shape id="Picture 658" o:spid="_x0000_s1551" type="#_x0000_t75" style="position:absolute;left:6654;top:-850;width:123;height:1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">
                  <v:imagedata r:id="rId344" o:title=""/>
                </v:shape>
                <v:shape id="Picture 657" o:spid="_x0000_s1552" type="#_x0000_t75" style="position:absolute;left:7010;top:-771;width:124;height:1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">
                  <v:imagedata r:id="rId343" o:title=""/>
                </v:shape>
                <v:shape id="Picture 656" o:spid="_x0000_s1553" type="#_x0000_t75" style="position:absolute;left:7366;top:-701;width:124;height:1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">
                  <v:imagedata r:id="rId344" o:title=""/>
                </v:shape>
                <v:shape id="Picture 655" o:spid="_x0000_s1554" type="#_x0000_t75" style="position:absolute;left:7717;top:-639;width:124;height:1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">
                  <v:imagedata r:id="rId348" o:title=""/>
                </v:shape>
                <v:shape id="Picture 654" o:spid="_x0000_s1555" type="#_x0000_t75" style="position:absolute;left:8073;top:-584;width:123;height:1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">
                  <v:imagedata r:id="rId344" o:title=""/>
                </v:shape>
                <v:shape id="Picture 653" o:spid="_x0000_s1556" type="#_x0000_t75" style="position:absolute;left:8429;top:-553;width:124;height:1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">
                  <v:imagedata r:id="rId343" o:title=""/>
                </v:shape>
                <v:shape id="Picture 652" o:spid="_x0000_s1557" type="#_x0000_t75" style="position:absolute;left:8779;top:-514;width:124;height:1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">
                  <v:imagedata r:id="rId343" o:title=""/>
                </v:shape>
                <v:shape id="Picture 651" o:spid="_x0000_s1558" type="#_x0000_t75" style="position:absolute;left:9136;top:-482;width:124;height:1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">
                  <v:imagedata r:id="rId349" o:title=""/>
                </v:shape>
                <v:shape id="Picture 650" o:spid="_x0000_s1559" type="#_x0000_t75" style="position:absolute;left:9492;top:-451;width:123;height:1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">
                  <v:imagedata r:id="rId347" o:title=""/>
                </v:shape>
                <v:shape id="Picture 649" o:spid="_x0000_s1560" type="#_x0000_t75" style="position:absolute;left:9848;top:-444;width:124;height:1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">
                  <v:imagedata r:id="rId344" o:title=""/>
                </v:shape>
                <v:line id="Line 648" o:spid="_x0000_s1561" style="position:absolute;visibility:visible;mso-wrap-style:square" from="7865,-3469" to="8184,-34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" strokecolor="blue" strokeweight=".73464mm"/>
                <v:shape id="Picture 647" o:spid="_x0000_s1562" type="#_x0000_t75" style="position:absolute;left:7945;top:-3107;width:123;height:1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">
                  <v:imagedata r:id="rId344" o:title=""/>
                </v:shape>
                <v:rect id="Rectangle 646" o:spid="_x0000_s1563" style="position:absolute;left:7801;top:-3735;width:2125;height:9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" filled="f" strokeweight=".08769mm"/>
                <v:shape id="Text Box 645" o:spid="_x0000_s1564" type="#_x0000_t202" style="position:absolute;left:7801;top:-3735;width:2126;height:9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" filled="f" stroked="f">
                  <v:textbox inset="0,0,0,0">
                    <w:txbxContent>
                      <w:p w14:paraId="5F1DD90A" w14:textId="77777777" w:rsidR="00B0570F" w:rsidRDefault="00B0570F">
                        <w:pPr>
                          <w:spacing w:before="144"/>
                          <w:ind w:left="415"/>
                          <w:rPr>
                            <w:rFonts w:ascii="Calibri"/>
                            <w:sz w:val="21"/>
                          </w:rPr>
                        </w:pPr>
                        <w:r>
                          <w:rPr>
                            <w:rFonts w:ascii="Calibri"/>
                            <w:w w:val="75"/>
                            <w:sz w:val="21"/>
                          </w:rPr>
                          <w:t>Numerical Solution</w:t>
                        </w:r>
                      </w:p>
                      <w:p w14:paraId="171C4F25" w14:textId="77777777" w:rsidR="00B0570F" w:rsidRDefault="00B0570F">
                        <w:pPr>
                          <w:spacing w:before="13"/>
                          <w:rPr>
                            <w:sz w:val="14"/>
                          </w:rPr>
                        </w:pPr>
                      </w:p>
                      <w:p w14:paraId="3415083F" w14:textId="77777777" w:rsidR="00B0570F" w:rsidRDefault="00B0570F">
                        <w:pPr>
                          <w:ind w:left="415"/>
                          <w:rPr>
                            <w:rFonts w:ascii="Calibri"/>
                            <w:sz w:val="21"/>
                          </w:rPr>
                        </w:pPr>
                        <w:r>
                          <w:rPr>
                            <w:rFonts w:ascii="Calibri"/>
                            <w:w w:val="75"/>
                            <w:sz w:val="21"/>
                          </w:rPr>
                          <w:t>Proposed Formula</w:t>
                        </w:r>
                      </w:p>
                    </w:txbxContent>
                  </v:textbox>
                </v:shape>
                <v:shape id="Text Box 644" o:spid="_x0000_s1565" type="#_x0000_t202" style="position:absolute;left:2510;top:-3825;width:300;height:36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" filled="f" stroked="f">
                  <v:textbox inset="0,0,0,0">
                    <w:txbxContent>
                      <w:p w14:paraId="242D40CE" w14:textId="77777777" w:rsidR="00B0570F" w:rsidRDefault="00B0570F">
                        <w:pPr>
                          <w:spacing w:line="224" w:lineRule="exact"/>
                          <w:rPr>
                            <w:rFonts w:ascii="Calibri"/>
                            <w:sz w:val="21"/>
                          </w:rPr>
                        </w:pPr>
                        <w:r>
                          <w:rPr>
                            <w:rFonts w:ascii="Calibri"/>
                            <w:color w:val="252525"/>
                            <w:w w:val="75"/>
                            <w:sz w:val="21"/>
                          </w:rPr>
                          <w:t>0.95</w:t>
                        </w:r>
                      </w:p>
                      <w:p w14:paraId="771BE99D" w14:textId="77777777" w:rsidR="00B0570F" w:rsidRDefault="00B0570F">
                        <w:pPr>
                          <w:spacing w:before="172"/>
                          <w:ind w:left="76"/>
                          <w:rPr>
                            <w:rFonts w:ascii="Calibri"/>
                            <w:sz w:val="21"/>
                          </w:rPr>
                        </w:pPr>
                        <w:r>
                          <w:rPr>
                            <w:rFonts w:ascii="Calibri"/>
                            <w:color w:val="252525"/>
                            <w:w w:val="80"/>
                            <w:sz w:val="21"/>
                          </w:rPr>
                          <w:t>0.9</w:t>
                        </w:r>
                      </w:p>
                      <w:p w14:paraId="04DE1085" w14:textId="77777777" w:rsidR="00B0570F" w:rsidRDefault="00B0570F">
                        <w:pPr>
                          <w:spacing w:before="172"/>
                          <w:rPr>
                            <w:rFonts w:ascii="Calibri"/>
                            <w:sz w:val="21"/>
                          </w:rPr>
                        </w:pPr>
                        <w:r>
                          <w:rPr>
                            <w:rFonts w:ascii="Calibri"/>
                            <w:color w:val="252525"/>
                            <w:w w:val="75"/>
                            <w:sz w:val="21"/>
                          </w:rPr>
                          <w:t>0.85</w:t>
                        </w:r>
                      </w:p>
                      <w:p w14:paraId="562C61C2" w14:textId="77777777" w:rsidR="00B0570F" w:rsidRDefault="00B0570F">
                        <w:pPr>
                          <w:spacing w:before="172"/>
                          <w:ind w:left="76"/>
                          <w:rPr>
                            <w:rFonts w:ascii="Calibri"/>
                            <w:sz w:val="21"/>
                          </w:rPr>
                        </w:pPr>
                        <w:r>
                          <w:rPr>
                            <w:rFonts w:ascii="Calibri"/>
                            <w:color w:val="252525"/>
                            <w:w w:val="80"/>
                            <w:sz w:val="21"/>
                          </w:rPr>
                          <w:t>0.8</w:t>
                        </w:r>
                      </w:p>
                      <w:p w14:paraId="7FAF2617" w14:textId="77777777" w:rsidR="00B0570F" w:rsidRDefault="00B0570F">
                        <w:pPr>
                          <w:spacing w:before="172"/>
                          <w:rPr>
                            <w:rFonts w:ascii="Calibri"/>
                            <w:sz w:val="21"/>
                          </w:rPr>
                        </w:pPr>
                        <w:r>
                          <w:rPr>
                            <w:rFonts w:ascii="Calibri"/>
                            <w:color w:val="252525"/>
                            <w:w w:val="75"/>
                            <w:sz w:val="21"/>
                          </w:rPr>
                          <w:t>0.75</w:t>
                        </w:r>
                      </w:p>
                      <w:p w14:paraId="7D553FA8" w14:textId="77777777" w:rsidR="00B0570F" w:rsidRDefault="00B0570F">
                        <w:pPr>
                          <w:spacing w:before="172"/>
                          <w:ind w:left="76"/>
                          <w:rPr>
                            <w:rFonts w:ascii="Calibri"/>
                            <w:sz w:val="21"/>
                          </w:rPr>
                        </w:pPr>
                        <w:r>
                          <w:rPr>
                            <w:rFonts w:ascii="Calibri"/>
                            <w:color w:val="252525"/>
                            <w:w w:val="80"/>
                            <w:sz w:val="21"/>
                          </w:rPr>
                          <w:t>0.7</w:t>
                        </w:r>
                      </w:p>
                      <w:p w14:paraId="4A78013F" w14:textId="77777777" w:rsidR="00B0570F" w:rsidRDefault="00B0570F">
                        <w:pPr>
                          <w:spacing w:before="171"/>
                          <w:rPr>
                            <w:rFonts w:ascii="Calibri"/>
                            <w:sz w:val="21"/>
                          </w:rPr>
                        </w:pPr>
                        <w:r>
                          <w:rPr>
                            <w:rFonts w:ascii="Calibri"/>
                            <w:color w:val="252525"/>
                            <w:w w:val="75"/>
                            <w:sz w:val="21"/>
                          </w:rPr>
                          <w:t>0.65</w:t>
                        </w:r>
                      </w:p>
                      <w:p w14:paraId="78D4B968" w14:textId="77777777" w:rsidR="00B0570F" w:rsidRDefault="00B0570F">
                        <w:pPr>
                          <w:spacing w:before="172"/>
                          <w:ind w:left="76"/>
                          <w:rPr>
                            <w:rFonts w:ascii="Calibri"/>
                            <w:sz w:val="21"/>
                          </w:rPr>
                        </w:pPr>
                        <w:r>
                          <w:rPr>
                            <w:rFonts w:ascii="Calibri"/>
                            <w:color w:val="252525"/>
                            <w:w w:val="80"/>
                            <w:sz w:val="21"/>
                          </w:rPr>
                          <w:t>0.6</w:t>
                        </w:r>
                      </w:p>
                      <w:p w14:paraId="13D9BDB9" w14:textId="77777777" w:rsidR="00B0570F" w:rsidRDefault="00B0570F">
                        <w:pPr>
                          <w:spacing w:before="172" w:line="243" w:lineRule="exact"/>
                          <w:rPr>
                            <w:rFonts w:ascii="Calibri"/>
                            <w:sz w:val="21"/>
                          </w:rPr>
                        </w:pPr>
                        <w:r>
                          <w:rPr>
                            <w:rFonts w:ascii="Calibri"/>
                            <w:color w:val="252525"/>
                            <w:w w:val="75"/>
                            <w:sz w:val="21"/>
                          </w:rPr>
                          <w:t>0.55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515904" behindDoc="0" locked="0" layoutInCell="1" allowOverlap="1" wp14:anchorId="66E4234A" wp14:editId="592AB4B0">
                <wp:simplePos x="0" y="0"/>
                <wp:positionH relativeFrom="page">
                  <wp:posOffset>1459230</wp:posOffset>
                </wp:positionH>
                <wp:positionV relativeFrom="paragraph">
                  <wp:posOffset>-1254760</wp:posOffset>
                </wp:positionV>
                <wp:extent cx="133350" cy="217170"/>
                <wp:effectExtent l="1905" t="2540" r="0" b="0"/>
                <wp:wrapNone/>
                <wp:docPr id="666" name="Text Box 6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3350" cy="2171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60B81D3" w14:textId="77777777" w:rsidR="00B0570F" w:rsidRDefault="00B0570F">
                            <w:pPr>
                              <w:ind w:left="20"/>
                              <w:rPr>
                                <w:rFonts w:ascii="Calibri"/>
                                <w:sz w:val="17"/>
                              </w:rPr>
                            </w:pPr>
                            <w:r>
                              <w:rPr>
                                <w:rFonts w:ascii="Calibri"/>
                                <w:w w:val="133"/>
                                <w:sz w:val="17"/>
                              </w:rPr>
                              <w:t>L/n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6E4234A" id="Text Box 642" o:spid="_x0000_s1566" type="#_x0000_t202" style="position:absolute;left:0;text-align:left;margin-left:114.9pt;margin-top:-98.8pt;width:10.5pt;height:17.1pt;z-index:251515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" filled="f" stroked="f">
                <v:textbox style="layout-flow:vertical;mso-layout-flow-alt:bottom-to-top" inset="0,0,0,0">
                  <w:txbxContent>
                    <w:p w14:paraId="560B81D3" w14:textId="77777777" w:rsidR="00B0570F" w:rsidRDefault="00B0570F">
                      <w:pPr>
                        <w:ind w:left="20"/>
                        <w:rPr>
                          <w:rFonts w:ascii="Calibri"/>
                          <w:sz w:val="17"/>
                        </w:rPr>
                      </w:pPr>
                      <w:r>
                        <w:rPr>
                          <w:rFonts w:ascii="Calibri"/>
                          <w:w w:val="133"/>
                          <w:sz w:val="17"/>
                        </w:rPr>
                        <w:t>L/n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FA655D">
        <w:rPr>
          <w:rFonts w:ascii="Calibri"/>
          <w:color w:val="252525"/>
          <w:w w:val="85"/>
          <w:sz w:val="21"/>
        </w:rPr>
        <w:t>0.5</w:t>
      </w:r>
    </w:p>
    <w:p w14:paraId="1432A3C0" w14:textId="77777777" w:rsidR="00ED6B8B" w:rsidRDefault="00FA655D">
      <w:pPr>
        <w:tabs>
          <w:tab w:val="left" w:pos="708"/>
          <w:tab w:val="left" w:pos="1417"/>
          <w:tab w:val="left" w:pos="2126"/>
          <w:tab w:val="left" w:pos="2835"/>
          <w:tab w:val="left" w:pos="3503"/>
          <w:tab w:val="left" w:pos="4212"/>
          <w:tab w:val="left" w:pos="4921"/>
          <w:tab w:val="left" w:pos="5630"/>
          <w:tab w:val="left" w:pos="6339"/>
          <w:tab w:val="left" w:pos="7048"/>
        </w:tabs>
        <w:spacing w:line="200" w:lineRule="exact"/>
        <w:ind w:right="782"/>
        <w:rPr>
          <w:rFonts w:ascii="Calibri"/>
          <w:sz w:val="21"/>
        </w:rPr>
        <w:pPrChange w:id="617" w:author="Raghda Wahdan" w:date="2017-11-06T13:08:00Z">
          <w:pPr>
            <w:tabs>
              <w:tab w:val="left" w:pos="708"/>
              <w:tab w:val="left" w:pos="1417"/>
              <w:tab w:val="left" w:pos="2126"/>
              <w:tab w:val="left" w:pos="2835"/>
              <w:tab w:val="left" w:pos="3503"/>
              <w:tab w:val="left" w:pos="4212"/>
              <w:tab w:val="left" w:pos="4921"/>
              <w:tab w:val="left" w:pos="5630"/>
              <w:tab w:val="left" w:pos="6339"/>
              <w:tab w:val="left" w:pos="7048"/>
            </w:tabs>
            <w:spacing w:line="200" w:lineRule="exact"/>
            <w:ind w:right="782"/>
            <w:jc w:val="center"/>
          </w:pPr>
        </w:pPrChange>
      </w:pPr>
      <w:r>
        <w:rPr>
          <w:rFonts w:ascii="Calibri"/>
          <w:color w:val="252525"/>
          <w:w w:val="85"/>
          <w:sz w:val="21"/>
        </w:rPr>
        <w:t>0</w:t>
      </w:r>
      <w:r>
        <w:rPr>
          <w:rFonts w:ascii="Calibri"/>
          <w:color w:val="252525"/>
          <w:w w:val="85"/>
          <w:sz w:val="21"/>
        </w:rPr>
        <w:tab/>
        <w:t>2</w:t>
      </w:r>
      <w:r>
        <w:rPr>
          <w:rFonts w:ascii="Calibri"/>
          <w:color w:val="252525"/>
          <w:w w:val="85"/>
          <w:sz w:val="21"/>
        </w:rPr>
        <w:tab/>
        <w:t>4</w:t>
      </w:r>
      <w:r>
        <w:rPr>
          <w:rFonts w:ascii="Calibri"/>
          <w:color w:val="252525"/>
          <w:w w:val="85"/>
          <w:sz w:val="21"/>
        </w:rPr>
        <w:tab/>
        <w:t>6</w:t>
      </w:r>
      <w:r>
        <w:rPr>
          <w:rFonts w:ascii="Calibri"/>
          <w:color w:val="252525"/>
          <w:w w:val="85"/>
          <w:sz w:val="21"/>
        </w:rPr>
        <w:tab/>
        <w:t>8</w:t>
      </w:r>
      <w:r>
        <w:rPr>
          <w:rFonts w:ascii="Calibri"/>
          <w:color w:val="252525"/>
          <w:w w:val="85"/>
          <w:sz w:val="21"/>
        </w:rPr>
        <w:tab/>
        <w:t>10</w:t>
      </w:r>
      <w:r>
        <w:rPr>
          <w:rFonts w:ascii="Calibri"/>
          <w:color w:val="252525"/>
          <w:w w:val="85"/>
          <w:sz w:val="21"/>
        </w:rPr>
        <w:tab/>
        <w:t>12</w:t>
      </w:r>
      <w:r>
        <w:rPr>
          <w:rFonts w:ascii="Calibri"/>
          <w:color w:val="252525"/>
          <w:w w:val="85"/>
          <w:sz w:val="21"/>
        </w:rPr>
        <w:tab/>
        <w:t>14</w:t>
      </w:r>
      <w:r>
        <w:rPr>
          <w:rFonts w:ascii="Calibri"/>
          <w:color w:val="252525"/>
          <w:w w:val="85"/>
          <w:sz w:val="21"/>
        </w:rPr>
        <w:tab/>
        <w:t>16</w:t>
      </w:r>
      <w:r>
        <w:rPr>
          <w:rFonts w:ascii="Calibri"/>
          <w:color w:val="252525"/>
          <w:w w:val="85"/>
          <w:sz w:val="21"/>
        </w:rPr>
        <w:tab/>
        <w:t>18</w:t>
      </w:r>
      <w:r>
        <w:rPr>
          <w:rFonts w:ascii="Calibri"/>
          <w:color w:val="252525"/>
          <w:w w:val="85"/>
          <w:sz w:val="21"/>
        </w:rPr>
        <w:tab/>
        <w:t>20</w:t>
      </w:r>
    </w:p>
    <w:p w14:paraId="75C0B458" w14:textId="77777777" w:rsidR="00ED6B8B" w:rsidRDefault="00FA655D">
      <w:pPr>
        <w:spacing w:line="254" w:lineRule="exact"/>
        <w:ind w:right="825"/>
        <w:rPr>
          <w:rFonts w:ascii="Calibri"/>
        </w:rPr>
        <w:pPrChange w:id="618" w:author="Raghda Wahdan" w:date="2017-11-06T13:08:00Z">
          <w:pPr>
            <w:spacing w:line="254" w:lineRule="exact"/>
            <w:ind w:right="825"/>
            <w:jc w:val="center"/>
          </w:pPr>
        </w:pPrChange>
      </w:pPr>
      <w:r>
        <w:rPr>
          <w:rFonts w:ascii="Calibri"/>
          <w:w w:val="75"/>
        </w:rPr>
        <w:t>SNR [dB]</w:t>
      </w:r>
    </w:p>
    <w:p w14:paraId="7CD38BA0" w14:textId="77777777" w:rsidR="00ED6B8B" w:rsidRDefault="00FA655D">
      <w:pPr>
        <w:pStyle w:val="BodyText"/>
        <w:spacing w:before="164" w:line="288" w:lineRule="exact"/>
        <w:ind w:left="480" w:right="1725"/>
        <w:pPrChange w:id="619" w:author="Raghda Wahdan" w:date="2017-11-06T13:08:00Z">
          <w:pPr>
            <w:pStyle w:val="BodyText"/>
            <w:spacing w:before="164" w:line="288" w:lineRule="exact"/>
            <w:ind w:left="480" w:right="1725"/>
            <w:jc w:val="both"/>
          </w:pPr>
        </w:pPrChange>
      </w:pPr>
      <w:r>
        <w:t>Figure</w:t>
      </w:r>
      <w:r>
        <w:rPr>
          <w:spacing w:val="-24"/>
        </w:rPr>
        <w:t xml:space="preserve"> </w:t>
      </w:r>
      <w:r>
        <w:t>5.11:</w:t>
      </w:r>
      <w:r>
        <w:rPr>
          <w:spacing w:val="-11"/>
        </w:rPr>
        <w:t xml:space="preserve"> </w:t>
      </w:r>
      <w:r>
        <w:rPr>
          <w:spacing w:val="-5"/>
        </w:rPr>
        <w:t>Frame</w:t>
      </w:r>
      <w:r>
        <w:rPr>
          <w:spacing w:val="-23"/>
        </w:rPr>
        <w:t xml:space="preserve"> </w:t>
      </w:r>
      <w:r>
        <w:t>length</w:t>
      </w:r>
      <w:r>
        <w:rPr>
          <w:spacing w:val="-24"/>
        </w:rPr>
        <w:t xml:space="preserve"> </w:t>
      </w:r>
      <w:r>
        <w:t>comparison</w:t>
      </w:r>
      <w:r>
        <w:rPr>
          <w:spacing w:val="-24"/>
        </w:rPr>
        <w:t xml:space="preserve"> </w:t>
      </w:r>
      <w:r>
        <w:t>between</w:t>
      </w:r>
      <w:r>
        <w:rPr>
          <w:spacing w:val="-23"/>
        </w:rPr>
        <w:t xml:space="preserve"> </w:t>
      </w:r>
      <w:r>
        <w:t>the</w:t>
      </w:r>
      <w:r>
        <w:rPr>
          <w:spacing w:val="-23"/>
        </w:rPr>
        <w:t xml:space="preserve"> </w:t>
      </w:r>
      <w:r>
        <w:t>proposed</w:t>
      </w:r>
      <w:r>
        <w:rPr>
          <w:spacing w:val="-23"/>
        </w:rPr>
        <w:t xml:space="preserve"> </w:t>
      </w:r>
      <w:r>
        <w:t>formula</w:t>
      </w:r>
      <w:r>
        <w:rPr>
          <w:spacing w:val="-24"/>
        </w:rPr>
        <w:t xml:space="preserve"> </w:t>
      </w:r>
      <w:r>
        <w:t>in</w:t>
      </w:r>
      <w:r>
        <w:rPr>
          <w:spacing w:val="-24"/>
        </w:rPr>
        <w:t xml:space="preserve"> </w:t>
      </w:r>
      <w:r>
        <w:t>(5.44) and</w:t>
      </w:r>
      <w:r>
        <w:rPr>
          <w:spacing w:val="-30"/>
        </w:rPr>
        <w:t xml:space="preserve"> </w:t>
      </w:r>
      <w:r>
        <w:t>the</w:t>
      </w:r>
      <w:r>
        <w:rPr>
          <w:spacing w:val="-30"/>
        </w:rPr>
        <w:t xml:space="preserve"> </w:t>
      </w:r>
      <w:r>
        <w:t>numerical</w:t>
      </w:r>
      <w:r>
        <w:rPr>
          <w:spacing w:val="-30"/>
        </w:rPr>
        <w:t xml:space="preserve"> </w:t>
      </w:r>
      <w:r>
        <w:t>solution</w:t>
      </w:r>
      <w:r>
        <w:rPr>
          <w:spacing w:val="-31"/>
        </w:rPr>
        <w:t xml:space="preserve"> </w:t>
      </w:r>
      <w:r>
        <w:t>for</w:t>
      </w:r>
      <w:r>
        <w:rPr>
          <w:spacing w:val="-31"/>
        </w:rPr>
        <w:t xml:space="preserve"> </w:t>
      </w:r>
      <w:r>
        <w:t>different</w:t>
      </w:r>
      <w:r>
        <w:rPr>
          <w:spacing w:val="-31"/>
        </w:rPr>
        <w:t xml:space="preserve"> </w:t>
      </w:r>
      <w:r>
        <w:t>SNR</w:t>
      </w:r>
      <w:r>
        <w:rPr>
          <w:spacing w:val="-30"/>
        </w:rPr>
        <w:t xml:space="preserve"> </w:t>
      </w:r>
      <w:r>
        <w:rPr>
          <w:spacing w:val="-3"/>
        </w:rPr>
        <w:t>values.</w:t>
      </w:r>
    </w:p>
    <w:p w14:paraId="5AA07C79" w14:textId="77777777" w:rsidR="00ED6B8B" w:rsidRDefault="00ED6B8B" w:rsidP="00F672C4">
      <w:pPr>
        <w:pStyle w:val="BodyText"/>
        <w:spacing w:before="9"/>
        <w:rPr>
          <w:sz w:val="36"/>
        </w:rPr>
      </w:pPr>
    </w:p>
    <w:p w14:paraId="59D417D4" w14:textId="1E2640B7" w:rsidR="00ED6B8B" w:rsidRDefault="00890932">
      <w:pPr>
        <w:pStyle w:val="BodyText"/>
        <w:spacing w:line="358" w:lineRule="exact"/>
        <w:ind w:left="480" w:right="1725"/>
        <w:pPrChange w:id="620" w:author="Raghda Wahdan" w:date="2017-11-06T13:08:00Z">
          <w:pPr>
            <w:pStyle w:val="BodyText"/>
            <w:spacing w:line="358" w:lineRule="exact"/>
            <w:ind w:left="480" w:right="1725"/>
            <w:jc w:val="both"/>
          </w:pPr>
        </w:pPrChange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814912" behindDoc="1" locked="0" layoutInCell="1" allowOverlap="1" wp14:anchorId="56629682" wp14:editId="1F34D983">
                <wp:simplePos x="0" y="0"/>
                <wp:positionH relativeFrom="page">
                  <wp:posOffset>5201285</wp:posOffset>
                </wp:positionH>
                <wp:positionV relativeFrom="paragraph">
                  <wp:posOffset>1282065</wp:posOffset>
                </wp:positionV>
                <wp:extent cx="317500" cy="0"/>
                <wp:effectExtent l="10160" t="5715" r="5715" b="13335"/>
                <wp:wrapNone/>
                <wp:docPr id="665" name="Line 6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17500" cy="0"/>
                        </a:xfrm>
                        <a:prstGeom prst="line">
                          <a:avLst/>
                        </a:pr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6AA4191" id="Line 641" o:spid="_x0000_s1026" style="position:absolute;z-index:-2515015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409.55pt,100.95pt" to="434.55pt,100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" strokeweight=".14042mm">
                <w10:wrap anchorx="page"/>
              </v:line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816960" behindDoc="1" locked="0" layoutInCell="1" allowOverlap="1" wp14:anchorId="498939BA" wp14:editId="307864D2">
                <wp:simplePos x="0" y="0"/>
                <wp:positionH relativeFrom="page">
                  <wp:posOffset>5300980</wp:posOffset>
                </wp:positionH>
                <wp:positionV relativeFrom="paragraph">
                  <wp:posOffset>1258570</wp:posOffset>
                </wp:positionV>
                <wp:extent cx="111760" cy="139700"/>
                <wp:effectExtent l="0" t="1270" r="0" b="1905"/>
                <wp:wrapNone/>
                <wp:docPr id="664" name="Text Box 6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1760" cy="139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4B22286" w14:textId="77777777" w:rsidR="00B0570F" w:rsidRDefault="00B0570F">
                            <w:pPr>
                              <w:spacing w:before="3"/>
                              <w:rPr>
                                <w:rFonts w:ascii="Lucida Sans Unicode" w:hAnsi="Lucida Sans Unicode"/>
                                <w:sz w:val="12"/>
                              </w:rPr>
                            </w:pPr>
                            <w:r>
                              <w:rPr>
                                <w:rFonts w:ascii="Arial" w:hAnsi="Arial"/>
                                <w:i/>
                                <w:w w:val="95"/>
                                <w:position w:val="-4"/>
                                <w:sz w:val="16"/>
                              </w:rPr>
                              <w:t>σ</w:t>
                            </w:r>
                            <w:r>
                              <w:rPr>
                                <w:rFonts w:ascii="Lucida Sans Unicode" w:hAnsi="Lucida Sans Unicode"/>
                                <w:w w:val="95"/>
                                <w:sz w:val="12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98939BA" id="Text Box 640" o:spid="_x0000_s1567" type="#_x0000_t202" style="position:absolute;left:0;text-align:left;margin-left:417.4pt;margin-top:99.1pt;width:8.8pt;height:11pt;z-index:-2514995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" filled="f" stroked="f">
                <v:textbox inset="0,0,0,0">
                  <w:txbxContent>
                    <w:p w14:paraId="64B22286" w14:textId="77777777" w:rsidR="00B0570F" w:rsidRDefault="00B0570F">
                      <w:pPr>
                        <w:spacing w:before="3"/>
                        <w:rPr>
                          <w:rFonts w:ascii="Lucida Sans Unicode" w:hAnsi="Lucida Sans Unicode"/>
                          <w:sz w:val="12"/>
                        </w:rPr>
                      </w:pPr>
                      <w:r>
                        <w:rPr>
                          <w:rFonts w:ascii="Arial" w:hAnsi="Arial"/>
                          <w:i/>
                          <w:w w:val="95"/>
                          <w:position w:val="-4"/>
                          <w:sz w:val="16"/>
                        </w:rPr>
                        <w:t>σ</w:t>
                      </w:r>
                      <w:r>
                        <w:rPr>
                          <w:rFonts w:ascii="Lucida Sans Unicode" w:hAnsi="Lucida Sans Unicode"/>
                          <w:w w:val="95"/>
                          <w:sz w:val="12"/>
                        </w:rPr>
                        <w:t>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819008" behindDoc="1" locked="0" layoutInCell="1" allowOverlap="1" wp14:anchorId="15C0945F" wp14:editId="1808D050">
                <wp:simplePos x="0" y="0"/>
                <wp:positionH relativeFrom="page">
                  <wp:posOffset>5101590</wp:posOffset>
                </wp:positionH>
                <wp:positionV relativeFrom="paragraph">
                  <wp:posOffset>1075690</wp:posOffset>
                </wp:positionV>
                <wp:extent cx="516890" cy="472440"/>
                <wp:effectExtent l="0" t="0" r="1270" b="4445"/>
                <wp:wrapNone/>
                <wp:docPr id="663" name="Text Box 6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6890" cy="472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D644554" w14:textId="77777777" w:rsidR="00B0570F" w:rsidRDefault="00B0570F">
                            <w:pPr>
                              <w:tabs>
                                <w:tab w:val="left" w:pos="680"/>
                              </w:tabs>
                              <w:spacing w:line="196" w:lineRule="exact"/>
                              <w:rPr>
                                <w:rFonts w:ascii="Arial"/>
                                <w:sz w:val="20"/>
                              </w:rPr>
                            </w:pPr>
                            <w:r>
                              <w:rPr>
                                <w:rFonts w:ascii="Arial"/>
                                <w:w w:val="150"/>
                                <w:sz w:val="20"/>
                              </w:rPr>
                              <w:t>J</w:t>
                            </w:r>
                            <w:r>
                              <w:rPr>
                                <w:rFonts w:ascii="Arial"/>
                                <w:w w:val="150"/>
                                <w:sz w:val="20"/>
                              </w:rPr>
                              <w:tab/>
                            </w:r>
                            <w:r>
                              <w:rPr>
                                <w:rFonts w:ascii="Arial"/>
                                <w:w w:val="280"/>
                                <w:sz w:val="20"/>
                              </w:rPr>
                              <w:t>l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5C0945F" id="Text Box 639" o:spid="_x0000_s1568" type="#_x0000_t202" style="position:absolute;left:0;text-align:left;margin-left:401.7pt;margin-top:84.7pt;width:40.7pt;height:37.2pt;z-index:-2514974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" filled="f" stroked="f">
                <v:textbox inset="0,0,0,0">
                  <w:txbxContent>
                    <w:p w14:paraId="4D644554" w14:textId="77777777" w:rsidR="00B0570F" w:rsidRDefault="00B0570F">
                      <w:pPr>
                        <w:tabs>
                          <w:tab w:val="left" w:pos="680"/>
                        </w:tabs>
                        <w:spacing w:line="196" w:lineRule="exact"/>
                        <w:rPr>
                          <w:rFonts w:ascii="Arial"/>
                          <w:sz w:val="20"/>
                        </w:rPr>
                      </w:pPr>
                      <w:r>
                        <w:rPr>
                          <w:rFonts w:ascii="Arial"/>
                          <w:w w:val="150"/>
                          <w:sz w:val="20"/>
                        </w:rPr>
                        <w:t>J</w:t>
                      </w:r>
                      <w:r>
                        <w:rPr>
                          <w:rFonts w:ascii="Arial"/>
                          <w:w w:val="150"/>
                          <w:sz w:val="20"/>
                        </w:rPr>
                        <w:tab/>
                      </w:r>
                      <w:r>
                        <w:rPr>
                          <w:rFonts w:ascii="Arial"/>
                          <w:w w:val="280"/>
                          <w:sz w:val="20"/>
                        </w:rPr>
                        <w:t>l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821056" behindDoc="1" locked="0" layoutInCell="1" allowOverlap="1" wp14:anchorId="252C51B3" wp14:editId="30470231">
                <wp:simplePos x="0" y="0"/>
                <wp:positionH relativeFrom="page">
                  <wp:posOffset>4912360</wp:posOffset>
                </wp:positionH>
                <wp:positionV relativeFrom="paragraph">
                  <wp:posOffset>2214245</wp:posOffset>
                </wp:positionV>
                <wp:extent cx="398780" cy="472440"/>
                <wp:effectExtent l="0" t="4445" r="3810" b="0"/>
                <wp:wrapNone/>
                <wp:docPr id="662" name="Text Box 6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8780" cy="472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0C8848B" w14:textId="77777777" w:rsidR="00B0570F" w:rsidRDefault="00B0570F">
                            <w:pPr>
                              <w:tabs>
                                <w:tab w:val="left" w:pos="495"/>
                              </w:tabs>
                              <w:spacing w:line="196" w:lineRule="exact"/>
                              <w:rPr>
                                <w:rFonts w:ascii="Arial"/>
                                <w:sz w:val="20"/>
                              </w:rPr>
                            </w:pPr>
                            <w:r>
                              <w:rPr>
                                <w:rFonts w:ascii="Arial"/>
                                <w:w w:val="150"/>
                                <w:sz w:val="20"/>
                              </w:rPr>
                              <w:t>J</w:t>
                            </w:r>
                            <w:r>
                              <w:rPr>
                                <w:rFonts w:ascii="Arial"/>
                                <w:w w:val="150"/>
                                <w:sz w:val="20"/>
                              </w:rPr>
                              <w:tab/>
                            </w:r>
                            <w:r>
                              <w:rPr>
                                <w:rFonts w:ascii="Arial"/>
                                <w:w w:val="280"/>
                                <w:sz w:val="20"/>
                              </w:rPr>
                              <w:t>l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52C51B3" id="Text Box 638" o:spid="_x0000_s1569" type="#_x0000_t202" style="position:absolute;left:0;text-align:left;margin-left:386.8pt;margin-top:174.35pt;width:31.4pt;height:37.2pt;z-index:-2514954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" filled="f" stroked="f">
                <v:textbox inset="0,0,0,0">
                  <w:txbxContent>
                    <w:p w14:paraId="00C8848B" w14:textId="77777777" w:rsidR="00B0570F" w:rsidRDefault="00B0570F">
                      <w:pPr>
                        <w:tabs>
                          <w:tab w:val="left" w:pos="495"/>
                        </w:tabs>
                        <w:spacing w:line="196" w:lineRule="exact"/>
                        <w:rPr>
                          <w:rFonts w:ascii="Arial"/>
                          <w:sz w:val="20"/>
                        </w:rPr>
                      </w:pPr>
                      <w:r>
                        <w:rPr>
                          <w:rFonts w:ascii="Arial"/>
                          <w:w w:val="150"/>
                          <w:sz w:val="20"/>
                        </w:rPr>
                        <w:t>J</w:t>
                      </w:r>
                      <w:r>
                        <w:rPr>
                          <w:rFonts w:ascii="Arial"/>
                          <w:w w:val="150"/>
                          <w:sz w:val="20"/>
                        </w:rPr>
                        <w:tab/>
                      </w:r>
                      <w:r>
                        <w:rPr>
                          <w:rFonts w:ascii="Arial"/>
                          <w:w w:val="280"/>
                          <w:sz w:val="20"/>
                        </w:rPr>
                        <w:t>l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823104" behindDoc="1" locked="0" layoutInCell="1" allowOverlap="1" wp14:anchorId="2F2BD430" wp14:editId="3F780CBB">
                <wp:simplePos x="0" y="0"/>
                <wp:positionH relativeFrom="page">
                  <wp:posOffset>4985385</wp:posOffset>
                </wp:positionH>
                <wp:positionV relativeFrom="paragraph">
                  <wp:posOffset>2852420</wp:posOffset>
                </wp:positionV>
                <wp:extent cx="111760" cy="139700"/>
                <wp:effectExtent l="3810" t="4445" r="0" b="0"/>
                <wp:wrapNone/>
                <wp:docPr id="661" name="Text Box 6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1760" cy="139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37BCF10" w14:textId="77777777" w:rsidR="00B0570F" w:rsidRDefault="00B0570F">
                            <w:pPr>
                              <w:spacing w:before="3"/>
                              <w:rPr>
                                <w:rFonts w:ascii="Lucida Sans Unicode" w:hAnsi="Lucida Sans Unicode"/>
                                <w:sz w:val="12"/>
                              </w:rPr>
                            </w:pPr>
                            <w:r>
                              <w:rPr>
                                <w:rFonts w:ascii="Arial" w:hAnsi="Arial"/>
                                <w:i/>
                                <w:w w:val="95"/>
                                <w:position w:val="-4"/>
                                <w:sz w:val="16"/>
                              </w:rPr>
                              <w:t>σ</w:t>
                            </w:r>
                            <w:r>
                              <w:rPr>
                                <w:rFonts w:ascii="Lucida Sans Unicode" w:hAnsi="Lucida Sans Unicode"/>
                                <w:w w:val="95"/>
                                <w:sz w:val="12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F2BD430" id="Text Box 637" o:spid="_x0000_s1570" type="#_x0000_t202" style="position:absolute;left:0;text-align:left;margin-left:392.55pt;margin-top:224.6pt;width:8.8pt;height:11pt;z-index:-2514933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" filled="f" stroked="f">
                <v:textbox inset="0,0,0,0">
                  <w:txbxContent>
                    <w:p w14:paraId="137BCF10" w14:textId="77777777" w:rsidR="00B0570F" w:rsidRDefault="00B0570F">
                      <w:pPr>
                        <w:spacing w:before="3"/>
                        <w:rPr>
                          <w:rFonts w:ascii="Lucida Sans Unicode" w:hAnsi="Lucida Sans Unicode"/>
                          <w:sz w:val="12"/>
                        </w:rPr>
                      </w:pPr>
                      <w:r>
                        <w:rPr>
                          <w:rFonts w:ascii="Arial" w:hAnsi="Arial"/>
                          <w:i/>
                          <w:w w:val="95"/>
                          <w:position w:val="-4"/>
                          <w:sz w:val="16"/>
                        </w:rPr>
                        <w:t>σ</w:t>
                      </w:r>
                      <w:r>
                        <w:rPr>
                          <w:rFonts w:ascii="Lucida Sans Unicode" w:hAnsi="Lucida Sans Unicode"/>
                          <w:w w:val="95"/>
                          <w:sz w:val="12"/>
                        </w:rPr>
                        <w:t>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825152" behindDoc="1" locked="0" layoutInCell="1" allowOverlap="1" wp14:anchorId="7B8D2CDC" wp14:editId="71FEE656">
                <wp:simplePos x="0" y="0"/>
                <wp:positionH relativeFrom="page">
                  <wp:posOffset>4885690</wp:posOffset>
                </wp:positionH>
                <wp:positionV relativeFrom="paragraph">
                  <wp:posOffset>2669540</wp:posOffset>
                </wp:positionV>
                <wp:extent cx="317500" cy="472440"/>
                <wp:effectExtent l="0" t="2540" r="0" b="1270"/>
                <wp:wrapNone/>
                <wp:docPr id="660" name="Text Box 6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7500" cy="472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5986EDB" w14:textId="77777777" w:rsidR="00B0570F" w:rsidRDefault="00B0570F">
                            <w:pPr>
                              <w:tabs>
                                <w:tab w:val="left" w:pos="366"/>
                              </w:tabs>
                              <w:spacing w:line="196" w:lineRule="exact"/>
                              <w:rPr>
                                <w:rFonts w:ascii="Arial"/>
                                <w:sz w:val="20"/>
                              </w:rPr>
                            </w:pPr>
                            <w:r>
                              <w:rPr>
                                <w:rFonts w:ascii="Arial"/>
                                <w:w w:val="150"/>
                                <w:sz w:val="20"/>
                              </w:rPr>
                              <w:t>J</w:t>
                            </w:r>
                            <w:r>
                              <w:rPr>
                                <w:rFonts w:ascii="Arial"/>
                                <w:w w:val="150"/>
                                <w:sz w:val="20"/>
                              </w:rPr>
                              <w:tab/>
                            </w:r>
                            <w:r>
                              <w:rPr>
                                <w:rFonts w:ascii="Arial"/>
                                <w:w w:val="280"/>
                                <w:sz w:val="20"/>
                              </w:rPr>
                              <w:t>l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B8D2CDC" id="Text Box 636" o:spid="_x0000_s1571" type="#_x0000_t202" style="position:absolute;left:0;text-align:left;margin-left:384.7pt;margin-top:210.2pt;width:25pt;height:37.2pt;z-index:-2514913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" filled="f" stroked="f">
                <v:textbox inset="0,0,0,0">
                  <w:txbxContent>
                    <w:p w14:paraId="55986EDB" w14:textId="77777777" w:rsidR="00B0570F" w:rsidRDefault="00B0570F">
                      <w:pPr>
                        <w:tabs>
                          <w:tab w:val="left" w:pos="366"/>
                        </w:tabs>
                        <w:spacing w:line="196" w:lineRule="exact"/>
                        <w:rPr>
                          <w:rFonts w:ascii="Arial"/>
                          <w:sz w:val="20"/>
                        </w:rPr>
                      </w:pPr>
                      <w:r>
                        <w:rPr>
                          <w:rFonts w:ascii="Arial"/>
                          <w:w w:val="150"/>
                          <w:sz w:val="20"/>
                        </w:rPr>
                        <w:t>J</w:t>
                      </w:r>
                      <w:r>
                        <w:rPr>
                          <w:rFonts w:ascii="Arial"/>
                          <w:w w:val="150"/>
                          <w:sz w:val="20"/>
                        </w:rPr>
                        <w:tab/>
                      </w:r>
                      <w:r>
                        <w:rPr>
                          <w:rFonts w:ascii="Arial"/>
                          <w:w w:val="280"/>
                          <w:sz w:val="20"/>
                        </w:rPr>
                        <w:t>l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del w:id="621" w:author="Raghda Wahdan" w:date="2017-11-19T00:12:00Z">
        <w:r w:rsidR="00FA655D" w:rsidDel="00400BA0">
          <w:rPr>
            <w:w w:val="105"/>
          </w:rPr>
          <w:delText>has</w:delText>
        </w:r>
        <w:r w:rsidR="00FA655D" w:rsidDel="00400BA0">
          <w:rPr>
            <w:spacing w:val="-20"/>
            <w:w w:val="105"/>
          </w:rPr>
          <w:delText xml:space="preserve"> </w:delText>
        </w:r>
        <w:r w:rsidR="00FA655D" w:rsidDel="00400BA0">
          <w:rPr>
            <w:w w:val="105"/>
          </w:rPr>
          <w:delText>to</w:delText>
        </w:r>
      </w:del>
      <w:ins w:id="622" w:author="Raghda Wahdan" w:date="2017-11-19T00:12:00Z">
        <w:r w:rsidR="00400BA0">
          <w:rPr>
            <w:w w:val="105"/>
          </w:rPr>
          <w:t>must</w:t>
        </w:r>
      </w:ins>
      <w:r w:rsidR="00FA655D">
        <w:rPr>
          <w:spacing w:val="-20"/>
          <w:w w:val="105"/>
        </w:rPr>
        <w:t xml:space="preserve"> </w:t>
      </w:r>
      <w:r w:rsidR="00FA655D">
        <w:rPr>
          <w:spacing w:val="3"/>
          <w:w w:val="105"/>
        </w:rPr>
        <w:t>be</w:t>
      </w:r>
      <w:r w:rsidR="00FA655D">
        <w:rPr>
          <w:spacing w:val="-20"/>
          <w:w w:val="105"/>
        </w:rPr>
        <w:t xml:space="preserve"> </w:t>
      </w:r>
      <w:r w:rsidR="00FA655D">
        <w:rPr>
          <w:w w:val="105"/>
        </w:rPr>
        <w:t>considered</w:t>
      </w:r>
      <w:r w:rsidR="00FA655D">
        <w:rPr>
          <w:spacing w:val="-20"/>
          <w:w w:val="105"/>
        </w:rPr>
        <w:t xml:space="preserve"> </w:t>
      </w:r>
      <w:r w:rsidR="00FA655D">
        <w:rPr>
          <w:w w:val="105"/>
        </w:rPr>
        <w:t>lost.</w:t>
      </w:r>
      <w:r w:rsidR="00FA655D">
        <w:rPr>
          <w:spacing w:val="15"/>
          <w:w w:val="105"/>
        </w:rPr>
        <w:t xml:space="preserve"> </w:t>
      </w:r>
      <w:r w:rsidR="00FA655D">
        <w:rPr>
          <w:w w:val="105"/>
        </w:rPr>
        <w:t>Therefore,</w:t>
      </w:r>
      <w:r w:rsidR="00FA655D">
        <w:rPr>
          <w:spacing w:val="-17"/>
          <w:w w:val="105"/>
        </w:rPr>
        <w:t xml:space="preserve"> </w:t>
      </w:r>
      <w:r w:rsidR="00FA655D">
        <w:rPr>
          <w:w w:val="105"/>
        </w:rPr>
        <w:t>the</w:t>
      </w:r>
      <w:r w:rsidR="00FA655D">
        <w:rPr>
          <w:spacing w:val="-20"/>
          <w:w w:val="105"/>
        </w:rPr>
        <w:t xml:space="preserve"> </w:t>
      </w:r>
      <w:r w:rsidR="00FA655D">
        <w:rPr>
          <w:w w:val="105"/>
        </w:rPr>
        <w:t>meaning</w:t>
      </w:r>
      <w:r w:rsidR="00FA655D">
        <w:rPr>
          <w:spacing w:val="-20"/>
          <w:w w:val="105"/>
        </w:rPr>
        <w:t xml:space="preserve"> </w:t>
      </w:r>
      <w:r w:rsidR="00FA655D">
        <w:rPr>
          <w:w w:val="105"/>
        </w:rPr>
        <w:t>of</w:t>
      </w:r>
      <w:r w:rsidR="00FA655D">
        <w:rPr>
          <w:spacing w:val="-20"/>
          <w:w w:val="105"/>
        </w:rPr>
        <w:t xml:space="preserve"> </w:t>
      </w:r>
      <w:r w:rsidR="00FA655D">
        <w:rPr>
          <w:w w:val="105"/>
        </w:rPr>
        <w:t>the</w:t>
      </w:r>
      <w:r w:rsidR="00FA655D">
        <w:rPr>
          <w:spacing w:val="-20"/>
          <w:w w:val="105"/>
        </w:rPr>
        <w:t xml:space="preserve"> </w:t>
      </w:r>
      <w:r w:rsidR="00FA655D">
        <w:rPr>
          <w:w w:val="105"/>
        </w:rPr>
        <w:t>collision</w:t>
      </w:r>
      <w:r w:rsidR="00FA655D">
        <w:rPr>
          <w:spacing w:val="-20"/>
          <w:w w:val="105"/>
        </w:rPr>
        <w:t xml:space="preserve"> </w:t>
      </w:r>
      <w:r w:rsidR="00FA655D">
        <w:rPr>
          <w:w w:val="105"/>
        </w:rPr>
        <w:t xml:space="preserve">recovery </w:t>
      </w:r>
      <w:r w:rsidR="00FA655D">
        <w:t>probability</w:t>
      </w:r>
      <w:r w:rsidR="00FA655D">
        <w:rPr>
          <w:spacing w:val="-10"/>
        </w:rPr>
        <w:t xml:space="preserve"> </w:t>
      </w:r>
      <w:r w:rsidR="00FA655D">
        <w:t>coefficients</w:t>
      </w:r>
      <w:r w:rsidR="00FA655D">
        <w:rPr>
          <w:spacing w:val="-9"/>
        </w:rPr>
        <w:t xml:space="preserve"> </w:t>
      </w:r>
      <w:r w:rsidR="00FA655D">
        <w:rPr>
          <w:rFonts w:ascii="Bookman Old Style" w:hAnsi="Bookman Old Style"/>
          <w:i/>
        </w:rPr>
        <w:t>α</w:t>
      </w:r>
      <w:r w:rsidR="00FA655D">
        <w:rPr>
          <w:rFonts w:ascii="Arial" w:hAnsi="Arial"/>
          <w:i/>
          <w:position w:val="-3"/>
          <w:sz w:val="16"/>
        </w:rPr>
        <w:t>i</w:t>
      </w:r>
      <w:r w:rsidR="00FA655D">
        <w:rPr>
          <w:rFonts w:ascii="Arial" w:hAnsi="Arial"/>
          <w:i/>
          <w:spacing w:val="13"/>
          <w:position w:val="-3"/>
          <w:sz w:val="16"/>
        </w:rPr>
        <w:t xml:space="preserve"> </w:t>
      </w:r>
      <w:r w:rsidR="00FA655D">
        <w:t>is</w:t>
      </w:r>
      <w:r w:rsidR="00FA655D">
        <w:rPr>
          <w:spacing w:val="-10"/>
        </w:rPr>
        <w:t xml:space="preserve"> </w:t>
      </w:r>
      <w:r w:rsidR="00FA655D">
        <w:t>the</w:t>
      </w:r>
      <w:r w:rsidR="00FA655D">
        <w:rPr>
          <w:spacing w:val="-9"/>
        </w:rPr>
        <w:t xml:space="preserve"> </w:t>
      </w:r>
      <w:r w:rsidR="00FA655D">
        <w:t>probability</w:t>
      </w:r>
      <w:r w:rsidR="00FA655D">
        <w:rPr>
          <w:spacing w:val="-10"/>
        </w:rPr>
        <w:t xml:space="preserve"> </w:t>
      </w:r>
      <w:r w:rsidR="00FA655D">
        <w:t>that</w:t>
      </w:r>
      <w:r w:rsidR="00FA655D">
        <w:rPr>
          <w:spacing w:val="-9"/>
        </w:rPr>
        <w:t xml:space="preserve"> </w:t>
      </w:r>
      <w:r w:rsidR="00FA655D">
        <w:t>the</w:t>
      </w:r>
      <w:r w:rsidR="00FA655D">
        <w:rPr>
          <w:spacing w:val="-9"/>
        </w:rPr>
        <w:t xml:space="preserve"> </w:t>
      </w:r>
      <w:r w:rsidR="00FA655D">
        <w:t>RFID</w:t>
      </w:r>
      <w:r w:rsidR="00FA655D">
        <w:rPr>
          <w:spacing w:val="-9"/>
        </w:rPr>
        <w:t xml:space="preserve"> </w:t>
      </w:r>
      <w:r w:rsidR="00FA655D">
        <w:t>reader</w:t>
      </w:r>
      <w:r w:rsidR="00FA655D">
        <w:rPr>
          <w:spacing w:val="-9"/>
        </w:rPr>
        <w:t xml:space="preserve"> </w:t>
      </w:r>
      <w:r w:rsidR="00FA655D">
        <w:t>can</w:t>
      </w:r>
      <w:r w:rsidR="00FA655D">
        <w:rPr>
          <w:spacing w:val="-10"/>
        </w:rPr>
        <w:t xml:space="preserve"> </w:t>
      </w:r>
      <w:r w:rsidR="00FA655D">
        <w:t>identify a</w:t>
      </w:r>
      <w:r w:rsidR="00FA655D">
        <w:rPr>
          <w:spacing w:val="-19"/>
        </w:rPr>
        <w:t xml:space="preserve"> </w:t>
      </w:r>
      <w:r w:rsidR="00FA655D">
        <w:t>complete</w:t>
      </w:r>
      <w:r w:rsidR="00FA655D">
        <w:rPr>
          <w:spacing w:val="-19"/>
        </w:rPr>
        <w:t xml:space="preserve"> </w:t>
      </w:r>
      <w:r w:rsidR="00FA655D">
        <w:rPr>
          <w:rFonts w:ascii="Bookman Old Style" w:hAnsi="Bookman Old Style"/>
          <w:i/>
        </w:rPr>
        <w:t>RN</w:t>
      </w:r>
      <w:r w:rsidR="00FA655D">
        <w:rPr>
          <w:rFonts w:ascii="Bookman Old Style" w:hAnsi="Bookman Old Style"/>
          <w:i/>
          <w:spacing w:val="-59"/>
        </w:rPr>
        <w:t xml:space="preserve"> </w:t>
      </w:r>
      <w:r w:rsidR="00FA655D">
        <w:rPr>
          <w:rFonts w:ascii="Arial Unicode MS" w:hAnsi="Arial Unicode MS"/>
        </w:rPr>
        <w:t>16</w:t>
      </w:r>
      <w:r w:rsidR="00FA655D">
        <w:rPr>
          <w:rFonts w:ascii="Arial Unicode MS" w:hAnsi="Arial Unicode MS"/>
          <w:spacing w:val="-26"/>
        </w:rPr>
        <w:t xml:space="preserve"> </w:t>
      </w:r>
      <w:r w:rsidR="00FA655D">
        <w:rPr>
          <w:spacing w:val="-3"/>
        </w:rPr>
        <w:t>packet</w:t>
      </w:r>
      <w:r w:rsidR="00FA655D">
        <w:rPr>
          <w:spacing w:val="-19"/>
        </w:rPr>
        <w:t xml:space="preserve"> </w:t>
      </w:r>
      <w:r w:rsidR="00FA655D">
        <w:t>from</w:t>
      </w:r>
      <w:r w:rsidR="00FA655D">
        <w:rPr>
          <w:spacing w:val="-19"/>
        </w:rPr>
        <w:t xml:space="preserve"> </w:t>
      </w:r>
      <w:r w:rsidR="00FA655D">
        <w:rPr>
          <w:rFonts w:ascii="Bookman Old Style" w:hAnsi="Bookman Old Style"/>
          <w:i/>
        </w:rPr>
        <w:t>i</w:t>
      </w:r>
      <w:r w:rsidR="00FA655D">
        <w:rPr>
          <w:rFonts w:ascii="Bookman Old Style" w:hAnsi="Bookman Old Style"/>
          <w:i/>
          <w:spacing w:val="-31"/>
        </w:rPr>
        <w:t xml:space="preserve"> </w:t>
      </w:r>
      <w:r w:rsidR="00FA655D">
        <w:t>collided</w:t>
      </w:r>
      <w:r w:rsidR="00FA655D">
        <w:rPr>
          <w:spacing w:val="-19"/>
        </w:rPr>
        <w:t xml:space="preserve"> </w:t>
      </w:r>
      <w:r w:rsidR="00FA655D">
        <w:t>tags.</w:t>
      </w:r>
      <w:r w:rsidR="00FA655D">
        <w:rPr>
          <w:spacing w:val="-3"/>
        </w:rPr>
        <w:t xml:space="preserve"> </w:t>
      </w:r>
      <w:r w:rsidR="00FA655D">
        <w:t>Therefore,</w:t>
      </w:r>
      <w:r w:rsidR="00FA655D">
        <w:rPr>
          <w:spacing w:val="-19"/>
        </w:rPr>
        <w:t xml:space="preserve"> </w:t>
      </w:r>
      <w:r w:rsidR="00FA655D">
        <w:t>the</w:t>
      </w:r>
      <w:r w:rsidR="00FA655D">
        <w:rPr>
          <w:spacing w:val="-19"/>
        </w:rPr>
        <w:t xml:space="preserve"> </w:t>
      </w:r>
      <w:r w:rsidR="00FA655D">
        <w:t>collision</w:t>
      </w:r>
      <w:r w:rsidR="00FA655D">
        <w:rPr>
          <w:spacing w:val="-19"/>
        </w:rPr>
        <w:t xml:space="preserve"> </w:t>
      </w:r>
      <w:r w:rsidR="00FA655D">
        <w:rPr>
          <w:spacing w:val="-3"/>
        </w:rPr>
        <w:t xml:space="preserve">recovery </w:t>
      </w:r>
      <w:r w:rsidR="00FA655D">
        <w:rPr>
          <w:w w:val="105"/>
        </w:rPr>
        <w:t xml:space="preserve">coefficient can </w:t>
      </w:r>
      <w:r w:rsidR="00FA655D">
        <w:rPr>
          <w:spacing w:val="3"/>
          <w:w w:val="105"/>
        </w:rPr>
        <w:t xml:space="preserve">be </w:t>
      </w:r>
      <w:r w:rsidR="00FA655D">
        <w:rPr>
          <w:w w:val="105"/>
        </w:rPr>
        <w:t xml:space="preserve">expressed as </w:t>
      </w:r>
      <w:r w:rsidR="00FA655D">
        <w:rPr>
          <w:rFonts w:ascii="Bookman Old Style" w:hAnsi="Bookman Old Style"/>
          <w:i/>
          <w:w w:val="105"/>
        </w:rPr>
        <w:t>α</w:t>
      </w:r>
      <w:r w:rsidR="00FA655D">
        <w:rPr>
          <w:rFonts w:ascii="Arial" w:hAnsi="Arial"/>
          <w:i/>
          <w:w w:val="105"/>
          <w:position w:val="-3"/>
          <w:sz w:val="16"/>
        </w:rPr>
        <w:t xml:space="preserve">i </w:t>
      </w:r>
      <w:r w:rsidR="00FA655D">
        <w:rPr>
          <w:rFonts w:ascii="Arial Unicode MS" w:hAnsi="Arial Unicode MS"/>
          <w:w w:val="105"/>
        </w:rPr>
        <w:t xml:space="preserve">= (1 </w:t>
      </w:r>
      <w:r w:rsidR="00FA655D">
        <w:rPr>
          <w:rFonts w:ascii="Arial" w:hAnsi="Arial"/>
          <w:i/>
          <w:w w:val="105"/>
        </w:rPr>
        <w:t xml:space="preserve">− </w:t>
      </w:r>
      <w:r w:rsidR="00FA655D">
        <w:rPr>
          <w:rFonts w:ascii="Bookman Old Style" w:hAnsi="Bookman Old Style"/>
          <w:i/>
          <w:spacing w:val="9"/>
          <w:w w:val="105"/>
        </w:rPr>
        <w:t>PER</w:t>
      </w:r>
      <w:r w:rsidR="00FA655D">
        <w:rPr>
          <w:rFonts w:ascii="Arial" w:hAnsi="Arial"/>
          <w:i/>
          <w:spacing w:val="9"/>
          <w:w w:val="105"/>
          <w:position w:val="-3"/>
          <w:sz w:val="16"/>
        </w:rPr>
        <w:t>i</w:t>
      </w:r>
      <w:r w:rsidR="00FA655D">
        <w:rPr>
          <w:rFonts w:ascii="Arial Unicode MS" w:hAnsi="Arial Unicode MS"/>
          <w:spacing w:val="9"/>
          <w:w w:val="105"/>
        </w:rPr>
        <w:t>)</w:t>
      </w:r>
      <w:r w:rsidR="00FA655D">
        <w:rPr>
          <w:spacing w:val="9"/>
          <w:w w:val="105"/>
        </w:rPr>
        <w:t xml:space="preserve">, </w:t>
      </w:r>
      <w:r w:rsidR="00FA655D">
        <w:rPr>
          <w:w w:val="105"/>
        </w:rPr>
        <w:t xml:space="preserve">where </w:t>
      </w:r>
      <w:r w:rsidR="00FA655D">
        <w:rPr>
          <w:rFonts w:ascii="Bookman Old Style" w:hAnsi="Bookman Old Style"/>
          <w:i/>
          <w:spacing w:val="11"/>
          <w:w w:val="105"/>
        </w:rPr>
        <w:t>PER</w:t>
      </w:r>
      <w:r w:rsidR="00FA655D">
        <w:rPr>
          <w:rFonts w:ascii="Arial" w:hAnsi="Arial"/>
          <w:i/>
          <w:spacing w:val="11"/>
          <w:w w:val="105"/>
          <w:position w:val="-3"/>
          <w:sz w:val="16"/>
        </w:rPr>
        <w:t xml:space="preserve">i </w:t>
      </w:r>
      <w:r w:rsidR="00FA655D">
        <w:rPr>
          <w:w w:val="105"/>
        </w:rPr>
        <w:t xml:space="preserve">is the </w:t>
      </w:r>
      <w:r w:rsidR="00FA655D">
        <w:rPr>
          <w:spacing w:val="-4"/>
          <w:w w:val="105"/>
        </w:rPr>
        <w:t xml:space="preserve">Packet </w:t>
      </w:r>
      <w:r w:rsidR="00FA655D">
        <w:rPr>
          <w:w w:val="105"/>
        </w:rPr>
        <w:t xml:space="preserve">Error Rate for </w:t>
      </w:r>
      <w:r w:rsidR="00FA655D">
        <w:rPr>
          <w:rFonts w:ascii="Bookman Old Style" w:hAnsi="Bookman Old Style"/>
          <w:i/>
          <w:w w:val="105"/>
        </w:rPr>
        <w:t xml:space="preserve">i </w:t>
      </w:r>
      <w:r w:rsidR="00FA655D">
        <w:rPr>
          <w:w w:val="105"/>
        </w:rPr>
        <w:t xml:space="preserve">collided tags. In this work, </w:t>
      </w:r>
      <w:r w:rsidR="00FA655D">
        <w:rPr>
          <w:spacing w:val="-4"/>
          <w:w w:val="105"/>
        </w:rPr>
        <w:t xml:space="preserve">we </w:t>
      </w:r>
      <w:r w:rsidR="00FA655D">
        <w:rPr>
          <w:w w:val="105"/>
        </w:rPr>
        <w:t>measure the SNR for</w:t>
      </w:r>
      <w:r w:rsidR="00FA655D">
        <w:rPr>
          <w:spacing w:val="-26"/>
          <w:w w:val="105"/>
        </w:rPr>
        <w:t xml:space="preserve"> </w:t>
      </w:r>
      <w:r w:rsidR="00FA655D">
        <w:rPr>
          <w:w w:val="105"/>
        </w:rPr>
        <w:t xml:space="preserve">each slot, then </w:t>
      </w:r>
      <w:r w:rsidR="00FA655D">
        <w:rPr>
          <w:spacing w:val="-4"/>
          <w:w w:val="105"/>
        </w:rPr>
        <w:t xml:space="preserve">we </w:t>
      </w:r>
      <w:r w:rsidR="00FA655D">
        <w:rPr>
          <w:w w:val="105"/>
        </w:rPr>
        <w:t xml:space="preserve">calculate the average SNR per frame as </w:t>
      </w:r>
      <w:r w:rsidR="00FA655D">
        <w:rPr>
          <w:rFonts w:ascii="Bookman Old Style" w:hAnsi="Bookman Old Style"/>
          <w:i/>
          <w:w w:val="105"/>
        </w:rPr>
        <w:t xml:space="preserve">E </w:t>
      </w:r>
      <w:r w:rsidR="00FA655D">
        <w:rPr>
          <w:rFonts w:ascii="Arial" w:hAnsi="Arial"/>
          <w:i/>
          <w:w w:val="105"/>
          <w:position w:val="11"/>
          <w:sz w:val="16"/>
        </w:rPr>
        <w:t>|h|</w:t>
      </w:r>
      <w:r w:rsidR="00FA655D">
        <w:rPr>
          <w:rFonts w:ascii="Lucida Sans Unicode" w:hAnsi="Lucida Sans Unicode"/>
          <w:w w:val="105"/>
          <w:position w:val="18"/>
          <w:sz w:val="12"/>
        </w:rPr>
        <w:t xml:space="preserve">2 </w:t>
      </w:r>
      <w:r w:rsidR="00FA655D">
        <w:rPr>
          <w:rFonts w:ascii="Arial" w:hAnsi="Arial"/>
          <w:i/>
          <w:w w:val="105"/>
          <w:position w:val="11"/>
          <w:sz w:val="16"/>
        </w:rPr>
        <w:t>·x</w:t>
      </w:r>
      <w:r w:rsidR="00FA655D">
        <w:rPr>
          <w:rFonts w:ascii="Lucida Sans Unicode" w:hAnsi="Lucida Sans Unicode"/>
          <w:w w:val="105"/>
          <w:position w:val="17"/>
          <w:sz w:val="12"/>
        </w:rPr>
        <w:t xml:space="preserve">2 </w:t>
      </w:r>
      <w:r w:rsidR="00FA655D">
        <w:rPr>
          <w:w w:val="105"/>
        </w:rPr>
        <w:t xml:space="preserve">, where </w:t>
      </w:r>
      <w:r w:rsidR="00FA655D">
        <w:rPr>
          <w:rFonts w:ascii="Bookman Old Style" w:hAnsi="Bookman Old Style"/>
          <w:i/>
          <w:w w:val="105"/>
        </w:rPr>
        <w:t>σ</w:t>
      </w:r>
      <w:r w:rsidR="00FA655D">
        <w:rPr>
          <w:rFonts w:ascii="Bookman Old Style" w:hAnsi="Bookman Old Style"/>
          <w:i/>
          <w:spacing w:val="-33"/>
          <w:w w:val="105"/>
        </w:rPr>
        <w:t xml:space="preserve"> </w:t>
      </w:r>
      <w:r w:rsidR="00FA655D">
        <w:rPr>
          <w:w w:val="105"/>
        </w:rPr>
        <w:t xml:space="preserve">is </w:t>
      </w:r>
      <w:r w:rsidR="00FA655D">
        <w:t>the</w:t>
      </w:r>
      <w:r w:rsidR="00FA655D">
        <w:rPr>
          <w:spacing w:val="-36"/>
        </w:rPr>
        <w:t xml:space="preserve"> </w:t>
      </w:r>
      <w:r w:rsidR="00FA655D">
        <w:t>standard</w:t>
      </w:r>
      <w:r w:rsidR="00FA655D">
        <w:rPr>
          <w:spacing w:val="-36"/>
        </w:rPr>
        <w:t xml:space="preserve"> </w:t>
      </w:r>
      <w:r w:rsidR="00FA655D">
        <w:t>deviation</w:t>
      </w:r>
      <w:r w:rsidR="00FA655D">
        <w:rPr>
          <w:spacing w:val="-36"/>
        </w:rPr>
        <w:t xml:space="preserve"> </w:t>
      </w:r>
      <w:r w:rsidR="00FA655D">
        <w:t>of</w:t>
      </w:r>
      <w:r w:rsidR="00FA655D">
        <w:rPr>
          <w:spacing w:val="-36"/>
        </w:rPr>
        <w:t xml:space="preserve"> </w:t>
      </w:r>
      <w:r w:rsidR="00FA655D">
        <w:t>the</w:t>
      </w:r>
      <w:r w:rsidR="00FA655D">
        <w:rPr>
          <w:spacing w:val="-36"/>
        </w:rPr>
        <w:t xml:space="preserve"> </w:t>
      </w:r>
      <w:r w:rsidR="00FA655D">
        <w:t>Additive</w:t>
      </w:r>
      <w:r w:rsidR="00FA655D">
        <w:rPr>
          <w:spacing w:val="-36"/>
        </w:rPr>
        <w:t xml:space="preserve"> </w:t>
      </w:r>
      <w:r w:rsidR="00FA655D">
        <w:t>White</w:t>
      </w:r>
      <w:r w:rsidR="00FA655D">
        <w:rPr>
          <w:spacing w:val="-36"/>
        </w:rPr>
        <w:t xml:space="preserve"> </w:t>
      </w:r>
      <w:r w:rsidR="00FA655D">
        <w:t>Gaussian</w:t>
      </w:r>
      <w:r w:rsidR="00FA655D">
        <w:rPr>
          <w:spacing w:val="-36"/>
        </w:rPr>
        <w:t xml:space="preserve"> </w:t>
      </w:r>
      <w:r w:rsidR="00FA655D">
        <w:t>Noise</w:t>
      </w:r>
      <w:r w:rsidR="00FA655D">
        <w:rPr>
          <w:spacing w:val="-36"/>
        </w:rPr>
        <w:t xml:space="preserve"> </w:t>
      </w:r>
      <w:r w:rsidR="00FA655D">
        <w:rPr>
          <w:spacing w:val="-6"/>
        </w:rPr>
        <w:t>(AWGN)</w:t>
      </w:r>
      <w:r w:rsidR="00FA655D">
        <w:rPr>
          <w:spacing w:val="-36"/>
        </w:rPr>
        <w:t xml:space="preserve"> </w:t>
      </w:r>
      <w:r w:rsidR="00FA655D">
        <w:t>per</w:t>
      </w:r>
      <w:r w:rsidR="00FA655D">
        <w:rPr>
          <w:spacing w:val="-36"/>
        </w:rPr>
        <w:t xml:space="preserve"> </w:t>
      </w:r>
      <w:r w:rsidR="00FA655D">
        <w:t xml:space="preserve">slot, </w:t>
      </w:r>
      <w:r w:rsidR="00FA655D">
        <w:rPr>
          <w:w w:val="105"/>
        </w:rPr>
        <w:t>and</w:t>
      </w:r>
      <w:r w:rsidR="00FA655D">
        <w:rPr>
          <w:spacing w:val="-44"/>
          <w:w w:val="105"/>
        </w:rPr>
        <w:t xml:space="preserve"> </w:t>
      </w:r>
      <w:r w:rsidR="00FA655D">
        <w:rPr>
          <w:w w:val="105"/>
        </w:rPr>
        <w:t>at</w:t>
      </w:r>
      <w:r w:rsidR="00FA655D">
        <w:rPr>
          <w:spacing w:val="-44"/>
          <w:w w:val="105"/>
        </w:rPr>
        <w:t xml:space="preserve"> </w:t>
      </w:r>
      <w:r w:rsidR="00FA655D">
        <w:rPr>
          <w:w w:val="105"/>
        </w:rPr>
        <w:t>last,</w:t>
      </w:r>
      <w:r w:rsidR="00FA655D">
        <w:rPr>
          <w:spacing w:val="-42"/>
          <w:w w:val="105"/>
        </w:rPr>
        <w:t xml:space="preserve"> </w:t>
      </w:r>
      <w:r w:rsidR="00FA655D">
        <w:rPr>
          <w:spacing w:val="-4"/>
          <w:w w:val="105"/>
        </w:rPr>
        <w:t>we</w:t>
      </w:r>
      <w:r w:rsidR="00FA655D">
        <w:rPr>
          <w:spacing w:val="-44"/>
          <w:w w:val="105"/>
        </w:rPr>
        <w:t xml:space="preserve"> </w:t>
      </w:r>
      <w:r w:rsidR="00FA655D">
        <w:rPr>
          <w:w w:val="105"/>
        </w:rPr>
        <w:t>used</w:t>
      </w:r>
      <w:r w:rsidR="00FA655D">
        <w:rPr>
          <w:spacing w:val="-44"/>
          <w:w w:val="105"/>
        </w:rPr>
        <w:t xml:space="preserve"> </w:t>
      </w:r>
      <w:r w:rsidR="00FA655D">
        <w:rPr>
          <w:w w:val="105"/>
        </w:rPr>
        <w:t>normalized</w:t>
      </w:r>
      <w:r w:rsidR="00FA655D">
        <w:rPr>
          <w:spacing w:val="-44"/>
          <w:w w:val="105"/>
        </w:rPr>
        <w:t xml:space="preserve"> </w:t>
      </w:r>
      <w:r w:rsidR="00FA655D">
        <w:rPr>
          <w:w w:val="105"/>
        </w:rPr>
        <w:t>signal</w:t>
      </w:r>
      <w:r w:rsidR="00FA655D">
        <w:rPr>
          <w:spacing w:val="-44"/>
          <w:w w:val="105"/>
        </w:rPr>
        <w:t xml:space="preserve"> </w:t>
      </w:r>
      <w:r w:rsidR="00FA655D">
        <w:rPr>
          <w:w w:val="105"/>
        </w:rPr>
        <w:t>power,</w:t>
      </w:r>
      <w:r w:rsidR="00FA655D">
        <w:rPr>
          <w:spacing w:val="-42"/>
          <w:w w:val="105"/>
        </w:rPr>
        <w:t xml:space="preserve"> </w:t>
      </w:r>
      <w:r w:rsidR="00FA655D">
        <w:rPr>
          <w:w w:val="105"/>
        </w:rPr>
        <w:t>i.e.</w:t>
      </w:r>
      <w:r w:rsidR="00FA655D">
        <w:rPr>
          <w:spacing w:val="-31"/>
          <w:w w:val="105"/>
        </w:rPr>
        <w:t xml:space="preserve"> </w:t>
      </w:r>
      <w:r w:rsidR="00FA655D">
        <w:rPr>
          <w:rFonts w:ascii="Bookman Old Style" w:hAnsi="Bookman Old Style"/>
          <w:i/>
          <w:w w:val="105"/>
        </w:rPr>
        <w:t>E</w:t>
      </w:r>
      <w:r w:rsidR="00FA655D">
        <w:rPr>
          <w:rFonts w:ascii="Bookman Old Style" w:hAnsi="Bookman Old Style"/>
          <w:i/>
          <w:spacing w:val="-58"/>
          <w:w w:val="105"/>
        </w:rPr>
        <w:t xml:space="preserve"> </w:t>
      </w:r>
      <w:r w:rsidR="00FA655D">
        <w:rPr>
          <w:rFonts w:ascii="Arial" w:hAnsi="Arial"/>
          <w:i/>
          <w:spacing w:val="2"/>
          <w:w w:val="105"/>
        </w:rPr>
        <w:t>{</w:t>
      </w:r>
      <w:r w:rsidR="00FA655D">
        <w:rPr>
          <w:rFonts w:ascii="Bookman Old Style" w:hAnsi="Bookman Old Style"/>
          <w:i/>
          <w:spacing w:val="2"/>
          <w:w w:val="105"/>
        </w:rPr>
        <w:t>x</w:t>
      </w:r>
      <w:r w:rsidR="00FA655D">
        <w:rPr>
          <w:rFonts w:ascii="Tahoma" w:hAnsi="Tahoma"/>
          <w:spacing w:val="2"/>
          <w:w w:val="105"/>
          <w:position w:val="9"/>
          <w:sz w:val="16"/>
        </w:rPr>
        <w:t>2</w:t>
      </w:r>
      <w:r w:rsidR="00FA655D">
        <w:rPr>
          <w:rFonts w:ascii="Arial" w:hAnsi="Arial"/>
          <w:i/>
          <w:spacing w:val="2"/>
          <w:w w:val="105"/>
        </w:rPr>
        <w:t>}</w:t>
      </w:r>
      <w:r w:rsidR="00FA655D">
        <w:rPr>
          <w:rFonts w:ascii="Arial" w:hAnsi="Arial"/>
          <w:i/>
          <w:spacing w:val="-48"/>
          <w:w w:val="105"/>
        </w:rPr>
        <w:t xml:space="preserve"> </w:t>
      </w:r>
      <w:r w:rsidR="00FA655D">
        <w:rPr>
          <w:rFonts w:ascii="Arial Unicode MS" w:hAnsi="Arial Unicode MS"/>
          <w:w w:val="105"/>
        </w:rPr>
        <w:t>=</w:t>
      </w:r>
      <w:r w:rsidR="00FA655D">
        <w:rPr>
          <w:rFonts w:ascii="Arial Unicode MS" w:hAnsi="Arial Unicode MS"/>
          <w:spacing w:val="-48"/>
          <w:w w:val="105"/>
        </w:rPr>
        <w:t xml:space="preserve"> </w:t>
      </w:r>
      <w:r w:rsidR="00FA655D">
        <w:rPr>
          <w:rFonts w:ascii="Arial Unicode MS" w:hAnsi="Arial Unicode MS"/>
          <w:w w:val="105"/>
        </w:rPr>
        <w:t>1</w:t>
      </w:r>
      <w:r w:rsidR="00FA655D">
        <w:rPr>
          <w:w w:val="105"/>
        </w:rPr>
        <w:t>.</w:t>
      </w:r>
      <w:r w:rsidR="00FA655D">
        <w:rPr>
          <w:spacing w:val="-31"/>
          <w:w w:val="105"/>
        </w:rPr>
        <w:t xml:space="preserve"> </w:t>
      </w:r>
      <w:r w:rsidR="00FA655D">
        <w:rPr>
          <w:w w:val="105"/>
        </w:rPr>
        <w:t>Based</w:t>
      </w:r>
      <w:r w:rsidR="00FA655D">
        <w:rPr>
          <w:spacing w:val="-44"/>
          <w:w w:val="105"/>
        </w:rPr>
        <w:t xml:space="preserve"> </w:t>
      </w:r>
      <w:r w:rsidR="00FA655D">
        <w:rPr>
          <w:w w:val="105"/>
        </w:rPr>
        <w:t>on</w:t>
      </w:r>
      <w:r w:rsidR="00FA655D">
        <w:rPr>
          <w:spacing w:val="-44"/>
          <w:w w:val="105"/>
        </w:rPr>
        <w:t xml:space="preserve"> </w:t>
      </w:r>
      <w:r w:rsidR="00FA655D">
        <w:rPr>
          <w:w w:val="105"/>
        </w:rPr>
        <w:t>[81],</w:t>
      </w:r>
      <w:r w:rsidR="00FA655D">
        <w:rPr>
          <w:spacing w:val="-43"/>
          <w:w w:val="105"/>
        </w:rPr>
        <w:t xml:space="preserve"> </w:t>
      </w:r>
      <w:r w:rsidR="00FA655D">
        <w:rPr>
          <w:spacing w:val="-4"/>
          <w:w w:val="105"/>
        </w:rPr>
        <w:t xml:space="preserve">we </w:t>
      </w:r>
      <w:r w:rsidR="00FA655D">
        <w:t>assumed</w:t>
      </w:r>
      <w:r w:rsidR="00FA655D">
        <w:rPr>
          <w:spacing w:val="-33"/>
        </w:rPr>
        <w:t xml:space="preserve"> </w:t>
      </w:r>
      <w:r w:rsidR="00FA655D">
        <w:t>that</w:t>
      </w:r>
      <w:r w:rsidR="00FA655D">
        <w:rPr>
          <w:spacing w:val="-34"/>
        </w:rPr>
        <w:t xml:space="preserve"> </w:t>
      </w:r>
      <w:r w:rsidR="00FA655D">
        <w:t>the</w:t>
      </w:r>
      <w:r w:rsidR="00FA655D">
        <w:rPr>
          <w:spacing w:val="-34"/>
        </w:rPr>
        <w:t xml:space="preserve"> </w:t>
      </w:r>
      <w:r w:rsidR="00FA655D">
        <w:rPr>
          <w:spacing w:val="-3"/>
        </w:rPr>
        <w:t>equivalent</w:t>
      </w:r>
      <w:r w:rsidR="00FA655D">
        <w:rPr>
          <w:spacing w:val="-34"/>
        </w:rPr>
        <w:t xml:space="preserve"> </w:t>
      </w:r>
      <w:r w:rsidR="00FA655D">
        <w:t>channel</w:t>
      </w:r>
      <w:r w:rsidR="00FA655D">
        <w:rPr>
          <w:spacing w:val="-34"/>
        </w:rPr>
        <w:t xml:space="preserve"> </w:t>
      </w:r>
      <w:r w:rsidR="00FA655D">
        <w:t>coefficients</w:t>
      </w:r>
      <w:r w:rsidR="00FA655D">
        <w:rPr>
          <w:spacing w:val="-34"/>
        </w:rPr>
        <w:t xml:space="preserve"> </w:t>
      </w:r>
      <w:r w:rsidR="00FA655D">
        <w:rPr>
          <w:rFonts w:ascii="Bookman Old Style" w:hAnsi="Bookman Old Style"/>
          <w:i/>
        </w:rPr>
        <w:t>h</w:t>
      </w:r>
      <w:r w:rsidR="00FA655D">
        <w:rPr>
          <w:rFonts w:ascii="Bookman Old Style" w:hAnsi="Bookman Old Style"/>
          <w:i/>
          <w:spacing w:val="-46"/>
        </w:rPr>
        <w:t xml:space="preserve"> </w:t>
      </w:r>
      <w:del w:id="623" w:author="Raghda Wahdan" w:date="2017-11-19T00:13:00Z">
        <w:r w:rsidR="00FA655D" w:rsidDel="00400BA0">
          <w:delText>follow</w:delText>
        </w:r>
      </w:del>
      <w:ins w:id="624" w:author="Raghda Wahdan" w:date="2017-11-19T00:13:00Z">
        <w:r w:rsidR="00400BA0">
          <w:t>follows</w:t>
        </w:r>
      </w:ins>
      <w:r w:rsidR="00FA655D">
        <w:rPr>
          <w:spacing w:val="-34"/>
        </w:rPr>
        <w:t xml:space="preserve"> </w:t>
      </w:r>
      <w:r w:rsidR="00FA655D">
        <w:t>Rayleigh</w:t>
      </w:r>
      <w:r w:rsidR="00FA655D">
        <w:rPr>
          <w:spacing w:val="-33"/>
        </w:rPr>
        <w:t xml:space="preserve"> </w:t>
      </w:r>
      <w:r w:rsidR="00FA655D">
        <w:t>fading.</w:t>
      </w:r>
      <w:r w:rsidR="00FA655D">
        <w:rPr>
          <w:spacing w:val="-23"/>
        </w:rPr>
        <w:t xml:space="preserve"> </w:t>
      </w:r>
      <w:r w:rsidR="00FA655D">
        <w:t xml:space="preserve">The </w:t>
      </w:r>
      <w:r w:rsidR="00FA655D">
        <w:rPr>
          <w:w w:val="95"/>
        </w:rPr>
        <w:t xml:space="preserve">channel coefficients are independent zero mean circularly symmetric complex </w:t>
      </w:r>
      <w:r w:rsidR="00FA655D">
        <w:rPr>
          <w:w w:val="105"/>
        </w:rPr>
        <w:t>Gaussian</w:t>
      </w:r>
      <w:r w:rsidR="00FA655D">
        <w:rPr>
          <w:spacing w:val="-30"/>
          <w:w w:val="105"/>
        </w:rPr>
        <w:t xml:space="preserve"> </w:t>
      </w:r>
      <w:r w:rsidR="00FA655D">
        <w:rPr>
          <w:w w:val="105"/>
        </w:rPr>
        <w:t>random</w:t>
      </w:r>
      <w:r w:rsidR="00FA655D">
        <w:rPr>
          <w:spacing w:val="-30"/>
          <w:w w:val="105"/>
        </w:rPr>
        <w:t xml:space="preserve"> </w:t>
      </w:r>
      <w:r w:rsidR="00FA655D">
        <w:rPr>
          <w:spacing w:val="-3"/>
          <w:w w:val="105"/>
        </w:rPr>
        <w:t>variables</w:t>
      </w:r>
      <w:r w:rsidR="00FA655D">
        <w:rPr>
          <w:spacing w:val="-30"/>
          <w:w w:val="105"/>
        </w:rPr>
        <w:t xml:space="preserve"> </w:t>
      </w:r>
      <w:r w:rsidR="00FA655D">
        <w:rPr>
          <w:w w:val="105"/>
        </w:rPr>
        <w:t>with</w:t>
      </w:r>
      <w:r w:rsidR="00FA655D">
        <w:rPr>
          <w:spacing w:val="-30"/>
          <w:w w:val="105"/>
        </w:rPr>
        <w:t xml:space="preserve"> </w:t>
      </w:r>
      <w:r w:rsidR="00FA655D">
        <w:rPr>
          <w:w w:val="105"/>
        </w:rPr>
        <w:t>normalized</w:t>
      </w:r>
      <w:r w:rsidR="00FA655D">
        <w:rPr>
          <w:spacing w:val="-30"/>
          <w:w w:val="105"/>
        </w:rPr>
        <w:t xml:space="preserve"> </w:t>
      </w:r>
      <w:r w:rsidR="00FA655D">
        <w:rPr>
          <w:w w:val="105"/>
        </w:rPr>
        <w:t>energy</w:t>
      </w:r>
      <w:r w:rsidR="00FA655D">
        <w:rPr>
          <w:spacing w:val="-30"/>
          <w:w w:val="105"/>
        </w:rPr>
        <w:t xml:space="preserve"> </w:t>
      </w:r>
      <w:r w:rsidR="00FA655D">
        <w:rPr>
          <w:rFonts w:ascii="Bookman Old Style" w:hAnsi="Bookman Old Style"/>
          <w:i/>
          <w:w w:val="105"/>
        </w:rPr>
        <w:t>E</w:t>
      </w:r>
      <w:r w:rsidR="00FA655D">
        <w:rPr>
          <w:rFonts w:ascii="Bookman Old Style" w:hAnsi="Bookman Old Style"/>
          <w:i/>
          <w:spacing w:val="-1"/>
          <w:w w:val="105"/>
        </w:rPr>
        <w:t xml:space="preserve"> </w:t>
      </w:r>
      <w:r w:rsidR="00FA655D">
        <w:rPr>
          <w:rFonts w:ascii="Arial" w:hAnsi="Arial"/>
          <w:i/>
          <w:w w:val="105"/>
        </w:rPr>
        <w:t>|</w:t>
      </w:r>
      <w:r w:rsidR="00FA655D">
        <w:rPr>
          <w:rFonts w:ascii="Bookman Old Style" w:hAnsi="Bookman Old Style"/>
          <w:i/>
          <w:w w:val="105"/>
        </w:rPr>
        <w:t>h</w:t>
      </w:r>
      <w:r w:rsidR="00FA655D">
        <w:rPr>
          <w:rFonts w:ascii="Arial" w:hAnsi="Arial"/>
          <w:i/>
          <w:w w:val="105"/>
        </w:rPr>
        <w:t>|</w:t>
      </w:r>
      <w:r w:rsidR="00FA655D">
        <w:rPr>
          <w:rFonts w:ascii="Tahoma" w:hAnsi="Tahoma"/>
          <w:w w:val="105"/>
          <w:position w:val="12"/>
          <w:sz w:val="16"/>
        </w:rPr>
        <w:t>2</w:t>
      </w:r>
      <w:r w:rsidR="00FA655D">
        <w:rPr>
          <w:rFonts w:ascii="Tahoma" w:hAnsi="Tahoma"/>
          <w:spacing w:val="35"/>
          <w:w w:val="105"/>
          <w:position w:val="12"/>
          <w:sz w:val="16"/>
        </w:rPr>
        <w:t xml:space="preserve"> </w:t>
      </w:r>
      <w:r w:rsidR="00FA655D">
        <w:rPr>
          <w:rFonts w:ascii="Arial Unicode MS" w:hAnsi="Arial Unicode MS"/>
          <w:w w:val="105"/>
        </w:rPr>
        <w:t>=</w:t>
      </w:r>
      <w:r w:rsidR="00FA655D">
        <w:rPr>
          <w:rFonts w:ascii="Arial Unicode MS" w:hAnsi="Arial Unicode MS"/>
          <w:spacing w:val="-40"/>
          <w:w w:val="105"/>
        </w:rPr>
        <w:t xml:space="preserve"> </w:t>
      </w:r>
      <w:r w:rsidR="00FA655D">
        <w:rPr>
          <w:rFonts w:ascii="Arial Unicode MS" w:hAnsi="Arial Unicode MS"/>
          <w:w w:val="105"/>
        </w:rPr>
        <w:t>1</w:t>
      </w:r>
      <w:r w:rsidR="00FA655D">
        <w:rPr>
          <w:w w:val="105"/>
        </w:rPr>
        <w:t>,</w:t>
      </w:r>
      <w:r w:rsidR="00FA655D">
        <w:rPr>
          <w:spacing w:val="-29"/>
          <w:w w:val="105"/>
        </w:rPr>
        <w:t xml:space="preserve"> </w:t>
      </w:r>
      <w:r w:rsidR="00FA655D">
        <w:rPr>
          <w:w w:val="105"/>
        </w:rPr>
        <w:t>and</w:t>
      </w:r>
      <w:r w:rsidR="00FA655D">
        <w:rPr>
          <w:spacing w:val="-30"/>
          <w:w w:val="105"/>
        </w:rPr>
        <w:t xml:space="preserve"> </w:t>
      </w:r>
      <w:r w:rsidR="00FA655D">
        <w:rPr>
          <w:w w:val="105"/>
        </w:rPr>
        <w:t>all</w:t>
      </w:r>
      <w:r w:rsidR="00FA655D">
        <w:rPr>
          <w:spacing w:val="-30"/>
          <w:w w:val="105"/>
        </w:rPr>
        <w:t xml:space="preserve"> </w:t>
      </w:r>
      <w:r w:rsidR="00FA655D">
        <w:rPr>
          <w:w w:val="105"/>
        </w:rPr>
        <w:t xml:space="preserve">tags </w:t>
      </w:r>
      <w:r w:rsidR="00FA655D">
        <w:t>are</w:t>
      </w:r>
      <w:r w:rsidR="00FA655D">
        <w:rPr>
          <w:spacing w:val="-33"/>
        </w:rPr>
        <w:t xml:space="preserve"> </w:t>
      </w:r>
      <w:r w:rsidR="00FA655D">
        <w:t>statistically</w:t>
      </w:r>
      <w:r w:rsidR="00FA655D">
        <w:rPr>
          <w:spacing w:val="-33"/>
        </w:rPr>
        <w:t xml:space="preserve"> </w:t>
      </w:r>
      <w:r w:rsidR="00FA655D">
        <w:t>identical,</w:t>
      </w:r>
      <w:r w:rsidR="00FA655D">
        <w:rPr>
          <w:spacing w:val="-33"/>
        </w:rPr>
        <w:t xml:space="preserve"> </w:t>
      </w:r>
      <w:r w:rsidR="00FA655D">
        <w:t>which</w:t>
      </w:r>
      <w:r w:rsidR="00FA655D">
        <w:rPr>
          <w:spacing w:val="-34"/>
        </w:rPr>
        <w:t xml:space="preserve"> </w:t>
      </w:r>
      <w:r w:rsidR="00FA655D">
        <w:t>means</w:t>
      </w:r>
      <w:r w:rsidR="00FA655D">
        <w:rPr>
          <w:spacing w:val="-34"/>
        </w:rPr>
        <w:t xml:space="preserve"> </w:t>
      </w:r>
      <w:r w:rsidR="00FA655D">
        <w:t>all</w:t>
      </w:r>
      <w:r w:rsidR="00FA655D">
        <w:rPr>
          <w:spacing w:val="-33"/>
        </w:rPr>
        <w:t xml:space="preserve"> </w:t>
      </w:r>
      <w:r w:rsidR="00FA655D">
        <w:t>of</w:t>
      </w:r>
      <w:r w:rsidR="00FA655D">
        <w:rPr>
          <w:spacing w:val="-34"/>
        </w:rPr>
        <w:t xml:space="preserve"> </w:t>
      </w:r>
      <w:r w:rsidR="00FA655D">
        <w:t>them</w:t>
      </w:r>
      <w:r w:rsidR="00FA655D">
        <w:rPr>
          <w:spacing w:val="-33"/>
        </w:rPr>
        <w:t xml:space="preserve"> </w:t>
      </w:r>
      <w:r w:rsidR="00FA655D">
        <w:t>experience</w:t>
      </w:r>
      <w:r w:rsidR="00FA655D">
        <w:rPr>
          <w:spacing w:val="-34"/>
        </w:rPr>
        <w:t xml:space="preserve"> </w:t>
      </w:r>
      <w:r w:rsidR="00FA655D">
        <w:t>the</w:t>
      </w:r>
      <w:r w:rsidR="00FA655D">
        <w:rPr>
          <w:spacing w:val="-33"/>
        </w:rPr>
        <w:t xml:space="preserve"> </w:t>
      </w:r>
      <w:r w:rsidR="00FA655D">
        <w:t>same</w:t>
      </w:r>
      <w:r w:rsidR="00FA655D">
        <w:rPr>
          <w:spacing w:val="-34"/>
        </w:rPr>
        <w:t xml:space="preserve"> </w:t>
      </w:r>
      <w:r w:rsidR="00FA655D">
        <w:t xml:space="preserve">average </w:t>
      </w:r>
      <w:r w:rsidR="00FA655D">
        <w:rPr>
          <w:w w:val="105"/>
        </w:rPr>
        <w:t>path</w:t>
      </w:r>
      <w:r w:rsidR="00FA655D">
        <w:rPr>
          <w:spacing w:val="-18"/>
          <w:w w:val="105"/>
        </w:rPr>
        <w:t xml:space="preserve"> </w:t>
      </w:r>
      <w:r w:rsidR="00FA655D">
        <w:rPr>
          <w:w w:val="105"/>
        </w:rPr>
        <w:t>loss.</w:t>
      </w:r>
      <w:r w:rsidR="00FA655D">
        <w:rPr>
          <w:spacing w:val="-2"/>
          <w:w w:val="105"/>
        </w:rPr>
        <w:t xml:space="preserve"> </w:t>
      </w:r>
      <w:r w:rsidR="00FA655D">
        <w:rPr>
          <w:w w:val="105"/>
        </w:rPr>
        <w:t>Therefore,</w:t>
      </w:r>
      <w:r w:rsidR="00FA655D">
        <w:rPr>
          <w:spacing w:val="-17"/>
          <w:w w:val="105"/>
        </w:rPr>
        <w:t xml:space="preserve"> </w:t>
      </w:r>
      <w:r w:rsidR="00FA655D">
        <w:rPr>
          <w:w w:val="105"/>
        </w:rPr>
        <w:t>the</w:t>
      </w:r>
      <w:r w:rsidR="00FA655D">
        <w:rPr>
          <w:spacing w:val="-17"/>
          <w:w w:val="105"/>
        </w:rPr>
        <w:t xml:space="preserve"> </w:t>
      </w:r>
      <w:r w:rsidR="00FA655D">
        <w:rPr>
          <w:spacing w:val="-3"/>
          <w:w w:val="105"/>
        </w:rPr>
        <w:t>average</w:t>
      </w:r>
      <w:r w:rsidR="00FA655D">
        <w:rPr>
          <w:spacing w:val="-17"/>
          <w:w w:val="105"/>
        </w:rPr>
        <w:t xml:space="preserve"> </w:t>
      </w:r>
      <w:r w:rsidR="00FA655D">
        <w:rPr>
          <w:w w:val="105"/>
        </w:rPr>
        <w:t>SNR</w:t>
      </w:r>
      <w:r w:rsidR="00FA655D">
        <w:rPr>
          <w:spacing w:val="-18"/>
          <w:w w:val="105"/>
        </w:rPr>
        <w:t xml:space="preserve"> </w:t>
      </w:r>
      <w:r w:rsidR="00FA655D">
        <w:rPr>
          <w:w w:val="105"/>
        </w:rPr>
        <w:t>per</w:t>
      </w:r>
      <w:r w:rsidR="00FA655D">
        <w:rPr>
          <w:spacing w:val="-17"/>
          <w:w w:val="105"/>
        </w:rPr>
        <w:t xml:space="preserve"> </w:t>
      </w:r>
      <w:r w:rsidR="00FA655D">
        <w:rPr>
          <w:w w:val="105"/>
        </w:rPr>
        <w:t>frame</w:t>
      </w:r>
      <w:r w:rsidR="00FA655D">
        <w:rPr>
          <w:spacing w:val="-18"/>
          <w:w w:val="105"/>
        </w:rPr>
        <w:t xml:space="preserve"> </w:t>
      </w:r>
      <w:r w:rsidR="00FA655D">
        <w:rPr>
          <w:w w:val="105"/>
        </w:rPr>
        <w:t>is</w:t>
      </w:r>
      <w:r w:rsidR="00FA655D">
        <w:rPr>
          <w:spacing w:val="-17"/>
          <w:w w:val="105"/>
        </w:rPr>
        <w:t xml:space="preserve"> </w:t>
      </w:r>
      <w:r w:rsidR="00FA655D">
        <w:rPr>
          <w:rFonts w:ascii="Bookman Old Style" w:hAnsi="Bookman Old Style"/>
          <w:i/>
          <w:w w:val="105"/>
        </w:rPr>
        <w:t xml:space="preserve">E </w:t>
      </w:r>
      <w:r w:rsidR="00FA655D">
        <w:rPr>
          <w:rFonts w:ascii="Bookman Old Style" w:hAnsi="Bookman Old Style"/>
          <w:i/>
          <w:spacing w:val="2"/>
          <w:w w:val="105"/>
        </w:rPr>
        <w:t xml:space="preserve"> </w:t>
      </w:r>
      <w:r w:rsidR="00FA655D">
        <w:rPr>
          <w:rFonts w:ascii="Tahoma" w:hAnsi="Tahoma"/>
          <w:w w:val="105"/>
          <w:position w:val="9"/>
          <w:sz w:val="16"/>
          <w:u w:val="single"/>
        </w:rPr>
        <w:t xml:space="preserve">1 </w:t>
      </w:r>
      <w:r w:rsidR="00FA655D">
        <w:rPr>
          <w:rFonts w:ascii="Tahoma" w:hAnsi="Tahoma"/>
          <w:spacing w:val="16"/>
          <w:w w:val="105"/>
          <w:position w:val="9"/>
          <w:sz w:val="16"/>
          <w:u w:val="single"/>
        </w:rPr>
        <w:t xml:space="preserve"> </w:t>
      </w:r>
      <w:r w:rsidR="00FA655D">
        <w:rPr>
          <w:w w:val="105"/>
        </w:rPr>
        <w:t>.</w:t>
      </w:r>
    </w:p>
    <w:p w14:paraId="38A3131B" w14:textId="2DA39674" w:rsidR="00ED6B8B" w:rsidRDefault="00FA655D">
      <w:pPr>
        <w:pStyle w:val="BodyText"/>
        <w:spacing w:before="57" w:line="358" w:lineRule="exact"/>
        <w:ind w:left="479" w:right="1725" w:firstLine="351"/>
        <w:pPrChange w:id="625" w:author="Raghda Wahdan" w:date="2017-11-06T13:08:00Z">
          <w:pPr>
            <w:pStyle w:val="BodyText"/>
            <w:spacing w:before="57" w:line="358" w:lineRule="exact"/>
            <w:ind w:left="479" w:right="1725" w:firstLine="351"/>
            <w:jc w:val="both"/>
          </w:pPr>
        </w:pPrChange>
      </w:pPr>
      <w:r>
        <w:t xml:space="preserve">Figure 5.10 shows the </w:t>
      </w:r>
      <w:r>
        <w:rPr>
          <w:spacing w:val="-3"/>
        </w:rPr>
        <w:t xml:space="preserve">values </w:t>
      </w:r>
      <w:r>
        <w:t xml:space="preserve">of the collision </w:t>
      </w:r>
      <w:r>
        <w:rPr>
          <w:spacing w:val="-3"/>
        </w:rPr>
        <w:t xml:space="preserve">recovery </w:t>
      </w:r>
      <w:r>
        <w:t xml:space="preserve">coefficients versus the average SNR per frame using the strongest tag reply receiver. In these simulations, a sampling frequency of </w:t>
      </w:r>
      <w:r>
        <w:rPr>
          <w:rFonts w:ascii="Bookman Old Style"/>
          <w:i/>
        </w:rPr>
        <w:t>f</w:t>
      </w:r>
      <w:r>
        <w:rPr>
          <w:rFonts w:ascii="Arial"/>
          <w:i/>
          <w:position w:val="-3"/>
          <w:sz w:val="16"/>
        </w:rPr>
        <w:t xml:space="preserve">s </w:t>
      </w:r>
      <w:r>
        <w:rPr>
          <w:rFonts w:ascii="Arial Unicode MS"/>
        </w:rPr>
        <w:t xml:space="preserve">= 8 MHz </w:t>
      </w:r>
      <w:r>
        <w:t xml:space="preserve">is used, and the tags used FM0 as an encoding scheme. </w:t>
      </w:r>
      <w:r>
        <w:rPr>
          <w:spacing w:val="-3"/>
        </w:rPr>
        <w:t xml:space="preserve">Finally, </w:t>
      </w:r>
      <w:r>
        <w:t xml:space="preserve">to clarify the </w:t>
      </w:r>
      <w:del w:id="626" w:author="Raghda Wahdan" w:date="2017-11-19T00:15:00Z">
        <w:r w:rsidDel="00400BA0">
          <w:delText>worst case</w:delText>
        </w:r>
      </w:del>
      <w:ins w:id="627" w:author="Raghda Wahdan" w:date="2017-11-19T00:15:00Z">
        <w:r w:rsidR="00400BA0">
          <w:t>worst-case</w:t>
        </w:r>
      </w:ins>
      <w:r>
        <w:t xml:space="preserve"> effect of the collision</w:t>
      </w:r>
      <w:r>
        <w:rPr>
          <w:spacing w:val="-26"/>
        </w:rPr>
        <w:t xml:space="preserve"> </w:t>
      </w:r>
      <w:r>
        <w:rPr>
          <w:spacing w:val="-3"/>
        </w:rPr>
        <w:t>recovery</w:t>
      </w:r>
      <w:r>
        <w:rPr>
          <w:spacing w:val="-26"/>
        </w:rPr>
        <w:t xml:space="preserve"> </w:t>
      </w:r>
      <w:r>
        <w:t>coefficients,</w:t>
      </w:r>
      <w:r>
        <w:rPr>
          <w:spacing w:val="-25"/>
        </w:rPr>
        <w:t xml:space="preserve"> </w:t>
      </w:r>
      <w:r>
        <w:rPr>
          <w:spacing w:val="-4"/>
        </w:rPr>
        <w:t>we</w:t>
      </w:r>
      <w:r>
        <w:rPr>
          <w:spacing w:val="-26"/>
        </w:rPr>
        <w:t xml:space="preserve"> </w:t>
      </w:r>
      <w:r>
        <w:t>used</w:t>
      </w:r>
      <w:r>
        <w:rPr>
          <w:spacing w:val="-26"/>
        </w:rPr>
        <w:t xml:space="preserve"> </w:t>
      </w:r>
      <w:r>
        <w:t>the</w:t>
      </w:r>
      <w:r>
        <w:rPr>
          <w:spacing w:val="-26"/>
        </w:rPr>
        <w:t xml:space="preserve"> </w:t>
      </w:r>
      <w:r>
        <w:t>highest</w:t>
      </w:r>
      <w:r>
        <w:rPr>
          <w:spacing w:val="-26"/>
        </w:rPr>
        <w:t xml:space="preserve"> </w:t>
      </w:r>
      <w:r>
        <w:t>symbol</w:t>
      </w:r>
      <w:r>
        <w:rPr>
          <w:spacing w:val="-26"/>
        </w:rPr>
        <w:t xml:space="preserve"> </w:t>
      </w:r>
      <w:r>
        <w:t>rate</w:t>
      </w:r>
      <w:r>
        <w:rPr>
          <w:spacing w:val="-26"/>
        </w:rPr>
        <w:t xml:space="preserve"> </w:t>
      </w:r>
      <w:r>
        <w:t>BLF</w:t>
      </w:r>
      <w:r>
        <w:rPr>
          <w:spacing w:val="-28"/>
        </w:rPr>
        <w:t xml:space="preserve"> </w:t>
      </w:r>
      <w:r>
        <w:rPr>
          <w:rFonts w:ascii="Arial Unicode MS"/>
        </w:rPr>
        <w:t>=</w:t>
      </w:r>
      <w:r>
        <w:rPr>
          <w:rFonts w:ascii="Arial Unicode MS"/>
          <w:spacing w:val="-35"/>
        </w:rPr>
        <w:t xml:space="preserve"> </w:t>
      </w:r>
      <w:r>
        <w:rPr>
          <w:rFonts w:ascii="Arial Unicode MS"/>
        </w:rPr>
        <w:t>640</w:t>
      </w:r>
      <w:r>
        <w:rPr>
          <w:rFonts w:ascii="Arial Unicode MS"/>
          <w:spacing w:val="-48"/>
        </w:rPr>
        <w:t xml:space="preserve"> </w:t>
      </w:r>
      <w:r>
        <w:rPr>
          <w:rFonts w:ascii="Arial Unicode MS"/>
        </w:rPr>
        <w:t>kHz</w:t>
      </w:r>
      <w:r>
        <w:t>.</w:t>
      </w:r>
    </w:p>
    <w:p w14:paraId="6320CCA5" w14:textId="77777777" w:rsidR="00ED6B8B" w:rsidRDefault="00ED6B8B">
      <w:pPr>
        <w:spacing w:line="358" w:lineRule="exact"/>
        <w:sectPr w:rsidR="00ED6B8B">
          <w:pgSz w:w="11910" w:h="16840"/>
          <w:pgMar w:top="1920" w:right="0" w:bottom="280" w:left="1680" w:header="1603" w:footer="0" w:gutter="0"/>
          <w:cols w:space="720"/>
        </w:sectPr>
        <w:pPrChange w:id="628" w:author="Raghda Wahdan" w:date="2017-11-06T13:08:00Z">
          <w:pPr>
            <w:spacing w:line="358" w:lineRule="exact"/>
            <w:jc w:val="both"/>
          </w:pPr>
        </w:pPrChange>
      </w:pPr>
    </w:p>
    <w:p w14:paraId="7C57CDF9" w14:textId="77777777" w:rsidR="00ED6B8B" w:rsidRDefault="00ED6B8B" w:rsidP="00F672C4">
      <w:pPr>
        <w:pStyle w:val="BodyText"/>
        <w:spacing w:before="1"/>
        <w:rPr>
          <w:sz w:val="23"/>
        </w:rPr>
      </w:pPr>
    </w:p>
    <w:p w14:paraId="4F85C936" w14:textId="77777777" w:rsidR="00ED6B8B" w:rsidRDefault="00890932" w:rsidP="00F672C4">
      <w:pPr>
        <w:spacing w:before="66"/>
        <w:ind w:left="575"/>
        <w:rPr>
          <w:rFonts w:ascii="Calibri"/>
          <w:sz w:val="21"/>
        </w:rPr>
      </w:pPr>
      <w:r>
        <w:rPr>
          <w:noProof/>
          <w:lang w:val="en-GB" w:eastAsia="en-GB"/>
        </w:rPr>
        <mc:AlternateContent>
          <mc:Choice Requires="wpg">
            <w:drawing>
              <wp:anchor distT="0" distB="0" distL="114300" distR="114300" simplePos="0" relativeHeight="251517952" behindDoc="0" locked="0" layoutInCell="1" allowOverlap="1" wp14:anchorId="5AD7592B" wp14:editId="12849E11">
                <wp:simplePos x="0" y="0"/>
                <wp:positionH relativeFrom="page">
                  <wp:posOffset>1530985</wp:posOffset>
                </wp:positionH>
                <wp:positionV relativeFrom="paragraph">
                  <wp:posOffset>116205</wp:posOffset>
                </wp:positionV>
                <wp:extent cx="4391025" cy="2649220"/>
                <wp:effectExtent l="6985" t="3583305" r="2540" b="6350"/>
                <wp:wrapNone/>
                <wp:docPr id="586" name="Group 5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391025" cy="2649220"/>
                          <a:chOff x="2411" y="183"/>
                          <a:chExt cx="6915" cy="4172"/>
                        </a:xfrm>
                      </wpg:grpSpPr>
                      <wps:wsp>
                        <wps:cNvPr id="587" name="AutoShape 635"/>
                        <wps:cNvSpPr>
                          <a:spLocks/>
                        </wps:cNvSpPr>
                        <wps:spPr bwMode="auto">
                          <a:xfrm>
                            <a:off x="8622" y="190"/>
                            <a:ext cx="2" cy="2"/>
                          </a:xfrm>
                          <a:custGeom>
                            <a:avLst/>
                            <a:gdLst>
                              <a:gd name="T0" fmla="+- 0 8622 8622"/>
                              <a:gd name="T1" fmla="*/ T0 w 1"/>
                              <a:gd name="T2" fmla="+- 0 8622 8622"/>
                              <a:gd name="T3" fmla="*/ T2 w 1"/>
                              <a:gd name="T4" fmla="+- 0 8622 8622"/>
                              <a:gd name="T5" fmla="*/ T4 w 1"/>
                              <a:gd name="T6" fmla="+- 0 8622 8622"/>
                              <a:gd name="T7" fmla="*/ T6 w 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</a:cxnLst>
                            <a:rect l="0" t="0" r="r" b="b"/>
                            <a:pathLst>
                              <a:path w="1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27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8" name="Line 634"/>
                        <wps:cNvCnPr/>
                        <wps:spPr bwMode="auto">
                          <a:xfrm>
                            <a:off x="2422" y="189"/>
                            <a:ext cx="6892" cy="0"/>
                          </a:xfrm>
                          <a:prstGeom prst="line">
                            <a:avLst/>
                          </a:prstGeom>
                          <a:noFill/>
                          <a:ln w="273">
                            <a:solidFill>
                              <a:srgbClr val="000000"/>
                            </a:solidFill>
                            <a:prstDash val="lg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89" name="Line 633"/>
                        <wps:cNvCnPr/>
                        <wps:spPr bwMode="auto">
                          <a:xfrm>
                            <a:off x="2422" y="184"/>
                            <a:ext cx="6892" cy="0"/>
                          </a:xfrm>
                          <a:prstGeom prst="line">
                            <a:avLst/>
                          </a:prstGeom>
                          <a:noFill/>
                          <a:ln w="27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0" name="Line 632"/>
                        <wps:cNvCnPr/>
                        <wps:spPr bwMode="auto">
                          <a:xfrm>
                            <a:off x="2422" y="4343"/>
                            <a:ext cx="6892" cy="0"/>
                          </a:xfrm>
                          <a:prstGeom prst="line">
                            <a:avLst/>
                          </a:prstGeom>
                          <a:noFill/>
                          <a:ln w="273">
                            <a:solidFill>
                              <a:srgbClr val="000000"/>
                            </a:solidFill>
                            <a:prstDash val="lg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1" name="AutoShape 631"/>
                        <wps:cNvSpPr>
                          <a:spLocks/>
                        </wps:cNvSpPr>
                        <wps:spPr bwMode="auto">
                          <a:xfrm>
                            <a:off x="21043" y="-5440"/>
                            <a:ext cx="261289" cy="2"/>
                          </a:xfrm>
                          <a:custGeom>
                            <a:avLst/>
                            <a:gdLst>
                              <a:gd name="T0" fmla="+- 0 2422 21043"/>
                              <a:gd name="T1" fmla="*/ T0 w 261289"/>
                              <a:gd name="T2" fmla="+- 0 9314 21043"/>
                              <a:gd name="T3" fmla="*/ T2 w 261289"/>
                              <a:gd name="T4" fmla="+- 0 2422 21043"/>
                              <a:gd name="T5" fmla="*/ T4 w 261289"/>
                              <a:gd name="T6" fmla="+- 0 9314 21043"/>
                              <a:gd name="T7" fmla="*/ T6 w 261289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</a:cxnLst>
                            <a:rect l="0" t="0" r="r" b="b"/>
                            <a:pathLst>
                              <a:path w="261289">
                                <a:moveTo>
                                  <a:pt x="-18621" y="9783"/>
                                </a:moveTo>
                                <a:lnTo>
                                  <a:pt x="-11729" y="9783"/>
                                </a:lnTo>
                                <a:moveTo>
                                  <a:pt x="-18621" y="9783"/>
                                </a:moveTo>
                                <a:lnTo>
                                  <a:pt x="-11729" y="9783"/>
                                </a:lnTo>
                              </a:path>
                            </a:pathLst>
                          </a:custGeom>
                          <a:noFill/>
                          <a:ln w="27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2" name="AutoShape 630"/>
                        <wps:cNvSpPr>
                          <a:spLocks/>
                        </wps:cNvSpPr>
                        <wps:spPr bwMode="auto">
                          <a:xfrm>
                            <a:off x="21043" y="-147266"/>
                            <a:ext cx="261289" cy="125951"/>
                          </a:xfrm>
                          <a:custGeom>
                            <a:avLst/>
                            <a:gdLst>
                              <a:gd name="T0" fmla="+- 0 2422 21043"/>
                              <a:gd name="T1" fmla="*/ T0 w 261289"/>
                              <a:gd name="T2" fmla="+- 0 3925 -147266"/>
                              <a:gd name="T3" fmla="*/ 3925 h 125951"/>
                              <a:gd name="T4" fmla="+- 0 9314 21043"/>
                              <a:gd name="T5" fmla="*/ T4 w 261289"/>
                              <a:gd name="T6" fmla="+- 0 3925 -147266"/>
                              <a:gd name="T7" fmla="*/ 3925 h 125951"/>
                              <a:gd name="T8" fmla="+- 0 2422 21043"/>
                              <a:gd name="T9" fmla="*/ T8 w 261289"/>
                              <a:gd name="T10" fmla="+- 0 3511 -147266"/>
                              <a:gd name="T11" fmla="*/ 3511 h 125951"/>
                              <a:gd name="T12" fmla="+- 0 9314 21043"/>
                              <a:gd name="T13" fmla="*/ T12 w 261289"/>
                              <a:gd name="T14" fmla="+- 0 3511 -147266"/>
                              <a:gd name="T15" fmla="*/ 3511 h 125951"/>
                              <a:gd name="T16" fmla="+- 0 2422 21043"/>
                              <a:gd name="T17" fmla="*/ T16 w 261289"/>
                              <a:gd name="T18" fmla="+- 0 3097 -147266"/>
                              <a:gd name="T19" fmla="*/ 3097 h 125951"/>
                              <a:gd name="T20" fmla="+- 0 9314 21043"/>
                              <a:gd name="T21" fmla="*/ T20 w 261289"/>
                              <a:gd name="T22" fmla="+- 0 3097 -147266"/>
                              <a:gd name="T23" fmla="*/ 3097 h 125951"/>
                              <a:gd name="T24" fmla="+- 0 2422 21043"/>
                              <a:gd name="T25" fmla="*/ T24 w 261289"/>
                              <a:gd name="T26" fmla="+- 0 2678 -147266"/>
                              <a:gd name="T27" fmla="*/ 2678 h 125951"/>
                              <a:gd name="T28" fmla="+- 0 9314 21043"/>
                              <a:gd name="T29" fmla="*/ T28 w 261289"/>
                              <a:gd name="T30" fmla="+- 0 2678 -147266"/>
                              <a:gd name="T31" fmla="*/ 2678 h 125951"/>
                              <a:gd name="T32" fmla="+- 0 2422 21043"/>
                              <a:gd name="T33" fmla="*/ T32 w 261289"/>
                              <a:gd name="T34" fmla="+- 0 2264 -147266"/>
                              <a:gd name="T35" fmla="*/ 2264 h 125951"/>
                              <a:gd name="T36" fmla="+- 0 9314 21043"/>
                              <a:gd name="T37" fmla="*/ T36 w 261289"/>
                              <a:gd name="T38" fmla="+- 0 2264 -147266"/>
                              <a:gd name="T39" fmla="*/ 2264 h 125951"/>
                              <a:gd name="T40" fmla="+- 0 2422 21043"/>
                              <a:gd name="T41" fmla="*/ T40 w 261289"/>
                              <a:gd name="T42" fmla="+- 0 1850 -147266"/>
                              <a:gd name="T43" fmla="*/ 1850 h 125951"/>
                              <a:gd name="T44" fmla="+- 0 9314 21043"/>
                              <a:gd name="T45" fmla="*/ T44 w 261289"/>
                              <a:gd name="T46" fmla="+- 0 1850 -147266"/>
                              <a:gd name="T47" fmla="*/ 1850 h 125951"/>
                              <a:gd name="T48" fmla="+- 0 2422 21043"/>
                              <a:gd name="T49" fmla="*/ T48 w 261289"/>
                              <a:gd name="T50" fmla="+- 0 1431 -147266"/>
                              <a:gd name="T51" fmla="*/ 1431 h 125951"/>
                              <a:gd name="T52" fmla="+- 0 9314 21043"/>
                              <a:gd name="T53" fmla="*/ T52 w 261289"/>
                              <a:gd name="T54" fmla="+- 0 1431 -147266"/>
                              <a:gd name="T55" fmla="*/ 1431 h 125951"/>
                              <a:gd name="T56" fmla="+- 0 2422 21043"/>
                              <a:gd name="T57" fmla="*/ T56 w 261289"/>
                              <a:gd name="T58" fmla="+- 0 1017 -147266"/>
                              <a:gd name="T59" fmla="*/ 1017 h 125951"/>
                              <a:gd name="T60" fmla="+- 0 9314 21043"/>
                              <a:gd name="T61" fmla="*/ T60 w 261289"/>
                              <a:gd name="T62" fmla="+- 0 1017 -147266"/>
                              <a:gd name="T63" fmla="*/ 1017 h 125951"/>
                              <a:gd name="T64" fmla="+- 0 2422 21043"/>
                              <a:gd name="T65" fmla="*/ T64 w 261289"/>
                              <a:gd name="T66" fmla="+- 0 603 -147266"/>
                              <a:gd name="T67" fmla="*/ 603 h 125951"/>
                              <a:gd name="T68" fmla="+- 0 7935 21043"/>
                              <a:gd name="T69" fmla="*/ T68 w 261289"/>
                              <a:gd name="T70" fmla="+- 0 603 -147266"/>
                              <a:gd name="T71" fmla="*/ 603 h 12595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261289" h="125951">
                                <a:moveTo>
                                  <a:pt x="-18621" y="151191"/>
                                </a:moveTo>
                                <a:lnTo>
                                  <a:pt x="-11729" y="151191"/>
                                </a:lnTo>
                                <a:moveTo>
                                  <a:pt x="-18621" y="150777"/>
                                </a:moveTo>
                                <a:lnTo>
                                  <a:pt x="-11729" y="150777"/>
                                </a:lnTo>
                                <a:moveTo>
                                  <a:pt x="-18621" y="150363"/>
                                </a:moveTo>
                                <a:lnTo>
                                  <a:pt x="-11729" y="150363"/>
                                </a:lnTo>
                                <a:moveTo>
                                  <a:pt x="-18621" y="149944"/>
                                </a:moveTo>
                                <a:lnTo>
                                  <a:pt x="-11729" y="149944"/>
                                </a:lnTo>
                                <a:moveTo>
                                  <a:pt x="-18621" y="149530"/>
                                </a:moveTo>
                                <a:lnTo>
                                  <a:pt x="-11729" y="149530"/>
                                </a:lnTo>
                                <a:moveTo>
                                  <a:pt x="-18621" y="149116"/>
                                </a:moveTo>
                                <a:lnTo>
                                  <a:pt x="-11729" y="149116"/>
                                </a:lnTo>
                                <a:moveTo>
                                  <a:pt x="-18621" y="148697"/>
                                </a:moveTo>
                                <a:lnTo>
                                  <a:pt x="-11729" y="148697"/>
                                </a:lnTo>
                                <a:moveTo>
                                  <a:pt x="-18621" y="148283"/>
                                </a:moveTo>
                                <a:lnTo>
                                  <a:pt x="-11729" y="148283"/>
                                </a:lnTo>
                                <a:moveTo>
                                  <a:pt x="-18621" y="147869"/>
                                </a:moveTo>
                                <a:lnTo>
                                  <a:pt x="-13108" y="147869"/>
                                </a:lnTo>
                              </a:path>
                            </a:pathLst>
                          </a:custGeom>
                          <a:noFill/>
                          <a:ln w="273">
                            <a:solidFill>
                              <a:srgbClr val="000000"/>
                            </a:solidFill>
                            <a:prstDash val="lg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3" name="Line 629"/>
                        <wps:cNvCnPr/>
                        <wps:spPr bwMode="auto">
                          <a:xfrm>
                            <a:off x="2423" y="184"/>
                            <a:ext cx="0" cy="4159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4" name="Line 628"/>
                        <wps:cNvCnPr/>
                        <wps:spPr bwMode="auto">
                          <a:xfrm>
                            <a:off x="3110" y="189"/>
                            <a:ext cx="0" cy="4154"/>
                          </a:xfrm>
                          <a:prstGeom prst="line">
                            <a:avLst/>
                          </a:prstGeom>
                          <a:noFill/>
                          <a:ln w="409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5" name="Line 627"/>
                        <wps:cNvCnPr/>
                        <wps:spPr bwMode="auto">
                          <a:xfrm>
                            <a:off x="3797" y="189"/>
                            <a:ext cx="0" cy="4154"/>
                          </a:xfrm>
                          <a:prstGeom prst="line">
                            <a:avLst/>
                          </a:prstGeom>
                          <a:noFill/>
                          <a:ln w="41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6" name="Line 626"/>
                        <wps:cNvCnPr/>
                        <wps:spPr bwMode="auto">
                          <a:xfrm>
                            <a:off x="4489" y="189"/>
                            <a:ext cx="0" cy="4154"/>
                          </a:xfrm>
                          <a:prstGeom prst="line">
                            <a:avLst/>
                          </a:prstGeom>
                          <a:noFill/>
                          <a:ln w="409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7" name="Line 625"/>
                        <wps:cNvCnPr/>
                        <wps:spPr bwMode="auto">
                          <a:xfrm>
                            <a:off x="5176" y="189"/>
                            <a:ext cx="0" cy="4154"/>
                          </a:xfrm>
                          <a:prstGeom prst="line">
                            <a:avLst/>
                          </a:prstGeom>
                          <a:noFill/>
                          <a:ln w="41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8" name="Line 624"/>
                        <wps:cNvCnPr/>
                        <wps:spPr bwMode="auto">
                          <a:xfrm>
                            <a:off x="5868" y="189"/>
                            <a:ext cx="0" cy="4154"/>
                          </a:xfrm>
                          <a:prstGeom prst="line">
                            <a:avLst/>
                          </a:prstGeom>
                          <a:noFill/>
                          <a:ln w="681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9" name="Line 623"/>
                        <wps:cNvCnPr/>
                        <wps:spPr bwMode="auto">
                          <a:xfrm>
                            <a:off x="6556" y="189"/>
                            <a:ext cx="0" cy="4154"/>
                          </a:xfrm>
                          <a:prstGeom prst="line">
                            <a:avLst/>
                          </a:prstGeom>
                          <a:noFill/>
                          <a:ln w="41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00" name="Line 622"/>
                        <wps:cNvCnPr/>
                        <wps:spPr bwMode="auto">
                          <a:xfrm>
                            <a:off x="7243" y="189"/>
                            <a:ext cx="0" cy="4154"/>
                          </a:xfrm>
                          <a:prstGeom prst="line">
                            <a:avLst/>
                          </a:prstGeom>
                          <a:noFill/>
                          <a:ln w="71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01" name="Line 621"/>
                        <wps:cNvCnPr/>
                        <wps:spPr bwMode="auto">
                          <a:xfrm>
                            <a:off x="7935" y="184"/>
                            <a:ext cx="0" cy="4159"/>
                          </a:xfrm>
                          <a:prstGeom prst="line">
                            <a:avLst/>
                          </a:prstGeom>
                          <a:noFill/>
                          <a:ln w="41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02" name="Line 620"/>
                        <wps:cNvCnPr/>
                        <wps:spPr bwMode="auto">
                          <a:xfrm>
                            <a:off x="8622" y="1026"/>
                            <a:ext cx="0" cy="3317"/>
                          </a:xfrm>
                          <a:prstGeom prst="line">
                            <a:avLst/>
                          </a:prstGeom>
                          <a:noFill/>
                          <a:ln w="27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03" name="Line 619"/>
                        <wps:cNvCnPr/>
                        <wps:spPr bwMode="auto">
                          <a:xfrm>
                            <a:off x="9300" y="603"/>
                            <a:ext cx="14" cy="0"/>
                          </a:xfrm>
                          <a:prstGeom prst="line">
                            <a:avLst/>
                          </a:prstGeom>
                          <a:noFill/>
                          <a:ln w="273">
                            <a:solidFill>
                              <a:srgbClr val="000000"/>
                            </a:solidFill>
                            <a:prstDash val="lg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04" name="Line 618"/>
                        <wps:cNvCnPr/>
                        <wps:spPr bwMode="auto">
                          <a:xfrm>
                            <a:off x="9314" y="184"/>
                            <a:ext cx="0" cy="4160"/>
                          </a:xfrm>
                          <a:prstGeom prst="line">
                            <a:avLst/>
                          </a:prstGeom>
                          <a:noFill/>
                          <a:ln w="411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05" name="Line 617"/>
                        <wps:cNvCnPr/>
                        <wps:spPr bwMode="auto">
                          <a:xfrm>
                            <a:off x="2422" y="4343"/>
                            <a:ext cx="69" cy="0"/>
                          </a:xfrm>
                          <a:prstGeom prst="line">
                            <a:avLst/>
                          </a:prstGeom>
                          <a:noFill/>
                          <a:ln w="27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06" name="Line 616"/>
                        <wps:cNvCnPr/>
                        <wps:spPr bwMode="auto">
                          <a:xfrm>
                            <a:off x="2491" y="4344"/>
                            <a:ext cx="1" cy="0"/>
                          </a:xfrm>
                          <a:prstGeom prst="line">
                            <a:avLst/>
                          </a:prstGeom>
                          <a:noFill/>
                          <a:ln w="27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07" name="Line 615"/>
                        <wps:cNvCnPr/>
                        <wps:spPr bwMode="auto">
                          <a:xfrm>
                            <a:off x="9314" y="4343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27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08" name="Line 614"/>
                        <wps:cNvCnPr/>
                        <wps:spPr bwMode="auto">
                          <a:xfrm>
                            <a:off x="9241" y="4344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27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09" name="Line 613"/>
                        <wps:cNvCnPr/>
                        <wps:spPr bwMode="auto">
                          <a:xfrm>
                            <a:off x="2422" y="3925"/>
                            <a:ext cx="69" cy="0"/>
                          </a:xfrm>
                          <a:prstGeom prst="line">
                            <a:avLst/>
                          </a:prstGeom>
                          <a:noFill/>
                          <a:ln w="27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10" name="Line 612"/>
                        <wps:cNvCnPr/>
                        <wps:spPr bwMode="auto">
                          <a:xfrm>
                            <a:off x="2491" y="3925"/>
                            <a:ext cx="1" cy="0"/>
                          </a:xfrm>
                          <a:prstGeom prst="line">
                            <a:avLst/>
                          </a:prstGeom>
                          <a:noFill/>
                          <a:ln w="27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11" name="Line 611"/>
                        <wps:cNvCnPr/>
                        <wps:spPr bwMode="auto">
                          <a:xfrm>
                            <a:off x="9314" y="3925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27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12" name="Line 610"/>
                        <wps:cNvCnPr/>
                        <wps:spPr bwMode="auto">
                          <a:xfrm>
                            <a:off x="9241" y="3925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27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13" name="Line 609"/>
                        <wps:cNvCnPr/>
                        <wps:spPr bwMode="auto">
                          <a:xfrm>
                            <a:off x="2422" y="3511"/>
                            <a:ext cx="69" cy="0"/>
                          </a:xfrm>
                          <a:prstGeom prst="line">
                            <a:avLst/>
                          </a:prstGeom>
                          <a:noFill/>
                          <a:ln w="27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14" name="Line 608"/>
                        <wps:cNvCnPr/>
                        <wps:spPr bwMode="auto">
                          <a:xfrm>
                            <a:off x="2491" y="3511"/>
                            <a:ext cx="1" cy="0"/>
                          </a:xfrm>
                          <a:prstGeom prst="line">
                            <a:avLst/>
                          </a:prstGeom>
                          <a:noFill/>
                          <a:ln w="27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15" name="Line 607"/>
                        <wps:cNvCnPr/>
                        <wps:spPr bwMode="auto">
                          <a:xfrm>
                            <a:off x="9314" y="3511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27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16" name="Line 606"/>
                        <wps:cNvCnPr/>
                        <wps:spPr bwMode="auto">
                          <a:xfrm>
                            <a:off x="9241" y="3511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27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17" name="Line 605"/>
                        <wps:cNvCnPr/>
                        <wps:spPr bwMode="auto">
                          <a:xfrm>
                            <a:off x="2422" y="3097"/>
                            <a:ext cx="69" cy="0"/>
                          </a:xfrm>
                          <a:prstGeom prst="line">
                            <a:avLst/>
                          </a:prstGeom>
                          <a:noFill/>
                          <a:ln w="27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18" name="Line 604"/>
                        <wps:cNvCnPr/>
                        <wps:spPr bwMode="auto">
                          <a:xfrm>
                            <a:off x="2491" y="3097"/>
                            <a:ext cx="1" cy="0"/>
                          </a:xfrm>
                          <a:prstGeom prst="line">
                            <a:avLst/>
                          </a:prstGeom>
                          <a:noFill/>
                          <a:ln w="27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19" name="Line 603"/>
                        <wps:cNvCnPr/>
                        <wps:spPr bwMode="auto">
                          <a:xfrm>
                            <a:off x="9314" y="3097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27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20" name="Line 602"/>
                        <wps:cNvCnPr/>
                        <wps:spPr bwMode="auto">
                          <a:xfrm>
                            <a:off x="9241" y="3097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27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21" name="Line 601"/>
                        <wps:cNvCnPr/>
                        <wps:spPr bwMode="auto">
                          <a:xfrm>
                            <a:off x="2422" y="2678"/>
                            <a:ext cx="69" cy="0"/>
                          </a:xfrm>
                          <a:prstGeom prst="line">
                            <a:avLst/>
                          </a:prstGeom>
                          <a:noFill/>
                          <a:ln w="27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22" name="Line 600"/>
                        <wps:cNvCnPr/>
                        <wps:spPr bwMode="auto">
                          <a:xfrm>
                            <a:off x="2491" y="2678"/>
                            <a:ext cx="1" cy="0"/>
                          </a:xfrm>
                          <a:prstGeom prst="line">
                            <a:avLst/>
                          </a:prstGeom>
                          <a:noFill/>
                          <a:ln w="27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23" name="Line 599"/>
                        <wps:cNvCnPr/>
                        <wps:spPr bwMode="auto">
                          <a:xfrm>
                            <a:off x="9314" y="2678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27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24" name="Line 598"/>
                        <wps:cNvCnPr/>
                        <wps:spPr bwMode="auto">
                          <a:xfrm>
                            <a:off x="9241" y="2678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27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25" name="Line 597"/>
                        <wps:cNvCnPr/>
                        <wps:spPr bwMode="auto">
                          <a:xfrm>
                            <a:off x="2422" y="2264"/>
                            <a:ext cx="69" cy="0"/>
                          </a:xfrm>
                          <a:prstGeom prst="line">
                            <a:avLst/>
                          </a:prstGeom>
                          <a:noFill/>
                          <a:ln w="27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26" name="Line 596"/>
                        <wps:cNvCnPr/>
                        <wps:spPr bwMode="auto">
                          <a:xfrm>
                            <a:off x="2491" y="2264"/>
                            <a:ext cx="1" cy="0"/>
                          </a:xfrm>
                          <a:prstGeom prst="line">
                            <a:avLst/>
                          </a:prstGeom>
                          <a:noFill/>
                          <a:ln w="27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27" name="Line 595"/>
                        <wps:cNvCnPr/>
                        <wps:spPr bwMode="auto">
                          <a:xfrm>
                            <a:off x="9314" y="2264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27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28" name="Line 594"/>
                        <wps:cNvCnPr/>
                        <wps:spPr bwMode="auto">
                          <a:xfrm>
                            <a:off x="9241" y="2264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27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29" name="Line 593"/>
                        <wps:cNvCnPr/>
                        <wps:spPr bwMode="auto">
                          <a:xfrm>
                            <a:off x="2422" y="1850"/>
                            <a:ext cx="69" cy="0"/>
                          </a:xfrm>
                          <a:prstGeom prst="line">
                            <a:avLst/>
                          </a:prstGeom>
                          <a:noFill/>
                          <a:ln w="27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30" name="Line 592"/>
                        <wps:cNvCnPr/>
                        <wps:spPr bwMode="auto">
                          <a:xfrm>
                            <a:off x="2491" y="1850"/>
                            <a:ext cx="1" cy="0"/>
                          </a:xfrm>
                          <a:prstGeom prst="line">
                            <a:avLst/>
                          </a:prstGeom>
                          <a:noFill/>
                          <a:ln w="27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31" name="Line 591"/>
                        <wps:cNvCnPr/>
                        <wps:spPr bwMode="auto">
                          <a:xfrm>
                            <a:off x="9314" y="1850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27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32" name="Line 590"/>
                        <wps:cNvCnPr/>
                        <wps:spPr bwMode="auto">
                          <a:xfrm>
                            <a:off x="9241" y="1850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27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33" name="Line 589"/>
                        <wps:cNvCnPr/>
                        <wps:spPr bwMode="auto">
                          <a:xfrm>
                            <a:off x="2422" y="1431"/>
                            <a:ext cx="69" cy="0"/>
                          </a:xfrm>
                          <a:prstGeom prst="line">
                            <a:avLst/>
                          </a:prstGeom>
                          <a:noFill/>
                          <a:ln w="27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34" name="Line 588"/>
                        <wps:cNvCnPr/>
                        <wps:spPr bwMode="auto">
                          <a:xfrm>
                            <a:off x="2491" y="1432"/>
                            <a:ext cx="1" cy="0"/>
                          </a:xfrm>
                          <a:prstGeom prst="line">
                            <a:avLst/>
                          </a:prstGeom>
                          <a:noFill/>
                          <a:ln w="27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35" name="Line 587"/>
                        <wps:cNvCnPr/>
                        <wps:spPr bwMode="auto">
                          <a:xfrm>
                            <a:off x="9314" y="1431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27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36" name="Line 586"/>
                        <wps:cNvCnPr/>
                        <wps:spPr bwMode="auto">
                          <a:xfrm>
                            <a:off x="9241" y="1432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27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37" name="Line 585"/>
                        <wps:cNvCnPr/>
                        <wps:spPr bwMode="auto">
                          <a:xfrm>
                            <a:off x="2422" y="1017"/>
                            <a:ext cx="69" cy="0"/>
                          </a:xfrm>
                          <a:prstGeom prst="line">
                            <a:avLst/>
                          </a:prstGeom>
                          <a:noFill/>
                          <a:ln w="27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38" name="Line 584"/>
                        <wps:cNvCnPr/>
                        <wps:spPr bwMode="auto">
                          <a:xfrm>
                            <a:off x="2491" y="1018"/>
                            <a:ext cx="1" cy="0"/>
                          </a:xfrm>
                          <a:prstGeom prst="line">
                            <a:avLst/>
                          </a:prstGeom>
                          <a:noFill/>
                          <a:ln w="27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39" name="Line 583"/>
                        <wps:cNvCnPr/>
                        <wps:spPr bwMode="auto">
                          <a:xfrm>
                            <a:off x="9314" y="1017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27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40" name="Line 582"/>
                        <wps:cNvCnPr/>
                        <wps:spPr bwMode="auto">
                          <a:xfrm>
                            <a:off x="9241" y="1018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27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41" name="Line 581"/>
                        <wps:cNvCnPr/>
                        <wps:spPr bwMode="auto">
                          <a:xfrm>
                            <a:off x="2422" y="603"/>
                            <a:ext cx="69" cy="0"/>
                          </a:xfrm>
                          <a:prstGeom prst="line">
                            <a:avLst/>
                          </a:prstGeom>
                          <a:noFill/>
                          <a:ln w="27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42" name="Line 580"/>
                        <wps:cNvCnPr/>
                        <wps:spPr bwMode="auto">
                          <a:xfrm>
                            <a:off x="2491" y="604"/>
                            <a:ext cx="1" cy="0"/>
                          </a:xfrm>
                          <a:prstGeom prst="line">
                            <a:avLst/>
                          </a:prstGeom>
                          <a:noFill/>
                          <a:ln w="27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43" name="AutoShape 579"/>
                        <wps:cNvSpPr>
                          <a:spLocks/>
                        </wps:cNvSpPr>
                        <wps:spPr bwMode="auto">
                          <a:xfrm>
                            <a:off x="21043" y="-162963"/>
                            <a:ext cx="261289" cy="15697"/>
                          </a:xfrm>
                          <a:custGeom>
                            <a:avLst/>
                            <a:gdLst>
                              <a:gd name="T0" fmla="+- 0 9300 21043"/>
                              <a:gd name="T1" fmla="*/ T0 w 261289"/>
                              <a:gd name="T2" fmla="+- 0 603 -162963"/>
                              <a:gd name="T3" fmla="*/ 603 h 15697"/>
                              <a:gd name="T4" fmla="+- 0 9314 21043"/>
                              <a:gd name="T5" fmla="*/ T4 w 261289"/>
                              <a:gd name="T6" fmla="+- 0 603 -162963"/>
                              <a:gd name="T7" fmla="*/ 603 h 15697"/>
                              <a:gd name="T8" fmla="+- 0 2422 21043"/>
                              <a:gd name="T9" fmla="*/ T8 w 261289"/>
                              <a:gd name="T10" fmla="+- 0 189 -162963"/>
                              <a:gd name="T11" fmla="*/ 189 h 15697"/>
                              <a:gd name="T12" fmla="+- 0 2491 21043"/>
                              <a:gd name="T13" fmla="*/ T12 w 261289"/>
                              <a:gd name="T14" fmla="+- 0 189 -162963"/>
                              <a:gd name="T15" fmla="*/ 189 h 1569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61289" h="15697">
                                <a:moveTo>
                                  <a:pt x="-11743" y="163566"/>
                                </a:moveTo>
                                <a:lnTo>
                                  <a:pt x="-11729" y="163566"/>
                                </a:lnTo>
                                <a:moveTo>
                                  <a:pt x="-18621" y="163152"/>
                                </a:moveTo>
                                <a:lnTo>
                                  <a:pt x="-18552" y="163152"/>
                                </a:lnTo>
                              </a:path>
                            </a:pathLst>
                          </a:custGeom>
                          <a:noFill/>
                          <a:ln w="27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4" name="Line 578"/>
                        <wps:cNvCnPr/>
                        <wps:spPr bwMode="auto">
                          <a:xfrm>
                            <a:off x="2491" y="190"/>
                            <a:ext cx="1" cy="0"/>
                          </a:xfrm>
                          <a:prstGeom prst="line">
                            <a:avLst/>
                          </a:prstGeom>
                          <a:noFill/>
                          <a:ln w="27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45" name="Line 577"/>
                        <wps:cNvCnPr/>
                        <wps:spPr bwMode="auto">
                          <a:xfrm>
                            <a:off x="9314" y="189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27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46" name="Line 576"/>
                        <wps:cNvCnPr/>
                        <wps:spPr bwMode="auto">
                          <a:xfrm>
                            <a:off x="9241" y="190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27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47" name="AutoShape 575"/>
                        <wps:cNvSpPr>
                          <a:spLocks/>
                        </wps:cNvSpPr>
                        <wps:spPr bwMode="auto">
                          <a:xfrm>
                            <a:off x="21043" y="-163143"/>
                            <a:ext cx="261289" cy="157703"/>
                          </a:xfrm>
                          <a:custGeom>
                            <a:avLst/>
                            <a:gdLst>
                              <a:gd name="T0" fmla="+- 0 2422 21043"/>
                              <a:gd name="T1" fmla="*/ T0 w 261289"/>
                              <a:gd name="T2" fmla="+- 0 184 -163143"/>
                              <a:gd name="T3" fmla="*/ 184 h 157703"/>
                              <a:gd name="T4" fmla="+- 0 9314 21043"/>
                              <a:gd name="T5" fmla="*/ T4 w 261289"/>
                              <a:gd name="T6" fmla="+- 0 184 -163143"/>
                              <a:gd name="T7" fmla="*/ 184 h 157703"/>
                              <a:gd name="T8" fmla="+- 0 2422 21043"/>
                              <a:gd name="T9" fmla="*/ T8 w 261289"/>
                              <a:gd name="T10" fmla="+- 0 4343 -163143"/>
                              <a:gd name="T11" fmla="*/ 4343 h 157703"/>
                              <a:gd name="T12" fmla="+- 0 9314 21043"/>
                              <a:gd name="T13" fmla="*/ T12 w 261289"/>
                              <a:gd name="T14" fmla="+- 0 4343 -163143"/>
                              <a:gd name="T15" fmla="*/ 4343 h 15770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61289" h="157703">
                                <a:moveTo>
                                  <a:pt x="-18621" y="163327"/>
                                </a:moveTo>
                                <a:lnTo>
                                  <a:pt x="-11729" y="163327"/>
                                </a:lnTo>
                                <a:moveTo>
                                  <a:pt x="-18621" y="167486"/>
                                </a:moveTo>
                                <a:lnTo>
                                  <a:pt x="-11729" y="167486"/>
                                </a:lnTo>
                              </a:path>
                            </a:pathLst>
                          </a:custGeom>
                          <a:noFill/>
                          <a:ln w="27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8" name="Freeform 574"/>
                        <wps:cNvSpPr>
                          <a:spLocks/>
                        </wps:cNvSpPr>
                        <wps:spPr bwMode="auto">
                          <a:xfrm>
                            <a:off x="2422" y="2901"/>
                            <a:ext cx="6892" cy="1443"/>
                          </a:xfrm>
                          <a:custGeom>
                            <a:avLst/>
                            <a:gdLst>
                              <a:gd name="T0" fmla="+- 0 2491 2422"/>
                              <a:gd name="T1" fmla="*/ T0 w 6892"/>
                              <a:gd name="T2" fmla="+- 0 3288 2901"/>
                              <a:gd name="T3" fmla="*/ 3288 h 1443"/>
                              <a:gd name="T4" fmla="+- 0 2628 2422"/>
                              <a:gd name="T5" fmla="*/ T4 w 6892"/>
                              <a:gd name="T6" fmla="+- 0 3119 2901"/>
                              <a:gd name="T7" fmla="*/ 3119 h 1443"/>
                              <a:gd name="T8" fmla="+- 0 2764 2422"/>
                              <a:gd name="T9" fmla="*/ T8 w 6892"/>
                              <a:gd name="T10" fmla="+- 0 3024 2901"/>
                              <a:gd name="T11" fmla="*/ 3024 h 1443"/>
                              <a:gd name="T12" fmla="+- 0 2901 2422"/>
                              <a:gd name="T13" fmla="*/ T12 w 6892"/>
                              <a:gd name="T14" fmla="+- 0 2942 2901"/>
                              <a:gd name="T15" fmla="*/ 2942 h 1443"/>
                              <a:gd name="T16" fmla="+- 0 3042 2422"/>
                              <a:gd name="T17" fmla="*/ T16 w 6892"/>
                              <a:gd name="T18" fmla="+- 0 2978 2901"/>
                              <a:gd name="T19" fmla="*/ 2978 h 1443"/>
                              <a:gd name="T20" fmla="+- 0 3178 2422"/>
                              <a:gd name="T21" fmla="*/ T20 w 6892"/>
                              <a:gd name="T22" fmla="+- 0 2960 2901"/>
                              <a:gd name="T23" fmla="*/ 2960 h 1443"/>
                              <a:gd name="T24" fmla="+- 0 3315 2422"/>
                              <a:gd name="T25" fmla="*/ T24 w 6892"/>
                              <a:gd name="T26" fmla="+- 0 2937 2901"/>
                              <a:gd name="T27" fmla="*/ 2937 h 1443"/>
                              <a:gd name="T28" fmla="+- 0 3456 2422"/>
                              <a:gd name="T29" fmla="*/ T28 w 6892"/>
                              <a:gd name="T30" fmla="+- 0 2942 2901"/>
                              <a:gd name="T31" fmla="*/ 2942 h 1443"/>
                              <a:gd name="T32" fmla="+- 0 3592 2422"/>
                              <a:gd name="T33" fmla="*/ T32 w 6892"/>
                              <a:gd name="T34" fmla="+- 0 2937 2901"/>
                              <a:gd name="T35" fmla="*/ 2937 h 1443"/>
                              <a:gd name="T36" fmla="+- 0 3729 2422"/>
                              <a:gd name="T37" fmla="*/ T36 w 6892"/>
                              <a:gd name="T38" fmla="+- 0 2942 2901"/>
                              <a:gd name="T39" fmla="*/ 2942 h 1443"/>
                              <a:gd name="T40" fmla="+- 0 3865 2422"/>
                              <a:gd name="T41" fmla="*/ T40 w 6892"/>
                              <a:gd name="T42" fmla="+- 0 2937 2901"/>
                              <a:gd name="T43" fmla="*/ 2937 h 1443"/>
                              <a:gd name="T44" fmla="+- 0 4007 2422"/>
                              <a:gd name="T45" fmla="*/ T44 w 6892"/>
                              <a:gd name="T46" fmla="+- 0 2928 2901"/>
                              <a:gd name="T47" fmla="*/ 2928 h 1443"/>
                              <a:gd name="T48" fmla="+- 0 4143 2422"/>
                              <a:gd name="T49" fmla="*/ T48 w 6892"/>
                              <a:gd name="T50" fmla="+- 0 2919 2901"/>
                              <a:gd name="T51" fmla="*/ 2919 h 1443"/>
                              <a:gd name="T52" fmla="+- 0 4280 2422"/>
                              <a:gd name="T53" fmla="*/ T52 w 6892"/>
                              <a:gd name="T54" fmla="+- 0 2919 2901"/>
                              <a:gd name="T55" fmla="*/ 2919 h 1443"/>
                              <a:gd name="T56" fmla="+- 0 4421 2422"/>
                              <a:gd name="T57" fmla="*/ T56 w 6892"/>
                              <a:gd name="T58" fmla="+- 0 2905 2901"/>
                              <a:gd name="T59" fmla="*/ 2905 h 1443"/>
                              <a:gd name="T60" fmla="+- 0 4557 2422"/>
                              <a:gd name="T61" fmla="*/ T60 w 6892"/>
                              <a:gd name="T62" fmla="+- 0 2933 2901"/>
                              <a:gd name="T63" fmla="*/ 2933 h 1443"/>
                              <a:gd name="T64" fmla="+- 0 4971 2422"/>
                              <a:gd name="T65" fmla="*/ T64 w 6892"/>
                              <a:gd name="T66" fmla="+- 0 2924 2901"/>
                              <a:gd name="T67" fmla="*/ 2924 h 1443"/>
                              <a:gd name="T68" fmla="+- 0 5108 2422"/>
                              <a:gd name="T69" fmla="*/ T68 w 6892"/>
                              <a:gd name="T70" fmla="+- 0 2928 2901"/>
                              <a:gd name="T71" fmla="*/ 2928 h 1443"/>
                              <a:gd name="T72" fmla="+- 0 5245 2422"/>
                              <a:gd name="T73" fmla="*/ T72 w 6892"/>
                              <a:gd name="T74" fmla="+- 0 2924 2901"/>
                              <a:gd name="T75" fmla="*/ 2924 h 1443"/>
                              <a:gd name="T76" fmla="+- 0 5386 2422"/>
                              <a:gd name="T77" fmla="*/ T76 w 6892"/>
                              <a:gd name="T78" fmla="+- 0 2914 2901"/>
                              <a:gd name="T79" fmla="*/ 2914 h 1443"/>
                              <a:gd name="T80" fmla="+- 0 5522 2422"/>
                              <a:gd name="T81" fmla="*/ T80 w 6892"/>
                              <a:gd name="T82" fmla="+- 0 2924 2901"/>
                              <a:gd name="T83" fmla="*/ 2924 h 1443"/>
                              <a:gd name="T84" fmla="+- 0 5727 2422"/>
                              <a:gd name="T85" fmla="*/ T84 w 6892"/>
                              <a:gd name="T86" fmla="+- 0 2914 2901"/>
                              <a:gd name="T87" fmla="*/ 2914 h 1443"/>
                              <a:gd name="T88" fmla="+- 0 5868 2422"/>
                              <a:gd name="T89" fmla="*/ T88 w 6892"/>
                              <a:gd name="T90" fmla="+- 0 2924 2901"/>
                              <a:gd name="T91" fmla="*/ 2924 h 1443"/>
                              <a:gd name="T92" fmla="+- 0 6005 2422"/>
                              <a:gd name="T93" fmla="*/ T92 w 6892"/>
                              <a:gd name="T94" fmla="+- 0 2910 2901"/>
                              <a:gd name="T95" fmla="*/ 2910 h 1443"/>
                              <a:gd name="T96" fmla="+- 0 6141 2422"/>
                              <a:gd name="T97" fmla="*/ T96 w 6892"/>
                              <a:gd name="T98" fmla="+- 0 2914 2901"/>
                              <a:gd name="T99" fmla="*/ 2914 h 1443"/>
                              <a:gd name="T100" fmla="+- 0 6278 2422"/>
                              <a:gd name="T101" fmla="*/ T100 w 6892"/>
                              <a:gd name="T102" fmla="+- 0 2924 2901"/>
                              <a:gd name="T103" fmla="*/ 2924 h 1443"/>
                              <a:gd name="T104" fmla="+- 0 6419 2422"/>
                              <a:gd name="T105" fmla="*/ T104 w 6892"/>
                              <a:gd name="T106" fmla="+- 0 2924 2901"/>
                              <a:gd name="T107" fmla="*/ 2924 h 1443"/>
                              <a:gd name="T108" fmla="+- 0 6555 2422"/>
                              <a:gd name="T109" fmla="*/ T108 w 6892"/>
                              <a:gd name="T110" fmla="+- 0 2919 2901"/>
                              <a:gd name="T111" fmla="*/ 2919 h 1443"/>
                              <a:gd name="T112" fmla="+- 0 6692 2422"/>
                              <a:gd name="T113" fmla="*/ T112 w 6892"/>
                              <a:gd name="T114" fmla="+- 0 2914 2901"/>
                              <a:gd name="T115" fmla="*/ 2914 h 1443"/>
                              <a:gd name="T116" fmla="+- 0 6828 2422"/>
                              <a:gd name="T117" fmla="*/ T116 w 6892"/>
                              <a:gd name="T118" fmla="+- 0 2910 2901"/>
                              <a:gd name="T119" fmla="*/ 2910 h 1443"/>
                              <a:gd name="T120" fmla="+- 0 6969 2422"/>
                              <a:gd name="T121" fmla="*/ T120 w 6892"/>
                              <a:gd name="T122" fmla="+- 0 2924 2901"/>
                              <a:gd name="T123" fmla="*/ 2924 h 1443"/>
                              <a:gd name="T124" fmla="+- 0 7174 2422"/>
                              <a:gd name="T125" fmla="*/ T124 w 6892"/>
                              <a:gd name="T126" fmla="+- 0 2914 2901"/>
                              <a:gd name="T127" fmla="*/ 2914 h 1443"/>
                              <a:gd name="T128" fmla="+- 0 7311 2422"/>
                              <a:gd name="T129" fmla="*/ T128 w 6892"/>
                              <a:gd name="T130" fmla="+- 0 2919 2901"/>
                              <a:gd name="T131" fmla="*/ 2919 h 1443"/>
                              <a:gd name="T132" fmla="+- 0 7452 2422"/>
                              <a:gd name="T133" fmla="*/ T132 w 6892"/>
                              <a:gd name="T134" fmla="+- 0 2914 2901"/>
                              <a:gd name="T135" fmla="*/ 2914 h 1443"/>
                              <a:gd name="T136" fmla="+- 0 7588 2422"/>
                              <a:gd name="T137" fmla="*/ T136 w 6892"/>
                              <a:gd name="T138" fmla="+- 0 2914 2901"/>
                              <a:gd name="T139" fmla="*/ 2914 h 1443"/>
                              <a:gd name="T140" fmla="+- 0 7725 2422"/>
                              <a:gd name="T141" fmla="*/ T140 w 6892"/>
                              <a:gd name="T142" fmla="+- 0 2928 2901"/>
                              <a:gd name="T143" fmla="*/ 2928 h 1443"/>
                              <a:gd name="T144" fmla="+- 0 7866 2422"/>
                              <a:gd name="T145" fmla="*/ T144 w 6892"/>
                              <a:gd name="T146" fmla="+- 0 2905 2901"/>
                              <a:gd name="T147" fmla="*/ 2905 h 1443"/>
                              <a:gd name="T148" fmla="+- 0 8003 2422"/>
                              <a:gd name="T149" fmla="*/ T148 w 6892"/>
                              <a:gd name="T150" fmla="+- 0 2905 2901"/>
                              <a:gd name="T151" fmla="*/ 2905 h 1443"/>
                              <a:gd name="T152" fmla="+- 0 8139 2422"/>
                              <a:gd name="T153" fmla="*/ T152 w 6892"/>
                              <a:gd name="T154" fmla="+- 0 2914 2901"/>
                              <a:gd name="T155" fmla="*/ 2914 h 1443"/>
                              <a:gd name="T156" fmla="+- 0 8276 2422"/>
                              <a:gd name="T157" fmla="*/ T156 w 6892"/>
                              <a:gd name="T158" fmla="+- 0 2924 2901"/>
                              <a:gd name="T159" fmla="*/ 2924 h 1443"/>
                              <a:gd name="T160" fmla="+- 0 8554 2422"/>
                              <a:gd name="T161" fmla="*/ T160 w 6892"/>
                              <a:gd name="T162" fmla="+- 0 2914 2901"/>
                              <a:gd name="T163" fmla="*/ 2914 h 1443"/>
                              <a:gd name="T164" fmla="+- 0 8690 2422"/>
                              <a:gd name="T165" fmla="*/ T164 w 6892"/>
                              <a:gd name="T166" fmla="+- 0 2919 2901"/>
                              <a:gd name="T167" fmla="*/ 2919 h 1443"/>
                              <a:gd name="T168" fmla="+- 0 8968 2422"/>
                              <a:gd name="T169" fmla="*/ T168 w 6892"/>
                              <a:gd name="T170" fmla="+- 0 2914 2901"/>
                              <a:gd name="T171" fmla="*/ 2914 h 1443"/>
                              <a:gd name="T172" fmla="+- 0 9104 2422"/>
                              <a:gd name="T173" fmla="*/ T172 w 6892"/>
                              <a:gd name="T174" fmla="+- 0 2910 2901"/>
                              <a:gd name="T175" fmla="*/ 2910 h 1443"/>
                              <a:gd name="T176" fmla="+- 0 9240 2422"/>
                              <a:gd name="T177" fmla="*/ T176 w 6892"/>
                              <a:gd name="T178" fmla="+- 0 2919 2901"/>
                              <a:gd name="T179" fmla="*/ 2919 h 144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6892" h="1443">
                                <a:moveTo>
                                  <a:pt x="0" y="1442"/>
                                </a:moveTo>
                                <a:lnTo>
                                  <a:pt x="69" y="387"/>
                                </a:lnTo>
                                <a:lnTo>
                                  <a:pt x="137" y="186"/>
                                </a:lnTo>
                                <a:lnTo>
                                  <a:pt x="206" y="218"/>
                                </a:lnTo>
                                <a:lnTo>
                                  <a:pt x="273" y="132"/>
                                </a:lnTo>
                                <a:lnTo>
                                  <a:pt x="342" y="123"/>
                                </a:lnTo>
                                <a:lnTo>
                                  <a:pt x="410" y="82"/>
                                </a:lnTo>
                                <a:lnTo>
                                  <a:pt x="479" y="41"/>
                                </a:lnTo>
                                <a:lnTo>
                                  <a:pt x="551" y="73"/>
                                </a:lnTo>
                                <a:lnTo>
                                  <a:pt x="620" y="77"/>
                                </a:lnTo>
                                <a:lnTo>
                                  <a:pt x="688" y="54"/>
                                </a:lnTo>
                                <a:lnTo>
                                  <a:pt x="756" y="59"/>
                                </a:lnTo>
                                <a:lnTo>
                                  <a:pt x="825" y="59"/>
                                </a:lnTo>
                                <a:lnTo>
                                  <a:pt x="893" y="36"/>
                                </a:lnTo>
                                <a:lnTo>
                                  <a:pt x="961" y="59"/>
                                </a:lnTo>
                                <a:lnTo>
                                  <a:pt x="1034" y="41"/>
                                </a:lnTo>
                                <a:lnTo>
                                  <a:pt x="1102" y="27"/>
                                </a:lnTo>
                                <a:lnTo>
                                  <a:pt x="1170" y="36"/>
                                </a:lnTo>
                                <a:lnTo>
                                  <a:pt x="1239" y="36"/>
                                </a:lnTo>
                                <a:lnTo>
                                  <a:pt x="1307" y="41"/>
                                </a:lnTo>
                                <a:lnTo>
                                  <a:pt x="1375" y="23"/>
                                </a:lnTo>
                                <a:lnTo>
                                  <a:pt x="1443" y="36"/>
                                </a:lnTo>
                                <a:lnTo>
                                  <a:pt x="1516" y="41"/>
                                </a:lnTo>
                                <a:lnTo>
                                  <a:pt x="1585" y="27"/>
                                </a:lnTo>
                                <a:lnTo>
                                  <a:pt x="1653" y="32"/>
                                </a:lnTo>
                                <a:lnTo>
                                  <a:pt x="1721" y="18"/>
                                </a:lnTo>
                                <a:lnTo>
                                  <a:pt x="1789" y="41"/>
                                </a:lnTo>
                                <a:lnTo>
                                  <a:pt x="1858" y="18"/>
                                </a:lnTo>
                                <a:lnTo>
                                  <a:pt x="1926" y="50"/>
                                </a:lnTo>
                                <a:lnTo>
                                  <a:pt x="1999" y="4"/>
                                </a:lnTo>
                                <a:lnTo>
                                  <a:pt x="2067" y="36"/>
                                </a:lnTo>
                                <a:lnTo>
                                  <a:pt x="2135" y="32"/>
                                </a:lnTo>
                                <a:lnTo>
                                  <a:pt x="2204" y="23"/>
                                </a:lnTo>
                                <a:lnTo>
                                  <a:pt x="2549" y="23"/>
                                </a:lnTo>
                                <a:lnTo>
                                  <a:pt x="2618" y="32"/>
                                </a:lnTo>
                                <a:lnTo>
                                  <a:pt x="2686" y="27"/>
                                </a:lnTo>
                                <a:lnTo>
                                  <a:pt x="2754" y="23"/>
                                </a:lnTo>
                                <a:lnTo>
                                  <a:pt x="2823" y="23"/>
                                </a:lnTo>
                                <a:lnTo>
                                  <a:pt x="2891" y="18"/>
                                </a:lnTo>
                                <a:lnTo>
                                  <a:pt x="2964" y="13"/>
                                </a:lnTo>
                                <a:lnTo>
                                  <a:pt x="3032" y="9"/>
                                </a:lnTo>
                                <a:lnTo>
                                  <a:pt x="3100" y="23"/>
                                </a:lnTo>
                                <a:lnTo>
                                  <a:pt x="3168" y="13"/>
                                </a:lnTo>
                                <a:lnTo>
                                  <a:pt x="3305" y="13"/>
                                </a:lnTo>
                                <a:lnTo>
                                  <a:pt x="3373" y="18"/>
                                </a:lnTo>
                                <a:lnTo>
                                  <a:pt x="3446" y="23"/>
                                </a:lnTo>
                                <a:lnTo>
                                  <a:pt x="3514" y="23"/>
                                </a:lnTo>
                                <a:lnTo>
                                  <a:pt x="3583" y="9"/>
                                </a:lnTo>
                                <a:lnTo>
                                  <a:pt x="3651" y="4"/>
                                </a:lnTo>
                                <a:lnTo>
                                  <a:pt x="3719" y="13"/>
                                </a:lnTo>
                                <a:lnTo>
                                  <a:pt x="3787" y="23"/>
                                </a:lnTo>
                                <a:lnTo>
                                  <a:pt x="3856" y="23"/>
                                </a:lnTo>
                                <a:lnTo>
                                  <a:pt x="3924" y="27"/>
                                </a:lnTo>
                                <a:lnTo>
                                  <a:pt x="3997" y="23"/>
                                </a:lnTo>
                                <a:lnTo>
                                  <a:pt x="4065" y="0"/>
                                </a:lnTo>
                                <a:lnTo>
                                  <a:pt x="4133" y="18"/>
                                </a:lnTo>
                                <a:lnTo>
                                  <a:pt x="4202" y="9"/>
                                </a:lnTo>
                                <a:lnTo>
                                  <a:pt x="4270" y="13"/>
                                </a:lnTo>
                                <a:lnTo>
                                  <a:pt x="4338" y="9"/>
                                </a:lnTo>
                                <a:lnTo>
                                  <a:pt x="4406" y="9"/>
                                </a:lnTo>
                                <a:lnTo>
                                  <a:pt x="4479" y="18"/>
                                </a:lnTo>
                                <a:lnTo>
                                  <a:pt x="4547" y="23"/>
                                </a:lnTo>
                                <a:lnTo>
                                  <a:pt x="4616" y="13"/>
                                </a:lnTo>
                                <a:lnTo>
                                  <a:pt x="4752" y="13"/>
                                </a:lnTo>
                                <a:lnTo>
                                  <a:pt x="4820" y="18"/>
                                </a:lnTo>
                                <a:lnTo>
                                  <a:pt x="4889" y="18"/>
                                </a:lnTo>
                                <a:lnTo>
                                  <a:pt x="4962" y="9"/>
                                </a:lnTo>
                                <a:lnTo>
                                  <a:pt x="5030" y="13"/>
                                </a:lnTo>
                                <a:lnTo>
                                  <a:pt x="5098" y="9"/>
                                </a:lnTo>
                                <a:lnTo>
                                  <a:pt x="5166" y="13"/>
                                </a:lnTo>
                                <a:lnTo>
                                  <a:pt x="5235" y="9"/>
                                </a:lnTo>
                                <a:lnTo>
                                  <a:pt x="5303" y="27"/>
                                </a:lnTo>
                                <a:lnTo>
                                  <a:pt x="5372" y="4"/>
                                </a:lnTo>
                                <a:lnTo>
                                  <a:pt x="5444" y="4"/>
                                </a:lnTo>
                                <a:lnTo>
                                  <a:pt x="5512" y="18"/>
                                </a:lnTo>
                                <a:lnTo>
                                  <a:pt x="5581" y="4"/>
                                </a:lnTo>
                                <a:lnTo>
                                  <a:pt x="5649" y="13"/>
                                </a:lnTo>
                                <a:lnTo>
                                  <a:pt x="5717" y="13"/>
                                </a:lnTo>
                                <a:lnTo>
                                  <a:pt x="5786" y="9"/>
                                </a:lnTo>
                                <a:lnTo>
                                  <a:pt x="5854" y="23"/>
                                </a:lnTo>
                                <a:lnTo>
                                  <a:pt x="5926" y="13"/>
                                </a:lnTo>
                                <a:lnTo>
                                  <a:pt x="6132" y="13"/>
                                </a:lnTo>
                                <a:lnTo>
                                  <a:pt x="6200" y="18"/>
                                </a:lnTo>
                                <a:lnTo>
                                  <a:pt x="6268" y="18"/>
                                </a:lnTo>
                                <a:lnTo>
                                  <a:pt x="6336" y="13"/>
                                </a:lnTo>
                                <a:lnTo>
                                  <a:pt x="6546" y="13"/>
                                </a:lnTo>
                                <a:lnTo>
                                  <a:pt x="6614" y="18"/>
                                </a:lnTo>
                                <a:lnTo>
                                  <a:pt x="6682" y="9"/>
                                </a:lnTo>
                                <a:lnTo>
                                  <a:pt x="6751" y="23"/>
                                </a:lnTo>
                                <a:lnTo>
                                  <a:pt x="6818" y="18"/>
                                </a:lnTo>
                                <a:lnTo>
                                  <a:pt x="6892" y="23"/>
                                </a:lnTo>
                              </a:path>
                            </a:pathLst>
                          </a:custGeom>
                          <a:noFill/>
                          <a:ln w="14444">
                            <a:solidFill>
                              <a:srgbClr val="000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9" name="Freeform 573"/>
                        <wps:cNvSpPr>
                          <a:spLocks/>
                        </wps:cNvSpPr>
                        <wps:spPr bwMode="auto">
                          <a:xfrm>
                            <a:off x="2422" y="2710"/>
                            <a:ext cx="6892" cy="1634"/>
                          </a:xfrm>
                          <a:custGeom>
                            <a:avLst/>
                            <a:gdLst>
                              <a:gd name="T0" fmla="+- 0 2491 2422"/>
                              <a:gd name="T1" fmla="*/ T0 w 6892"/>
                              <a:gd name="T2" fmla="+- 0 3601 2710"/>
                              <a:gd name="T3" fmla="*/ 3601 h 1634"/>
                              <a:gd name="T4" fmla="+- 0 2628 2422"/>
                              <a:gd name="T5" fmla="*/ T4 w 6892"/>
                              <a:gd name="T6" fmla="+- 0 3074 2710"/>
                              <a:gd name="T7" fmla="*/ 3074 h 1634"/>
                              <a:gd name="T8" fmla="+- 0 2764 2422"/>
                              <a:gd name="T9" fmla="*/ T8 w 6892"/>
                              <a:gd name="T10" fmla="+- 0 2787 2710"/>
                              <a:gd name="T11" fmla="*/ 2787 h 1634"/>
                              <a:gd name="T12" fmla="+- 0 2901 2422"/>
                              <a:gd name="T13" fmla="*/ T12 w 6892"/>
                              <a:gd name="T14" fmla="+- 0 2773 2710"/>
                              <a:gd name="T15" fmla="*/ 2773 h 1634"/>
                              <a:gd name="T16" fmla="+- 0 3042 2422"/>
                              <a:gd name="T17" fmla="*/ T16 w 6892"/>
                              <a:gd name="T18" fmla="+- 0 2778 2710"/>
                              <a:gd name="T19" fmla="*/ 2778 h 1634"/>
                              <a:gd name="T20" fmla="+- 0 3178 2422"/>
                              <a:gd name="T21" fmla="*/ T20 w 6892"/>
                              <a:gd name="T22" fmla="+- 0 2769 2710"/>
                              <a:gd name="T23" fmla="*/ 2769 h 1634"/>
                              <a:gd name="T24" fmla="+- 0 3315 2422"/>
                              <a:gd name="T25" fmla="*/ T24 w 6892"/>
                              <a:gd name="T26" fmla="+- 0 2764 2710"/>
                              <a:gd name="T27" fmla="*/ 2764 h 1634"/>
                              <a:gd name="T28" fmla="+- 0 3456 2422"/>
                              <a:gd name="T29" fmla="*/ T28 w 6892"/>
                              <a:gd name="T30" fmla="+- 0 2764 2710"/>
                              <a:gd name="T31" fmla="*/ 2764 h 1634"/>
                              <a:gd name="T32" fmla="+- 0 3592 2422"/>
                              <a:gd name="T33" fmla="*/ T32 w 6892"/>
                              <a:gd name="T34" fmla="+- 0 2764 2710"/>
                              <a:gd name="T35" fmla="*/ 2764 h 1634"/>
                              <a:gd name="T36" fmla="+- 0 3729 2422"/>
                              <a:gd name="T37" fmla="*/ T36 w 6892"/>
                              <a:gd name="T38" fmla="+- 0 2728 2710"/>
                              <a:gd name="T39" fmla="*/ 2728 h 1634"/>
                              <a:gd name="T40" fmla="+- 0 3865 2422"/>
                              <a:gd name="T41" fmla="*/ T40 w 6892"/>
                              <a:gd name="T42" fmla="+- 0 2742 2710"/>
                              <a:gd name="T43" fmla="*/ 2742 h 1634"/>
                              <a:gd name="T44" fmla="+- 0 4007 2422"/>
                              <a:gd name="T45" fmla="*/ T44 w 6892"/>
                              <a:gd name="T46" fmla="+- 0 2719 2710"/>
                              <a:gd name="T47" fmla="*/ 2719 h 1634"/>
                              <a:gd name="T48" fmla="+- 0 4143 2422"/>
                              <a:gd name="T49" fmla="*/ T48 w 6892"/>
                              <a:gd name="T50" fmla="+- 0 2751 2710"/>
                              <a:gd name="T51" fmla="*/ 2751 h 1634"/>
                              <a:gd name="T52" fmla="+- 0 4280 2422"/>
                              <a:gd name="T53" fmla="*/ T52 w 6892"/>
                              <a:gd name="T54" fmla="+- 0 2755 2710"/>
                              <a:gd name="T55" fmla="*/ 2755 h 1634"/>
                              <a:gd name="T56" fmla="+- 0 4421 2422"/>
                              <a:gd name="T57" fmla="*/ T56 w 6892"/>
                              <a:gd name="T58" fmla="+- 0 2764 2710"/>
                              <a:gd name="T59" fmla="*/ 2764 h 1634"/>
                              <a:gd name="T60" fmla="+- 0 4557 2422"/>
                              <a:gd name="T61" fmla="*/ T60 w 6892"/>
                              <a:gd name="T62" fmla="+- 0 2755 2710"/>
                              <a:gd name="T63" fmla="*/ 2755 h 1634"/>
                              <a:gd name="T64" fmla="+- 0 4830 2422"/>
                              <a:gd name="T65" fmla="*/ T64 w 6892"/>
                              <a:gd name="T66" fmla="+- 0 2751 2710"/>
                              <a:gd name="T67" fmla="*/ 2751 h 1634"/>
                              <a:gd name="T68" fmla="+- 0 4971 2422"/>
                              <a:gd name="T69" fmla="*/ T68 w 6892"/>
                              <a:gd name="T70" fmla="+- 0 2764 2710"/>
                              <a:gd name="T71" fmla="*/ 2764 h 1634"/>
                              <a:gd name="T72" fmla="+- 0 5108 2422"/>
                              <a:gd name="T73" fmla="*/ T72 w 6892"/>
                              <a:gd name="T74" fmla="+- 0 2760 2710"/>
                              <a:gd name="T75" fmla="*/ 2760 h 1634"/>
                              <a:gd name="T76" fmla="+- 0 5245 2422"/>
                              <a:gd name="T77" fmla="*/ T76 w 6892"/>
                              <a:gd name="T78" fmla="+- 0 2769 2710"/>
                              <a:gd name="T79" fmla="*/ 2769 h 1634"/>
                              <a:gd name="T80" fmla="+- 0 5386 2422"/>
                              <a:gd name="T81" fmla="*/ T80 w 6892"/>
                              <a:gd name="T82" fmla="+- 0 2783 2710"/>
                              <a:gd name="T83" fmla="*/ 2783 h 1634"/>
                              <a:gd name="T84" fmla="+- 0 5522 2422"/>
                              <a:gd name="T85" fmla="*/ T84 w 6892"/>
                              <a:gd name="T86" fmla="+- 0 2760 2710"/>
                              <a:gd name="T87" fmla="*/ 2760 h 1634"/>
                              <a:gd name="T88" fmla="+- 0 5659 2422"/>
                              <a:gd name="T89" fmla="*/ T88 w 6892"/>
                              <a:gd name="T90" fmla="+- 0 2764 2710"/>
                              <a:gd name="T91" fmla="*/ 2764 h 1634"/>
                              <a:gd name="T92" fmla="+- 0 5795 2422"/>
                              <a:gd name="T93" fmla="*/ T92 w 6892"/>
                              <a:gd name="T94" fmla="+- 0 2769 2710"/>
                              <a:gd name="T95" fmla="*/ 2769 h 1634"/>
                              <a:gd name="T96" fmla="+- 0 5936 2422"/>
                              <a:gd name="T97" fmla="*/ T96 w 6892"/>
                              <a:gd name="T98" fmla="+- 0 2764 2710"/>
                              <a:gd name="T99" fmla="*/ 2764 h 1634"/>
                              <a:gd name="T100" fmla="+- 0 6073 2422"/>
                              <a:gd name="T101" fmla="*/ T100 w 6892"/>
                              <a:gd name="T102" fmla="+- 0 2760 2710"/>
                              <a:gd name="T103" fmla="*/ 2760 h 1634"/>
                              <a:gd name="T104" fmla="+- 0 6209 2422"/>
                              <a:gd name="T105" fmla="*/ T104 w 6892"/>
                              <a:gd name="T106" fmla="+- 0 2787 2710"/>
                              <a:gd name="T107" fmla="*/ 2787 h 1634"/>
                              <a:gd name="T108" fmla="+- 0 6346 2422"/>
                              <a:gd name="T109" fmla="*/ T108 w 6892"/>
                              <a:gd name="T110" fmla="+- 0 2773 2710"/>
                              <a:gd name="T111" fmla="*/ 2773 h 1634"/>
                              <a:gd name="T112" fmla="+- 0 6487 2422"/>
                              <a:gd name="T113" fmla="*/ T112 w 6892"/>
                              <a:gd name="T114" fmla="+- 0 2769 2710"/>
                              <a:gd name="T115" fmla="*/ 2769 h 1634"/>
                              <a:gd name="T116" fmla="+- 0 6624 2422"/>
                              <a:gd name="T117" fmla="*/ T116 w 6892"/>
                              <a:gd name="T118" fmla="+- 0 2778 2710"/>
                              <a:gd name="T119" fmla="*/ 2778 h 1634"/>
                              <a:gd name="T120" fmla="+- 0 6760 2422"/>
                              <a:gd name="T121" fmla="*/ T120 w 6892"/>
                              <a:gd name="T122" fmla="+- 0 2769 2710"/>
                              <a:gd name="T123" fmla="*/ 2769 h 1634"/>
                              <a:gd name="T124" fmla="+- 0 6901 2422"/>
                              <a:gd name="T125" fmla="*/ T124 w 6892"/>
                              <a:gd name="T126" fmla="+- 0 2783 2710"/>
                              <a:gd name="T127" fmla="*/ 2783 h 1634"/>
                              <a:gd name="T128" fmla="+- 0 7038 2422"/>
                              <a:gd name="T129" fmla="*/ T128 w 6892"/>
                              <a:gd name="T130" fmla="+- 0 2769 2710"/>
                              <a:gd name="T131" fmla="*/ 2769 h 1634"/>
                              <a:gd name="T132" fmla="+- 0 7174 2422"/>
                              <a:gd name="T133" fmla="*/ T132 w 6892"/>
                              <a:gd name="T134" fmla="+- 0 2787 2710"/>
                              <a:gd name="T135" fmla="*/ 2787 h 1634"/>
                              <a:gd name="T136" fmla="+- 0 7311 2422"/>
                              <a:gd name="T137" fmla="*/ T136 w 6892"/>
                              <a:gd name="T138" fmla="+- 0 2764 2710"/>
                              <a:gd name="T139" fmla="*/ 2764 h 1634"/>
                              <a:gd name="T140" fmla="+- 0 7452 2422"/>
                              <a:gd name="T141" fmla="*/ T140 w 6892"/>
                              <a:gd name="T142" fmla="+- 0 2769 2710"/>
                              <a:gd name="T143" fmla="*/ 2769 h 1634"/>
                              <a:gd name="T144" fmla="+- 0 7588 2422"/>
                              <a:gd name="T145" fmla="*/ T144 w 6892"/>
                              <a:gd name="T146" fmla="+- 0 2764 2710"/>
                              <a:gd name="T147" fmla="*/ 2764 h 1634"/>
                              <a:gd name="T148" fmla="+- 0 7725 2422"/>
                              <a:gd name="T149" fmla="*/ T148 w 6892"/>
                              <a:gd name="T150" fmla="+- 0 2769 2710"/>
                              <a:gd name="T151" fmla="*/ 2769 h 1634"/>
                              <a:gd name="T152" fmla="+- 0 7866 2422"/>
                              <a:gd name="T153" fmla="*/ T152 w 6892"/>
                              <a:gd name="T154" fmla="+- 0 2773 2710"/>
                              <a:gd name="T155" fmla="*/ 2773 h 1634"/>
                              <a:gd name="T156" fmla="+- 0 8003 2422"/>
                              <a:gd name="T157" fmla="*/ T156 w 6892"/>
                              <a:gd name="T158" fmla="+- 0 2783 2710"/>
                              <a:gd name="T159" fmla="*/ 2783 h 1634"/>
                              <a:gd name="T160" fmla="+- 0 8139 2422"/>
                              <a:gd name="T161" fmla="*/ T160 w 6892"/>
                              <a:gd name="T162" fmla="+- 0 2792 2710"/>
                              <a:gd name="T163" fmla="*/ 2792 h 1634"/>
                              <a:gd name="T164" fmla="+- 0 8276 2422"/>
                              <a:gd name="T165" fmla="*/ T164 w 6892"/>
                              <a:gd name="T166" fmla="+- 0 2773 2710"/>
                              <a:gd name="T167" fmla="*/ 2773 h 1634"/>
                              <a:gd name="T168" fmla="+- 0 8417 2422"/>
                              <a:gd name="T169" fmla="*/ T168 w 6892"/>
                              <a:gd name="T170" fmla="+- 0 2787 2710"/>
                              <a:gd name="T171" fmla="*/ 2787 h 1634"/>
                              <a:gd name="T172" fmla="+- 0 8554 2422"/>
                              <a:gd name="T173" fmla="*/ T172 w 6892"/>
                              <a:gd name="T174" fmla="+- 0 2778 2710"/>
                              <a:gd name="T175" fmla="*/ 2778 h 1634"/>
                              <a:gd name="T176" fmla="+- 0 8690 2422"/>
                              <a:gd name="T177" fmla="*/ T176 w 6892"/>
                              <a:gd name="T178" fmla="+- 0 2769 2710"/>
                              <a:gd name="T179" fmla="*/ 2769 h 1634"/>
                              <a:gd name="T180" fmla="+- 0 8831 2422"/>
                              <a:gd name="T181" fmla="*/ T180 w 6892"/>
                              <a:gd name="T182" fmla="+- 0 2778 2710"/>
                              <a:gd name="T183" fmla="*/ 2778 h 1634"/>
                              <a:gd name="T184" fmla="+- 0 8968 2422"/>
                              <a:gd name="T185" fmla="*/ T184 w 6892"/>
                              <a:gd name="T186" fmla="+- 0 2783 2710"/>
                              <a:gd name="T187" fmla="*/ 2783 h 1634"/>
                              <a:gd name="T188" fmla="+- 0 9104 2422"/>
                              <a:gd name="T189" fmla="*/ T188 w 6892"/>
                              <a:gd name="T190" fmla="+- 0 2787 2710"/>
                              <a:gd name="T191" fmla="*/ 2787 h 1634"/>
                              <a:gd name="T192" fmla="+- 0 9240 2422"/>
                              <a:gd name="T193" fmla="*/ T192 w 6892"/>
                              <a:gd name="T194" fmla="+- 0 2778 2710"/>
                              <a:gd name="T195" fmla="*/ 2778 h 163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</a:cxnLst>
                            <a:rect l="0" t="0" r="r" b="b"/>
                            <a:pathLst>
                              <a:path w="6892" h="1634">
                                <a:moveTo>
                                  <a:pt x="0" y="1633"/>
                                </a:moveTo>
                                <a:lnTo>
                                  <a:pt x="69" y="891"/>
                                </a:lnTo>
                                <a:lnTo>
                                  <a:pt x="137" y="641"/>
                                </a:lnTo>
                                <a:lnTo>
                                  <a:pt x="206" y="364"/>
                                </a:lnTo>
                                <a:lnTo>
                                  <a:pt x="273" y="132"/>
                                </a:lnTo>
                                <a:lnTo>
                                  <a:pt x="342" y="77"/>
                                </a:lnTo>
                                <a:lnTo>
                                  <a:pt x="410" y="54"/>
                                </a:lnTo>
                                <a:lnTo>
                                  <a:pt x="479" y="63"/>
                                </a:lnTo>
                                <a:lnTo>
                                  <a:pt x="551" y="54"/>
                                </a:lnTo>
                                <a:lnTo>
                                  <a:pt x="620" y="68"/>
                                </a:lnTo>
                                <a:lnTo>
                                  <a:pt x="688" y="54"/>
                                </a:lnTo>
                                <a:lnTo>
                                  <a:pt x="756" y="59"/>
                                </a:lnTo>
                                <a:lnTo>
                                  <a:pt x="825" y="54"/>
                                </a:lnTo>
                                <a:lnTo>
                                  <a:pt x="893" y="54"/>
                                </a:lnTo>
                                <a:lnTo>
                                  <a:pt x="961" y="59"/>
                                </a:lnTo>
                                <a:lnTo>
                                  <a:pt x="1034" y="54"/>
                                </a:lnTo>
                                <a:lnTo>
                                  <a:pt x="1102" y="9"/>
                                </a:lnTo>
                                <a:lnTo>
                                  <a:pt x="1170" y="54"/>
                                </a:lnTo>
                                <a:lnTo>
                                  <a:pt x="1239" y="23"/>
                                </a:lnTo>
                                <a:lnTo>
                                  <a:pt x="1307" y="18"/>
                                </a:lnTo>
                                <a:lnTo>
                                  <a:pt x="1375" y="0"/>
                                </a:lnTo>
                                <a:lnTo>
                                  <a:pt x="1443" y="32"/>
                                </a:lnTo>
                                <a:lnTo>
                                  <a:pt x="1516" y="50"/>
                                </a:lnTo>
                                <a:lnTo>
                                  <a:pt x="1585" y="9"/>
                                </a:lnTo>
                                <a:lnTo>
                                  <a:pt x="1653" y="59"/>
                                </a:lnTo>
                                <a:lnTo>
                                  <a:pt x="1721" y="41"/>
                                </a:lnTo>
                                <a:lnTo>
                                  <a:pt x="1789" y="59"/>
                                </a:lnTo>
                                <a:lnTo>
                                  <a:pt x="1858" y="45"/>
                                </a:lnTo>
                                <a:lnTo>
                                  <a:pt x="1926" y="59"/>
                                </a:lnTo>
                                <a:lnTo>
                                  <a:pt x="1999" y="54"/>
                                </a:lnTo>
                                <a:lnTo>
                                  <a:pt x="2067" y="27"/>
                                </a:lnTo>
                                <a:lnTo>
                                  <a:pt x="2135" y="45"/>
                                </a:lnTo>
                                <a:lnTo>
                                  <a:pt x="2340" y="45"/>
                                </a:lnTo>
                                <a:lnTo>
                                  <a:pt x="2408" y="41"/>
                                </a:lnTo>
                                <a:lnTo>
                                  <a:pt x="2481" y="54"/>
                                </a:lnTo>
                                <a:lnTo>
                                  <a:pt x="2549" y="54"/>
                                </a:lnTo>
                                <a:lnTo>
                                  <a:pt x="2618" y="50"/>
                                </a:lnTo>
                                <a:lnTo>
                                  <a:pt x="2686" y="50"/>
                                </a:lnTo>
                                <a:lnTo>
                                  <a:pt x="2754" y="45"/>
                                </a:lnTo>
                                <a:lnTo>
                                  <a:pt x="2823" y="59"/>
                                </a:lnTo>
                                <a:lnTo>
                                  <a:pt x="2891" y="50"/>
                                </a:lnTo>
                                <a:lnTo>
                                  <a:pt x="2964" y="73"/>
                                </a:lnTo>
                                <a:lnTo>
                                  <a:pt x="3032" y="50"/>
                                </a:lnTo>
                                <a:lnTo>
                                  <a:pt x="3100" y="50"/>
                                </a:lnTo>
                                <a:lnTo>
                                  <a:pt x="3168" y="63"/>
                                </a:lnTo>
                                <a:lnTo>
                                  <a:pt x="3237" y="54"/>
                                </a:lnTo>
                                <a:lnTo>
                                  <a:pt x="3305" y="63"/>
                                </a:lnTo>
                                <a:lnTo>
                                  <a:pt x="3373" y="59"/>
                                </a:lnTo>
                                <a:lnTo>
                                  <a:pt x="3446" y="59"/>
                                </a:lnTo>
                                <a:lnTo>
                                  <a:pt x="3514" y="54"/>
                                </a:lnTo>
                                <a:lnTo>
                                  <a:pt x="3583" y="59"/>
                                </a:lnTo>
                                <a:lnTo>
                                  <a:pt x="3651" y="50"/>
                                </a:lnTo>
                                <a:lnTo>
                                  <a:pt x="3719" y="77"/>
                                </a:lnTo>
                                <a:lnTo>
                                  <a:pt x="3787" y="77"/>
                                </a:lnTo>
                                <a:lnTo>
                                  <a:pt x="3856" y="68"/>
                                </a:lnTo>
                                <a:lnTo>
                                  <a:pt x="3924" y="63"/>
                                </a:lnTo>
                                <a:lnTo>
                                  <a:pt x="3997" y="63"/>
                                </a:lnTo>
                                <a:lnTo>
                                  <a:pt x="4065" y="59"/>
                                </a:lnTo>
                                <a:lnTo>
                                  <a:pt x="4133" y="63"/>
                                </a:lnTo>
                                <a:lnTo>
                                  <a:pt x="4202" y="68"/>
                                </a:lnTo>
                                <a:lnTo>
                                  <a:pt x="4270" y="77"/>
                                </a:lnTo>
                                <a:lnTo>
                                  <a:pt x="4338" y="59"/>
                                </a:lnTo>
                                <a:lnTo>
                                  <a:pt x="4406" y="59"/>
                                </a:lnTo>
                                <a:lnTo>
                                  <a:pt x="4479" y="73"/>
                                </a:lnTo>
                                <a:lnTo>
                                  <a:pt x="4547" y="68"/>
                                </a:lnTo>
                                <a:lnTo>
                                  <a:pt x="4616" y="59"/>
                                </a:lnTo>
                                <a:lnTo>
                                  <a:pt x="4684" y="63"/>
                                </a:lnTo>
                                <a:lnTo>
                                  <a:pt x="4752" y="77"/>
                                </a:lnTo>
                                <a:lnTo>
                                  <a:pt x="4820" y="63"/>
                                </a:lnTo>
                                <a:lnTo>
                                  <a:pt x="4889" y="54"/>
                                </a:lnTo>
                                <a:lnTo>
                                  <a:pt x="4962" y="63"/>
                                </a:lnTo>
                                <a:lnTo>
                                  <a:pt x="5030" y="59"/>
                                </a:lnTo>
                                <a:lnTo>
                                  <a:pt x="5098" y="59"/>
                                </a:lnTo>
                                <a:lnTo>
                                  <a:pt x="5166" y="54"/>
                                </a:lnTo>
                                <a:lnTo>
                                  <a:pt x="5235" y="59"/>
                                </a:lnTo>
                                <a:lnTo>
                                  <a:pt x="5303" y="59"/>
                                </a:lnTo>
                                <a:lnTo>
                                  <a:pt x="5372" y="63"/>
                                </a:lnTo>
                                <a:lnTo>
                                  <a:pt x="5444" y="63"/>
                                </a:lnTo>
                                <a:lnTo>
                                  <a:pt x="5512" y="59"/>
                                </a:lnTo>
                                <a:lnTo>
                                  <a:pt x="5581" y="73"/>
                                </a:lnTo>
                                <a:lnTo>
                                  <a:pt x="5649" y="63"/>
                                </a:lnTo>
                                <a:lnTo>
                                  <a:pt x="5717" y="82"/>
                                </a:lnTo>
                                <a:lnTo>
                                  <a:pt x="5786" y="63"/>
                                </a:lnTo>
                                <a:lnTo>
                                  <a:pt x="5854" y="63"/>
                                </a:lnTo>
                                <a:lnTo>
                                  <a:pt x="5926" y="59"/>
                                </a:lnTo>
                                <a:lnTo>
                                  <a:pt x="5995" y="77"/>
                                </a:lnTo>
                                <a:lnTo>
                                  <a:pt x="6063" y="59"/>
                                </a:lnTo>
                                <a:lnTo>
                                  <a:pt x="6132" y="68"/>
                                </a:lnTo>
                                <a:lnTo>
                                  <a:pt x="6200" y="68"/>
                                </a:lnTo>
                                <a:lnTo>
                                  <a:pt x="6268" y="59"/>
                                </a:lnTo>
                                <a:lnTo>
                                  <a:pt x="6336" y="63"/>
                                </a:lnTo>
                                <a:lnTo>
                                  <a:pt x="6409" y="68"/>
                                </a:lnTo>
                                <a:lnTo>
                                  <a:pt x="6477" y="86"/>
                                </a:lnTo>
                                <a:lnTo>
                                  <a:pt x="6546" y="73"/>
                                </a:lnTo>
                                <a:lnTo>
                                  <a:pt x="6614" y="73"/>
                                </a:lnTo>
                                <a:lnTo>
                                  <a:pt x="6682" y="77"/>
                                </a:lnTo>
                                <a:lnTo>
                                  <a:pt x="6751" y="63"/>
                                </a:lnTo>
                                <a:lnTo>
                                  <a:pt x="6818" y="68"/>
                                </a:lnTo>
                                <a:lnTo>
                                  <a:pt x="6892" y="77"/>
                                </a:lnTo>
                              </a:path>
                            </a:pathLst>
                          </a:custGeom>
                          <a:noFill/>
                          <a:ln w="14444">
                            <a:solidFill>
                              <a:srgbClr val="FF0000"/>
                            </a:solidFill>
                            <a:prstDash val="lg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0" name="Freeform 572"/>
                        <wps:cNvSpPr>
                          <a:spLocks/>
                        </wps:cNvSpPr>
                        <wps:spPr bwMode="auto">
                          <a:xfrm>
                            <a:off x="2422" y="2182"/>
                            <a:ext cx="6892" cy="2162"/>
                          </a:xfrm>
                          <a:custGeom>
                            <a:avLst/>
                            <a:gdLst>
                              <a:gd name="T0" fmla="+- 0 2491 2422"/>
                              <a:gd name="T1" fmla="*/ T0 w 6892"/>
                              <a:gd name="T2" fmla="+- 0 2760 2182"/>
                              <a:gd name="T3" fmla="*/ 2760 h 2162"/>
                              <a:gd name="T4" fmla="+- 0 2628 2422"/>
                              <a:gd name="T5" fmla="*/ T4 w 6892"/>
                              <a:gd name="T6" fmla="+- 0 2510 2182"/>
                              <a:gd name="T7" fmla="*/ 2510 h 2162"/>
                              <a:gd name="T8" fmla="+- 0 2764 2422"/>
                              <a:gd name="T9" fmla="*/ T8 w 6892"/>
                              <a:gd name="T10" fmla="+- 0 2364 2182"/>
                              <a:gd name="T11" fmla="*/ 2364 h 2162"/>
                              <a:gd name="T12" fmla="+- 0 2901 2422"/>
                              <a:gd name="T13" fmla="*/ T12 w 6892"/>
                              <a:gd name="T14" fmla="+- 0 2241 2182"/>
                              <a:gd name="T15" fmla="*/ 2241 h 2162"/>
                              <a:gd name="T16" fmla="+- 0 3042 2422"/>
                              <a:gd name="T17" fmla="*/ T16 w 6892"/>
                              <a:gd name="T18" fmla="+- 0 2296 2182"/>
                              <a:gd name="T19" fmla="*/ 2296 h 2162"/>
                              <a:gd name="T20" fmla="+- 0 3178 2422"/>
                              <a:gd name="T21" fmla="*/ T20 w 6892"/>
                              <a:gd name="T22" fmla="+- 0 2268 2182"/>
                              <a:gd name="T23" fmla="*/ 2268 h 2162"/>
                              <a:gd name="T24" fmla="+- 0 3315 2422"/>
                              <a:gd name="T25" fmla="*/ T24 w 6892"/>
                              <a:gd name="T26" fmla="+- 0 2232 2182"/>
                              <a:gd name="T27" fmla="*/ 2232 h 2162"/>
                              <a:gd name="T28" fmla="+- 0 3456 2422"/>
                              <a:gd name="T29" fmla="*/ T28 w 6892"/>
                              <a:gd name="T30" fmla="+- 0 2241 2182"/>
                              <a:gd name="T31" fmla="*/ 2241 h 2162"/>
                              <a:gd name="T32" fmla="+- 0 3592 2422"/>
                              <a:gd name="T33" fmla="*/ T32 w 6892"/>
                              <a:gd name="T34" fmla="+- 0 2232 2182"/>
                              <a:gd name="T35" fmla="*/ 2232 h 2162"/>
                              <a:gd name="T36" fmla="+- 0 3729 2422"/>
                              <a:gd name="T37" fmla="*/ T36 w 6892"/>
                              <a:gd name="T38" fmla="+- 0 2241 2182"/>
                              <a:gd name="T39" fmla="*/ 2241 h 2162"/>
                              <a:gd name="T40" fmla="+- 0 3865 2422"/>
                              <a:gd name="T41" fmla="*/ T40 w 6892"/>
                              <a:gd name="T42" fmla="+- 0 2232 2182"/>
                              <a:gd name="T43" fmla="*/ 2232 h 2162"/>
                              <a:gd name="T44" fmla="+- 0 4007 2422"/>
                              <a:gd name="T45" fmla="*/ T44 w 6892"/>
                              <a:gd name="T46" fmla="+- 0 2223 2182"/>
                              <a:gd name="T47" fmla="*/ 2223 h 2162"/>
                              <a:gd name="T48" fmla="+- 0 4143 2422"/>
                              <a:gd name="T49" fmla="*/ T48 w 6892"/>
                              <a:gd name="T50" fmla="+- 0 2209 2182"/>
                              <a:gd name="T51" fmla="*/ 2209 h 2162"/>
                              <a:gd name="T52" fmla="+- 0 4280 2422"/>
                              <a:gd name="T53" fmla="*/ T52 w 6892"/>
                              <a:gd name="T54" fmla="+- 0 2209 2182"/>
                              <a:gd name="T55" fmla="*/ 2209 h 2162"/>
                              <a:gd name="T56" fmla="+- 0 4421 2422"/>
                              <a:gd name="T57" fmla="*/ T56 w 6892"/>
                              <a:gd name="T58" fmla="+- 0 2187 2182"/>
                              <a:gd name="T59" fmla="*/ 2187 h 2162"/>
                              <a:gd name="T60" fmla="+- 0 4557 2422"/>
                              <a:gd name="T61" fmla="*/ T60 w 6892"/>
                              <a:gd name="T62" fmla="+- 0 2228 2182"/>
                              <a:gd name="T63" fmla="*/ 2228 h 2162"/>
                              <a:gd name="T64" fmla="+- 0 4762 2422"/>
                              <a:gd name="T65" fmla="*/ T64 w 6892"/>
                              <a:gd name="T66" fmla="+- 0 2214 2182"/>
                              <a:gd name="T67" fmla="*/ 2214 h 2162"/>
                              <a:gd name="T68" fmla="+- 0 4971 2422"/>
                              <a:gd name="T69" fmla="*/ T68 w 6892"/>
                              <a:gd name="T70" fmla="+- 0 2219 2182"/>
                              <a:gd name="T71" fmla="*/ 2219 h 2162"/>
                              <a:gd name="T72" fmla="+- 0 5108 2422"/>
                              <a:gd name="T73" fmla="*/ T72 w 6892"/>
                              <a:gd name="T74" fmla="+- 0 2219 2182"/>
                              <a:gd name="T75" fmla="*/ 2219 h 2162"/>
                              <a:gd name="T76" fmla="+- 0 5313 2422"/>
                              <a:gd name="T77" fmla="*/ T76 w 6892"/>
                              <a:gd name="T78" fmla="+- 0 2209 2182"/>
                              <a:gd name="T79" fmla="*/ 2209 h 2162"/>
                              <a:gd name="T80" fmla="+- 0 5454 2422"/>
                              <a:gd name="T81" fmla="*/ T80 w 6892"/>
                              <a:gd name="T82" fmla="+- 0 2196 2182"/>
                              <a:gd name="T83" fmla="*/ 2196 h 2162"/>
                              <a:gd name="T84" fmla="+- 0 5590 2422"/>
                              <a:gd name="T85" fmla="*/ T84 w 6892"/>
                              <a:gd name="T86" fmla="+- 0 2205 2182"/>
                              <a:gd name="T87" fmla="*/ 2205 h 2162"/>
                              <a:gd name="T88" fmla="+- 0 5795 2422"/>
                              <a:gd name="T89" fmla="*/ T88 w 6892"/>
                              <a:gd name="T90" fmla="+- 0 2209 2182"/>
                              <a:gd name="T91" fmla="*/ 2209 h 2162"/>
                              <a:gd name="T92" fmla="+- 0 5936 2422"/>
                              <a:gd name="T93" fmla="*/ T92 w 6892"/>
                              <a:gd name="T94" fmla="+- 0 2214 2182"/>
                              <a:gd name="T95" fmla="*/ 2214 h 2162"/>
                              <a:gd name="T96" fmla="+- 0 6073 2422"/>
                              <a:gd name="T97" fmla="*/ T96 w 6892"/>
                              <a:gd name="T98" fmla="+- 0 2191 2182"/>
                              <a:gd name="T99" fmla="*/ 2191 h 2162"/>
                              <a:gd name="T100" fmla="+- 0 6209 2422"/>
                              <a:gd name="T101" fmla="*/ T100 w 6892"/>
                              <a:gd name="T102" fmla="+- 0 2214 2182"/>
                              <a:gd name="T103" fmla="*/ 2214 h 2162"/>
                              <a:gd name="T104" fmla="+- 0 6346 2422"/>
                              <a:gd name="T105" fmla="*/ T104 w 6892"/>
                              <a:gd name="T106" fmla="+- 0 2219 2182"/>
                              <a:gd name="T107" fmla="*/ 2219 h 2162"/>
                              <a:gd name="T108" fmla="+- 0 6487 2422"/>
                              <a:gd name="T109" fmla="*/ T108 w 6892"/>
                              <a:gd name="T110" fmla="+- 0 2182 2182"/>
                              <a:gd name="T111" fmla="*/ 2182 h 2162"/>
                              <a:gd name="T112" fmla="+- 0 6624 2422"/>
                              <a:gd name="T113" fmla="*/ T112 w 6892"/>
                              <a:gd name="T114" fmla="+- 0 2196 2182"/>
                              <a:gd name="T115" fmla="*/ 2196 h 2162"/>
                              <a:gd name="T116" fmla="+- 0 6760 2422"/>
                              <a:gd name="T117" fmla="*/ T116 w 6892"/>
                              <a:gd name="T118" fmla="+- 0 2196 2182"/>
                              <a:gd name="T119" fmla="*/ 2196 h 2162"/>
                              <a:gd name="T120" fmla="+- 0 6901 2422"/>
                              <a:gd name="T121" fmla="*/ T120 w 6892"/>
                              <a:gd name="T122" fmla="+- 0 2209 2182"/>
                              <a:gd name="T123" fmla="*/ 2209 h 2162"/>
                              <a:gd name="T124" fmla="+- 0 7038 2422"/>
                              <a:gd name="T125" fmla="*/ T124 w 6892"/>
                              <a:gd name="T126" fmla="+- 0 2205 2182"/>
                              <a:gd name="T127" fmla="*/ 2205 h 2162"/>
                              <a:gd name="T128" fmla="+- 0 7174 2422"/>
                              <a:gd name="T129" fmla="*/ T128 w 6892"/>
                              <a:gd name="T130" fmla="+- 0 2200 2182"/>
                              <a:gd name="T131" fmla="*/ 2200 h 2162"/>
                              <a:gd name="T132" fmla="+- 0 7311 2422"/>
                              <a:gd name="T133" fmla="*/ T132 w 6892"/>
                              <a:gd name="T134" fmla="+- 0 2205 2182"/>
                              <a:gd name="T135" fmla="*/ 2205 h 2162"/>
                              <a:gd name="T136" fmla="+- 0 7452 2422"/>
                              <a:gd name="T137" fmla="*/ T136 w 6892"/>
                              <a:gd name="T138" fmla="+- 0 2205 2182"/>
                              <a:gd name="T139" fmla="*/ 2205 h 2162"/>
                              <a:gd name="T140" fmla="+- 0 7588 2422"/>
                              <a:gd name="T141" fmla="*/ T140 w 6892"/>
                              <a:gd name="T142" fmla="+- 0 2200 2182"/>
                              <a:gd name="T143" fmla="*/ 2200 h 2162"/>
                              <a:gd name="T144" fmla="+- 0 7725 2422"/>
                              <a:gd name="T145" fmla="*/ T144 w 6892"/>
                              <a:gd name="T146" fmla="+- 0 2223 2182"/>
                              <a:gd name="T147" fmla="*/ 2223 h 2162"/>
                              <a:gd name="T148" fmla="+- 0 7866 2422"/>
                              <a:gd name="T149" fmla="*/ T148 w 6892"/>
                              <a:gd name="T150" fmla="+- 0 2191 2182"/>
                              <a:gd name="T151" fmla="*/ 2191 h 2162"/>
                              <a:gd name="T152" fmla="+- 0 8003 2422"/>
                              <a:gd name="T153" fmla="*/ T152 w 6892"/>
                              <a:gd name="T154" fmla="+- 0 2191 2182"/>
                              <a:gd name="T155" fmla="*/ 2191 h 2162"/>
                              <a:gd name="T156" fmla="+- 0 8139 2422"/>
                              <a:gd name="T157" fmla="*/ T156 w 6892"/>
                              <a:gd name="T158" fmla="+- 0 2200 2182"/>
                              <a:gd name="T159" fmla="*/ 2200 h 2162"/>
                              <a:gd name="T160" fmla="+- 0 8276 2422"/>
                              <a:gd name="T161" fmla="*/ T160 w 6892"/>
                              <a:gd name="T162" fmla="+- 0 2214 2182"/>
                              <a:gd name="T163" fmla="*/ 2214 h 2162"/>
                              <a:gd name="T164" fmla="+- 0 8485 2422"/>
                              <a:gd name="T165" fmla="*/ T164 w 6892"/>
                              <a:gd name="T166" fmla="+- 0 2200 2182"/>
                              <a:gd name="T167" fmla="*/ 2200 h 2162"/>
                              <a:gd name="T168" fmla="+- 0 8758 2422"/>
                              <a:gd name="T169" fmla="*/ T168 w 6892"/>
                              <a:gd name="T170" fmla="+- 0 2205 2182"/>
                              <a:gd name="T171" fmla="*/ 2205 h 2162"/>
                              <a:gd name="T172" fmla="+- 0 8968 2422"/>
                              <a:gd name="T173" fmla="*/ T172 w 6892"/>
                              <a:gd name="T174" fmla="+- 0 2200 2182"/>
                              <a:gd name="T175" fmla="*/ 2200 h 2162"/>
                              <a:gd name="T176" fmla="+- 0 9104 2422"/>
                              <a:gd name="T177" fmla="*/ T176 w 6892"/>
                              <a:gd name="T178" fmla="+- 0 2196 2182"/>
                              <a:gd name="T179" fmla="*/ 2196 h 2162"/>
                              <a:gd name="T180" fmla="+- 0 9240 2422"/>
                              <a:gd name="T181" fmla="*/ T180 w 6892"/>
                              <a:gd name="T182" fmla="+- 0 2205 2182"/>
                              <a:gd name="T183" fmla="*/ 2205 h 216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</a:cxnLst>
                            <a:rect l="0" t="0" r="r" b="b"/>
                            <a:pathLst>
                              <a:path w="6892" h="2162">
                                <a:moveTo>
                                  <a:pt x="0" y="2161"/>
                                </a:moveTo>
                                <a:lnTo>
                                  <a:pt x="69" y="578"/>
                                </a:lnTo>
                                <a:lnTo>
                                  <a:pt x="137" y="278"/>
                                </a:lnTo>
                                <a:lnTo>
                                  <a:pt x="206" y="328"/>
                                </a:lnTo>
                                <a:lnTo>
                                  <a:pt x="273" y="196"/>
                                </a:lnTo>
                                <a:lnTo>
                                  <a:pt x="342" y="182"/>
                                </a:lnTo>
                                <a:lnTo>
                                  <a:pt x="410" y="123"/>
                                </a:lnTo>
                                <a:lnTo>
                                  <a:pt x="479" y="59"/>
                                </a:lnTo>
                                <a:lnTo>
                                  <a:pt x="551" y="109"/>
                                </a:lnTo>
                                <a:lnTo>
                                  <a:pt x="620" y="114"/>
                                </a:lnTo>
                                <a:lnTo>
                                  <a:pt x="688" y="82"/>
                                </a:lnTo>
                                <a:lnTo>
                                  <a:pt x="756" y="86"/>
                                </a:lnTo>
                                <a:lnTo>
                                  <a:pt x="825" y="86"/>
                                </a:lnTo>
                                <a:lnTo>
                                  <a:pt x="893" y="50"/>
                                </a:lnTo>
                                <a:lnTo>
                                  <a:pt x="961" y="86"/>
                                </a:lnTo>
                                <a:lnTo>
                                  <a:pt x="1034" y="59"/>
                                </a:lnTo>
                                <a:lnTo>
                                  <a:pt x="1102" y="41"/>
                                </a:lnTo>
                                <a:lnTo>
                                  <a:pt x="1170" y="50"/>
                                </a:lnTo>
                                <a:lnTo>
                                  <a:pt x="1239" y="50"/>
                                </a:lnTo>
                                <a:lnTo>
                                  <a:pt x="1307" y="59"/>
                                </a:lnTo>
                                <a:lnTo>
                                  <a:pt x="1375" y="32"/>
                                </a:lnTo>
                                <a:lnTo>
                                  <a:pt x="1443" y="50"/>
                                </a:lnTo>
                                <a:lnTo>
                                  <a:pt x="1516" y="59"/>
                                </a:lnTo>
                                <a:lnTo>
                                  <a:pt x="1585" y="41"/>
                                </a:lnTo>
                                <a:lnTo>
                                  <a:pt x="1653" y="50"/>
                                </a:lnTo>
                                <a:lnTo>
                                  <a:pt x="1721" y="27"/>
                                </a:lnTo>
                                <a:lnTo>
                                  <a:pt x="1789" y="59"/>
                                </a:lnTo>
                                <a:lnTo>
                                  <a:pt x="1858" y="27"/>
                                </a:lnTo>
                                <a:lnTo>
                                  <a:pt x="1926" y="73"/>
                                </a:lnTo>
                                <a:lnTo>
                                  <a:pt x="1999" y="5"/>
                                </a:lnTo>
                                <a:lnTo>
                                  <a:pt x="2067" y="50"/>
                                </a:lnTo>
                                <a:lnTo>
                                  <a:pt x="2135" y="46"/>
                                </a:lnTo>
                                <a:lnTo>
                                  <a:pt x="2204" y="32"/>
                                </a:lnTo>
                                <a:lnTo>
                                  <a:pt x="2340" y="32"/>
                                </a:lnTo>
                                <a:lnTo>
                                  <a:pt x="2408" y="37"/>
                                </a:lnTo>
                                <a:lnTo>
                                  <a:pt x="2549" y="37"/>
                                </a:lnTo>
                                <a:lnTo>
                                  <a:pt x="2618" y="46"/>
                                </a:lnTo>
                                <a:lnTo>
                                  <a:pt x="2686" y="37"/>
                                </a:lnTo>
                                <a:lnTo>
                                  <a:pt x="2823" y="37"/>
                                </a:lnTo>
                                <a:lnTo>
                                  <a:pt x="2891" y="27"/>
                                </a:lnTo>
                                <a:lnTo>
                                  <a:pt x="2964" y="18"/>
                                </a:lnTo>
                                <a:lnTo>
                                  <a:pt x="3032" y="14"/>
                                </a:lnTo>
                                <a:lnTo>
                                  <a:pt x="3100" y="32"/>
                                </a:lnTo>
                                <a:lnTo>
                                  <a:pt x="3168" y="23"/>
                                </a:lnTo>
                                <a:lnTo>
                                  <a:pt x="3305" y="23"/>
                                </a:lnTo>
                                <a:lnTo>
                                  <a:pt x="3373" y="27"/>
                                </a:lnTo>
                                <a:lnTo>
                                  <a:pt x="3446" y="37"/>
                                </a:lnTo>
                                <a:lnTo>
                                  <a:pt x="3514" y="32"/>
                                </a:lnTo>
                                <a:lnTo>
                                  <a:pt x="3583" y="14"/>
                                </a:lnTo>
                                <a:lnTo>
                                  <a:pt x="3651" y="9"/>
                                </a:lnTo>
                                <a:lnTo>
                                  <a:pt x="3719" y="23"/>
                                </a:lnTo>
                                <a:lnTo>
                                  <a:pt x="3787" y="32"/>
                                </a:lnTo>
                                <a:lnTo>
                                  <a:pt x="3856" y="32"/>
                                </a:lnTo>
                                <a:lnTo>
                                  <a:pt x="3924" y="37"/>
                                </a:lnTo>
                                <a:lnTo>
                                  <a:pt x="3997" y="32"/>
                                </a:lnTo>
                                <a:lnTo>
                                  <a:pt x="4065" y="0"/>
                                </a:lnTo>
                                <a:lnTo>
                                  <a:pt x="4133" y="27"/>
                                </a:lnTo>
                                <a:lnTo>
                                  <a:pt x="4202" y="14"/>
                                </a:lnTo>
                                <a:lnTo>
                                  <a:pt x="4270" y="18"/>
                                </a:lnTo>
                                <a:lnTo>
                                  <a:pt x="4338" y="14"/>
                                </a:lnTo>
                                <a:lnTo>
                                  <a:pt x="4406" y="9"/>
                                </a:lnTo>
                                <a:lnTo>
                                  <a:pt x="4479" y="27"/>
                                </a:lnTo>
                                <a:lnTo>
                                  <a:pt x="4547" y="32"/>
                                </a:lnTo>
                                <a:lnTo>
                                  <a:pt x="4616" y="23"/>
                                </a:lnTo>
                                <a:lnTo>
                                  <a:pt x="4684" y="18"/>
                                </a:lnTo>
                                <a:lnTo>
                                  <a:pt x="4752" y="18"/>
                                </a:lnTo>
                                <a:lnTo>
                                  <a:pt x="4820" y="27"/>
                                </a:lnTo>
                                <a:lnTo>
                                  <a:pt x="4889" y="23"/>
                                </a:lnTo>
                                <a:lnTo>
                                  <a:pt x="4962" y="14"/>
                                </a:lnTo>
                                <a:lnTo>
                                  <a:pt x="5030" y="23"/>
                                </a:lnTo>
                                <a:lnTo>
                                  <a:pt x="5098" y="9"/>
                                </a:lnTo>
                                <a:lnTo>
                                  <a:pt x="5166" y="18"/>
                                </a:lnTo>
                                <a:lnTo>
                                  <a:pt x="5235" y="9"/>
                                </a:lnTo>
                                <a:lnTo>
                                  <a:pt x="5303" y="41"/>
                                </a:lnTo>
                                <a:lnTo>
                                  <a:pt x="5372" y="9"/>
                                </a:lnTo>
                                <a:lnTo>
                                  <a:pt x="5444" y="9"/>
                                </a:lnTo>
                                <a:lnTo>
                                  <a:pt x="5512" y="27"/>
                                </a:lnTo>
                                <a:lnTo>
                                  <a:pt x="5581" y="9"/>
                                </a:lnTo>
                                <a:lnTo>
                                  <a:pt x="5649" y="18"/>
                                </a:lnTo>
                                <a:lnTo>
                                  <a:pt x="5717" y="18"/>
                                </a:lnTo>
                                <a:lnTo>
                                  <a:pt x="5786" y="9"/>
                                </a:lnTo>
                                <a:lnTo>
                                  <a:pt x="5854" y="32"/>
                                </a:lnTo>
                                <a:lnTo>
                                  <a:pt x="5926" y="18"/>
                                </a:lnTo>
                                <a:lnTo>
                                  <a:pt x="6063" y="18"/>
                                </a:lnTo>
                                <a:lnTo>
                                  <a:pt x="6132" y="23"/>
                                </a:lnTo>
                                <a:lnTo>
                                  <a:pt x="6336" y="23"/>
                                </a:lnTo>
                                <a:lnTo>
                                  <a:pt x="6409" y="18"/>
                                </a:lnTo>
                                <a:lnTo>
                                  <a:pt x="6546" y="18"/>
                                </a:lnTo>
                                <a:lnTo>
                                  <a:pt x="6614" y="27"/>
                                </a:lnTo>
                                <a:lnTo>
                                  <a:pt x="6682" y="14"/>
                                </a:lnTo>
                                <a:lnTo>
                                  <a:pt x="6751" y="32"/>
                                </a:lnTo>
                                <a:lnTo>
                                  <a:pt x="6818" y="23"/>
                                </a:lnTo>
                                <a:lnTo>
                                  <a:pt x="6892" y="32"/>
                                </a:lnTo>
                              </a:path>
                            </a:pathLst>
                          </a:custGeom>
                          <a:noFill/>
                          <a:ln w="14444">
                            <a:solidFill>
                              <a:srgbClr val="000000"/>
                            </a:solidFill>
                            <a:prstDash val="lg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1" name="AutoShape 571"/>
                        <wps:cNvSpPr>
                          <a:spLocks/>
                        </wps:cNvSpPr>
                        <wps:spPr bwMode="auto">
                          <a:xfrm>
                            <a:off x="230042" y="-163143"/>
                            <a:ext cx="51768" cy="31932"/>
                          </a:xfrm>
                          <a:custGeom>
                            <a:avLst/>
                            <a:gdLst>
                              <a:gd name="T0" fmla="+- 0 7935 230042"/>
                              <a:gd name="T1" fmla="*/ T0 w 51768"/>
                              <a:gd name="T2" fmla="+- 0 184 -163143"/>
                              <a:gd name="T3" fmla="*/ 184 h 31932"/>
                              <a:gd name="T4" fmla="+- 0 9300 230042"/>
                              <a:gd name="T5" fmla="*/ T4 w 51768"/>
                              <a:gd name="T6" fmla="+- 0 184 -163143"/>
                              <a:gd name="T7" fmla="*/ 184 h 31932"/>
                              <a:gd name="T8" fmla="+- 0 7935 230042"/>
                              <a:gd name="T9" fmla="*/ T8 w 51768"/>
                              <a:gd name="T10" fmla="+- 0 1026 -163143"/>
                              <a:gd name="T11" fmla="*/ 1026 h 31932"/>
                              <a:gd name="T12" fmla="+- 0 9300 230042"/>
                              <a:gd name="T13" fmla="*/ T12 w 51768"/>
                              <a:gd name="T14" fmla="+- 0 1026 -163143"/>
                              <a:gd name="T15" fmla="*/ 1026 h 31932"/>
                              <a:gd name="T16" fmla="+- 0 7935 230042"/>
                              <a:gd name="T17" fmla="*/ T16 w 51768"/>
                              <a:gd name="T18" fmla="+- 0 1026 -163143"/>
                              <a:gd name="T19" fmla="*/ 1026 h 31932"/>
                              <a:gd name="T20" fmla="+- 0 9300 230042"/>
                              <a:gd name="T21" fmla="*/ T20 w 51768"/>
                              <a:gd name="T22" fmla="+- 0 1026 -163143"/>
                              <a:gd name="T23" fmla="*/ 1026 h 31932"/>
                              <a:gd name="T24" fmla="+- 0 7935 230042"/>
                              <a:gd name="T25" fmla="*/ T24 w 51768"/>
                              <a:gd name="T26" fmla="+- 0 184 -163143"/>
                              <a:gd name="T27" fmla="*/ 184 h 31932"/>
                              <a:gd name="T28" fmla="+- 0 9300 230042"/>
                              <a:gd name="T29" fmla="*/ T28 w 51768"/>
                              <a:gd name="T30" fmla="+- 0 184 -163143"/>
                              <a:gd name="T31" fmla="*/ 184 h 31932"/>
                              <a:gd name="T32" fmla="+- 0 7935 230042"/>
                              <a:gd name="T33" fmla="*/ T32 w 51768"/>
                              <a:gd name="T34" fmla="+- 0 1026 -163143"/>
                              <a:gd name="T35" fmla="*/ 1026 h 31932"/>
                              <a:gd name="T36" fmla="+- 0 9300 230042"/>
                              <a:gd name="T37" fmla="*/ T36 w 51768"/>
                              <a:gd name="T38" fmla="+- 0 1026 -163143"/>
                              <a:gd name="T39" fmla="*/ 1026 h 3193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51768" h="31932">
                                <a:moveTo>
                                  <a:pt x="-222107" y="163327"/>
                                </a:moveTo>
                                <a:lnTo>
                                  <a:pt x="-220742" y="163327"/>
                                </a:lnTo>
                                <a:moveTo>
                                  <a:pt x="-222107" y="164169"/>
                                </a:moveTo>
                                <a:lnTo>
                                  <a:pt x="-220742" y="164169"/>
                                </a:lnTo>
                                <a:moveTo>
                                  <a:pt x="-222107" y="164169"/>
                                </a:moveTo>
                                <a:lnTo>
                                  <a:pt x="-220742" y="164169"/>
                                </a:lnTo>
                                <a:moveTo>
                                  <a:pt x="-222107" y="163327"/>
                                </a:moveTo>
                                <a:lnTo>
                                  <a:pt x="-220742" y="163327"/>
                                </a:lnTo>
                                <a:moveTo>
                                  <a:pt x="-222107" y="164169"/>
                                </a:moveTo>
                                <a:lnTo>
                                  <a:pt x="-220742" y="164169"/>
                                </a:lnTo>
                              </a:path>
                            </a:pathLst>
                          </a:custGeom>
                          <a:noFill/>
                          <a:ln w="27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2" name="Line 570"/>
                        <wps:cNvCnPr/>
                        <wps:spPr bwMode="auto">
                          <a:xfrm>
                            <a:off x="9300" y="184"/>
                            <a:ext cx="0" cy="843"/>
                          </a:xfrm>
                          <a:prstGeom prst="line">
                            <a:avLst/>
                          </a:prstGeom>
                          <a:noFill/>
                          <a:ln w="67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53" name="Line 569"/>
                        <wps:cNvCnPr/>
                        <wps:spPr bwMode="auto">
                          <a:xfrm>
                            <a:off x="7975" y="330"/>
                            <a:ext cx="219" cy="0"/>
                          </a:xfrm>
                          <a:prstGeom prst="line">
                            <a:avLst/>
                          </a:prstGeom>
                          <a:noFill/>
                          <a:ln w="14443">
                            <a:solidFill>
                              <a:srgbClr val="000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54" name="Line 568"/>
                        <wps:cNvCnPr/>
                        <wps:spPr bwMode="auto">
                          <a:xfrm>
                            <a:off x="7975" y="603"/>
                            <a:ext cx="219" cy="0"/>
                          </a:xfrm>
                          <a:prstGeom prst="line">
                            <a:avLst/>
                          </a:prstGeom>
                          <a:noFill/>
                          <a:ln w="14443">
                            <a:solidFill>
                              <a:srgbClr val="FF0000"/>
                            </a:solidFill>
                            <a:prstDash val="lg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55" name="Line 567"/>
                        <wps:cNvCnPr/>
                        <wps:spPr bwMode="auto">
                          <a:xfrm>
                            <a:off x="7975" y="876"/>
                            <a:ext cx="219" cy="0"/>
                          </a:xfrm>
                          <a:prstGeom prst="line">
                            <a:avLst/>
                          </a:prstGeom>
                          <a:noFill/>
                          <a:ln w="14443">
                            <a:solidFill>
                              <a:srgbClr val="000000"/>
                            </a:solidFill>
                            <a:prstDash val="lg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56" name="Text Box 566"/>
                        <wps:cNvSpPr txBox="1">
                          <a:spLocks noChangeArrowheads="1"/>
                        </wps:cNvSpPr>
                        <wps:spPr bwMode="auto">
                          <a:xfrm>
                            <a:off x="8217" y="240"/>
                            <a:ext cx="799" cy="2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2FADC31" w14:textId="77777777" w:rsidR="00B0570F" w:rsidRDefault="00B0570F">
                              <w:pPr>
                                <w:spacing w:line="209" w:lineRule="exact"/>
                                <w:rPr>
                                  <w:rFonts w:ascii="Calibri"/>
                                  <w:sz w:val="21"/>
                                </w:rPr>
                              </w:pPr>
                              <w:r>
                                <w:rPr>
                                  <w:rFonts w:ascii="Calibri"/>
                                  <w:sz w:val="21"/>
                                </w:rPr>
                                <w:t>SNR=4dB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57" name="Text Box 565"/>
                        <wps:cNvSpPr txBox="1">
                          <a:spLocks noChangeArrowheads="1"/>
                        </wps:cNvSpPr>
                        <wps:spPr bwMode="auto">
                          <a:xfrm>
                            <a:off x="7975" y="493"/>
                            <a:ext cx="262" cy="2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D1051B0" w14:textId="77777777" w:rsidR="00B0570F" w:rsidRDefault="00B0570F">
                              <w:pPr>
                                <w:spacing w:line="232" w:lineRule="exact"/>
                                <w:rPr>
                                  <w:rFonts w:ascii="Times New Roman"/>
                                  <w:sz w:val="21"/>
                                </w:rPr>
                              </w:pPr>
                              <w:r>
                                <w:rPr>
                                  <w:rFonts w:ascii="Times New Roman"/>
                                  <w:w w:val="99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sz w:val="21"/>
                                </w:rPr>
                                <w:t xml:space="preserve">   </w:t>
                              </w:r>
                              <w:r>
                                <w:rPr>
                                  <w:rFonts w:ascii="Times New Roman"/>
                                  <w:spacing w:val="-21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58" name="Text Box 564"/>
                        <wps:cNvSpPr txBox="1">
                          <a:spLocks noChangeArrowheads="1"/>
                        </wps:cNvSpPr>
                        <wps:spPr bwMode="auto">
                          <a:xfrm>
                            <a:off x="7975" y="766"/>
                            <a:ext cx="262" cy="2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42A183F" w14:textId="77777777" w:rsidR="00B0570F" w:rsidRDefault="00B0570F">
                              <w:pPr>
                                <w:spacing w:line="232" w:lineRule="exact"/>
                                <w:rPr>
                                  <w:rFonts w:ascii="Times New Roman"/>
                                  <w:sz w:val="21"/>
                                </w:rPr>
                              </w:pPr>
                              <w:r>
                                <w:rPr>
                                  <w:rFonts w:ascii="Times New Roman"/>
                                  <w:w w:val="99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sz w:val="21"/>
                                </w:rPr>
                                <w:t xml:space="preserve">   </w:t>
                              </w:r>
                              <w:r>
                                <w:rPr>
                                  <w:rFonts w:ascii="Times New Roman"/>
                                  <w:spacing w:val="-21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59" name="Text Box 563"/>
                        <wps:cNvSpPr txBox="1">
                          <a:spLocks noChangeArrowheads="1"/>
                        </wps:cNvSpPr>
                        <wps:spPr bwMode="auto">
                          <a:xfrm>
                            <a:off x="8217" y="513"/>
                            <a:ext cx="903" cy="4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0C63978" w14:textId="77777777" w:rsidR="00B0570F" w:rsidRDefault="00B0570F">
                              <w:pPr>
                                <w:spacing w:line="223" w:lineRule="exact"/>
                                <w:rPr>
                                  <w:rFonts w:ascii="Calibri"/>
                                  <w:sz w:val="21"/>
                                </w:rPr>
                              </w:pPr>
                              <w:r>
                                <w:rPr>
                                  <w:rFonts w:ascii="Calibri"/>
                                  <w:sz w:val="21"/>
                                </w:rPr>
                                <w:t>SNR=8dB</w:t>
                              </w:r>
                            </w:p>
                            <w:p w14:paraId="6F9782F0" w14:textId="77777777" w:rsidR="00B0570F" w:rsidRDefault="00B0570F">
                              <w:pPr>
                                <w:spacing w:before="16" w:line="243" w:lineRule="exact"/>
                                <w:rPr>
                                  <w:rFonts w:ascii="Calibri"/>
                                  <w:sz w:val="21"/>
                                </w:rPr>
                              </w:pPr>
                              <w:r>
                                <w:rPr>
                                  <w:rFonts w:ascii="Calibri"/>
                                  <w:sz w:val="21"/>
                                </w:rPr>
                                <w:t>SNR=10dB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AD7592B" id="Group 562" o:spid="_x0000_s1572" style="position:absolute;left:0;text-align:left;margin-left:120.55pt;margin-top:9.15pt;width:345.75pt;height:208.6pt;z-index:251517952;mso-position-horizontal-relative:page;mso-position-vertical-relative:text" coordorigin="2411,183" coordsize="6915,41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">
                <v:shape id="AutoShape 635" o:spid="_x0000_s1573" style="position:absolute;left:8622;top:190;width:2;height:2;visibility:visible;mso-wrap-style:square;v-text-anchor:top" coordsize="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" path="m,l,m,l,e" filled="f" strokeweight=".00756mm">
                  <v:path arrowok="t" o:connecttype="custom" o:connectlocs="0,0;0,0;0,0;0,0" o:connectangles="0,0,0,0"/>
                </v:shape>
                <v:line id="Line 634" o:spid="_x0000_s1574" style="position:absolute;visibility:visible;mso-wrap-style:square" from="2422,189" to="9314,1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" strokeweight=".00758mm">
                  <v:stroke dashstyle="longDash"/>
                </v:line>
                <v:line id="Line 633" o:spid="_x0000_s1575" style="position:absolute;visibility:visible;mso-wrap-style:square" from="2422,184" to="9314,1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" strokeweight=".00758mm"/>
                <v:line id="Line 632" o:spid="_x0000_s1576" style="position:absolute;visibility:visible;mso-wrap-style:square" from="2422,4343" to="9314,43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" strokeweight=".00758mm">
                  <v:stroke dashstyle="longDash"/>
                </v:line>
                <v:shape id="AutoShape 631" o:spid="_x0000_s1577" style="position:absolute;left:21043;top:-5440;width:261289;height:2;visibility:visible;mso-wrap-style:square;v-text-anchor:top" coordsize="261289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" path="m-18621,9783r6892,m-18621,9783r6892,e" filled="f" strokeweight=".00758mm">
                  <v:path arrowok="t" o:connecttype="custom" o:connectlocs="-18621,0;-11729,0;-18621,0;-11729,0" o:connectangles="0,0,0,0"/>
                </v:shape>
                <v:shape id="AutoShape 630" o:spid="_x0000_s1578" style="position:absolute;left:21043;top:-147266;width:261289;height:125951;visibility:visible;mso-wrap-style:square;v-text-anchor:top" coordsize="261289,1259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" path="m-18621,151191r6892,m-18621,150777r6892,m-18621,150363r6892,m-18621,149944r6892,m-18621,149530r6892,m-18621,149116r6892,m-18621,148697r6892,m-18621,148283r6892,m-18621,147869r5513,e" filled="f" strokeweight=".00758mm">
                  <v:stroke dashstyle="longDash"/>
                  <v:path arrowok="t" o:connecttype="custom" o:connectlocs="-18621,3925;-11729,3925;-18621,3511;-11729,3511;-18621,3097;-11729,3097;-18621,2678;-11729,2678;-18621,2264;-11729,2264;-18621,1850;-11729,1850;-18621,1431;-11729,1431;-18621,1017;-11729,1017;-18621,603;-13108,603" o:connectangles="0,0,0,0,0,0,0,0,0,0,0,0,0,0,0,0,0,0"/>
                </v:shape>
                <v:line id="Line 629" o:spid="_x0000_s1579" style="position:absolute;visibility:visible;mso-wrap-style:square" from="2423,184" to="2423,43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" strokeweight=".01903mm"/>
                <v:line id="Line 628" o:spid="_x0000_s1580" style="position:absolute;visibility:visible;mso-wrap-style:square" from="3110,189" to="3110,43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" strokeweight=".0114mm"/>
                <v:line id="Line 627" o:spid="_x0000_s1581" style="position:absolute;visibility:visible;mso-wrap-style:square" from="3797,189" to="3797,43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" strokeweight=".0114mm"/>
                <v:line id="Line 626" o:spid="_x0000_s1582" style="position:absolute;visibility:visible;mso-wrap-style:square" from="4489,189" to="4489,43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" strokeweight=".0114mm"/>
                <v:line id="Line 625" o:spid="_x0000_s1583" style="position:absolute;visibility:visible;mso-wrap-style:square" from="5176,189" to="5176,43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" strokeweight=".0114mm"/>
                <v:line id="Line 624" o:spid="_x0000_s1584" style="position:absolute;visibility:visible;mso-wrap-style:square" from="5868,189" to="5868,43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" strokeweight=".01892mm"/>
                <v:line id="Line 623" o:spid="_x0000_s1585" style="position:absolute;visibility:visible;mso-wrap-style:square" from="6556,189" to="6556,43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" strokeweight=".0114mm"/>
                <v:line id="Line 622" o:spid="_x0000_s1586" style="position:absolute;visibility:visible;mso-wrap-style:square" from="7243,189" to="7243,43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" strokeweight=".01978mm"/>
                <v:line id="Line 621" o:spid="_x0000_s1587" style="position:absolute;visibility:visible;mso-wrap-style:square" from="7935,184" to="7935,43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" strokeweight=".0114mm"/>
                <v:line id="Line 620" o:spid="_x0000_s1588" style="position:absolute;visibility:visible;mso-wrap-style:square" from="8622,1026" to="8622,43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" strokeweight=".00758mm"/>
                <v:line id="Line 619" o:spid="_x0000_s1589" style="position:absolute;visibility:visible;mso-wrap-style:square" from="9300,603" to="9314,6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" strokeweight=".00758mm">
                  <v:stroke dashstyle="longDash"/>
                </v:line>
                <v:line id="Line 618" o:spid="_x0000_s1590" style="position:absolute;visibility:visible;mso-wrap-style:square" from="9314,184" to="9314,43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" strokeweight=".0114mm"/>
                <v:line id="Line 617" o:spid="_x0000_s1591" style="position:absolute;visibility:visible;mso-wrap-style:square" from="2422,4343" to="2491,43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" strokeweight=".00758mm"/>
                <v:line id="Line 616" o:spid="_x0000_s1592" style="position:absolute;visibility:visible;mso-wrap-style:square" from="2491,4344" to="2492,43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" strokeweight=".00756mm"/>
                <v:line id="Line 615" o:spid="_x0000_s1593" style="position:absolute;visibility:visible;mso-wrap-style:square" from="9314,4343" to="9314,43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" strokeweight=".00758mm"/>
                <v:line id="Line 614" o:spid="_x0000_s1594" style="position:absolute;visibility:visible;mso-wrap-style:square" from="9241,4344" to="9241,43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" strokeweight=".00756mm"/>
                <v:line id="Line 613" o:spid="_x0000_s1595" style="position:absolute;visibility:visible;mso-wrap-style:square" from="2422,3925" to="2491,39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" strokeweight=".00758mm"/>
                <v:line id="Line 612" o:spid="_x0000_s1596" style="position:absolute;visibility:visible;mso-wrap-style:square" from="2491,3925" to="2492,39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" strokeweight=".00758mm"/>
                <v:line id="Line 611" o:spid="_x0000_s1597" style="position:absolute;visibility:visible;mso-wrap-style:square" from="9314,3925" to="9314,39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" strokeweight=".00758mm"/>
                <v:line id="Line 610" o:spid="_x0000_s1598" style="position:absolute;visibility:visible;mso-wrap-style:square" from="9241,3925" to="9241,39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" strokeweight=".00758mm"/>
                <v:line id="Line 609" o:spid="_x0000_s1599" style="position:absolute;visibility:visible;mso-wrap-style:square" from="2422,3511" to="2491,35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" strokeweight=".00758mm"/>
                <v:line id="Line 608" o:spid="_x0000_s1600" style="position:absolute;visibility:visible;mso-wrap-style:square" from="2491,3511" to="2492,35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" strokeweight=".00758mm"/>
                <v:line id="Line 607" o:spid="_x0000_s1601" style="position:absolute;visibility:visible;mso-wrap-style:square" from="9314,3511" to="9314,35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" strokeweight=".00758mm"/>
                <v:line id="Line 606" o:spid="_x0000_s1602" style="position:absolute;visibility:visible;mso-wrap-style:square" from="9241,3511" to="9241,35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" strokeweight=".00758mm"/>
                <v:line id="Line 605" o:spid="_x0000_s1603" style="position:absolute;visibility:visible;mso-wrap-style:square" from="2422,3097" to="2491,30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" strokeweight=".00758mm"/>
                <v:line id="Line 604" o:spid="_x0000_s1604" style="position:absolute;visibility:visible;mso-wrap-style:square" from="2491,3097" to="2492,30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" strokeweight=".00756mm"/>
                <v:line id="Line 603" o:spid="_x0000_s1605" style="position:absolute;visibility:visible;mso-wrap-style:square" from="9314,3097" to="9314,30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" strokeweight=".00758mm"/>
                <v:line id="Line 602" o:spid="_x0000_s1606" style="position:absolute;visibility:visible;mso-wrap-style:square" from="9241,3097" to="9241,30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" strokeweight=".00756mm"/>
                <v:line id="Line 601" o:spid="_x0000_s1607" style="position:absolute;visibility:visible;mso-wrap-style:square" from="2422,2678" to="2491,26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" strokeweight=".00758mm"/>
                <v:line id="Line 600" o:spid="_x0000_s1608" style="position:absolute;visibility:visible;mso-wrap-style:square" from="2491,2678" to="2492,26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" strokeweight=".00758mm"/>
                <v:line id="Line 599" o:spid="_x0000_s1609" style="position:absolute;visibility:visible;mso-wrap-style:square" from="9314,2678" to="9314,26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" strokeweight=".00758mm"/>
                <v:line id="Line 598" o:spid="_x0000_s1610" style="position:absolute;visibility:visible;mso-wrap-style:square" from="9241,2678" to="9241,26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" strokeweight=".00758mm"/>
                <v:line id="Line 597" o:spid="_x0000_s1611" style="position:absolute;visibility:visible;mso-wrap-style:square" from="2422,2264" to="2491,22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" strokeweight=".00758mm"/>
                <v:line id="Line 596" o:spid="_x0000_s1612" style="position:absolute;visibility:visible;mso-wrap-style:square" from="2491,2264" to="2492,22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" strokeweight=".00758mm"/>
                <v:line id="Line 595" o:spid="_x0000_s1613" style="position:absolute;visibility:visible;mso-wrap-style:square" from="9314,2264" to="9314,22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" strokeweight=".00758mm"/>
                <v:line id="Line 594" o:spid="_x0000_s1614" style="position:absolute;visibility:visible;mso-wrap-style:square" from="9241,2264" to="9241,22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" strokeweight=".00758mm"/>
                <v:line id="Line 593" o:spid="_x0000_s1615" style="position:absolute;visibility:visible;mso-wrap-style:square" from="2422,1850" to="2491,18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" strokeweight=".00758mm"/>
                <v:line id="Line 592" o:spid="_x0000_s1616" style="position:absolute;visibility:visible;mso-wrap-style:square" from="2491,1850" to="2492,18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" strokeweight=".00756mm"/>
                <v:line id="Line 591" o:spid="_x0000_s1617" style="position:absolute;visibility:visible;mso-wrap-style:square" from="9314,1850" to="9314,18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" strokeweight=".00758mm"/>
                <v:line id="Line 590" o:spid="_x0000_s1618" style="position:absolute;visibility:visible;mso-wrap-style:square" from="9241,1850" to="9241,18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" strokeweight=".00756mm"/>
                <v:line id="Line 589" o:spid="_x0000_s1619" style="position:absolute;visibility:visible;mso-wrap-style:square" from="2422,1431" to="2491,14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" strokeweight=".00758mm"/>
                <v:line id="Line 588" o:spid="_x0000_s1620" style="position:absolute;visibility:visible;mso-wrap-style:square" from="2491,1432" to="2492,14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" strokeweight=".00758mm"/>
                <v:line id="Line 587" o:spid="_x0000_s1621" style="position:absolute;visibility:visible;mso-wrap-style:square" from="9314,1431" to="9314,14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" strokeweight=".00758mm"/>
                <v:line id="Line 586" o:spid="_x0000_s1622" style="position:absolute;visibility:visible;mso-wrap-style:square" from="9241,1432" to="9241,14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" strokeweight=".00758mm"/>
                <v:line id="Line 585" o:spid="_x0000_s1623" style="position:absolute;visibility:visible;mso-wrap-style:square" from="2422,1017" to="2491,10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" strokeweight=".00758mm"/>
                <v:line id="Line 584" o:spid="_x0000_s1624" style="position:absolute;visibility:visible;mso-wrap-style:square" from="2491,1018" to="2492,10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" strokeweight=".00758mm"/>
                <v:line id="Line 583" o:spid="_x0000_s1625" style="position:absolute;visibility:visible;mso-wrap-style:square" from="9314,1017" to="9314,10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" strokeweight=".00758mm"/>
                <v:line id="Line 582" o:spid="_x0000_s1626" style="position:absolute;visibility:visible;mso-wrap-style:square" from="9241,1018" to="9241,10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" strokeweight=".00758mm"/>
                <v:line id="Line 581" o:spid="_x0000_s1627" style="position:absolute;visibility:visible;mso-wrap-style:square" from="2422,603" to="2491,6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" strokeweight=".00758mm"/>
                <v:line id="Line 580" o:spid="_x0000_s1628" style="position:absolute;visibility:visible;mso-wrap-style:square" from="2491,604" to="2492,6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" strokeweight=".00756mm"/>
                <v:shape id="AutoShape 579" o:spid="_x0000_s1629" style="position:absolute;left:21043;top:-162963;width:261289;height:15697;visibility:visible;mso-wrap-style:square;v-text-anchor:top" coordsize="261289,156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" path="m-11743,163566r14,m-18621,163152r69,e" filled="f" strokeweight=".00758mm">
                  <v:path arrowok="t" o:connecttype="custom" o:connectlocs="-11743,603;-11729,603;-18621,189;-18552,189" o:connectangles="0,0,0,0"/>
                </v:shape>
                <v:line id="Line 578" o:spid="_x0000_s1630" style="position:absolute;visibility:visible;mso-wrap-style:square" from="2491,190" to="2492,1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" strokeweight=".00756mm"/>
                <v:line id="Line 577" o:spid="_x0000_s1631" style="position:absolute;visibility:visible;mso-wrap-style:square" from="9314,189" to="9314,1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" strokeweight=".00758mm"/>
                <v:line id="Line 576" o:spid="_x0000_s1632" style="position:absolute;visibility:visible;mso-wrap-style:square" from="9241,190" to="9241,1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" strokeweight=".00756mm"/>
                <v:shape id="AutoShape 575" o:spid="_x0000_s1633" style="position:absolute;left:21043;top:-163143;width:261289;height:157703;visibility:visible;mso-wrap-style:square;v-text-anchor:top" coordsize="261289,1577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" path="m-18621,163327r6892,m-18621,167486r6892,e" filled="f" strokeweight=".00758mm">
                  <v:path arrowok="t" o:connecttype="custom" o:connectlocs="-18621,184;-11729,184;-18621,4343;-11729,4343" o:connectangles="0,0,0,0"/>
                </v:shape>
                <v:shape id="Freeform 574" o:spid="_x0000_s1634" style="position:absolute;left:2422;top:2901;width:6892;height:1443;visibility:visible;mso-wrap-style:square;v-text-anchor:top" coordsize="6892,14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" path="m,1442l69,387,137,186r69,32l273,132r69,-9l410,82,479,41r72,32l620,77,688,54r68,5l825,59,893,36r68,23l1034,41r68,-14l1170,36r69,l1307,41r68,-18l1443,36r73,5l1585,27r68,5l1721,18r68,23l1858,18r68,32l1999,4r68,32l2135,32r69,-9l2549,23r69,9l2686,27r68,-4l2823,23r68,-5l2964,13r68,-4l3100,23r68,-10l3305,13r68,5l3446,23r68,l3583,9r68,-5l3719,13r68,10l3856,23r68,4l3997,23,4065,r68,18l4202,9r68,4l4338,9r68,l4479,18r68,5l4616,13r136,l4820,18r69,l4962,9r68,4l5098,9r68,4l5235,9r68,18l5372,4r72,l5512,18,5581,4r68,9l5717,13r69,-4l5854,23r72,-10l6132,13r68,5l6268,18r68,-5l6546,13r68,5l6682,9r69,14l6818,18r74,5e" filled="f" strokecolor="blue" strokeweight=".40122mm">
                  <v:path arrowok="t" o:connecttype="custom" o:connectlocs="69,3288;206,3119;342,3024;479,2942;620,2978;756,2960;893,2937;1034,2942;1170,2937;1307,2942;1443,2937;1585,2928;1721,2919;1858,2919;1999,2905;2135,2933;2549,2924;2686,2928;2823,2924;2964,2914;3100,2924;3305,2914;3446,2924;3583,2910;3719,2914;3856,2924;3997,2924;4133,2919;4270,2914;4406,2910;4547,2924;4752,2914;4889,2919;5030,2914;5166,2914;5303,2928;5444,2905;5581,2905;5717,2914;5854,2924;6132,2914;6268,2919;6546,2914;6682,2910;6818,2919" o:connectangles="0,0,0,0,0,0,0,0,0,0,0,0,0,0,0,0,0,0,0,0,0,0,0,0,0,0,0,0,0,0,0,0,0,0,0,0,0,0,0,0,0,0,0,0,0"/>
                </v:shape>
                <v:shape id="Freeform 573" o:spid="_x0000_s1635" style="position:absolute;left:2422;top:2710;width:6892;height:1634;visibility:visible;mso-wrap-style:square;v-text-anchor:top" coordsize="6892,16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" path="m,1633l69,891,137,641,206,364,273,132,342,77,410,54r69,9l551,54r69,14l688,54r68,5l825,54r68,l961,59r73,-5l1102,9r68,45l1239,23r68,-5l1375,r68,32l1516,50,1585,9r68,50l1721,41r68,18l1858,45r68,14l1999,54r68,-27l2135,45r205,l2408,41r73,13l2549,54r69,-4l2686,50r68,-5l2823,59r68,-9l2964,73r68,-23l3100,50r68,13l3237,54r68,9l3373,59r73,l3514,54r69,5l3651,50r68,27l3787,77r69,-9l3924,63r73,l4065,59r68,4l4202,68r68,9l4338,59r68,l4479,73r68,-5l4616,59r68,4l4752,77r68,-14l4889,54r73,9l5030,59r68,l5166,54r69,5l5303,59r69,4l5444,63r68,-4l5581,73r68,-10l5717,82r69,-19l5854,63r72,-4l5995,77r68,-18l6132,68r68,l6268,59r68,4l6409,68r68,18l6546,73r68,l6682,77r69,-14l6818,68r74,9e" filled="f" strokecolor="red" strokeweight=".40122mm">
                  <v:stroke dashstyle="longDash"/>
                  <v:path arrowok="t" o:connecttype="custom" o:connectlocs="69,3601;206,3074;342,2787;479,2773;620,2778;756,2769;893,2764;1034,2764;1170,2764;1307,2728;1443,2742;1585,2719;1721,2751;1858,2755;1999,2764;2135,2755;2408,2751;2549,2764;2686,2760;2823,2769;2964,2783;3100,2760;3237,2764;3373,2769;3514,2764;3651,2760;3787,2787;3924,2773;4065,2769;4202,2778;4338,2769;4479,2783;4616,2769;4752,2787;4889,2764;5030,2769;5166,2764;5303,2769;5444,2773;5581,2783;5717,2792;5854,2773;5995,2787;6132,2778;6268,2769;6409,2778;6546,2783;6682,2787;6818,2778" o:connectangles="0,0,0,0,0,0,0,0,0,0,0,0,0,0,0,0,0,0,0,0,0,0,0,0,0,0,0,0,0,0,0,0,0,0,0,0,0,0,0,0,0,0,0,0,0,0,0,0,0"/>
                </v:shape>
                <v:shape id="Freeform 572" o:spid="_x0000_s1636" style="position:absolute;left:2422;top:2182;width:6892;height:2162;visibility:visible;mso-wrap-style:square;v-text-anchor:top" coordsize="6892,21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" path="m,2161l69,578,137,278r69,50l273,196r69,-14l410,123,479,59r72,50l620,114,688,82r68,4l825,86,893,50r68,36l1034,59r68,-18l1170,50r69,l1307,59r68,-27l1443,50r73,9l1585,41r68,9l1721,27r68,32l1858,27r68,46l1999,5r68,45l2135,46r69,-14l2340,32r68,5l2549,37r69,9l2686,37r137,l2891,27r73,-9l3032,14r68,18l3168,23r137,l3373,27r73,10l3514,32r69,-18l3651,9r68,14l3787,32r69,l3924,37r73,-5l4065,r68,27l4202,14r68,4l4338,14r68,-5l4479,27r68,5l4616,23r68,-5l4752,18r68,9l4889,23r73,-9l5030,23,5098,9r68,9l5235,9r68,32l5372,9r72,l5512,27,5581,9r68,9l5717,18r69,-9l5854,32r72,-14l6063,18r69,5l6336,23r73,-5l6546,18r68,9l6682,14r69,18l6818,23r74,9e" filled="f" strokeweight=".40122mm">
                  <v:stroke dashstyle="longDash"/>
                  <v:path arrowok="t" o:connecttype="custom" o:connectlocs="69,2760;206,2510;342,2364;479,2241;620,2296;756,2268;893,2232;1034,2241;1170,2232;1307,2241;1443,2232;1585,2223;1721,2209;1858,2209;1999,2187;2135,2228;2340,2214;2549,2219;2686,2219;2891,2209;3032,2196;3168,2205;3373,2209;3514,2214;3651,2191;3787,2214;3924,2219;4065,2182;4202,2196;4338,2196;4479,2209;4616,2205;4752,2200;4889,2205;5030,2205;5166,2200;5303,2223;5444,2191;5581,2191;5717,2200;5854,2214;6063,2200;6336,2205;6546,2200;6682,2196;6818,2205" o:connectangles="0,0,0,0,0,0,0,0,0,0,0,0,0,0,0,0,0,0,0,0,0,0,0,0,0,0,0,0,0,0,0,0,0,0,0,0,0,0,0,0,0,0,0,0,0,0"/>
                </v:shape>
                <v:shape id="AutoShape 571" o:spid="_x0000_s1637" style="position:absolute;left:230042;top:-163143;width:51768;height:31932;visibility:visible;mso-wrap-style:square;v-text-anchor:top" coordsize="51768,319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" path="m-222107,163327r1365,m-222107,164169r1365,m-222107,164169r1365,m-222107,163327r1365,m-222107,164169r1365,e" filled="f" strokeweight=".00758mm">
                  <v:path arrowok="t" o:connecttype="custom" o:connectlocs="-222107,184;-220742,184;-222107,1026;-220742,1026;-222107,1026;-220742,1026;-222107,184;-220742,184;-222107,1026;-220742,1026" o:connectangles="0,0,0,0,0,0,0,0,0,0"/>
                </v:shape>
                <v:line id="Line 570" o:spid="_x0000_s1638" style="position:absolute;visibility:visible;mso-wrap-style:square" from="9300,184" to="9300,10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" strokeweight=".01883mm"/>
                <v:line id="Line 569" o:spid="_x0000_s1639" style="position:absolute;visibility:visible;mso-wrap-style:square" from="7975,330" to="8194,3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" strokecolor="blue" strokeweight=".40119mm"/>
                <v:line id="Line 568" o:spid="_x0000_s1640" style="position:absolute;visibility:visible;mso-wrap-style:square" from="7975,603" to="8194,6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" strokecolor="red" strokeweight=".40119mm">
                  <v:stroke dashstyle="longDash"/>
                </v:line>
                <v:line id="Line 567" o:spid="_x0000_s1641" style="position:absolute;visibility:visible;mso-wrap-style:square" from="7975,876" to="8194,8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" strokeweight=".40119mm">
                  <v:stroke dashstyle="longDash"/>
                </v:line>
                <v:shape id="Text Box 566" o:spid="_x0000_s1642" type="#_x0000_t202" style="position:absolute;left:8217;top:240;width:799;height:2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" filled="f" stroked="f">
                  <v:textbox inset="0,0,0,0">
                    <w:txbxContent>
                      <w:p w14:paraId="12FADC31" w14:textId="77777777" w:rsidR="00B0570F" w:rsidRDefault="00B0570F">
                        <w:pPr>
                          <w:spacing w:line="209" w:lineRule="exact"/>
                          <w:rPr>
                            <w:rFonts w:ascii="Calibri"/>
                            <w:sz w:val="21"/>
                          </w:rPr>
                        </w:pPr>
                        <w:r>
                          <w:rPr>
                            <w:rFonts w:ascii="Calibri"/>
                            <w:sz w:val="21"/>
                          </w:rPr>
                          <w:t>SNR=4dB</w:t>
                        </w:r>
                      </w:p>
                    </w:txbxContent>
                  </v:textbox>
                </v:shape>
                <v:shape id="Text Box 565" o:spid="_x0000_s1643" type="#_x0000_t202" style="position:absolute;left:7975;top:493;width:262;height:2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" filled="f" stroked="f">
                  <v:textbox inset="0,0,0,0">
                    <w:txbxContent>
                      <w:p w14:paraId="2D1051B0" w14:textId="77777777" w:rsidR="00B0570F" w:rsidRDefault="00B0570F">
                        <w:pPr>
                          <w:spacing w:line="232" w:lineRule="exact"/>
                          <w:rPr>
                            <w:rFonts w:ascii="Times New Roman"/>
                            <w:sz w:val="21"/>
                          </w:rPr>
                        </w:pPr>
                        <w:r>
                          <w:rPr>
                            <w:rFonts w:ascii="Times New Roman"/>
                            <w:w w:val="99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sz w:val="21"/>
                          </w:rPr>
                          <w:t xml:space="preserve">   </w:t>
                        </w:r>
                        <w:r>
                          <w:rPr>
                            <w:rFonts w:ascii="Times New Roman"/>
                            <w:spacing w:val="-21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shape>
                <v:shape id="Text Box 564" o:spid="_x0000_s1644" type="#_x0000_t202" style="position:absolute;left:7975;top:766;width:262;height:2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" filled="f" stroked="f">
                  <v:textbox inset="0,0,0,0">
                    <w:txbxContent>
                      <w:p w14:paraId="242A183F" w14:textId="77777777" w:rsidR="00B0570F" w:rsidRDefault="00B0570F">
                        <w:pPr>
                          <w:spacing w:line="232" w:lineRule="exact"/>
                          <w:rPr>
                            <w:rFonts w:ascii="Times New Roman"/>
                            <w:sz w:val="21"/>
                          </w:rPr>
                        </w:pPr>
                        <w:r>
                          <w:rPr>
                            <w:rFonts w:ascii="Times New Roman"/>
                            <w:w w:val="99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sz w:val="21"/>
                          </w:rPr>
                          <w:t xml:space="preserve">   </w:t>
                        </w:r>
                        <w:r>
                          <w:rPr>
                            <w:rFonts w:ascii="Times New Roman"/>
                            <w:spacing w:val="-21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shape>
                <v:shape id="Text Box 563" o:spid="_x0000_s1645" type="#_x0000_t202" style="position:absolute;left:8217;top:513;width:903;height:4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" filled="f" stroked="f">
                  <v:textbox inset="0,0,0,0">
                    <w:txbxContent>
                      <w:p w14:paraId="20C63978" w14:textId="77777777" w:rsidR="00B0570F" w:rsidRDefault="00B0570F">
                        <w:pPr>
                          <w:spacing w:line="223" w:lineRule="exact"/>
                          <w:rPr>
                            <w:rFonts w:ascii="Calibri"/>
                            <w:sz w:val="21"/>
                          </w:rPr>
                        </w:pPr>
                        <w:r>
                          <w:rPr>
                            <w:rFonts w:ascii="Calibri"/>
                            <w:sz w:val="21"/>
                          </w:rPr>
                          <w:t>SNR=8dB</w:t>
                        </w:r>
                      </w:p>
                      <w:p w14:paraId="6F9782F0" w14:textId="77777777" w:rsidR="00B0570F" w:rsidRDefault="00B0570F">
                        <w:pPr>
                          <w:spacing w:before="16" w:line="243" w:lineRule="exact"/>
                          <w:rPr>
                            <w:rFonts w:ascii="Calibri"/>
                            <w:sz w:val="21"/>
                          </w:rPr>
                        </w:pPr>
                        <w:r>
                          <w:rPr>
                            <w:rFonts w:ascii="Calibri"/>
                            <w:sz w:val="21"/>
                          </w:rPr>
                          <w:t>SNR=10dB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FA655D">
        <w:rPr>
          <w:rFonts w:ascii="Calibri"/>
          <w:sz w:val="21"/>
        </w:rPr>
        <w:t>20</w:t>
      </w:r>
    </w:p>
    <w:p w14:paraId="5A84EAEA" w14:textId="77777777" w:rsidR="00ED6B8B" w:rsidRDefault="00FA655D" w:rsidP="00F672C4">
      <w:pPr>
        <w:spacing w:before="157"/>
        <w:ind w:left="575"/>
        <w:rPr>
          <w:rFonts w:ascii="Calibri"/>
          <w:sz w:val="21"/>
        </w:rPr>
      </w:pPr>
      <w:r>
        <w:rPr>
          <w:rFonts w:ascii="Calibri"/>
          <w:sz w:val="21"/>
        </w:rPr>
        <w:t>18</w:t>
      </w:r>
    </w:p>
    <w:p w14:paraId="38350C18" w14:textId="77777777" w:rsidR="00ED6B8B" w:rsidRDefault="00890932" w:rsidP="00F672C4">
      <w:pPr>
        <w:spacing w:before="157"/>
        <w:ind w:left="575"/>
        <w:rPr>
          <w:rFonts w:ascii="Calibri"/>
          <w:sz w:val="21"/>
        </w:rPr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520000" behindDoc="0" locked="0" layoutInCell="1" allowOverlap="1" wp14:anchorId="04B0A4AE" wp14:editId="07AA6B06">
                <wp:simplePos x="0" y="0"/>
                <wp:positionH relativeFrom="page">
                  <wp:posOffset>1223010</wp:posOffset>
                </wp:positionH>
                <wp:positionV relativeFrom="paragraph">
                  <wp:posOffset>125095</wp:posOffset>
                </wp:positionV>
                <wp:extent cx="158750" cy="1698625"/>
                <wp:effectExtent l="3810" t="1270" r="0" b="0"/>
                <wp:wrapNone/>
                <wp:docPr id="585" name="Text Box 5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8750" cy="169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553D41C" w14:textId="77777777" w:rsidR="00B0570F" w:rsidRDefault="00B0570F">
                            <w:pPr>
                              <w:spacing w:line="242" w:lineRule="exact"/>
                              <w:ind w:left="20" w:right="-755"/>
                              <w:rPr>
                                <w:rFonts w:ascii="Calibri"/>
                                <w:sz w:val="21"/>
                              </w:rPr>
                            </w:pPr>
                            <w:r>
                              <w:rPr>
                                <w:rFonts w:ascii="Calibri"/>
                                <w:spacing w:val="-2"/>
                                <w:w w:val="99"/>
                                <w:sz w:val="21"/>
                              </w:rPr>
                              <w:t>M</w:t>
                            </w:r>
                            <w:r>
                              <w:rPr>
                                <w:rFonts w:ascii="Calibri"/>
                                <w:w w:val="99"/>
                                <w:sz w:val="21"/>
                              </w:rPr>
                              <w:t>ean</w:t>
                            </w:r>
                            <w:r>
                              <w:rPr>
                                <w:rFonts w:ascii="Calibri"/>
                                <w:spacing w:val="-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  <w:w w:val="99"/>
                                <w:sz w:val="21"/>
                              </w:rPr>
                              <w:t>r</w:t>
                            </w:r>
                            <w:r>
                              <w:rPr>
                                <w:rFonts w:ascii="Calibri"/>
                                <w:w w:val="99"/>
                                <w:sz w:val="21"/>
                              </w:rPr>
                              <w:t>e</w:t>
                            </w:r>
                            <w:r>
                              <w:rPr>
                                <w:rFonts w:ascii="Calibri"/>
                                <w:spacing w:val="-1"/>
                                <w:w w:val="99"/>
                                <w:sz w:val="21"/>
                              </w:rPr>
                              <w:t>ad</w:t>
                            </w:r>
                            <w:r>
                              <w:rPr>
                                <w:rFonts w:ascii="Calibri"/>
                                <w:spacing w:val="2"/>
                                <w:w w:val="99"/>
                                <w:sz w:val="21"/>
                              </w:rPr>
                              <w:t>i</w:t>
                            </w:r>
                            <w:r>
                              <w:rPr>
                                <w:rFonts w:ascii="Calibri"/>
                                <w:spacing w:val="-1"/>
                                <w:w w:val="99"/>
                                <w:sz w:val="21"/>
                              </w:rPr>
                              <w:t>n</w:t>
                            </w:r>
                            <w:r>
                              <w:rPr>
                                <w:rFonts w:ascii="Calibri"/>
                                <w:w w:val="99"/>
                                <w:sz w:val="21"/>
                              </w:rPr>
                              <w:t>g</w:t>
                            </w:r>
                            <w:r>
                              <w:rPr>
                                <w:rFonts w:ascii="Calibri"/>
                                <w:spacing w:val="-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3"/>
                                <w:w w:val="99"/>
                                <w:sz w:val="21"/>
                              </w:rPr>
                              <w:t>t</w:t>
                            </w:r>
                            <w:r>
                              <w:rPr>
                                <w:rFonts w:ascii="Calibri"/>
                                <w:spacing w:val="2"/>
                                <w:w w:val="99"/>
                                <w:sz w:val="21"/>
                              </w:rPr>
                              <w:t>i</w:t>
                            </w:r>
                            <w:r>
                              <w:rPr>
                                <w:rFonts w:ascii="Calibri"/>
                                <w:w w:val="99"/>
                                <w:sz w:val="21"/>
                              </w:rPr>
                              <w:t>me</w:t>
                            </w:r>
                            <w:r>
                              <w:rPr>
                                <w:rFonts w:ascii="Calibri"/>
                                <w:spacing w:val="-2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  <w:w w:val="99"/>
                                <w:sz w:val="21"/>
                              </w:rPr>
                              <w:t>r</w:t>
                            </w:r>
                            <w:r>
                              <w:rPr>
                                <w:rFonts w:ascii="Calibri"/>
                                <w:w w:val="99"/>
                                <w:sz w:val="21"/>
                              </w:rPr>
                              <w:t>e</w:t>
                            </w:r>
                            <w:r>
                              <w:rPr>
                                <w:rFonts w:ascii="Calibri"/>
                                <w:spacing w:val="-1"/>
                                <w:w w:val="99"/>
                                <w:sz w:val="21"/>
                              </w:rPr>
                              <w:t>du</w:t>
                            </w:r>
                            <w:r>
                              <w:rPr>
                                <w:rFonts w:ascii="Calibri"/>
                                <w:spacing w:val="-3"/>
                                <w:w w:val="99"/>
                                <w:sz w:val="21"/>
                              </w:rPr>
                              <w:t>ct</w:t>
                            </w:r>
                            <w:r>
                              <w:rPr>
                                <w:rFonts w:ascii="Calibri"/>
                                <w:spacing w:val="2"/>
                                <w:w w:val="99"/>
                                <w:sz w:val="21"/>
                              </w:rPr>
                              <w:t>i</w:t>
                            </w:r>
                            <w:r>
                              <w:rPr>
                                <w:rFonts w:ascii="Calibri"/>
                                <w:spacing w:val="-2"/>
                                <w:w w:val="99"/>
                                <w:sz w:val="21"/>
                              </w:rPr>
                              <w:t>o</w:t>
                            </w:r>
                            <w:r>
                              <w:rPr>
                                <w:rFonts w:ascii="Calibri"/>
                                <w:spacing w:val="-1"/>
                                <w:w w:val="99"/>
                                <w:sz w:val="21"/>
                              </w:rPr>
                              <w:t>n</w:t>
                            </w:r>
                            <w:r>
                              <w:rPr>
                                <w:rFonts w:ascii="Calibri"/>
                                <w:w w:val="99"/>
                                <w:sz w:val="21"/>
                              </w:rPr>
                              <w:t>%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4B0A4AE" id="Text Box 561" o:spid="_x0000_s1646" type="#_x0000_t202" style="position:absolute;left:0;text-align:left;margin-left:96.3pt;margin-top:9.85pt;width:12.5pt;height:133.75pt;z-index:251520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" filled="f" stroked="f">
                <v:textbox style="layout-flow:vertical;mso-layout-flow-alt:bottom-to-top" inset="0,0,0,0">
                  <w:txbxContent>
                    <w:p w14:paraId="3553D41C" w14:textId="77777777" w:rsidR="00B0570F" w:rsidRDefault="00B0570F">
                      <w:pPr>
                        <w:spacing w:line="242" w:lineRule="exact"/>
                        <w:ind w:left="20" w:right="-755"/>
                        <w:rPr>
                          <w:rFonts w:ascii="Calibri"/>
                          <w:sz w:val="21"/>
                        </w:rPr>
                      </w:pPr>
                      <w:r>
                        <w:rPr>
                          <w:rFonts w:ascii="Calibri"/>
                          <w:spacing w:val="-2"/>
                          <w:w w:val="99"/>
                          <w:sz w:val="21"/>
                        </w:rPr>
                        <w:t>M</w:t>
                      </w:r>
                      <w:r>
                        <w:rPr>
                          <w:rFonts w:ascii="Calibri"/>
                          <w:w w:val="99"/>
                          <w:sz w:val="21"/>
                        </w:rPr>
                        <w:t>ean</w:t>
                      </w:r>
                      <w:r>
                        <w:rPr>
                          <w:rFonts w:ascii="Calibri"/>
                          <w:spacing w:val="-3"/>
                          <w:sz w:val="21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1"/>
                          <w:w w:val="99"/>
                          <w:sz w:val="21"/>
                        </w:rPr>
                        <w:t>r</w:t>
                      </w:r>
                      <w:r>
                        <w:rPr>
                          <w:rFonts w:ascii="Calibri"/>
                          <w:w w:val="99"/>
                          <w:sz w:val="21"/>
                        </w:rPr>
                        <w:t>e</w:t>
                      </w:r>
                      <w:r>
                        <w:rPr>
                          <w:rFonts w:ascii="Calibri"/>
                          <w:spacing w:val="-1"/>
                          <w:w w:val="99"/>
                          <w:sz w:val="21"/>
                        </w:rPr>
                        <w:t>ad</w:t>
                      </w:r>
                      <w:r>
                        <w:rPr>
                          <w:rFonts w:ascii="Calibri"/>
                          <w:spacing w:val="2"/>
                          <w:w w:val="99"/>
                          <w:sz w:val="21"/>
                        </w:rPr>
                        <w:t>i</w:t>
                      </w:r>
                      <w:r>
                        <w:rPr>
                          <w:rFonts w:ascii="Calibri"/>
                          <w:spacing w:val="-1"/>
                          <w:w w:val="99"/>
                          <w:sz w:val="21"/>
                        </w:rPr>
                        <w:t>n</w:t>
                      </w:r>
                      <w:r>
                        <w:rPr>
                          <w:rFonts w:ascii="Calibri"/>
                          <w:w w:val="99"/>
                          <w:sz w:val="21"/>
                        </w:rPr>
                        <w:t>g</w:t>
                      </w:r>
                      <w:r>
                        <w:rPr>
                          <w:rFonts w:ascii="Calibri"/>
                          <w:spacing w:val="-1"/>
                          <w:sz w:val="21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3"/>
                          <w:w w:val="99"/>
                          <w:sz w:val="21"/>
                        </w:rPr>
                        <w:t>t</w:t>
                      </w:r>
                      <w:r>
                        <w:rPr>
                          <w:rFonts w:ascii="Calibri"/>
                          <w:spacing w:val="2"/>
                          <w:w w:val="99"/>
                          <w:sz w:val="21"/>
                        </w:rPr>
                        <w:t>i</w:t>
                      </w:r>
                      <w:r>
                        <w:rPr>
                          <w:rFonts w:ascii="Calibri"/>
                          <w:w w:val="99"/>
                          <w:sz w:val="21"/>
                        </w:rPr>
                        <w:t>me</w:t>
                      </w:r>
                      <w:r>
                        <w:rPr>
                          <w:rFonts w:ascii="Calibri"/>
                          <w:spacing w:val="-2"/>
                          <w:sz w:val="21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1"/>
                          <w:w w:val="99"/>
                          <w:sz w:val="21"/>
                        </w:rPr>
                        <w:t>r</w:t>
                      </w:r>
                      <w:r>
                        <w:rPr>
                          <w:rFonts w:ascii="Calibri"/>
                          <w:w w:val="99"/>
                          <w:sz w:val="21"/>
                        </w:rPr>
                        <w:t>e</w:t>
                      </w:r>
                      <w:r>
                        <w:rPr>
                          <w:rFonts w:ascii="Calibri"/>
                          <w:spacing w:val="-1"/>
                          <w:w w:val="99"/>
                          <w:sz w:val="21"/>
                        </w:rPr>
                        <w:t>du</w:t>
                      </w:r>
                      <w:r>
                        <w:rPr>
                          <w:rFonts w:ascii="Calibri"/>
                          <w:spacing w:val="-3"/>
                          <w:w w:val="99"/>
                          <w:sz w:val="21"/>
                        </w:rPr>
                        <w:t>ct</w:t>
                      </w:r>
                      <w:r>
                        <w:rPr>
                          <w:rFonts w:ascii="Calibri"/>
                          <w:spacing w:val="2"/>
                          <w:w w:val="99"/>
                          <w:sz w:val="21"/>
                        </w:rPr>
                        <w:t>i</w:t>
                      </w:r>
                      <w:r>
                        <w:rPr>
                          <w:rFonts w:ascii="Calibri"/>
                          <w:spacing w:val="-2"/>
                          <w:w w:val="99"/>
                          <w:sz w:val="21"/>
                        </w:rPr>
                        <w:t>o</w:t>
                      </w:r>
                      <w:r>
                        <w:rPr>
                          <w:rFonts w:ascii="Calibri"/>
                          <w:spacing w:val="-1"/>
                          <w:w w:val="99"/>
                          <w:sz w:val="21"/>
                        </w:rPr>
                        <w:t>n</w:t>
                      </w:r>
                      <w:r>
                        <w:rPr>
                          <w:rFonts w:ascii="Calibri"/>
                          <w:w w:val="99"/>
                          <w:sz w:val="21"/>
                        </w:rPr>
                        <w:t>%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FA655D">
        <w:rPr>
          <w:rFonts w:ascii="Calibri"/>
          <w:sz w:val="21"/>
        </w:rPr>
        <w:t>16</w:t>
      </w:r>
    </w:p>
    <w:p w14:paraId="661DBC93" w14:textId="77777777" w:rsidR="00ED6B8B" w:rsidRDefault="00FA655D" w:rsidP="00F672C4">
      <w:pPr>
        <w:spacing w:before="157"/>
        <w:ind w:left="575"/>
        <w:rPr>
          <w:rFonts w:ascii="Calibri"/>
          <w:sz w:val="21"/>
        </w:rPr>
      </w:pPr>
      <w:r>
        <w:rPr>
          <w:rFonts w:ascii="Calibri"/>
          <w:sz w:val="21"/>
        </w:rPr>
        <w:t>14</w:t>
      </w:r>
    </w:p>
    <w:p w14:paraId="1DD834A9" w14:textId="77777777" w:rsidR="00ED6B8B" w:rsidRDefault="00FA655D">
      <w:pPr>
        <w:spacing w:before="162"/>
        <w:ind w:right="8922"/>
        <w:rPr>
          <w:rFonts w:ascii="Calibri"/>
          <w:sz w:val="21"/>
        </w:rPr>
        <w:pPrChange w:id="629" w:author="Raghda Wahdan" w:date="2017-11-06T13:08:00Z">
          <w:pPr>
            <w:spacing w:before="162"/>
            <w:ind w:right="8922"/>
            <w:jc w:val="center"/>
          </w:pPr>
        </w:pPrChange>
      </w:pPr>
      <w:r>
        <w:rPr>
          <w:rFonts w:ascii="Calibri"/>
          <w:sz w:val="21"/>
        </w:rPr>
        <w:t>12</w:t>
      </w:r>
    </w:p>
    <w:p w14:paraId="0A690865" w14:textId="77777777" w:rsidR="00ED6B8B" w:rsidRDefault="00FA655D">
      <w:pPr>
        <w:spacing w:before="157"/>
        <w:ind w:right="8922"/>
        <w:rPr>
          <w:rFonts w:ascii="Calibri"/>
          <w:sz w:val="21"/>
        </w:rPr>
        <w:pPrChange w:id="630" w:author="Raghda Wahdan" w:date="2017-11-06T13:08:00Z">
          <w:pPr>
            <w:spacing w:before="157"/>
            <w:ind w:right="8922"/>
            <w:jc w:val="center"/>
          </w:pPr>
        </w:pPrChange>
      </w:pPr>
      <w:r>
        <w:rPr>
          <w:rFonts w:ascii="Calibri"/>
          <w:sz w:val="21"/>
        </w:rPr>
        <w:t>10</w:t>
      </w:r>
    </w:p>
    <w:p w14:paraId="7A73CBBA" w14:textId="77777777" w:rsidR="00ED6B8B" w:rsidRDefault="00FA655D">
      <w:pPr>
        <w:spacing w:before="157"/>
        <w:ind w:right="8817"/>
        <w:rPr>
          <w:rFonts w:ascii="Calibri"/>
          <w:sz w:val="21"/>
        </w:rPr>
        <w:pPrChange w:id="631" w:author="Raghda Wahdan" w:date="2017-11-06T13:08:00Z">
          <w:pPr>
            <w:spacing w:before="157"/>
            <w:ind w:right="8817"/>
            <w:jc w:val="center"/>
          </w:pPr>
        </w:pPrChange>
      </w:pPr>
      <w:r>
        <w:rPr>
          <w:rFonts w:ascii="Calibri"/>
          <w:w w:val="99"/>
          <w:sz w:val="21"/>
        </w:rPr>
        <w:t>8</w:t>
      </w:r>
    </w:p>
    <w:p w14:paraId="475B91E3" w14:textId="77777777" w:rsidR="00ED6B8B" w:rsidRDefault="00FA655D" w:rsidP="00F672C4">
      <w:pPr>
        <w:spacing w:before="162"/>
        <w:ind w:left="679"/>
        <w:rPr>
          <w:rFonts w:ascii="Calibri"/>
          <w:sz w:val="21"/>
        </w:rPr>
      </w:pPr>
      <w:r>
        <w:rPr>
          <w:rFonts w:ascii="Calibri"/>
          <w:w w:val="99"/>
          <w:sz w:val="21"/>
        </w:rPr>
        <w:t>6</w:t>
      </w:r>
    </w:p>
    <w:p w14:paraId="1EF879EC" w14:textId="77777777" w:rsidR="00ED6B8B" w:rsidRDefault="00FA655D" w:rsidP="00F672C4">
      <w:pPr>
        <w:spacing w:before="157"/>
        <w:ind w:left="679"/>
        <w:rPr>
          <w:rFonts w:ascii="Calibri"/>
          <w:sz w:val="21"/>
        </w:rPr>
      </w:pPr>
      <w:r>
        <w:rPr>
          <w:rFonts w:ascii="Calibri"/>
          <w:w w:val="99"/>
          <w:sz w:val="21"/>
        </w:rPr>
        <w:t>4</w:t>
      </w:r>
    </w:p>
    <w:p w14:paraId="3D6A1F03" w14:textId="77777777" w:rsidR="00ED6B8B" w:rsidRDefault="00FA655D" w:rsidP="00F672C4">
      <w:pPr>
        <w:spacing w:before="157"/>
        <w:ind w:left="679"/>
        <w:rPr>
          <w:rFonts w:ascii="Calibri"/>
          <w:sz w:val="21"/>
        </w:rPr>
      </w:pPr>
      <w:r>
        <w:rPr>
          <w:rFonts w:ascii="Calibri"/>
          <w:w w:val="99"/>
          <w:sz w:val="21"/>
        </w:rPr>
        <w:t>2</w:t>
      </w:r>
    </w:p>
    <w:p w14:paraId="2B348C7C" w14:textId="77777777" w:rsidR="00ED6B8B" w:rsidRDefault="00FA655D" w:rsidP="00F672C4">
      <w:pPr>
        <w:spacing w:before="161" w:line="197" w:lineRule="exact"/>
        <w:ind w:left="679"/>
        <w:rPr>
          <w:rFonts w:ascii="Calibri"/>
          <w:sz w:val="21"/>
        </w:rPr>
      </w:pPr>
      <w:r>
        <w:rPr>
          <w:rFonts w:ascii="Calibri"/>
          <w:w w:val="99"/>
          <w:sz w:val="21"/>
        </w:rPr>
        <w:t>0</w:t>
      </w:r>
    </w:p>
    <w:p w14:paraId="19FE3516" w14:textId="77777777" w:rsidR="00ED6B8B" w:rsidRDefault="00FA655D" w:rsidP="00F672C4">
      <w:pPr>
        <w:tabs>
          <w:tab w:val="left" w:pos="1335"/>
          <w:tab w:val="left" w:pos="2022"/>
          <w:tab w:val="left" w:pos="2714"/>
          <w:tab w:val="left" w:pos="3401"/>
          <w:tab w:val="left" w:pos="4093"/>
          <w:tab w:val="left" w:pos="4780"/>
          <w:tab w:val="left" w:pos="5467"/>
          <w:tab w:val="left" w:pos="6159"/>
          <w:tab w:val="left" w:pos="6847"/>
          <w:tab w:val="left" w:pos="7484"/>
        </w:tabs>
        <w:spacing w:line="162" w:lineRule="exact"/>
        <w:ind w:left="752"/>
        <w:rPr>
          <w:rFonts w:ascii="Calibri"/>
          <w:sz w:val="21"/>
        </w:rPr>
      </w:pPr>
      <w:r>
        <w:rPr>
          <w:rFonts w:ascii="Calibri"/>
          <w:sz w:val="21"/>
        </w:rPr>
        <w:t>0</w:t>
      </w:r>
      <w:r>
        <w:rPr>
          <w:rFonts w:ascii="Calibri"/>
          <w:sz w:val="21"/>
        </w:rPr>
        <w:tab/>
        <w:t>100</w:t>
      </w:r>
      <w:r>
        <w:rPr>
          <w:rFonts w:ascii="Calibri"/>
          <w:sz w:val="21"/>
        </w:rPr>
        <w:tab/>
        <w:t>200</w:t>
      </w:r>
      <w:r>
        <w:rPr>
          <w:rFonts w:ascii="Calibri"/>
          <w:sz w:val="21"/>
        </w:rPr>
        <w:tab/>
        <w:t>300</w:t>
      </w:r>
      <w:r>
        <w:rPr>
          <w:rFonts w:ascii="Calibri"/>
          <w:sz w:val="21"/>
        </w:rPr>
        <w:tab/>
        <w:t>400</w:t>
      </w:r>
      <w:r>
        <w:rPr>
          <w:rFonts w:ascii="Calibri"/>
          <w:sz w:val="21"/>
        </w:rPr>
        <w:tab/>
        <w:t>500</w:t>
      </w:r>
      <w:r>
        <w:rPr>
          <w:rFonts w:ascii="Calibri"/>
          <w:sz w:val="21"/>
        </w:rPr>
        <w:tab/>
        <w:t>600</w:t>
      </w:r>
      <w:r>
        <w:rPr>
          <w:rFonts w:ascii="Calibri"/>
          <w:sz w:val="21"/>
        </w:rPr>
        <w:tab/>
        <w:t>700</w:t>
      </w:r>
      <w:r>
        <w:rPr>
          <w:rFonts w:ascii="Calibri"/>
          <w:sz w:val="21"/>
        </w:rPr>
        <w:tab/>
        <w:t>800</w:t>
      </w:r>
      <w:r>
        <w:rPr>
          <w:rFonts w:ascii="Calibri"/>
          <w:sz w:val="21"/>
        </w:rPr>
        <w:tab/>
        <w:t>900</w:t>
      </w:r>
      <w:r>
        <w:rPr>
          <w:rFonts w:ascii="Calibri"/>
          <w:sz w:val="21"/>
        </w:rPr>
        <w:tab/>
        <w:t>1000</w:t>
      </w:r>
    </w:p>
    <w:p w14:paraId="48473DC5" w14:textId="77777777" w:rsidR="00ED6B8B" w:rsidRDefault="00FA655D">
      <w:pPr>
        <w:spacing w:line="221" w:lineRule="exact"/>
        <w:ind w:right="1800"/>
        <w:rPr>
          <w:rFonts w:ascii="Calibri"/>
          <w:sz w:val="21"/>
        </w:rPr>
        <w:pPrChange w:id="632" w:author="Raghda Wahdan" w:date="2017-11-06T13:08:00Z">
          <w:pPr>
            <w:spacing w:line="221" w:lineRule="exact"/>
            <w:ind w:right="1800"/>
            <w:jc w:val="center"/>
          </w:pPr>
        </w:pPrChange>
      </w:pPr>
      <w:r>
        <w:rPr>
          <w:rFonts w:ascii="Calibri"/>
          <w:sz w:val="21"/>
        </w:rPr>
        <w:t>No. of tags {n)</w:t>
      </w:r>
    </w:p>
    <w:p w14:paraId="701991EB" w14:textId="77777777" w:rsidR="00ED6B8B" w:rsidRDefault="00ED6B8B" w:rsidP="00F672C4">
      <w:pPr>
        <w:pStyle w:val="BodyText"/>
        <w:spacing w:before="9"/>
        <w:rPr>
          <w:rFonts w:ascii="Calibri"/>
          <w:sz w:val="25"/>
        </w:rPr>
      </w:pPr>
    </w:p>
    <w:p w14:paraId="1FFFDF08" w14:textId="77777777" w:rsidR="00ED6B8B" w:rsidRDefault="00FA655D">
      <w:pPr>
        <w:pStyle w:val="BodyText"/>
        <w:spacing w:line="151" w:lineRule="auto"/>
        <w:ind w:left="108" w:right="2157"/>
        <w:pPrChange w:id="633" w:author="Raghda Wahdan" w:date="2017-11-06T13:08:00Z">
          <w:pPr>
            <w:pStyle w:val="BodyText"/>
            <w:spacing w:line="151" w:lineRule="auto"/>
            <w:ind w:left="108" w:right="2157"/>
            <w:jc w:val="both"/>
          </w:pPr>
        </w:pPrChange>
      </w:pPr>
      <w:r>
        <w:t>Figure</w:t>
      </w:r>
      <w:r>
        <w:rPr>
          <w:spacing w:val="-26"/>
        </w:rPr>
        <w:t xml:space="preserve"> </w:t>
      </w:r>
      <w:r>
        <w:t>5.12:</w:t>
      </w:r>
      <w:r>
        <w:rPr>
          <w:spacing w:val="-14"/>
        </w:rPr>
        <w:t xml:space="preserve"> </w:t>
      </w:r>
      <w:r>
        <w:t>Mean</w:t>
      </w:r>
      <w:r>
        <w:rPr>
          <w:spacing w:val="-26"/>
        </w:rPr>
        <w:t xml:space="preserve"> </w:t>
      </w:r>
      <w:r>
        <w:t>reading</w:t>
      </w:r>
      <w:r>
        <w:rPr>
          <w:spacing w:val="-26"/>
        </w:rPr>
        <w:t xml:space="preserve"> </w:t>
      </w:r>
      <w:r>
        <w:t>time</w:t>
      </w:r>
      <w:r>
        <w:rPr>
          <w:spacing w:val="-26"/>
        </w:rPr>
        <w:t xml:space="preserve"> </w:t>
      </w:r>
      <w:r>
        <w:t>reduction</w:t>
      </w:r>
      <w:r>
        <w:rPr>
          <w:spacing w:val="-26"/>
        </w:rPr>
        <w:t xml:space="preserve"> </w:t>
      </w:r>
      <w:r>
        <w:t>using</w:t>
      </w:r>
      <w:r>
        <w:rPr>
          <w:spacing w:val="-26"/>
        </w:rPr>
        <w:t xml:space="preserve"> </w:t>
      </w:r>
      <w:r>
        <w:t>the</w:t>
      </w:r>
      <w:r>
        <w:rPr>
          <w:spacing w:val="-26"/>
        </w:rPr>
        <w:t xml:space="preserve"> </w:t>
      </w:r>
      <w:r>
        <w:t>proposed</w:t>
      </w:r>
      <w:r>
        <w:rPr>
          <w:spacing w:val="-26"/>
        </w:rPr>
        <w:t xml:space="preserve"> </w:t>
      </w:r>
      <w:r>
        <w:t>MCR</w:t>
      </w:r>
      <w:r>
        <w:rPr>
          <w:spacing w:val="-26"/>
        </w:rPr>
        <w:t xml:space="preserve"> </w:t>
      </w:r>
      <w:r>
        <w:t xml:space="preserve">compared </w:t>
      </w:r>
      <w:r>
        <w:rPr>
          <w:w w:val="105"/>
        </w:rPr>
        <w:t>to</w:t>
      </w:r>
      <w:r>
        <w:rPr>
          <w:spacing w:val="-32"/>
          <w:w w:val="105"/>
        </w:rPr>
        <w:t xml:space="preserve"> </w:t>
      </w:r>
      <w:r>
        <w:rPr>
          <w:w w:val="105"/>
        </w:rPr>
        <w:t>the</w:t>
      </w:r>
      <w:r>
        <w:rPr>
          <w:spacing w:val="-32"/>
          <w:w w:val="105"/>
        </w:rPr>
        <w:t xml:space="preserve"> </w:t>
      </w:r>
      <w:r>
        <w:rPr>
          <w:spacing w:val="-3"/>
          <w:w w:val="105"/>
        </w:rPr>
        <w:t>conventional</w:t>
      </w:r>
      <w:r>
        <w:rPr>
          <w:spacing w:val="-32"/>
          <w:w w:val="105"/>
        </w:rPr>
        <w:t xml:space="preserve"> </w:t>
      </w:r>
      <w:r>
        <w:rPr>
          <w:w w:val="105"/>
        </w:rPr>
        <w:t>frame</w:t>
      </w:r>
      <w:r>
        <w:rPr>
          <w:spacing w:val="-32"/>
          <w:w w:val="105"/>
        </w:rPr>
        <w:t xml:space="preserve"> </w:t>
      </w:r>
      <w:r>
        <w:rPr>
          <w:w w:val="105"/>
        </w:rPr>
        <w:t>length</w:t>
      </w:r>
      <w:r>
        <w:rPr>
          <w:spacing w:val="-32"/>
          <w:w w:val="105"/>
        </w:rPr>
        <w:t xml:space="preserve"> </w:t>
      </w:r>
      <w:r>
        <w:rPr>
          <w:rFonts w:ascii="Bookman Old Style"/>
          <w:i/>
          <w:w w:val="105"/>
        </w:rPr>
        <w:t>L</w:t>
      </w:r>
      <w:r>
        <w:rPr>
          <w:rFonts w:ascii="Bookman Old Style"/>
          <w:i/>
          <w:spacing w:val="-47"/>
          <w:w w:val="105"/>
        </w:rPr>
        <w:t xml:space="preserve"> </w:t>
      </w:r>
      <w:r>
        <w:rPr>
          <w:rFonts w:ascii="Arial Unicode MS"/>
          <w:w w:val="105"/>
        </w:rPr>
        <w:t>=</w:t>
      </w:r>
      <w:r>
        <w:rPr>
          <w:rFonts w:ascii="Arial Unicode MS"/>
          <w:spacing w:val="-42"/>
          <w:w w:val="105"/>
        </w:rPr>
        <w:t xml:space="preserve"> </w:t>
      </w:r>
      <w:r>
        <w:rPr>
          <w:rFonts w:ascii="Bookman Old Style"/>
          <w:i/>
          <w:w w:val="105"/>
        </w:rPr>
        <w:t>n</w:t>
      </w:r>
      <w:r>
        <w:rPr>
          <w:rFonts w:ascii="Bookman Old Style"/>
          <w:i/>
          <w:spacing w:val="-45"/>
          <w:w w:val="105"/>
        </w:rPr>
        <w:t xml:space="preserve"> </w:t>
      </w:r>
      <w:r>
        <w:rPr>
          <w:w w:val="105"/>
        </w:rPr>
        <w:t>for</w:t>
      </w:r>
      <w:r>
        <w:rPr>
          <w:spacing w:val="-32"/>
          <w:w w:val="105"/>
        </w:rPr>
        <w:t xml:space="preserve"> </w:t>
      </w:r>
      <w:r>
        <w:rPr>
          <w:w w:val="105"/>
        </w:rPr>
        <w:t>perfect</w:t>
      </w:r>
      <w:r>
        <w:rPr>
          <w:spacing w:val="-32"/>
          <w:w w:val="105"/>
        </w:rPr>
        <w:t xml:space="preserve"> </w:t>
      </w:r>
      <w:r>
        <w:rPr>
          <w:w w:val="105"/>
        </w:rPr>
        <w:t>number</w:t>
      </w:r>
      <w:r>
        <w:rPr>
          <w:spacing w:val="-32"/>
          <w:w w:val="105"/>
        </w:rPr>
        <w:t xml:space="preserve"> </w:t>
      </w:r>
      <w:r>
        <w:rPr>
          <w:w w:val="105"/>
        </w:rPr>
        <w:t>of</w:t>
      </w:r>
      <w:r>
        <w:rPr>
          <w:spacing w:val="-32"/>
          <w:w w:val="105"/>
        </w:rPr>
        <w:t xml:space="preserve"> </w:t>
      </w:r>
      <w:r>
        <w:rPr>
          <w:w w:val="105"/>
        </w:rPr>
        <w:t>tags</w:t>
      </w:r>
      <w:r>
        <w:rPr>
          <w:spacing w:val="-32"/>
          <w:w w:val="105"/>
        </w:rPr>
        <w:t xml:space="preserve"> </w:t>
      </w:r>
      <w:r>
        <w:rPr>
          <w:w w:val="105"/>
        </w:rPr>
        <w:t xml:space="preserve">estimation </w:t>
      </w:r>
      <w:r>
        <w:t>using</w:t>
      </w:r>
      <w:r>
        <w:rPr>
          <w:spacing w:val="-10"/>
        </w:rPr>
        <w:t xml:space="preserve"> </w:t>
      </w:r>
      <w:r>
        <w:rPr>
          <w:rFonts w:ascii="Bookman Old Style"/>
          <w:i/>
        </w:rPr>
        <w:t>C</w:t>
      </w:r>
      <w:r>
        <w:rPr>
          <w:rFonts w:ascii="Arial"/>
          <w:i/>
          <w:position w:val="-3"/>
          <w:sz w:val="16"/>
        </w:rPr>
        <w:t>t</w:t>
      </w:r>
      <w:r>
        <w:rPr>
          <w:rFonts w:ascii="Arial"/>
          <w:i/>
          <w:spacing w:val="5"/>
          <w:position w:val="-3"/>
          <w:sz w:val="16"/>
        </w:rPr>
        <w:t xml:space="preserve"> </w:t>
      </w:r>
      <w:r>
        <w:rPr>
          <w:rFonts w:ascii="Arial Unicode MS"/>
        </w:rPr>
        <w:t>=</w:t>
      </w:r>
      <w:r>
        <w:rPr>
          <w:rFonts w:ascii="Arial Unicode MS"/>
          <w:spacing w:val="-24"/>
        </w:rPr>
        <w:t xml:space="preserve"> </w:t>
      </w:r>
      <w:r>
        <w:rPr>
          <w:rFonts w:ascii="Arial Unicode MS"/>
        </w:rPr>
        <w:t>0</w:t>
      </w:r>
      <w:r>
        <w:rPr>
          <w:rFonts w:ascii="Bookman Old Style"/>
          <w:i/>
        </w:rPr>
        <w:t>.</w:t>
      </w:r>
      <w:r>
        <w:rPr>
          <w:rFonts w:ascii="Arial Unicode MS"/>
        </w:rPr>
        <w:t>2</w:t>
      </w:r>
      <w:r>
        <w:rPr>
          <w:rFonts w:ascii="Arial Unicode MS"/>
          <w:spacing w:val="-17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different</w:t>
      </w:r>
      <w:r>
        <w:rPr>
          <w:spacing w:val="-10"/>
        </w:rPr>
        <w:t xml:space="preserve"> </w:t>
      </w:r>
      <w:r>
        <w:rPr>
          <w:rFonts w:ascii="Bookman Old Style"/>
          <w:i/>
          <w:spacing w:val="12"/>
        </w:rPr>
        <w:t>SNR</w:t>
      </w:r>
      <w:r>
        <w:rPr>
          <w:rFonts w:ascii="Bookman Old Style"/>
          <w:i/>
          <w:spacing w:val="-20"/>
        </w:rPr>
        <w:t xml:space="preserve"> </w:t>
      </w:r>
      <w:r>
        <w:rPr>
          <w:spacing w:val="-3"/>
        </w:rPr>
        <w:t>values</w:t>
      </w:r>
    </w:p>
    <w:p w14:paraId="361BF6B8" w14:textId="77777777" w:rsidR="00ED6B8B" w:rsidRDefault="00ED6B8B" w:rsidP="00F672C4">
      <w:pPr>
        <w:pStyle w:val="BodyText"/>
        <w:spacing w:before="13"/>
        <w:rPr>
          <w:sz w:val="34"/>
        </w:rPr>
      </w:pPr>
    </w:p>
    <w:p w14:paraId="69D4CF40" w14:textId="77777777" w:rsidR="00ED6B8B" w:rsidRDefault="00FA655D">
      <w:pPr>
        <w:pStyle w:val="Heading2"/>
        <w:numPr>
          <w:ilvl w:val="2"/>
          <w:numId w:val="6"/>
        </w:numPr>
        <w:tabs>
          <w:tab w:val="left" w:pos="1095"/>
        </w:tabs>
        <w:ind w:left="1094" w:hanging="986"/>
        <w:pPrChange w:id="634" w:author="Raghda Wahdan" w:date="2017-11-06T13:08:00Z">
          <w:pPr>
            <w:pStyle w:val="Heading2"/>
            <w:numPr>
              <w:ilvl w:val="2"/>
              <w:numId w:val="6"/>
            </w:numPr>
            <w:tabs>
              <w:tab w:val="left" w:pos="1095"/>
            </w:tabs>
            <w:ind w:left="1466" w:hanging="987"/>
            <w:jc w:val="left"/>
          </w:pPr>
        </w:pPrChange>
      </w:pPr>
      <w:r>
        <w:t xml:space="preserve">Closed </w:t>
      </w:r>
      <w:r>
        <w:rPr>
          <w:spacing w:val="-8"/>
        </w:rPr>
        <w:t xml:space="preserve">Form </w:t>
      </w:r>
      <w:r>
        <w:t>Solution vs. Numerical</w:t>
      </w:r>
      <w:r>
        <w:rPr>
          <w:spacing w:val="-38"/>
        </w:rPr>
        <w:t xml:space="preserve"> </w:t>
      </w:r>
      <w:r>
        <w:t>Solution</w:t>
      </w:r>
    </w:p>
    <w:p w14:paraId="241FC55C" w14:textId="1ABBF6FD" w:rsidR="00ED6B8B" w:rsidRDefault="00FA655D">
      <w:pPr>
        <w:pStyle w:val="BodyText"/>
        <w:spacing w:before="252" w:line="266" w:lineRule="auto"/>
        <w:ind w:left="108" w:right="2157"/>
        <w:pPrChange w:id="635" w:author="Raghda Wahdan" w:date="2017-11-06T13:08:00Z">
          <w:pPr>
            <w:pStyle w:val="BodyText"/>
            <w:spacing w:before="252" w:line="266" w:lineRule="auto"/>
            <w:ind w:left="108" w:right="2157"/>
            <w:jc w:val="both"/>
          </w:pPr>
        </w:pPrChange>
      </w:pPr>
      <w:r>
        <w:rPr>
          <w:spacing w:val="-7"/>
        </w:rPr>
        <w:t>For</w:t>
      </w:r>
      <w:r>
        <w:rPr>
          <w:spacing w:val="-27"/>
        </w:rPr>
        <w:t xml:space="preserve"> </w:t>
      </w:r>
      <w:r>
        <w:t>each</w:t>
      </w:r>
      <w:r>
        <w:rPr>
          <w:spacing w:val="-27"/>
        </w:rPr>
        <w:t xml:space="preserve"> </w:t>
      </w:r>
      <w:r>
        <w:t>RFID</w:t>
      </w:r>
      <w:r>
        <w:rPr>
          <w:spacing w:val="-27"/>
        </w:rPr>
        <w:t xml:space="preserve"> </w:t>
      </w:r>
      <w:r>
        <w:t>reader,</w:t>
      </w:r>
      <w:r>
        <w:rPr>
          <w:spacing w:val="-26"/>
        </w:rPr>
        <w:t xml:space="preserve"> </w:t>
      </w:r>
      <w:r>
        <w:t>each</w:t>
      </w:r>
      <w:r>
        <w:rPr>
          <w:spacing w:val="-27"/>
        </w:rPr>
        <w:t xml:space="preserve"> </w:t>
      </w:r>
      <w:r>
        <w:t>SNR</w:t>
      </w:r>
      <w:r>
        <w:rPr>
          <w:spacing w:val="-27"/>
        </w:rPr>
        <w:t xml:space="preserve"> </w:t>
      </w:r>
      <w:r>
        <w:t>leads</w:t>
      </w:r>
      <w:r>
        <w:rPr>
          <w:spacing w:val="-27"/>
        </w:rPr>
        <w:t xml:space="preserve"> </w:t>
      </w:r>
      <w:r>
        <w:t>to</w:t>
      </w:r>
      <w:r>
        <w:rPr>
          <w:spacing w:val="-27"/>
        </w:rPr>
        <w:t xml:space="preserve"> </w:t>
      </w:r>
      <w:r>
        <w:t>corresponding</w:t>
      </w:r>
      <w:r>
        <w:rPr>
          <w:spacing w:val="-27"/>
        </w:rPr>
        <w:t xml:space="preserve"> </w:t>
      </w:r>
      <w:r>
        <w:rPr>
          <w:spacing w:val="-3"/>
        </w:rPr>
        <w:t>values</w:t>
      </w:r>
      <w:r>
        <w:rPr>
          <w:spacing w:val="-26"/>
        </w:rPr>
        <w:t xml:space="preserve"> </w:t>
      </w:r>
      <w:r>
        <w:t>for</w:t>
      </w:r>
      <w:r>
        <w:rPr>
          <w:spacing w:val="-27"/>
        </w:rPr>
        <w:t xml:space="preserve"> </w:t>
      </w:r>
      <w:r>
        <w:t>the</w:t>
      </w:r>
      <w:r>
        <w:rPr>
          <w:spacing w:val="-27"/>
        </w:rPr>
        <w:t xml:space="preserve"> </w:t>
      </w:r>
      <w:r>
        <w:t xml:space="preserve">collision </w:t>
      </w:r>
      <w:r>
        <w:rPr>
          <w:spacing w:val="-3"/>
        </w:rPr>
        <w:t>recovery</w:t>
      </w:r>
      <w:r>
        <w:rPr>
          <w:spacing w:val="-10"/>
        </w:rPr>
        <w:t xml:space="preserve"> </w:t>
      </w:r>
      <w:r>
        <w:t>coefficients</w:t>
      </w:r>
      <w:r>
        <w:rPr>
          <w:spacing w:val="-10"/>
        </w:rPr>
        <w:t xml:space="preserve"> </w:t>
      </w:r>
      <w:r>
        <w:rPr>
          <w:rFonts w:ascii="Bookman Old Style" w:hAnsi="Bookman Old Style"/>
          <w:i/>
          <w:spacing w:val="3"/>
        </w:rPr>
        <w:t>α</w:t>
      </w:r>
      <w:r>
        <w:rPr>
          <w:rFonts w:ascii="Tahoma" w:hAnsi="Tahoma"/>
          <w:spacing w:val="3"/>
          <w:position w:val="-3"/>
          <w:sz w:val="16"/>
        </w:rPr>
        <w:t>2</w:t>
      </w:r>
      <w:r>
        <w:rPr>
          <w:spacing w:val="3"/>
        </w:rPr>
        <w:t>,</w:t>
      </w:r>
      <w:r>
        <w:rPr>
          <w:spacing w:val="-8"/>
        </w:rPr>
        <w:t xml:space="preserve"> </w:t>
      </w:r>
      <w:r>
        <w:rPr>
          <w:rFonts w:ascii="Bookman Old Style" w:hAnsi="Bookman Old Style"/>
          <w:i/>
        </w:rPr>
        <w:t>α</w:t>
      </w:r>
      <w:r>
        <w:rPr>
          <w:rFonts w:ascii="Tahoma" w:hAnsi="Tahoma"/>
          <w:position w:val="-3"/>
          <w:sz w:val="16"/>
        </w:rPr>
        <w:t>3</w:t>
      </w:r>
      <w:r>
        <w:rPr>
          <w:rFonts w:ascii="Tahoma" w:hAnsi="Tahoma"/>
          <w:spacing w:val="5"/>
          <w:position w:val="-3"/>
          <w:sz w:val="16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rPr>
          <w:rFonts w:ascii="Bookman Old Style" w:hAnsi="Bookman Old Style"/>
          <w:i/>
          <w:spacing w:val="3"/>
        </w:rPr>
        <w:t>α</w:t>
      </w:r>
      <w:r>
        <w:rPr>
          <w:rFonts w:ascii="Tahoma" w:hAnsi="Tahoma"/>
          <w:spacing w:val="3"/>
          <w:position w:val="-3"/>
          <w:sz w:val="16"/>
        </w:rPr>
        <w:t>4</w:t>
      </w:r>
      <w:r>
        <w:rPr>
          <w:spacing w:val="3"/>
        </w:rPr>
        <w:t>.</w:t>
      </w:r>
      <w:r>
        <w:rPr>
          <w:spacing w:val="19"/>
        </w:rPr>
        <w:t xml:space="preserve"> </w:t>
      </w:r>
      <w:r>
        <w:t>Figure</w:t>
      </w:r>
      <w:r>
        <w:rPr>
          <w:spacing w:val="-10"/>
        </w:rPr>
        <w:t xml:space="preserve"> </w:t>
      </w:r>
      <w:r>
        <w:t>5.11</w:t>
      </w:r>
      <w:r>
        <w:rPr>
          <w:spacing w:val="-10"/>
        </w:rPr>
        <w:t xml:space="preserve"> </w:t>
      </w:r>
      <w:r>
        <w:t>shows</w:t>
      </w:r>
      <w:r>
        <w:rPr>
          <w:spacing w:val="-10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comparison</w:t>
      </w:r>
      <w:r>
        <w:rPr>
          <w:spacing w:val="-10"/>
        </w:rPr>
        <w:t xml:space="preserve"> </w:t>
      </w:r>
      <w:r>
        <w:t>between the</w:t>
      </w:r>
      <w:r>
        <w:rPr>
          <w:spacing w:val="-18"/>
        </w:rPr>
        <w:t xml:space="preserve"> </w:t>
      </w:r>
      <w:r>
        <w:t>proposed</w:t>
      </w:r>
      <w:r>
        <w:rPr>
          <w:spacing w:val="-18"/>
        </w:rPr>
        <w:t xml:space="preserve"> </w:t>
      </w:r>
      <w:r>
        <w:t>formula</w:t>
      </w:r>
      <w:r>
        <w:rPr>
          <w:spacing w:val="-18"/>
        </w:rPr>
        <w:t xml:space="preserve"> </w:t>
      </w:r>
      <w:r>
        <w:t>(5.44)</w:t>
      </w:r>
      <w:r>
        <w:rPr>
          <w:spacing w:val="-18"/>
        </w:rPr>
        <w:t xml:space="preserve"> </w:t>
      </w:r>
      <w:r>
        <w:t>and</w:t>
      </w:r>
      <w:r>
        <w:rPr>
          <w:spacing w:val="-18"/>
        </w:rPr>
        <w:t xml:space="preserve"> </w:t>
      </w:r>
      <w:r>
        <w:t>the</w:t>
      </w:r>
      <w:r>
        <w:rPr>
          <w:spacing w:val="-18"/>
        </w:rPr>
        <w:t xml:space="preserve"> </w:t>
      </w:r>
      <w:r>
        <w:t>numerical</w:t>
      </w:r>
      <w:r>
        <w:rPr>
          <w:spacing w:val="-18"/>
        </w:rPr>
        <w:t xml:space="preserve"> </w:t>
      </w:r>
      <w:r>
        <w:t>solution</w:t>
      </w:r>
      <w:r>
        <w:rPr>
          <w:spacing w:val="-18"/>
        </w:rPr>
        <w:t xml:space="preserve"> </w:t>
      </w:r>
      <w:r>
        <w:t>which</w:t>
      </w:r>
      <w:r>
        <w:rPr>
          <w:spacing w:val="-18"/>
        </w:rPr>
        <w:t xml:space="preserve"> </w:t>
      </w:r>
      <w:r>
        <w:t>maximizes</w:t>
      </w:r>
      <w:r>
        <w:rPr>
          <w:spacing w:val="-18"/>
        </w:rPr>
        <w:t xml:space="preserve"> </w:t>
      </w:r>
      <w:r>
        <w:t>the reading efficiency in (5.40) versus the SNR. Both simulations used the same receiver</w:t>
      </w:r>
      <w:r>
        <w:rPr>
          <w:spacing w:val="-14"/>
        </w:rPr>
        <w:t xml:space="preserve"> </w:t>
      </w:r>
      <w:r>
        <w:t>model,</w:t>
      </w:r>
      <w:r>
        <w:rPr>
          <w:spacing w:val="-13"/>
        </w:rPr>
        <w:t xml:space="preserve"> </w:t>
      </w:r>
      <w:r>
        <w:t>which</w:t>
      </w:r>
      <w:r>
        <w:rPr>
          <w:spacing w:val="-14"/>
        </w:rPr>
        <w:t xml:space="preserve"> </w:t>
      </w:r>
      <w:r>
        <w:t>is</w:t>
      </w:r>
      <w:r>
        <w:rPr>
          <w:spacing w:val="-14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strongest</w:t>
      </w:r>
      <w:r>
        <w:rPr>
          <w:spacing w:val="-15"/>
        </w:rPr>
        <w:t xml:space="preserve"> </w:t>
      </w:r>
      <w:r>
        <w:t>tag</w:t>
      </w:r>
      <w:r>
        <w:rPr>
          <w:spacing w:val="-14"/>
        </w:rPr>
        <w:t xml:space="preserve"> </w:t>
      </w:r>
      <w:r>
        <w:t>reply</w:t>
      </w:r>
      <w:r>
        <w:rPr>
          <w:spacing w:val="-14"/>
        </w:rPr>
        <w:t xml:space="preserve"> </w:t>
      </w:r>
      <w:r>
        <w:t>receiver.</w:t>
      </w:r>
      <w:r>
        <w:rPr>
          <w:spacing w:val="13"/>
        </w:rPr>
        <w:t xml:space="preserve"> </w:t>
      </w:r>
      <w:r>
        <w:t>According</w:t>
      </w:r>
      <w:r>
        <w:rPr>
          <w:spacing w:val="-15"/>
        </w:rPr>
        <w:t xml:space="preserve"> </w:t>
      </w:r>
      <w:r>
        <w:t>to</w:t>
      </w:r>
      <w:r>
        <w:rPr>
          <w:spacing w:val="-14"/>
        </w:rPr>
        <w:t xml:space="preserve"> </w:t>
      </w:r>
      <w:ins w:id="636" w:author="Raghda Wahdan" w:date="2017-11-19T00:16:00Z">
        <w:r w:rsidR="00400BA0">
          <w:t>F</w:t>
        </w:r>
      </w:ins>
      <w:del w:id="637" w:author="Raghda Wahdan" w:date="2017-11-19T00:16:00Z">
        <w:r w:rsidDel="00400BA0">
          <w:delText>f</w:delText>
        </w:r>
      </w:del>
      <w:r>
        <w:t>igure 5.11,</w:t>
      </w:r>
      <w:r>
        <w:rPr>
          <w:spacing w:val="-11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proposed</w:t>
      </w:r>
      <w:r>
        <w:rPr>
          <w:spacing w:val="-14"/>
        </w:rPr>
        <w:t xml:space="preserve"> </w:t>
      </w:r>
      <w:r>
        <w:t>formula</w:t>
      </w:r>
      <w:r>
        <w:rPr>
          <w:spacing w:val="-14"/>
        </w:rPr>
        <w:t xml:space="preserve"> </w:t>
      </w:r>
      <w:r>
        <w:t>gives</w:t>
      </w:r>
      <w:r>
        <w:rPr>
          <w:spacing w:val="-14"/>
        </w:rPr>
        <w:t xml:space="preserve"> </w:t>
      </w:r>
      <w:r>
        <w:t>identical</w:t>
      </w:r>
      <w:r>
        <w:rPr>
          <w:spacing w:val="-14"/>
        </w:rPr>
        <w:t xml:space="preserve"> </w:t>
      </w:r>
      <w:r>
        <w:t>results</w:t>
      </w:r>
      <w:r>
        <w:rPr>
          <w:spacing w:val="-14"/>
        </w:rPr>
        <w:t xml:space="preserve"> </w:t>
      </w:r>
      <w:r>
        <w:t>compared</w:t>
      </w:r>
      <w:r>
        <w:rPr>
          <w:spacing w:val="-14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numerical solution</w:t>
      </w:r>
      <w:r>
        <w:rPr>
          <w:spacing w:val="-17"/>
        </w:rPr>
        <w:t xml:space="preserve"> </w:t>
      </w:r>
      <w:r>
        <w:t>at</w:t>
      </w:r>
      <w:r>
        <w:rPr>
          <w:spacing w:val="-17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t>complete</w:t>
      </w:r>
      <w:r>
        <w:rPr>
          <w:spacing w:val="-17"/>
        </w:rPr>
        <w:t xml:space="preserve"> </w:t>
      </w:r>
      <w:r>
        <w:t>SNR</w:t>
      </w:r>
      <w:r>
        <w:rPr>
          <w:spacing w:val="-17"/>
        </w:rPr>
        <w:t xml:space="preserve"> </w:t>
      </w:r>
      <w:r>
        <w:t>range.</w:t>
      </w:r>
    </w:p>
    <w:p w14:paraId="71E31E9B" w14:textId="77777777" w:rsidR="00ED6B8B" w:rsidRDefault="00ED6B8B" w:rsidP="00F672C4">
      <w:pPr>
        <w:pStyle w:val="BodyText"/>
        <w:spacing w:before="8"/>
        <w:rPr>
          <w:sz w:val="42"/>
        </w:rPr>
      </w:pPr>
    </w:p>
    <w:p w14:paraId="311A0563" w14:textId="77777777" w:rsidR="00ED6B8B" w:rsidRDefault="00FA655D">
      <w:pPr>
        <w:pStyle w:val="Heading2"/>
        <w:numPr>
          <w:ilvl w:val="2"/>
          <w:numId w:val="6"/>
        </w:numPr>
        <w:tabs>
          <w:tab w:val="left" w:pos="1095"/>
        </w:tabs>
        <w:ind w:left="1094" w:hanging="986"/>
        <w:pPrChange w:id="638" w:author="Raghda Wahdan" w:date="2017-11-06T13:08:00Z">
          <w:pPr>
            <w:pStyle w:val="Heading2"/>
            <w:numPr>
              <w:ilvl w:val="2"/>
              <w:numId w:val="6"/>
            </w:numPr>
            <w:tabs>
              <w:tab w:val="left" w:pos="1095"/>
            </w:tabs>
            <w:ind w:left="1466" w:hanging="987"/>
            <w:jc w:val="left"/>
          </w:pPr>
        </w:pPrChange>
      </w:pPr>
      <w:r>
        <w:t>Mean Reading Time</w:t>
      </w:r>
      <w:r>
        <w:rPr>
          <w:spacing w:val="7"/>
        </w:rPr>
        <w:t xml:space="preserve"> </w:t>
      </w:r>
      <w:r>
        <w:t>Reduction</w:t>
      </w:r>
    </w:p>
    <w:p w14:paraId="4E4D8227" w14:textId="77777777" w:rsidR="00ED6B8B" w:rsidRDefault="00FA655D">
      <w:pPr>
        <w:pStyle w:val="BodyText"/>
        <w:spacing w:before="217" w:line="358" w:lineRule="exact"/>
        <w:ind w:left="108" w:right="2157"/>
        <w:pPrChange w:id="639" w:author="Raghda Wahdan" w:date="2017-11-06T13:08:00Z">
          <w:pPr>
            <w:pStyle w:val="BodyText"/>
            <w:spacing w:before="217" w:line="358" w:lineRule="exact"/>
            <w:ind w:left="108" w:right="2157"/>
            <w:jc w:val="both"/>
          </w:pPr>
        </w:pPrChange>
      </w:pPr>
      <w:r>
        <w:t>The</w:t>
      </w:r>
      <w:r>
        <w:rPr>
          <w:spacing w:val="-34"/>
        </w:rPr>
        <w:t xml:space="preserve"> </w:t>
      </w:r>
      <w:r>
        <w:t>total</w:t>
      </w:r>
      <w:r>
        <w:rPr>
          <w:spacing w:val="-34"/>
        </w:rPr>
        <w:t xml:space="preserve"> </w:t>
      </w:r>
      <w:r>
        <w:t>average</w:t>
      </w:r>
      <w:r>
        <w:rPr>
          <w:spacing w:val="-34"/>
        </w:rPr>
        <w:t xml:space="preserve"> </w:t>
      </w:r>
      <w:r>
        <w:t>number</w:t>
      </w:r>
      <w:r>
        <w:rPr>
          <w:spacing w:val="-34"/>
        </w:rPr>
        <w:t xml:space="preserve"> </w:t>
      </w:r>
      <w:r>
        <w:t>of</w:t>
      </w:r>
      <w:r>
        <w:rPr>
          <w:spacing w:val="-34"/>
        </w:rPr>
        <w:t xml:space="preserve"> </w:t>
      </w:r>
      <w:r>
        <w:t>slots</w:t>
      </w:r>
      <w:r>
        <w:rPr>
          <w:spacing w:val="-34"/>
        </w:rPr>
        <w:t xml:space="preserve"> </w:t>
      </w:r>
      <w:r>
        <w:t>needed</w:t>
      </w:r>
      <w:r>
        <w:rPr>
          <w:spacing w:val="-34"/>
        </w:rPr>
        <w:t xml:space="preserve"> </w:t>
      </w:r>
      <w:r>
        <w:t>to</w:t>
      </w:r>
      <w:r>
        <w:rPr>
          <w:spacing w:val="-34"/>
        </w:rPr>
        <w:t xml:space="preserve"> </w:t>
      </w:r>
      <w:r>
        <w:t>identify</w:t>
      </w:r>
      <w:r>
        <w:rPr>
          <w:spacing w:val="-34"/>
        </w:rPr>
        <w:t xml:space="preserve"> </w:t>
      </w:r>
      <w:r>
        <w:t>a</w:t>
      </w:r>
      <w:r>
        <w:rPr>
          <w:spacing w:val="-34"/>
        </w:rPr>
        <w:t xml:space="preserve"> </w:t>
      </w:r>
      <w:r>
        <w:t>complete</w:t>
      </w:r>
      <w:r>
        <w:rPr>
          <w:spacing w:val="-34"/>
        </w:rPr>
        <w:t xml:space="preserve"> </w:t>
      </w:r>
      <w:r>
        <w:t>bunch</w:t>
      </w:r>
      <w:r>
        <w:rPr>
          <w:spacing w:val="-34"/>
        </w:rPr>
        <w:t xml:space="preserve"> </w:t>
      </w:r>
      <w:r>
        <w:t>of</w:t>
      </w:r>
      <w:r>
        <w:rPr>
          <w:spacing w:val="-34"/>
        </w:rPr>
        <w:t xml:space="preserve"> </w:t>
      </w:r>
      <w:r>
        <w:t>tags</w:t>
      </w:r>
      <w:r>
        <w:rPr>
          <w:spacing w:val="-34"/>
        </w:rPr>
        <w:t xml:space="preserve"> </w:t>
      </w:r>
      <w:r>
        <w:t>is calculated</w:t>
      </w:r>
      <w:r>
        <w:rPr>
          <w:spacing w:val="-24"/>
        </w:rPr>
        <w:t xml:space="preserve"> </w:t>
      </w:r>
      <w:r>
        <w:t>using</w:t>
      </w:r>
      <w:r>
        <w:rPr>
          <w:spacing w:val="-24"/>
        </w:rPr>
        <w:t xml:space="preserve"> </w:t>
      </w:r>
      <w:r>
        <w:t>the</w:t>
      </w:r>
      <w:r>
        <w:rPr>
          <w:spacing w:val="-24"/>
        </w:rPr>
        <w:t xml:space="preserve"> </w:t>
      </w:r>
      <w:r>
        <w:t>strongest</w:t>
      </w:r>
      <w:r>
        <w:rPr>
          <w:spacing w:val="-24"/>
        </w:rPr>
        <w:t xml:space="preserve"> </w:t>
      </w:r>
      <w:r>
        <w:t>tag</w:t>
      </w:r>
      <w:r>
        <w:rPr>
          <w:spacing w:val="-24"/>
        </w:rPr>
        <w:t xml:space="preserve"> </w:t>
      </w:r>
      <w:r>
        <w:t>reply</w:t>
      </w:r>
      <w:r>
        <w:rPr>
          <w:spacing w:val="-23"/>
        </w:rPr>
        <w:t xml:space="preserve"> </w:t>
      </w:r>
      <w:r>
        <w:t>receiver</w:t>
      </w:r>
      <w:r>
        <w:rPr>
          <w:spacing w:val="-24"/>
        </w:rPr>
        <w:t xml:space="preserve"> </w:t>
      </w:r>
      <w:r>
        <w:t>in</w:t>
      </w:r>
      <w:r>
        <w:rPr>
          <w:spacing w:val="-24"/>
        </w:rPr>
        <w:t xml:space="preserve"> </w:t>
      </w:r>
      <w:r>
        <w:t>[57].</w:t>
      </w:r>
      <w:r>
        <w:rPr>
          <w:spacing w:val="-7"/>
        </w:rPr>
        <w:t xml:space="preserve"> </w:t>
      </w:r>
      <w:r>
        <w:t>FSA</w:t>
      </w:r>
      <w:r>
        <w:rPr>
          <w:spacing w:val="-24"/>
        </w:rPr>
        <w:t xml:space="preserve"> </w:t>
      </w:r>
      <w:r>
        <w:t>with</w:t>
      </w:r>
      <w:r>
        <w:rPr>
          <w:spacing w:val="-24"/>
        </w:rPr>
        <w:t xml:space="preserve"> </w:t>
      </w:r>
      <w:r>
        <w:t>initial</w:t>
      </w:r>
      <w:r>
        <w:rPr>
          <w:spacing w:val="-24"/>
        </w:rPr>
        <w:t xml:space="preserve"> </w:t>
      </w:r>
      <w:r>
        <w:t xml:space="preserve">frame </w:t>
      </w:r>
      <w:r>
        <w:rPr>
          <w:w w:val="105"/>
        </w:rPr>
        <w:t>length</w:t>
      </w:r>
      <w:r>
        <w:rPr>
          <w:spacing w:val="-30"/>
          <w:w w:val="105"/>
        </w:rPr>
        <w:t xml:space="preserve"> </w:t>
      </w:r>
      <w:r>
        <w:rPr>
          <w:rFonts w:ascii="Bookman Old Style"/>
          <w:i/>
          <w:w w:val="105"/>
        </w:rPr>
        <w:t>L</w:t>
      </w:r>
      <w:r>
        <w:rPr>
          <w:rFonts w:ascii="Arial"/>
          <w:i/>
          <w:w w:val="105"/>
          <w:position w:val="-3"/>
          <w:sz w:val="16"/>
        </w:rPr>
        <w:t>ini.</w:t>
      </w:r>
      <w:r>
        <w:rPr>
          <w:rFonts w:ascii="Arial"/>
          <w:i/>
          <w:spacing w:val="-12"/>
          <w:w w:val="105"/>
          <w:position w:val="-3"/>
          <w:sz w:val="16"/>
        </w:rPr>
        <w:t xml:space="preserve"> </w:t>
      </w:r>
      <w:r>
        <w:rPr>
          <w:rFonts w:ascii="Arial Unicode MS"/>
          <w:w w:val="105"/>
        </w:rPr>
        <w:t>=</w:t>
      </w:r>
      <w:r>
        <w:rPr>
          <w:rFonts w:ascii="Arial Unicode MS"/>
          <w:spacing w:val="-40"/>
          <w:w w:val="105"/>
        </w:rPr>
        <w:t xml:space="preserve"> </w:t>
      </w:r>
      <w:r>
        <w:rPr>
          <w:rFonts w:ascii="Arial Unicode MS"/>
          <w:w w:val="105"/>
        </w:rPr>
        <w:t>16</w:t>
      </w:r>
      <w:r>
        <w:rPr>
          <w:rFonts w:ascii="Arial Unicode MS"/>
          <w:spacing w:val="-37"/>
          <w:w w:val="105"/>
        </w:rPr>
        <w:t xml:space="preserve"> </w:t>
      </w:r>
      <w:r>
        <w:rPr>
          <w:w w:val="105"/>
        </w:rPr>
        <w:t>is</w:t>
      </w:r>
      <w:r>
        <w:rPr>
          <w:spacing w:val="-30"/>
          <w:w w:val="105"/>
        </w:rPr>
        <w:t xml:space="preserve"> </w:t>
      </w:r>
      <w:r>
        <w:rPr>
          <w:w w:val="105"/>
        </w:rPr>
        <w:t>used</w:t>
      </w:r>
      <w:r>
        <w:rPr>
          <w:spacing w:val="-30"/>
          <w:w w:val="105"/>
        </w:rPr>
        <w:t xml:space="preserve"> </w:t>
      </w:r>
      <w:r>
        <w:rPr>
          <w:w w:val="105"/>
        </w:rPr>
        <w:t>as</w:t>
      </w:r>
      <w:r>
        <w:rPr>
          <w:spacing w:val="-30"/>
          <w:w w:val="105"/>
        </w:rPr>
        <w:t xml:space="preserve"> </w:t>
      </w:r>
      <w:r>
        <w:rPr>
          <w:w w:val="105"/>
        </w:rPr>
        <w:t>an</w:t>
      </w:r>
      <w:r>
        <w:rPr>
          <w:spacing w:val="-30"/>
          <w:w w:val="105"/>
        </w:rPr>
        <w:t xml:space="preserve"> </w:t>
      </w:r>
      <w:r>
        <w:rPr>
          <w:w w:val="105"/>
        </w:rPr>
        <w:t>anti-collision</w:t>
      </w:r>
      <w:r>
        <w:rPr>
          <w:spacing w:val="-30"/>
          <w:w w:val="105"/>
        </w:rPr>
        <w:t xml:space="preserve"> </w:t>
      </w:r>
      <w:r>
        <w:rPr>
          <w:w w:val="105"/>
        </w:rPr>
        <w:t>algorithm.</w:t>
      </w:r>
      <w:r>
        <w:rPr>
          <w:spacing w:val="-14"/>
          <w:w w:val="105"/>
        </w:rPr>
        <w:t xml:space="preserve"> </w:t>
      </w:r>
      <w:r>
        <w:rPr>
          <w:w w:val="105"/>
        </w:rPr>
        <w:t>Figure</w:t>
      </w:r>
      <w:r>
        <w:rPr>
          <w:spacing w:val="-30"/>
          <w:w w:val="105"/>
        </w:rPr>
        <w:t xml:space="preserve"> </w:t>
      </w:r>
      <w:r>
        <w:rPr>
          <w:w w:val="105"/>
        </w:rPr>
        <w:t>5.12</w:t>
      </w:r>
      <w:r>
        <w:rPr>
          <w:spacing w:val="-30"/>
          <w:w w:val="105"/>
        </w:rPr>
        <w:t xml:space="preserve"> </w:t>
      </w:r>
      <w:r>
        <w:rPr>
          <w:w w:val="105"/>
        </w:rPr>
        <w:t xml:space="preserve">illustrates </w:t>
      </w:r>
      <w:r>
        <w:t>a</w:t>
      </w:r>
      <w:r>
        <w:rPr>
          <w:spacing w:val="-36"/>
        </w:rPr>
        <w:t xml:space="preserve"> </w:t>
      </w:r>
      <w:r>
        <w:t>comparison</w:t>
      </w:r>
      <w:r>
        <w:rPr>
          <w:spacing w:val="-36"/>
        </w:rPr>
        <w:t xml:space="preserve"> </w:t>
      </w:r>
      <w:r>
        <w:t>between</w:t>
      </w:r>
      <w:r>
        <w:rPr>
          <w:spacing w:val="-36"/>
        </w:rPr>
        <w:t xml:space="preserve"> </w:t>
      </w:r>
      <w:r>
        <w:t>the</w:t>
      </w:r>
      <w:r>
        <w:rPr>
          <w:spacing w:val="-36"/>
        </w:rPr>
        <w:t xml:space="preserve"> </w:t>
      </w:r>
      <w:r>
        <w:t>percentages</w:t>
      </w:r>
      <w:r>
        <w:rPr>
          <w:spacing w:val="-36"/>
        </w:rPr>
        <w:t xml:space="preserve"> </w:t>
      </w:r>
      <w:r>
        <w:t>of</w:t>
      </w:r>
      <w:r>
        <w:rPr>
          <w:spacing w:val="-36"/>
        </w:rPr>
        <w:t xml:space="preserve"> </w:t>
      </w:r>
      <w:r>
        <w:t>saving</w:t>
      </w:r>
      <w:r>
        <w:rPr>
          <w:spacing w:val="-36"/>
        </w:rPr>
        <w:t xml:space="preserve"> </w:t>
      </w:r>
      <w:r>
        <w:t>time</w:t>
      </w:r>
      <w:r>
        <w:rPr>
          <w:spacing w:val="-36"/>
        </w:rPr>
        <w:t xml:space="preserve"> </w:t>
      </w:r>
      <w:r>
        <w:t>using</w:t>
      </w:r>
      <w:r>
        <w:rPr>
          <w:spacing w:val="-36"/>
        </w:rPr>
        <w:t xml:space="preserve"> </w:t>
      </w:r>
      <w:r>
        <w:t>the</w:t>
      </w:r>
      <w:r>
        <w:rPr>
          <w:spacing w:val="-36"/>
        </w:rPr>
        <w:t xml:space="preserve"> </w:t>
      </w:r>
      <w:r>
        <w:t>proposed</w:t>
      </w:r>
      <w:r>
        <w:rPr>
          <w:spacing w:val="-35"/>
        </w:rPr>
        <w:t xml:space="preserve"> </w:t>
      </w:r>
      <w:r>
        <w:t xml:space="preserve">MCR </w:t>
      </w:r>
      <w:r>
        <w:rPr>
          <w:w w:val="105"/>
        </w:rPr>
        <w:t>and</w:t>
      </w:r>
      <w:r>
        <w:rPr>
          <w:spacing w:val="-15"/>
          <w:w w:val="105"/>
        </w:rPr>
        <w:t xml:space="preserve"> </w:t>
      </w:r>
      <w:r>
        <w:rPr>
          <w:w w:val="105"/>
        </w:rPr>
        <w:t>the</w:t>
      </w:r>
      <w:r>
        <w:rPr>
          <w:spacing w:val="-15"/>
          <w:w w:val="105"/>
        </w:rPr>
        <w:t xml:space="preserve"> </w:t>
      </w:r>
      <w:r>
        <w:rPr>
          <w:spacing w:val="-3"/>
          <w:w w:val="105"/>
        </w:rPr>
        <w:t>conventional</w:t>
      </w:r>
      <w:r>
        <w:rPr>
          <w:spacing w:val="-15"/>
          <w:w w:val="105"/>
        </w:rPr>
        <w:t xml:space="preserve"> </w:t>
      </w:r>
      <w:r>
        <w:rPr>
          <w:w w:val="105"/>
        </w:rPr>
        <w:t>frame</w:t>
      </w:r>
      <w:r>
        <w:rPr>
          <w:spacing w:val="-15"/>
          <w:w w:val="105"/>
        </w:rPr>
        <w:t xml:space="preserve"> </w:t>
      </w:r>
      <w:r>
        <w:rPr>
          <w:w w:val="105"/>
        </w:rPr>
        <w:t>length</w:t>
      </w:r>
      <w:r>
        <w:rPr>
          <w:spacing w:val="-15"/>
          <w:w w:val="105"/>
        </w:rPr>
        <w:t xml:space="preserve"> </w:t>
      </w:r>
      <w:r>
        <w:rPr>
          <w:rFonts w:ascii="Bookman Old Style"/>
          <w:i/>
          <w:w w:val="105"/>
        </w:rPr>
        <w:t>L</w:t>
      </w:r>
      <w:r>
        <w:rPr>
          <w:rFonts w:ascii="Bookman Old Style"/>
          <w:i/>
          <w:spacing w:val="-23"/>
          <w:w w:val="105"/>
        </w:rPr>
        <w:t xml:space="preserve"> </w:t>
      </w:r>
      <w:r>
        <w:rPr>
          <w:rFonts w:ascii="Arial Unicode MS"/>
          <w:w w:val="105"/>
        </w:rPr>
        <w:t>=</w:t>
      </w:r>
      <w:r>
        <w:rPr>
          <w:rFonts w:ascii="Arial Unicode MS"/>
          <w:spacing w:val="-18"/>
          <w:w w:val="105"/>
        </w:rPr>
        <w:t xml:space="preserve"> </w:t>
      </w:r>
      <w:r>
        <w:rPr>
          <w:rFonts w:ascii="Bookman Old Style"/>
          <w:i/>
          <w:w w:val="105"/>
        </w:rPr>
        <w:t>n</w:t>
      </w:r>
      <w:r>
        <w:rPr>
          <w:rFonts w:ascii="Bookman Old Style"/>
          <w:i/>
          <w:spacing w:val="-28"/>
          <w:w w:val="105"/>
        </w:rPr>
        <w:t xml:space="preserve"> </w:t>
      </w:r>
      <w:r>
        <w:rPr>
          <w:w w:val="105"/>
        </w:rPr>
        <w:t>assuming</w:t>
      </w:r>
      <w:r>
        <w:rPr>
          <w:spacing w:val="-15"/>
          <w:w w:val="105"/>
        </w:rPr>
        <w:t xml:space="preserve"> </w:t>
      </w:r>
      <w:r>
        <w:rPr>
          <w:w w:val="105"/>
        </w:rPr>
        <w:t>perfect</w:t>
      </w:r>
      <w:r>
        <w:rPr>
          <w:spacing w:val="-15"/>
          <w:w w:val="105"/>
        </w:rPr>
        <w:t xml:space="preserve"> </w:t>
      </w:r>
      <w:r>
        <w:rPr>
          <w:w w:val="105"/>
        </w:rPr>
        <w:t>number</w:t>
      </w:r>
      <w:r>
        <w:rPr>
          <w:spacing w:val="-15"/>
          <w:w w:val="105"/>
        </w:rPr>
        <w:t xml:space="preserve"> </w:t>
      </w:r>
      <w:r>
        <w:rPr>
          <w:w w:val="105"/>
        </w:rPr>
        <w:t>of</w:t>
      </w:r>
      <w:r>
        <w:rPr>
          <w:spacing w:val="-15"/>
          <w:w w:val="105"/>
        </w:rPr>
        <w:t xml:space="preserve"> </w:t>
      </w:r>
      <w:r>
        <w:rPr>
          <w:w w:val="105"/>
        </w:rPr>
        <w:t>tags</w:t>
      </w:r>
    </w:p>
    <w:p w14:paraId="0E86EE2F" w14:textId="77777777" w:rsidR="00ED6B8B" w:rsidRDefault="00ED6B8B">
      <w:pPr>
        <w:spacing w:line="358" w:lineRule="exact"/>
        <w:sectPr w:rsidR="00ED6B8B">
          <w:pgSz w:w="11910" w:h="16840"/>
          <w:pgMar w:top="1920" w:right="0" w:bottom="280" w:left="1620" w:header="1603" w:footer="0" w:gutter="0"/>
          <w:cols w:space="720"/>
        </w:sectPr>
        <w:pPrChange w:id="640" w:author="Raghda Wahdan" w:date="2017-11-06T13:08:00Z">
          <w:pPr>
            <w:spacing w:line="358" w:lineRule="exact"/>
            <w:jc w:val="both"/>
          </w:pPr>
        </w:pPrChange>
      </w:pPr>
    </w:p>
    <w:p w14:paraId="696C36A5" w14:textId="77777777" w:rsidR="00ED6B8B" w:rsidRDefault="00ED6B8B" w:rsidP="00F672C4">
      <w:pPr>
        <w:pStyle w:val="BodyText"/>
        <w:spacing w:before="1"/>
        <w:rPr>
          <w:sz w:val="23"/>
        </w:rPr>
      </w:pPr>
    </w:p>
    <w:p w14:paraId="77795345" w14:textId="77777777" w:rsidR="00ED6B8B" w:rsidRDefault="00890932" w:rsidP="00F672C4">
      <w:pPr>
        <w:tabs>
          <w:tab w:val="left" w:pos="5967"/>
        </w:tabs>
        <w:spacing w:before="63"/>
        <w:ind w:left="947"/>
        <w:rPr>
          <w:rFonts w:ascii="Calibri"/>
          <w:sz w:val="21"/>
        </w:rPr>
      </w:pPr>
      <w:r>
        <w:rPr>
          <w:noProof/>
          <w:lang w:val="en-GB" w:eastAsia="en-GB"/>
        </w:rPr>
        <mc:AlternateContent>
          <mc:Choice Requires="wpg">
            <w:drawing>
              <wp:anchor distT="0" distB="0" distL="114300" distR="114300" simplePos="0" relativeHeight="251827200" behindDoc="1" locked="0" layoutInCell="1" allowOverlap="1" wp14:anchorId="2FD8876B" wp14:editId="20CFDD3A">
                <wp:simplePos x="0" y="0"/>
                <wp:positionH relativeFrom="page">
                  <wp:posOffset>1767840</wp:posOffset>
                </wp:positionH>
                <wp:positionV relativeFrom="paragraph">
                  <wp:posOffset>116840</wp:posOffset>
                </wp:positionV>
                <wp:extent cx="4465320" cy="2684145"/>
                <wp:effectExtent l="0" t="3583940" r="5715" b="0"/>
                <wp:wrapNone/>
                <wp:docPr id="427" name="Group 4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465320" cy="2684145"/>
                          <a:chOff x="2784" y="184"/>
                          <a:chExt cx="7032" cy="4227"/>
                        </a:xfrm>
                      </wpg:grpSpPr>
                      <wps:wsp>
                        <wps:cNvPr id="428" name="AutoShape 560"/>
                        <wps:cNvSpPr>
                          <a:spLocks/>
                        </wps:cNvSpPr>
                        <wps:spPr bwMode="auto">
                          <a:xfrm>
                            <a:off x="7675" y="190"/>
                            <a:ext cx="1380" cy="2"/>
                          </a:xfrm>
                          <a:custGeom>
                            <a:avLst/>
                            <a:gdLst>
                              <a:gd name="T0" fmla="+- 0 7675 7675"/>
                              <a:gd name="T1" fmla="*/ T0 w 1380"/>
                              <a:gd name="T2" fmla="+- 0 7675 7675"/>
                              <a:gd name="T3" fmla="*/ T2 w 1380"/>
                              <a:gd name="T4" fmla="+- 0 7675 7675"/>
                              <a:gd name="T5" fmla="*/ T4 w 1380"/>
                              <a:gd name="T6" fmla="+- 0 7675 7675"/>
                              <a:gd name="T7" fmla="*/ T6 w 1380"/>
                              <a:gd name="T8" fmla="+- 0 8367 7675"/>
                              <a:gd name="T9" fmla="*/ T8 w 1380"/>
                              <a:gd name="T10" fmla="+- 0 8367 7675"/>
                              <a:gd name="T11" fmla="*/ T10 w 1380"/>
                              <a:gd name="T12" fmla="+- 0 8367 7675"/>
                              <a:gd name="T13" fmla="*/ T12 w 1380"/>
                              <a:gd name="T14" fmla="+- 0 8367 7675"/>
                              <a:gd name="T15" fmla="*/ T14 w 1380"/>
                              <a:gd name="T16" fmla="+- 0 9054 7675"/>
                              <a:gd name="T17" fmla="*/ T16 w 1380"/>
                              <a:gd name="T18" fmla="+- 0 9054 7675"/>
                              <a:gd name="T19" fmla="*/ T18 w 1380"/>
                              <a:gd name="T20" fmla="+- 0 9054 7675"/>
                              <a:gd name="T21" fmla="*/ T20 w 1380"/>
                              <a:gd name="T22" fmla="+- 0 9054 7675"/>
                              <a:gd name="T23" fmla="*/ T22 w 1380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  <a:cxn ang="0">
                                <a:pos x="T9" y="0"/>
                              </a:cxn>
                              <a:cxn ang="0">
                                <a:pos x="T11" y="0"/>
                              </a:cxn>
                              <a:cxn ang="0">
                                <a:pos x="T13" y="0"/>
                              </a:cxn>
                              <a:cxn ang="0">
                                <a:pos x="T15" y="0"/>
                              </a:cxn>
                              <a:cxn ang="0">
                                <a:pos x="T17" y="0"/>
                              </a:cxn>
                              <a:cxn ang="0">
                                <a:pos x="T19" y="0"/>
                              </a:cxn>
                              <a:cxn ang="0">
                                <a:pos x="T21" y="0"/>
                              </a:cxn>
                              <a:cxn ang="0">
                                <a:pos x="T23" y="0"/>
                              </a:cxn>
                            </a:cxnLst>
                            <a:rect l="0" t="0" r="r" b="b"/>
                            <a:pathLst>
                              <a:path w="1380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moveTo>
                                  <a:pt x="692" y="0"/>
                                </a:moveTo>
                                <a:lnTo>
                                  <a:pt x="692" y="0"/>
                                </a:lnTo>
                                <a:moveTo>
                                  <a:pt x="692" y="0"/>
                                </a:moveTo>
                                <a:lnTo>
                                  <a:pt x="692" y="0"/>
                                </a:lnTo>
                                <a:moveTo>
                                  <a:pt x="1379" y="0"/>
                                </a:moveTo>
                                <a:lnTo>
                                  <a:pt x="1379" y="0"/>
                                </a:lnTo>
                                <a:moveTo>
                                  <a:pt x="1379" y="0"/>
                                </a:moveTo>
                                <a:lnTo>
                                  <a:pt x="1379" y="0"/>
                                </a:lnTo>
                              </a:path>
                            </a:pathLst>
                          </a:custGeom>
                          <a:noFill/>
                          <a:ln w="27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9" name="Line 559"/>
                        <wps:cNvCnPr/>
                        <wps:spPr bwMode="auto">
                          <a:xfrm>
                            <a:off x="2854" y="190"/>
                            <a:ext cx="6892" cy="0"/>
                          </a:xfrm>
                          <a:prstGeom prst="line">
                            <a:avLst/>
                          </a:prstGeom>
                          <a:noFill/>
                          <a:ln w="273">
                            <a:solidFill>
                              <a:srgbClr val="000000"/>
                            </a:solidFill>
                            <a:prstDash val="lg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0" name="Line 558"/>
                        <wps:cNvCnPr/>
                        <wps:spPr bwMode="auto">
                          <a:xfrm>
                            <a:off x="2854" y="185"/>
                            <a:ext cx="6892" cy="0"/>
                          </a:xfrm>
                          <a:prstGeom prst="line">
                            <a:avLst/>
                          </a:prstGeom>
                          <a:noFill/>
                          <a:ln w="27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1" name="Line 557"/>
                        <wps:cNvCnPr/>
                        <wps:spPr bwMode="auto">
                          <a:xfrm>
                            <a:off x="2854" y="4344"/>
                            <a:ext cx="6892" cy="0"/>
                          </a:xfrm>
                          <a:prstGeom prst="line">
                            <a:avLst/>
                          </a:prstGeom>
                          <a:noFill/>
                          <a:ln w="273">
                            <a:solidFill>
                              <a:srgbClr val="000000"/>
                            </a:solidFill>
                            <a:prstDash val="lg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2" name="AutoShape 556"/>
                        <wps:cNvSpPr>
                          <a:spLocks/>
                        </wps:cNvSpPr>
                        <wps:spPr bwMode="auto">
                          <a:xfrm>
                            <a:off x="21043" y="-5439"/>
                            <a:ext cx="261289" cy="2"/>
                          </a:xfrm>
                          <a:custGeom>
                            <a:avLst/>
                            <a:gdLst>
                              <a:gd name="T0" fmla="+- 0 2854 21043"/>
                              <a:gd name="T1" fmla="*/ T0 w 261289"/>
                              <a:gd name="T2" fmla="+- 0 9746 21043"/>
                              <a:gd name="T3" fmla="*/ T2 w 261289"/>
                              <a:gd name="T4" fmla="+- 0 2854 21043"/>
                              <a:gd name="T5" fmla="*/ T4 w 261289"/>
                              <a:gd name="T6" fmla="+- 0 9746 21043"/>
                              <a:gd name="T7" fmla="*/ T6 w 261289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</a:cxnLst>
                            <a:rect l="0" t="0" r="r" b="b"/>
                            <a:pathLst>
                              <a:path w="261289">
                                <a:moveTo>
                                  <a:pt x="-18189" y="9783"/>
                                </a:moveTo>
                                <a:lnTo>
                                  <a:pt x="-11297" y="9783"/>
                                </a:lnTo>
                                <a:moveTo>
                                  <a:pt x="-18189" y="9783"/>
                                </a:moveTo>
                                <a:lnTo>
                                  <a:pt x="-11297" y="9783"/>
                                </a:lnTo>
                              </a:path>
                            </a:pathLst>
                          </a:custGeom>
                          <a:noFill/>
                          <a:ln w="27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3" name="AutoShape 555"/>
                        <wps:cNvSpPr>
                          <a:spLocks/>
                        </wps:cNvSpPr>
                        <wps:spPr bwMode="auto">
                          <a:xfrm>
                            <a:off x="21043" y="-143288"/>
                            <a:ext cx="261289" cy="117996"/>
                          </a:xfrm>
                          <a:custGeom>
                            <a:avLst/>
                            <a:gdLst>
                              <a:gd name="T0" fmla="+- 0 2854 21043"/>
                              <a:gd name="T1" fmla="*/ T0 w 261289"/>
                              <a:gd name="T2" fmla="+- 0 3821 -143288"/>
                              <a:gd name="T3" fmla="*/ 3821 h 117996"/>
                              <a:gd name="T4" fmla="+- 0 9746 21043"/>
                              <a:gd name="T5" fmla="*/ T4 w 261289"/>
                              <a:gd name="T6" fmla="+- 0 3821 -143288"/>
                              <a:gd name="T7" fmla="*/ 3821 h 117996"/>
                              <a:gd name="T8" fmla="+- 0 2854 21043"/>
                              <a:gd name="T9" fmla="*/ T8 w 261289"/>
                              <a:gd name="T10" fmla="+- 0 3302 -143288"/>
                              <a:gd name="T11" fmla="*/ 3302 h 117996"/>
                              <a:gd name="T12" fmla="+- 0 9746 21043"/>
                              <a:gd name="T13" fmla="*/ T12 w 261289"/>
                              <a:gd name="T14" fmla="+- 0 3302 -143288"/>
                              <a:gd name="T15" fmla="*/ 3302 h 117996"/>
                              <a:gd name="T16" fmla="+- 0 2854 21043"/>
                              <a:gd name="T17" fmla="*/ T16 w 261289"/>
                              <a:gd name="T18" fmla="+- 0 2783 -143288"/>
                              <a:gd name="T19" fmla="*/ 2783 h 117996"/>
                              <a:gd name="T20" fmla="+- 0 9746 21043"/>
                              <a:gd name="T21" fmla="*/ T20 w 261289"/>
                              <a:gd name="T22" fmla="+- 0 2783 -143288"/>
                              <a:gd name="T23" fmla="*/ 2783 h 117996"/>
                              <a:gd name="T24" fmla="+- 0 2854 21043"/>
                              <a:gd name="T25" fmla="*/ T24 w 261289"/>
                              <a:gd name="T26" fmla="+- 0 2265 -143288"/>
                              <a:gd name="T27" fmla="*/ 2265 h 117996"/>
                              <a:gd name="T28" fmla="+- 0 9746 21043"/>
                              <a:gd name="T29" fmla="*/ T28 w 261289"/>
                              <a:gd name="T30" fmla="+- 0 2265 -143288"/>
                              <a:gd name="T31" fmla="*/ 2265 h 117996"/>
                              <a:gd name="T32" fmla="+- 0 2854 21043"/>
                              <a:gd name="T33" fmla="*/ T32 w 261289"/>
                              <a:gd name="T34" fmla="+- 0 1746 -143288"/>
                              <a:gd name="T35" fmla="*/ 1746 h 117996"/>
                              <a:gd name="T36" fmla="+- 0 7410 21043"/>
                              <a:gd name="T37" fmla="*/ T36 w 261289"/>
                              <a:gd name="T38" fmla="+- 0 1746 -143288"/>
                              <a:gd name="T39" fmla="*/ 1746 h 117996"/>
                              <a:gd name="T40" fmla="+- 0 2854 21043"/>
                              <a:gd name="T41" fmla="*/ T40 w 261289"/>
                              <a:gd name="T42" fmla="+- 0 1227 -143288"/>
                              <a:gd name="T43" fmla="*/ 1227 h 117996"/>
                              <a:gd name="T44" fmla="+- 0 7410 21043"/>
                              <a:gd name="T45" fmla="*/ T44 w 261289"/>
                              <a:gd name="T46" fmla="+- 0 1227 -143288"/>
                              <a:gd name="T47" fmla="*/ 1227 h 117996"/>
                              <a:gd name="T48" fmla="+- 0 2854 21043"/>
                              <a:gd name="T49" fmla="*/ T48 w 261289"/>
                              <a:gd name="T50" fmla="+- 0 709 -143288"/>
                              <a:gd name="T51" fmla="*/ 709 h 117996"/>
                              <a:gd name="T52" fmla="+- 0 7410 21043"/>
                              <a:gd name="T53" fmla="*/ T52 w 261289"/>
                              <a:gd name="T54" fmla="+- 0 709 -143288"/>
                              <a:gd name="T55" fmla="*/ 709 h 1179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261289" h="117996">
                                <a:moveTo>
                                  <a:pt x="-18189" y="147109"/>
                                </a:moveTo>
                                <a:lnTo>
                                  <a:pt x="-11297" y="147109"/>
                                </a:lnTo>
                                <a:moveTo>
                                  <a:pt x="-18189" y="146590"/>
                                </a:moveTo>
                                <a:lnTo>
                                  <a:pt x="-11297" y="146590"/>
                                </a:lnTo>
                                <a:moveTo>
                                  <a:pt x="-18189" y="146071"/>
                                </a:moveTo>
                                <a:lnTo>
                                  <a:pt x="-11297" y="146071"/>
                                </a:lnTo>
                                <a:moveTo>
                                  <a:pt x="-18189" y="145553"/>
                                </a:moveTo>
                                <a:lnTo>
                                  <a:pt x="-11297" y="145553"/>
                                </a:lnTo>
                                <a:moveTo>
                                  <a:pt x="-18189" y="145034"/>
                                </a:moveTo>
                                <a:lnTo>
                                  <a:pt x="-13633" y="145034"/>
                                </a:lnTo>
                                <a:moveTo>
                                  <a:pt x="-18189" y="144515"/>
                                </a:moveTo>
                                <a:lnTo>
                                  <a:pt x="-13633" y="144515"/>
                                </a:lnTo>
                                <a:moveTo>
                                  <a:pt x="-18189" y="143997"/>
                                </a:moveTo>
                                <a:lnTo>
                                  <a:pt x="-13633" y="143997"/>
                                </a:lnTo>
                              </a:path>
                            </a:pathLst>
                          </a:custGeom>
                          <a:noFill/>
                          <a:ln w="273">
                            <a:solidFill>
                              <a:srgbClr val="000000"/>
                            </a:solidFill>
                            <a:prstDash val="lg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4" name="Line 554"/>
                        <wps:cNvCnPr/>
                        <wps:spPr bwMode="auto">
                          <a:xfrm>
                            <a:off x="2855" y="185"/>
                            <a:ext cx="0" cy="4159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5" name="Line 553"/>
                        <wps:cNvCnPr/>
                        <wps:spPr bwMode="auto">
                          <a:xfrm>
                            <a:off x="3542" y="190"/>
                            <a:ext cx="0" cy="4154"/>
                          </a:xfrm>
                          <a:prstGeom prst="line">
                            <a:avLst/>
                          </a:prstGeom>
                          <a:noFill/>
                          <a:ln w="409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6" name="Line 552"/>
                        <wps:cNvCnPr/>
                        <wps:spPr bwMode="auto">
                          <a:xfrm>
                            <a:off x="4229" y="190"/>
                            <a:ext cx="0" cy="4154"/>
                          </a:xfrm>
                          <a:prstGeom prst="line">
                            <a:avLst/>
                          </a:prstGeom>
                          <a:noFill/>
                          <a:ln w="41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7" name="Line 551"/>
                        <wps:cNvCnPr/>
                        <wps:spPr bwMode="auto">
                          <a:xfrm>
                            <a:off x="4921" y="190"/>
                            <a:ext cx="0" cy="4154"/>
                          </a:xfrm>
                          <a:prstGeom prst="line">
                            <a:avLst/>
                          </a:prstGeom>
                          <a:noFill/>
                          <a:ln w="409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8" name="Line 550"/>
                        <wps:cNvCnPr/>
                        <wps:spPr bwMode="auto">
                          <a:xfrm>
                            <a:off x="5608" y="190"/>
                            <a:ext cx="0" cy="4154"/>
                          </a:xfrm>
                          <a:prstGeom prst="line">
                            <a:avLst/>
                          </a:prstGeom>
                          <a:noFill/>
                          <a:ln w="41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9" name="Line 549"/>
                        <wps:cNvCnPr/>
                        <wps:spPr bwMode="auto">
                          <a:xfrm>
                            <a:off x="6300" y="190"/>
                            <a:ext cx="0" cy="4154"/>
                          </a:xfrm>
                          <a:prstGeom prst="line">
                            <a:avLst/>
                          </a:prstGeom>
                          <a:noFill/>
                          <a:ln w="681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0" name="Line 548"/>
                        <wps:cNvCnPr/>
                        <wps:spPr bwMode="auto">
                          <a:xfrm>
                            <a:off x="6988" y="190"/>
                            <a:ext cx="0" cy="4154"/>
                          </a:xfrm>
                          <a:prstGeom prst="line">
                            <a:avLst/>
                          </a:prstGeom>
                          <a:noFill/>
                          <a:ln w="41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1" name="Line 547"/>
                        <wps:cNvCnPr/>
                        <wps:spPr bwMode="auto">
                          <a:xfrm>
                            <a:off x="7674" y="1805"/>
                            <a:ext cx="0" cy="2539"/>
                          </a:xfrm>
                          <a:prstGeom prst="line">
                            <a:avLst/>
                          </a:prstGeom>
                          <a:noFill/>
                          <a:ln w="35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2" name="Line 546"/>
                        <wps:cNvCnPr/>
                        <wps:spPr bwMode="auto">
                          <a:xfrm>
                            <a:off x="8367" y="1805"/>
                            <a:ext cx="0" cy="2539"/>
                          </a:xfrm>
                          <a:prstGeom prst="line">
                            <a:avLst/>
                          </a:prstGeom>
                          <a:noFill/>
                          <a:ln w="27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3" name="Line 545"/>
                        <wps:cNvCnPr/>
                        <wps:spPr bwMode="auto">
                          <a:xfrm>
                            <a:off x="9054" y="1805"/>
                            <a:ext cx="0" cy="2539"/>
                          </a:xfrm>
                          <a:prstGeom prst="line">
                            <a:avLst/>
                          </a:prstGeom>
                          <a:noFill/>
                          <a:ln w="27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4" name="AutoShape 544"/>
                        <wps:cNvSpPr>
                          <a:spLocks/>
                        </wps:cNvSpPr>
                        <wps:spPr bwMode="auto">
                          <a:xfrm>
                            <a:off x="282153" y="-143288"/>
                            <a:ext cx="179" cy="39332"/>
                          </a:xfrm>
                          <a:custGeom>
                            <a:avLst/>
                            <a:gdLst>
                              <a:gd name="T0" fmla="+- 0 9741 282153"/>
                              <a:gd name="T1" fmla="*/ T0 w 179"/>
                              <a:gd name="T2" fmla="+- 0 1746 -143288"/>
                              <a:gd name="T3" fmla="*/ 1746 h 39332"/>
                              <a:gd name="T4" fmla="+- 0 9746 282153"/>
                              <a:gd name="T5" fmla="*/ T4 w 179"/>
                              <a:gd name="T6" fmla="+- 0 1746 -143288"/>
                              <a:gd name="T7" fmla="*/ 1746 h 39332"/>
                              <a:gd name="T8" fmla="+- 0 9741 282153"/>
                              <a:gd name="T9" fmla="*/ T8 w 179"/>
                              <a:gd name="T10" fmla="+- 0 1227 -143288"/>
                              <a:gd name="T11" fmla="*/ 1227 h 39332"/>
                              <a:gd name="T12" fmla="+- 0 9746 282153"/>
                              <a:gd name="T13" fmla="*/ T12 w 179"/>
                              <a:gd name="T14" fmla="+- 0 1227 -143288"/>
                              <a:gd name="T15" fmla="*/ 1227 h 39332"/>
                              <a:gd name="T16" fmla="+- 0 9741 282153"/>
                              <a:gd name="T17" fmla="*/ T16 w 179"/>
                              <a:gd name="T18" fmla="+- 0 709 -143288"/>
                              <a:gd name="T19" fmla="*/ 709 h 39332"/>
                              <a:gd name="T20" fmla="+- 0 9746 282153"/>
                              <a:gd name="T21" fmla="*/ T20 w 179"/>
                              <a:gd name="T22" fmla="+- 0 709 -143288"/>
                              <a:gd name="T23" fmla="*/ 709 h 3933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179" h="39332">
                                <a:moveTo>
                                  <a:pt x="-272412" y="145034"/>
                                </a:moveTo>
                                <a:lnTo>
                                  <a:pt x="-272407" y="145034"/>
                                </a:lnTo>
                                <a:moveTo>
                                  <a:pt x="-272412" y="144515"/>
                                </a:moveTo>
                                <a:lnTo>
                                  <a:pt x="-272407" y="144515"/>
                                </a:lnTo>
                                <a:moveTo>
                                  <a:pt x="-272412" y="143997"/>
                                </a:moveTo>
                                <a:lnTo>
                                  <a:pt x="-272407" y="143997"/>
                                </a:lnTo>
                              </a:path>
                            </a:pathLst>
                          </a:custGeom>
                          <a:noFill/>
                          <a:ln w="273">
                            <a:solidFill>
                              <a:srgbClr val="000000"/>
                            </a:solidFill>
                            <a:prstDash val="lg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5" name="Line 543"/>
                        <wps:cNvCnPr/>
                        <wps:spPr bwMode="auto">
                          <a:xfrm>
                            <a:off x="9746" y="185"/>
                            <a:ext cx="0" cy="4160"/>
                          </a:xfrm>
                          <a:prstGeom prst="line">
                            <a:avLst/>
                          </a:prstGeom>
                          <a:noFill/>
                          <a:ln w="41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6" name="Line 542"/>
                        <wps:cNvCnPr/>
                        <wps:spPr bwMode="auto">
                          <a:xfrm>
                            <a:off x="2854" y="4344"/>
                            <a:ext cx="69" cy="0"/>
                          </a:xfrm>
                          <a:prstGeom prst="line">
                            <a:avLst/>
                          </a:prstGeom>
                          <a:noFill/>
                          <a:ln w="27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7" name="Line 541"/>
                        <wps:cNvCnPr/>
                        <wps:spPr bwMode="auto">
                          <a:xfrm>
                            <a:off x="2923" y="4344"/>
                            <a:ext cx="1" cy="0"/>
                          </a:xfrm>
                          <a:prstGeom prst="line">
                            <a:avLst/>
                          </a:prstGeom>
                          <a:noFill/>
                          <a:ln w="27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8" name="Line 540"/>
                        <wps:cNvCnPr/>
                        <wps:spPr bwMode="auto">
                          <a:xfrm>
                            <a:off x="9746" y="4344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27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9" name="Line 539"/>
                        <wps:cNvCnPr/>
                        <wps:spPr bwMode="auto">
                          <a:xfrm>
                            <a:off x="9673" y="4344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27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0" name="Line 538"/>
                        <wps:cNvCnPr/>
                        <wps:spPr bwMode="auto">
                          <a:xfrm>
                            <a:off x="2854" y="3821"/>
                            <a:ext cx="69" cy="0"/>
                          </a:xfrm>
                          <a:prstGeom prst="line">
                            <a:avLst/>
                          </a:prstGeom>
                          <a:noFill/>
                          <a:ln w="27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1" name="Line 537"/>
                        <wps:cNvCnPr/>
                        <wps:spPr bwMode="auto">
                          <a:xfrm>
                            <a:off x="2923" y="3821"/>
                            <a:ext cx="1" cy="0"/>
                          </a:xfrm>
                          <a:prstGeom prst="line">
                            <a:avLst/>
                          </a:prstGeom>
                          <a:noFill/>
                          <a:ln w="27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2" name="Line 536"/>
                        <wps:cNvCnPr/>
                        <wps:spPr bwMode="auto">
                          <a:xfrm>
                            <a:off x="9746" y="3821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27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3" name="Line 535"/>
                        <wps:cNvCnPr/>
                        <wps:spPr bwMode="auto">
                          <a:xfrm>
                            <a:off x="9673" y="3821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27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4" name="Line 534"/>
                        <wps:cNvCnPr/>
                        <wps:spPr bwMode="auto">
                          <a:xfrm>
                            <a:off x="2854" y="3302"/>
                            <a:ext cx="69" cy="0"/>
                          </a:xfrm>
                          <a:prstGeom prst="line">
                            <a:avLst/>
                          </a:prstGeom>
                          <a:noFill/>
                          <a:ln w="27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5" name="Line 533"/>
                        <wps:cNvCnPr/>
                        <wps:spPr bwMode="auto">
                          <a:xfrm>
                            <a:off x="2923" y="3302"/>
                            <a:ext cx="1" cy="0"/>
                          </a:xfrm>
                          <a:prstGeom prst="line">
                            <a:avLst/>
                          </a:prstGeom>
                          <a:noFill/>
                          <a:ln w="27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6" name="Line 532"/>
                        <wps:cNvCnPr/>
                        <wps:spPr bwMode="auto">
                          <a:xfrm>
                            <a:off x="9746" y="3302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27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7" name="Line 531"/>
                        <wps:cNvCnPr/>
                        <wps:spPr bwMode="auto">
                          <a:xfrm>
                            <a:off x="9673" y="3302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27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8" name="Line 530"/>
                        <wps:cNvCnPr/>
                        <wps:spPr bwMode="auto">
                          <a:xfrm>
                            <a:off x="2854" y="2783"/>
                            <a:ext cx="69" cy="0"/>
                          </a:xfrm>
                          <a:prstGeom prst="line">
                            <a:avLst/>
                          </a:prstGeom>
                          <a:noFill/>
                          <a:ln w="27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9" name="Line 529"/>
                        <wps:cNvCnPr/>
                        <wps:spPr bwMode="auto">
                          <a:xfrm>
                            <a:off x="2923" y="2784"/>
                            <a:ext cx="1" cy="0"/>
                          </a:xfrm>
                          <a:prstGeom prst="line">
                            <a:avLst/>
                          </a:prstGeom>
                          <a:noFill/>
                          <a:ln w="27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0" name="Line 528"/>
                        <wps:cNvCnPr/>
                        <wps:spPr bwMode="auto">
                          <a:xfrm>
                            <a:off x="9746" y="2783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27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1" name="Line 527"/>
                        <wps:cNvCnPr/>
                        <wps:spPr bwMode="auto">
                          <a:xfrm>
                            <a:off x="9673" y="2784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27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2" name="Line 526"/>
                        <wps:cNvCnPr/>
                        <wps:spPr bwMode="auto">
                          <a:xfrm>
                            <a:off x="2854" y="2265"/>
                            <a:ext cx="69" cy="0"/>
                          </a:xfrm>
                          <a:prstGeom prst="line">
                            <a:avLst/>
                          </a:prstGeom>
                          <a:noFill/>
                          <a:ln w="27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3" name="Line 525"/>
                        <wps:cNvCnPr/>
                        <wps:spPr bwMode="auto">
                          <a:xfrm>
                            <a:off x="2923" y="2265"/>
                            <a:ext cx="1" cy="0"/>
                          </a:xfrm>
                          <a:prstGeom prst="line">
                            <a:avLst/>
                          </a:prstGeom>
                          <a:noFill/>
                          <a:ln w="27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4" name="Line 524"/>
                        <wps:cNvCnPr/>
                        <wps:spPr bwMode="auto">
                          <a:xfrm>
                            <a:off x="9746" y="2265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27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5" name="Line 523"/>
                        <wps:cNvCnPr/>
                        <wps:spPr bwMode="auto">
                          <a:xfrm>
                            <a:off x="9673" y="2265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27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6" name="Line 522"/>
                        <wps:cNvCnPr/>
                        <wps:spPr bwMode="auto">
                          <a:xfrm>
                            <a:off x="2854" y="1746"/>
                            <a:ext cx="69" cy="0"/>
                          </a:xfrm>
                          <a:prstGeom prst="line">
                            <a:avLst/>
                          </a:prstGeom>
                          <a:noFill/>
                          <a:ln w="27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7" name="Line 521"/>
                        <wps:cNvCnPr/>
                        <wps:spPr bwMode="auto">
                          <a:xfrm>
                            <a:off x="2923" y="1746"/>
                            <a:ext cx="1" cy="0"/>
                          </a:xfrm>
                          <a:prstGeom prst="line">
                            <a:avLst/>
                          </a:prstGeom>
                          <a:noFill/>
                          <a:ln w="27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8" name="AutoShape 520"/>
                        <wps:cNvSpPr>
                          <a:spLocks/>
                        </wps:cNvSpPr>
                        <wps:spPr bwMode="auto">
                          <a:xfrm>
                            <a:off x="21043" y="-123631"/>
                            <a:ext cx="261289" cy="19675"/>
                          </a:xfrm>
                          <a:custGeom>
                            <a:avLst/>
                            <a:gdLst>
                              <a:gd name="T0" fmla="+- 0 9741 21043"/>
                              <a:gd name="T1" fmla="*/ T0 w 261289"/>
                              <a:gd name="T2" fmla="+- 0 1746 -123631"/>
                              <a:gd name="T3" fmla="*/ 1746 h 19675"/>
                              <a:gd name="T4" fmla="+- 0 9746 21043"/>
                              <a:gd name="T5" fmla="*/ T4 w 261289"/>
                              <a:gd name="T6" fmla="+- 0 1746 -123631"/>
                              <a:gd name="T7" fmla="*/ 1746 h 19675"/>
                              <a:gd name="T8" fmla="+- 0 2854 21043"/>
                              <a:gd name="T9" fmla="*/ T8 w 261289"/>
                              <a:gd name="T10" fmla="+- 0 1227 -123631"/>
                              <a:gd name="T11" fmla="*/ 1227 h 19675"/>
                              <a:gd name="T12" fmla="+- 0 2923 21043"/>
                              <a:gd name="T13" fmla="*/ T12 w 261289"/>
                              <a:gd name="T14" fmla="+- 0 1227 -123631"/>
                              <a:gd name="T15" fmla="*/ 1227 h 196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61289" h="19675">
                                <a:moveTo>
                                  <a:pt x="-11302" y="125377"/>
                                </a:moveTo>
                                <a:lnTo>
                                  <a:pt x="-11297" y="125377"/>
                                </a:lnTo>
                                <a:moveTo>
                                  <a:pt x="-18189" y="124858"/>
                                </a:moveTo>
                                <a:lnTo>
                                  <a:pt x="-18120" y="124858"/>
                                </a:lnTo>
                              </a:path>
                            </a:pathLst>
                          </a:custGeom>
                          <a:noFill/>
                          <a:ln w="27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9" name="Line 519"/>
                        <wps:cNvCnPr/>
                        <wps:spPr bwMode="auto">
                          <a:xfrm>
                            <a:off x="2923" y="1228"/>
                            <a:ext cx="1" cy="0"/>
                          </a:xfrm>
                          <a:prstGeom prst="line">
                            <a:avLst/>
                          </a:prstGeom>
                          <a:noFill/>
                          <a:ln w="27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0" name="AutoShape 518"/>
                        <wps:cNvSpPr>
                          <a:spLocks/>
                        </wps:cNvSpPr>
                        <wps:spPr bwMode="auto">
                          <a:xfrm>
                            <a:off x="21043" y="-143288"/>
                            <a:ext cx="261289" cy="19658"/>
                          </a:xfrm>
                          <a:custGeom>
                            <a:avLst/>
                            <a:gdLst>
                              <a:gd name="T0" fmla="+- 0 9741 21043"/>
                              <a:gd name="T1" fmla="*/ T0 w 261289"/>
                              <a:gd name="T2" fmla="+- 0 1227 -143288"/>
                              <a:gd name="T3" fmla="*/ 1227 h 19658"/>
                              <a:gd name="T4" fmla="+- 0 9746 21043"/>
                              <a:gd name="T5" fmla="*/ T4 w 261289"/>
                              <a:gd name="T6" fmla="+- 0 1227 -143288"/>
                              <a:gd name="T7" fmla="*/ 1227 h 19658"/>
                              <a:gd name="T8" fmla="+- 0 2854 21043"/>
                              <a:gd name="T9" fmla="*/ T8 w 261289"/>
                              <a:gd name="T10" fmla="+- 0 709 -143288"/>
                              <a:gd name="T11" fmla="*/ 709 h 19658"/>
                              <a:gd name="T12" fmla="+- 0 2923 21043"/>
                              <a:gd name="T13" fmla="*/ T12 w 261289"/>
                              <a:gd name="T14" fmla="+- 0 709 -143288"/>
                              <a:gd name="T15" fmla="*/ 709 h 196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61289" h="19658">
                                <a:moveTo>
                                  <a:pt x="-11302" y="144515"/>
                                </a:moveTo>
                                <a:lnTo>
                                  <a:pt x="-11297" y="144515"/>
                                </a:lnTo>
                                <a:moveTo>
                                  <a:pt x="-18189" y="143997"/>
                                </a:moveTo>
                                <a:lnTo>
                                  <a:pt x="-18120" y="143997"/>
                                </a:lnTo>
                              </a:path>
                            </a:pathLst>
                          </a:custGeom>
                          <a:noFill/>
                          <a:ln w="27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1" name="Line 517"/>
                        <wps:cNvCnPr/>
                        <wps:spPr bwMode="auto">
                          <a:xfrm>
                            <a:off x="2923" y="709"/>
                            <a:ext cx="1" cy="0"/>
                          </a:xfrm>
                          <a:prstGeom prst="line">
                            <a:avLst/>
                          </a:prstGeom>
                          <a:noFill/>
                          <a:ln w="27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2" name="AutoShape 516"/>
                        <wps:cNvSpPr>
                          <a:spLocks/>
                        </wps:cNvSpPr>
                        <wps:spPr bwMode="auto">
                          <a:xfrm>
                            <a:off x="21043" y="-162962"/>
                            <a:ext cx="261289" cy="19674"/>
                          </a:xfrm>
                          <a:custGeom>
                            <a:avLst/>
                            <a:gdLst>
                              <a:gd name="T0" fmla="+- 0 9741 21043"/>
                              <a:gd name="T1" fmla="*/ T0 w 261289"/>
                              <a:gd name="T2" fmla="+- 0 709 -162962"/>
                              <a:gd name="T3" fmla="*/ 709 h 19674"/>
                              <a:gd name="T4" fmla="+- 0 9746 21043"/>
                              <a:gd name="T5" fmla="*/ T4 w 261289"/>
                              <a:gd name="T6" fmla="+- 0 709 -162962"/>
                              <a:gd name="T7" fmla="*/ 709 h 19674"/>
                              <a:gd name="T8" fmla="+- 0 2854 21043"/>
                              <a:gd name="T9" fmla="*/ T8 w 261289"/>
                              <a:gd name="T10" fmla="+- 0 190 -162962"/>
                              <a:gd name="T11" fmla="*/ 190 h 19674"/>
                              <a:gd name="T12" fmla="+- 0 2923 21043"/>
                              <a:gd name="T13" fmla="*/ T12 w 261289"/>
                              <a:gd name="T14" fmla="+- 0 190 -162962"/>
                              <a:gd name="T15" fmla="*/ 190 h 1967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61289" h="19674">
                                <a:moveTo>
                                  <a:pt x="-11302" y="163671"/>
                                </a:moveTo>
                                <a:lnTo>
                                  <a:pt x="-11297" y="163671"/>
                                </a:lnTo>
                                <a:moveTo>
                                  <a:pt x="-18189" y="163152"/>
                                </a:moveTo>
                                <a:lnTo>
                                  <a:pt x="-18120" y="163152"/>
                                </a:lnTo>
                              </a:path>
                            </a:pathLst>
                          </a:custGeom>
                          <a:noFill/>
                          <a:ln w="27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3" name="Line 515"/>
                        <wps:cNvCnPr/>
                        <wps:spPr bwMode="auto">
                          <a:xfrm>
                            <a:off x="2923" y="190"/>
                            <a:ext cx="1" cy="0"/>
                          </a:xfrm>
                          <a:prstGeom prst="line">
                            <a:avLst/>
                          </a:prstGeom>
                          <a:noFill/>
                          <a:ln w="27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4" name="Line 514"/>
                        <wps:cNvCnPr/>
                        <wps:spPr bwMode="auto">
                          <a:xfrm>
                            <a:off x="9746" y="190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27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5" name="Line 513"/>
                        <wps:cNvCnPr/>
                        <wps:spPr bwMode="auto">
                          <a:xfrm>
                            <a:off x="9673" y="190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27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6" name="AutoShape 512"/>
                        <wps:cNvSpPr>
                          <a:spLocks/>
                        </wps:cNvSpPr>
                        <wps:spPr bwMode="auto">
                          <a:xfrm>
                            <a:off x="21043" y="-163142"/>
                            <a:ext cx="261289" cy="157703"/>
                          </a:xfrm>
                          <a:custGeom>
                            <a:avLst/>
                            <a:gdLst>
                              <a:gd name="T0" fmla="+- 0 2854 21043"/>
                              <a:gd name="T1" fmla="*/ T0 w 261289"/>
                              <a:gd name="T2" fmla="+- 0 185 -163142"/>
                              <a:gd name="T3" fmla="*/ 185 h 157703"/>
                              <a:gd name="T4" fmla="+- 0 9746 21043"/>
                              <a:gd name="T5" fmla="*/ T4 w 261289"/>
                              <a:gd name="T6" fmla="+- 0 185 -163142"/>
                              <a:gd name="T7" fmla="*/ 185 h 157703"/>
                              <a:gd name="T8" fmla="+- 0 2854 21043"/>
                              <a:gd name="T9" fmla="*/ T8 w 261289"/>
                              <a:gd name="T10" fmla="+- 0 4344 -163142"/>
                              <a:gd name="T11" fmla="*/ 4344 h 157703"/>
                              <a:gd name="T12" fmla="+- 0 9746 21043"/>
                              <a:gd name="T13" fmla="*/ T12 w 261289"/>
                              <a:gd name="T14" fmla="+- 0 4344 -163142"/>
                              <a:gd name="T15" fmla="*/ 4344 h 15770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61289" h="157703">
                                <a:moveTo>
                                  <a:pt x="-18189" y="163327"/>
                                </a:moveTo>
                                <a:lnTo>
                                  <a:pt x="-11297" y="163327"/>
                                </a:lnTo>
                                <a:moveTo>
                                  <a:pt x="-18189" y="167486"/>
                                </a:moveTo>
                                <a:lnTo>
                                  <a:pt x="-11297" y="167486"/>
                                </a:lnTo>
                              </a:path>
                            </a:pathLst>
                          </a:custGeom>
                          <a:noFill/>
                          <a:ln w="27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77" name="Picture 5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784" y="2535"/>
                            <a:ext cx="7032" cy="1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78" name="Picture 5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798" y="4287"/>
                            <a:ext cx="114" cy="1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79" name="Picture 5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66" y="3473"/>
                            <a:ext cx="114" cy="1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80" name="Picture 5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934" y="3200"/>
                            <a:ext cx="114" cy="1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81" name="Picture 50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03" y="2890"/>
                            <a:ext cx="114" cy="1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82" name="AutoShape 506"/>
                        <wps:cNvSpPr>
                          <a:spLocks/>
                        </wps:cNvSpPr>
                        <wps:spPr bwMode="auto">
                          <a:xfrm>
                            <a:off x="29677" y="95543"/>
                            <a:ext cx="32252" cy="6717"/>
                          </a:xfrm>
                          <a:custGeom>
                            <a:avLst/>
                            <a:gdLst>
                              <a:gd name="T0" fmla="+- 0 3145 29677"/>
                              <a:gd name="T1" fmla="*/ T0 w 32252"/>
                              <a:gd name="T2" fmla="+- 0 2651 95543"/>
                              <a:gd name="T3" fmla="*/ 2651 h 6717"/>
                              <a:gd name="T4" fmla="+- 0 3086 29677"/>
                              <a:gd name="T5" fmla="*/ T4 w 32252"/>
                              <a:gd name="T6" fmla="+- 0 2675 95543"/>
                              <a:gd name="T7" fmla="*/ 2675 h 6717"/>
                              <a:gd name="T8" fmla="+- 0 3110 29677"/>
                              <a:gd name="T9" fmla="*/ T8 w 32252"/>
                              <a:gd name="T10" fmla="+- 0 2734 95543"/>
                              <a:gd name="T11" fmla="*/ 2734 h 6717"/>
                              <a:gd name="T12" fmla="+- 0 3169 29677"/>
                              <a:gd name="T13" fmla="*/ T12 w 32252"/>
                              <a:gd name="T14" fmla="+- 0 2710 95543"/>
                              <a:gd name="T15" fmla="*/ 2710 h 6717"/>
                              <a:gd name="T16" fmla="+- 0 3228 29677"/>
                              <a:gd name="T17" fmla="*/ T16 w 32252"/>
                              <a:gd name="T18" fmla="+- 0 2596 95543"/>
                              <a:gd name="T19" fmla="*/ 2596 h 6717"/>
                              <a:gd name="T20" fmla="+- 0 3164 29677"/>
                              <a:gd name="T21" fmla="*/ T20 w 32252"/>
                              <a:gd name="T22" fmla="+- 0 2596 95543"/>
                              <a:gd name="T23" fmla="*/ 2596 h 6717"/>
                              <a:gd name="T24" fmla="+- 0 3164 29677"/>
                              <a:gd name="T25" fmla="*/ T24 w 32252"/>
                              <a:gd name="T26" fmla="+- 0 2661 95543"/>
                              <a:gd name="T27" fmla="*/ 2661 h 6717"/>
                              <a:gd name="T28" fmla="+- 0 3228 29677"/>
                              <a:gd name="T29" fmla="*/ T28 w 32252"/>
                              <a:gd name="T30" fmla="+- 0 2661 95543"/>
                              <a:gd name="T31" fmla="*/ 2661 h 6717"/>
                              <a:gd name="T32" fmla="+- 0 3306 29677"/>
                              <a:gd name="T33" fmla="*/ T32 w 32252"/>
                              <a:gd name="T34" fmla="+- 0 2593 95543"/>
                              <a:gd name="T35" fmla="*/ 2593 h 6717"/>
                              <a:gd name="T36" fmla="+- 0 3247 29677"/>
                              <a:gd name="T37" fmla="*/ T36 w 32252"/>
                              <a:gd name="T38" fmla="+- 0 2568 95543"/>
                              <a:gd name="T39" fmla="*/ 2568 h 6717"/>
                              <a:gd name="T40" fmla="+- 0 3222 29677"/>
                              <a:gd name="T41" fmla="*/ T40 w 32252"/>
                              <a:gd name="T42" fmla="+- 0 2628 95543"/>
                              <a:gd name="T43" fmla="*/ 2628 h 6717"/>
                              <a:gd name="T44" fmla="+- 0 3282 29677"/>
                              <a:gd name="T45" fmla="*/ T44 w 32252"/>
                              <a:gd name="T46" fmla="+- 0 2652 95543"/>
                              <a:gd name="T47" fmla="*/ 2652 h 6717"/>
                              <a:gd name="T48" fmla="+- 0 3378 29677"/>
                              <a:gd name="T49" fmla="*/ T48 w 32252"/>
                              <a:gd name="T50" fmla="+- 0 2615 95543"/>
                              <a:gd name="T51" fmla="*/ 2615 h 6717"/>
                              <a:gd name="T52" fmla="+- 0 3333 29677"/>
                              <a:gd name="T53" fmla="*/ T52 w 32252"/>
                              <a:gd name="T54" fmla="+- 0 2570 95543"/>
                              <a:gd name="T55" fmla="*/ 2570 h 6717"/>
                              <a:gd name="T56" fmla="+- 0 3287 29677"/>
                              <a:gd name="T57" fmla="*/ T56 w 32252"/>
                              <a:gd name="T58" fmla="+- 0 2615 95543"/>
                              <a:gd name="T59" fmla="*/ 2615 h 6717"/>
                              <a:gd name="T60" fmla="+- 0 3333 29677"/>
                              <a:gd name="T61" fmla="*/ T60 w 32252"/>
                              <a:gd name="T62" fmla="+- 0 2660 95543"/>
                              <a:gd name="T63" fmla="*/ 2660 h 6717"/>
                              <a:gd name="T64" fmla="+- 0 3378 29677"/>
                              <a:gd name="T65" fmla="*/ T64 w 32252"/>
                              <a:gd name="T66" fmla="+- 0 2615 95543"/>
                              <a:gd name="T67" fmla="*/ 2615 h 6717"/>
                              <a:gd name="T68" fmla="+- 0 3423 29677"/>
                              <a:gd name="T69" fmla="*/ T68 w 32252"/>
                              <a:gd name="T70" fmla="+- 0 2564 95543"/>
                              <a:gd name="T71" fmla="*/ 2564 h 6717"/>
                              <a:gd name="T72" fmla="+- 0 3363 29677"/>
                              <a:gd name="T73" fmla="*/ T72 w 32252"/>
                              <a:gd name="T74" fmla="+- 0 2588 95543"/>
                              <a:gd name="T75" fmla="*/ 2588 h 6717"/>
                              <a:gd name="T76" fmla="+- 0 3388 29677"/>
                              <a:gd name="T77" fmla="*/ T76 w 32252"/>
                              <a:gd name="T78" fmla="+- 0 2648 95543"/>
                              <a:gd name="T79" fmla="*/ 2648 h 6717"/>
                              <a:gd name="T80" fmla="+- 0 3447 29677"/>
                              <a:gd name="T81" fmla="*/ T80 w 32252"/>
                              <a:gd name="T82" fmla="+- 0 2624 95543"/>
                              <a:gd name="T83" fmla="*/ 2624 h 6717"/>
                              <a:gd name="T84" fmla="+- 0 3506 29677"/>
                              <a:gd name="T85" fmla="*/ T84 w 32252"/>
                              <a:gd name="T86" fmla="+- 0 2592 95543"/>
                              <a:gd name="T87" fmla="*/ 2592 h 6717"/>
                              <a:gd name="T88" fmla="+- 0 3441 29677"/>
                              <a:gd name="T89" fmla="*/ T88 w 32252"/>
                              <a:gd name="T90" fmla="+- 0 2592 95543"/>
                              <a:gd name="T91" fmla="*/ 2592 h 6717"/>
                              <a:gd name="T92" fmla="+- 0 3441 29677"/>
                              <a:gd name="T93" fmla="*/ T92 w 32252"/>
                              <a:gd name="T94" fmla="+- 0 2656 95543"/>
                              <a:gd name="T95" fmla="*/ 2656 h 6717"/>
                              <a:gd name="T96" fmla="+- 0 3506 29677"/>
                              <a:gd name="T97" fmla="*/ T96 w 32252"/>
                              <a:gd name="T98" fmla="+- 0 2656 95543"/>
                              <a:gd name="T99" fmla="*/ 2656 h 6717"/>
                              <a:gd name="T100" fmla="+- 0 3584 29677"/>
                              <a:gd name="T101" fmla="*/ T100 w 32252"/>
                              <a:gd name="T102" fmla="+- 0 2588 95543"/>
                              <a:gd name="T103" fmla="*/ 2588 h 6717"/>
                              <a:gd name="T104" fmla="+- 0 3524 29677"/>
                              <a:gd name="T105" fmla="*/ T104 w 32252"/>
                              <a:gd name="T106" fmla="+- 0 2564 95543"/>
                              <a:gd name="T107" fmla="*/ 2564 h 6717"/>
                              <a:gd name="T108" fmla="+- 0 3500 29677"/>
                              <a:gd name="T109" fmla="*/ T108 w 32252"/>
                              <a:gd name="T110" fmla="+- 0 2624 95543"/>
                              <a:gd name="T111" fmla="*/ 2624 h 6717"/>
                              <a:gd name="T112" fmla="+- 0 3560 29677"/>
                              <a:gd name="T113" fmla="*/ T112 w 32252"/>
                              <a:gd name="T114" fmla="+- 0 2648 95543"/>
                              <a:gd name="T115" fmla="*/ 2648 h 6717"/>
                              <a:gd name="T116" fmla="+- 0 3656 29677"/>
                              <a:gd name="T117" fmla="*/ T116 w 32252"/>
                              <a:gd name="T118" fmla="+- 0 2615 95543"/>
                              <a:gd name="T119" fmla="*/ 2615 h 6717"/>
                              <a:gd name="T120" fmla="+- 0 3610 29677"/>
                              <a:gd name="T121" fmla="*/ T120 w 32252"/>
                              <a:gd name="T122" fmla="+- 0 2570 95543"/>
                              <a:gd name="T123" fmla="*/ 2570 h 6717"/>
                              <a:gd name="T124" fmla="+- 0 3565 29677"/>
                              <a:gd name="T125" fmla="*/ T124 w 32252"/>
                              <a:gd name="T126" fmla="+- 0 2615 95543"/>
                              <a:gd name="T127" fmla="*/ 2615 h 6717"/>
                              <a:gd name="T128" fmla="+- 0 3610 29677"/>
                              <a:gd name="T129" fmla="*/ T128 w 32252"/>
                              <a:gd name="T130" fmla="+- 0 2660 95543"/>
                              <a:gd name="T131" fmla="*/ 2660 h 6717"/>
                              <a:gd name="T132" fmla="+- 0 3656 29677"/>
                              <a:gd name="T133" fmla="*/ T132 w 32252"/>
                              <a:gd name="T134" fmla="+- 0 2615 95543"/>
                              <a:gd name="T135" fmla="*/ 2615 h 6717"/>
                              <a:gd name="T136" fmla="+- 0 3696 29677"/>
                              <a:gd name="T137" fmla="*/ T136 w 32252"/>
                              <a:gd name="T138" fmla="+- 0 2564 95543"/>
                              <a:gd name="T139" fmla="*/ 2564 h 6717"/>
                              <a:gd name="T140" fmla="+- 0 3637 29677"/>
                              <a:gd name="T141" fmla="*/ T140 w 32252"/>
                              <a:gd name="T142" fmla="+- 0 2588 95543"/>
                              <a:gd name="T143" fmla="*/ 2588 h 6717"/>
                              <a:gd name="T144" fmla="+- 0 3661 29677"/>
                              <a:gd name="T145" fmla="*/ T144 w 32252"/>
                              <a:gd name="T146" fmla="+- 0 2648 95543"/>
                              <a:gd name="T147" fmla="*/ 2648 h 6717"/>
                              <a:gd name="T148" fmla="+- 0 3720 29677"/>
                              <a:gd name="T149" fmla="*/ T148 w 32252"/>
                              <a:gd name="T150" fmla="+- 0 2624 95543"/>
                              <a:gd name="T151" fmla="*/ 2624 h 6717"/>
                              <a:gd name="T152" fmla="+- 0 3779 29677"/>
                              <a:gd name="T153" fmla="*/ T152 w 32252"/>
                              <a:gd name="T154" fmla="+- 0 2578 95543"/>
                              <a:gd name="T155" fmla="*/ 2578 h 6717"/>
                              <a:gd name="T156" fmla="+- 0 3715 29677"/>
                              <a:gd name="T157" fmla="*/ T156 w 32252"/>
                              <a:gd name="T158" fmla="+- 0 2578 95543"/>
                              <a:gd name="T159" fmla="*/ 2578 h 6717"/>
                              <a:gd name="T160" fmla="+- 0 3715 29677"/>
                              <a:gd name="T161" fmla="*/ T160 w 32252"/>
                              <a:gd name="T162" fmla="+- 0 2643 95543"/>
                              <a:gd name="T163" fmla="*/ 2643 h 6717"/>
                              <a:gd name="T164" fmla="+- 0 3779 29677"/>
                              <a:gd name="T165" fmla="*/ T164 w 32252"/>
                              <a:gd name="T166" fmla="+- 0 2643 95543"/>
                              <a:gd name="T167" fmla="*/ 2643 h 6717"/>
                              <a:gd name="T168" fmla="+- 0 3857 29677"/>
                              <a:gd name="T169" fmla="*/ T168 w 32252"/>
                              <a:gd name="T170" fmla="+- 0 2593 95543"/>
                              <a:gd name="T171" fmla="*/ 2593 h 6717"/>
                              <a:gd name="T172" fmla="+- 0 3797 29677"/>
                              <a:gd name="T173" fmla="*/ T172 w 32252"/>
                              <a:gd name="T174" fmla="+- 0 2568 95543"/>
                              <a:gd name="T175" fmla="*/ 2568 h 6717"/>
                              <a:gd name="T176" fmla="+- 0 3773 29677"/>
                              <a:gd name="T177" fmla="*/ T176 w 32252"/>
                              <a:gd name="T178" fmla="+- 0 2628 95543"/>
                              <a:gd name="T179" fmla="*/ 2628 h 6717"/>
                              <a:gd name="T180" fmla="+- 0 3833 29677"/>
                              <a:gd name="T181" fmla="*/ T180 w 32252"/>
                              <a:gd name="T182" fmla="+- 0 2652 95543"/>
                              <a:gd name="T183" fmla="*/ 2652 h 6717"/>
                              <a:gd name="T184" fmla="+- 0 3933 29677"/>
                              <a:gd name="T185" fmla="*/ T184 w 32252"/>
                              <a:gd name="T186" fmla="+- 0 2610 95543"/>
                              <a:gd name="T187" fmla="*/ 2610 h 6717"/>
                              <a:gd name="T188" fmla="+- 0 3888 29677"/>
                              <a:gd name="T189" fmla="*/ T188 w 32252"/>
                              <a:gd name="T190" fmla="+- 0 2565 95543"/>
                              <a:gd name="T191" fmla="*/ 2565 h 6717"/>
                              <a:gd name="T192" fmla="+- 0 3842 29677"/>
                              <a:gd name="T193" fmla="*/ T192 w 32252"/>
                              <a:gd name="T194" fmla="+- 0 2610 95543"/>
                              <a:gd name="T195" fmla="*/ 2610 h 6717"/>
                              <a:gd name="T196" fmla="+- 0 3888 29677"/>
                              <a:gd name="T197" fmla="*/ T196 w 32252"/>
                              <a:gd name="T198" fmla="+- 0 2656 95543"/>
                              <a:gd name="T199" fmla="*/ 2656 h 6717"/>
                              <a:gd name="T200" fmla="+- 0 3933 29677"/>
                              <a:gd name="T201" fmla="*/ T200 w 32252"/>
                              <a:gd name="T202" fmla="+- 0 2610 95543"/>
                              <a:gd name="T203" fmla="*/ 2610 h 67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</a:cxnLst>
                            <a:rect l="0" t="0" r="r" b="b"/>
                            <a:pathLst>
                              <a:path w="32252" h="6717">
                                <a:moveTo>
                                  <a:pt x="-26504" y="-92850"/>
                                </a:moveTo>
                                <a:lnTo>
                                  <a:pt x="-26508" y="-92868"/>
                                </a:lnTo>
                                <a:lnTo>
                                  <a:pt x="-26517" y="-92883"/>
                                </a:lnTo>
                                <a:lnTo>
                                  <a:pt x="-26532" y="-92892"/>
                                </a:lnTo>
                                <a:lnTo>
                                  <a:pt x="-26550" y="-92896"/>
                                </a:lnTo>
                                <a:lnTo>
                                  <a:pt x="-26567" y="-92892"/>
                                </a:lnTo>
                                <a:lnTo>
                                  <a:pt x="-26581" y="-92883"/>
                                </a:lnTo>
                                <a:lnTo>
                                  <a:pt x="-26591" y="-92868"/>
                                </a:lnTo>
                                <a:lnTo>
                                  <a:pt x="-26595" y="-92851"/>
                                </a:lnTo>
                                <a:lnTo>
                                  <a:pt x="-26591" y="-92833"/>
                                </a:lnTo>
                                <a:lnTo>
                                  <a:pt x="-26581" y="-92819"/>
                                </a:lnTo>
                                <a:lnTo>
                                  <a:pt x="-26567" y="-92809"/>
                                </a:lnTo>
                                <a:lnTo>
                                  <a:pt x="-26550" y="-92805"/>
                                </a:lnTo>
                                <a:lnTo>
                                  <a:pt x="-26532" y="-92809"/>
                                </a:lnTo>
                                <a:lnTo>
                                  <a:pt x="-26517" y="-92819"/>
                                </a:lnTo>
                                <a:lnTo>
                                  <a:pt x="-26508" y="-92833"/>
                                </a:lnTo>
                                <a:lnTo>
                                  <a:pt x="-26504" y="-92850"/>
                                </a:lnTo>
                                <a:close/>
                                <a:moveTo>
                                  <a:pt x="-26436" y="-92915"/>
                                </a:moveTo>
                                <a:lnTo>
                                  <a:pt x="-26439" y="-92932"/>
                                </a:lnTo>
                                <a:lnTo>
                                  <a:pt x="-26449" y="-92947"/>
                                </a:lnTo>
                                <a:lnTo>
                                  <a:pt x="-26463" y="-92956"/>
                                </a:lnTo>
                                <a:lnTo>
                                  <a:pt x="-26481" y="-92960"/>
                                </a:lnTo>
                                <a:lnTo>
                                  <a:pt x="-26499" y="-92956"/>
                                </a:lnTo>
                                <a:lnTo>
                                  <a:pt x="-26513" y="-92947"/>
                                </a:lnTo>
                                <a:lnTo>
                                  <a:pt x="-26523" y="-92932"/>
                                </a:lnTo>
                                <a:lnTo>
                                  <a:pt x="-26527" y="-92915"/>
                                </a:lnTo>
                                <a:lnTo>
                                  <a:pt x="-26523" y="-92897"/>
                                </a:lnTo>
                                <a:lnTo>
                                  <a:pt x="-26513" y="-92882"/>
                                </a:lnTo>
                                <a:lnTo>
                                  <a:pt x="-26499" y="-92873"/>
                                </a:lnTo>
                                <a:lnTo>
                                  <a:pt x="-26481" y="-92869"/>
                                </a:lnTo>
                                <a:lnTo>
                                  <a:pt x="-26463" y="-92873"/>
                                </a:lnTo>
                                <a:lnTo>
                                  <a:pt x="-26449" y="-92882"/>
                                </a:lnTo>
                                <a:lnTo>
                                  <a:pt x="-26439" y="-92897"/>
                                </a:lnTo>
                                <a:lnTo>
                                  <a:pt x="-26436" y="-92915"/>
                                </a:lnTo>
                                <a:close/>
                                <a:moveTo>
                                  <a:pt x="-26367" y="-92933"/>
                                </a:moveTo>
                                <a:lnTo>
                                  <a:pt x="-26371" y="-92950"/>
                                </a:lnTo>
                                <a:lnTo>
                                  <a:pt x="-26381" y="-92965"/>
                                </a:lnTo>
                                <a:lnTo>
                                  <a:pt x="-26395" y="-92975"/>
                                </a:lnTo>
                                <a:lnTo>
                                  <a:pt x="-26413" y="-92978"/>
                                </a:lnTo>
                                <a:lnTo>
                                  <a:pt x="-26430" y="-92975"/>
                                </a:lnTo>
                                <a:lnTo>
                                  <a:pt x="-26445" y="-92965"/>
                                </a:lnTo>
                                <a:lnTo>
                                  <a:pt x="-26455" y="-92950"/>
                                </a:lnTo>
                                <a:lnTo>
                                  <a:pt x="-26458" y="-92933"/>
                                </a:lnTo>
                                <a:lnTo>
                                  <a:pt x="-26455" y="-92915"/>
                                </a:lnTo>
                                <a:lnTo>
                                  <a:pt x="-26445" y="-92900"/>
                                </a:lnTo>
                                <a:lnTo>
                                  <a:pt x="-26430" y="-92891"/>
                                </a:lnTo>
                                <a:lnTo>
                                  <a:pt x="-26413" y="-92887"/>
                                </a:lnTo>
                                <a:lnTo>
                                  <a:pt x="-26395" y="-92891"/>
                                </a:lnTo>
                                <a:lnTo>
                                  <a:pt x="-26381" y="-92900"/>
                                </a:lnTo>
                                <a:lnTo>
                                  <a:pt x="-26371" y="-92915"/>
                                </a:lnTo>
                                <a:lnTo>
                                  <a:pt x="-26367" y="-92933"/>
                                </a:lnTo>
                                <a:close/>
                                <a:moveTo>
                                  <a:pt x="-26299" y="-92928"/>
                                </a:moveTo>
                                <a:lnTo>
                                  <a:pt x="-26303" y="-92946"/>
                                </a:lnTo>
                                <a:lnTo>
                                  <a:pt x="-26312" y="-92960"/>
                                </a:lnTo>
                                <a:lnTo>
                                  <a:pt x="-26327" y="-92970"/>
                                </a:lnTo>
                                <a:lnTo>
                                  <a:pt x="-26344" y="-92973"/>
                                </a:lnTo>
                                <a:lnTo>
                                  <a:pt x="-26362" y="-92970"/>
                                </a:lnTo>
                                <a:lnTo>
                                  <a:pt x="-26377" y="-92960"/>
                                </a:lnTo>
                                <a:lnTo>
                                  <a:pt x="-26386" y="-92946"/>
                                </a:lnTo>
                                <a:lnTo>
                                  <a:pt x="-26390" y="-92928"/>
                                </a:lnTo>
                                <a:lnTo>
                                  <a:pt x="-26386" y="-92910"/>
                                </a:lnTo>
                                <a:lnTo>
                                  <a:pt x="-26377" y="-92896"/>
                                </a:lnTo>
                                <a:lnTo>
                                  <a:pt x="-26362" y="-92886"/>
                                </a:lnTo>
                                <a:lnTo>
                                  <a:pt x="-26344" y="-92883"/>
                                </a:lnTo>
                                <a:lnTo>
                                  <a:pt x="-26327" y="-92886"/>
                                </a:lnTo>
                                <a:lnTo>
                                  <a:pt x="-26312" y="-92896"/>
                                </a:lnTo>
                                <a:lnTo>
                                  <a:pt x="-26303" y="-92910"/>
                                </a:lnTo>
                                <a:lnTo>
                                  <a:pt x="-26299" y="-92928"/>
                                </a:lnTo>
                                <a:close/>
                                <a:moveTo>
                                  <a:pt x="-26226" y="-92937"/>
                                </a:moveTo>
                                <a:lnTo>
                                  <a:pt x="-26230" y="-92955"/>
                                </a:lnTo>
                                <a:lnTo>
                                  <a:pt x="-26240" y="-92969"/>
                                </a:lnTo>
                                <a:lnTo>
                                  <a:pt x="-26254" y="-92979"/>
                                </a:lnTo>
                                <a:lnTo>
                                  <a:pt x="-26272" y="-92982"/>
                                </a:lnTo>
                                <a:lnTo>
                                  <a:pt x="-26289" y="-92979"/>
                                </a:lnTo>
                                <a:lnTo>
                                  <a:pt x="-26304" y="-92969"/>
                                </a:lnTo>
                                <a:lnTo>
                                  <a:pt x="-26314" y="-92955"/>
                                </a:lnTo>
                                <a:lnTo>
                                  <a:pt x="-26317" y="-92937"/>
                                </a:lnTo>
                                <a:lnTo>
                                  <a:pt x="-26314" y="-92919"/>
                                </a:lnTo>
                                <a:lnTo>
                                  <a:pt x="-26304" y="-92905"/>
                                </a:lnTo>
                                <a:lnTo>
                                  <a:pt x="-26289" y="-92895"/>
                                </a:lnTo>
                                <a:lnTo>
                                  <a:pt x="-26272" y="-92892"/>
                                </a:lnTo>
                                <a:lnTo>
                                  <a:pt x="-26254" y="-92895"/>
                                </a:lnTo>
                                <a:lnTo>
                                  <a:pt x="-26240" y="-92905"/>
                                </a:lnTo>
                                <a:lnTo>
                                  <a:pt x="-26230" y="-92919"/>
                                </a:lnTo>
                                <a:lnTo>
                                  <a:pt x="-26226" y="-92937"/>
                                </a:lnTo>
                                <a:close/>
                                <a:moveTo>
                                  <a:pt x="-26158" y="-92919"/>
                                </a:moveTo>
                                <a:lnTo>
                                  <a:pt x="-26161" y="-92937"/>
                                </a:lnTo>
                                <a:lnTo>
                                  <a:pt x="-26171" y="-92951"/>
                                </a:lnTo>
                                <a:lnTo>
                                  <a:pt x="-26186" y="-92961"/>
                                </a:lnTo>
                                <a:lnTo>
                                  <a:pt x="-26203" y="-92964"/>
                                </a:lnTo>
                                <a:lnTo>
                                  <a:pt x="-26221" y="-92961"/>
                                </a:lnTo>
                                <a:lnTo>
                                  <a:pt x="-26236" y="-92951"/>
                                </a:lnTo>
                                <a:lnTo>
                                  <a:pt x="-26245" y="-92937"/>
                                </a:lnTo>
                                <a:lnTo>
                                  <a:pt x="-26249" y="-92919"/>
                                </a:lnTo>
                                <a:lnTo>
                                  <a:pt x="-26245" y="-92901"/>
                                </a:lnTo>
                                <a:lnTo>
                                  <a:pt x="-26236" y="-92887"/>
                                </a:lnTo>
                                <a:lnTo>
                                  <a:pt x="-26221" y="-92877"/>
                                </a:lnTo>
                                <a:lnTo>
                                  <a:pt x="-26203" y="-92873"/>
                                </a:lnTo>
                                <a:lnTo>
                                  <a:pt x="-26186" y="-92877"/>
                                </a:lnTo>
                                <a:lnTo>
                                  <a:pt x="-26171" y="-92887"/>
                                </a:lnTo>
                                <a:lnTo>
                                  <a:pt x="-26161" y="-92901"/>
                                </a:lnTo>
                                <a:lnTo>
                                  <a:pt x="-26158" y="-92919"/>
                                </a:lnTo>
                                <a:close/>
                                <a:moveTo>
                                  <a:pt x="-26090" y="-92937"/>
                                </a:moveTo>
                                <a:lnTo>
                                  <a:pt x="-26093" y="-92955"/>
                                </a:lnTo>
                                <a:lnTo>
                                  <a:pt x="-26103" y="-92969"/>
                                </a:lnTo>
                                <a:lnTo>
                                  <a:pt x="-26117" y="-92979"/>
                                </a:lnTo>
                                <a:lnTo>
                                  <a:pt x="-26135" y="-92982"/>
                                </a:lnTo>
                                <a:lnTo>
                                  <a:pt x="-26153" y="-92979"/>
                                </a:lnTo>
                                <a:lnTo>
                                  <a:pt x="-26167" y="-92969"/>
                                </a:lnTo>
                                <a:lnTo>
                                  <a:pt x="-26177" y="-92955"/>
                                </a:lnTo>
                                <a:lnTo>
                                  <a:pt x="-26181" y="-92937"/>
                                </a:lnTo>
                                <a:lnTo>
                                  <a:pt x="-26177" y="-92919"/>
                                </a:lnTo>
                                <a:lnTo>
                                  <a:pt x="-26167" y="-92905"/>
                                </a:lnTo>
                                <a:lnTo>
                                  <a:pt x="-26153" y="-92895"/>
                                </a:lnTo>
                                <a:lnTo>
                                  <a:pt x="-26135" y="-92892"/>
                                </a:lnTo>
                                <a:lnTo>
                                  <a:pt x="-26117" y="-92895"/>
                                </a:lnTo>
                                <a:lnTo>
                                  <a:pt x="-26103" y="-92905"/>
                                </a:lnTo>
                                <a:lnTo>
                                  <a:pt x="-26093" y="-92919"/>
                                </a:lnTo>
                                <a:lnTo>
                                  <a:pt x="-26090" y="-92937"/>
                                </a:lnTo>
                                <a:close/>
                                <a:moveTo>
                                  <a:pt x="-26021" y="-92928"/>
                                </a:moveTo>
                                <a:lnTo>
                                  <a:pt x="-26025" y="-92946"/>
                                </a:lnTo>
                                <a:lnTo>
                                  <a:pt x="-26035" y="-92960"/>
                                </a:lnTo>
                                <a:lnTo>
                                  <a:pt x="-26049" y="-92970"/>
                                </a:lnTo>
                                <a:lnTo>
                                  <a:pt x="-26067" y="-92973"/>
                                </a:lnTo>
                                <a:lnTo>
                                  <a:pt x="-26085" y="-92970"/>
                                </a:lnTo>
                                <a:lnTo>
                                  <a:pt x="-26099" y="-92960"/>
                                </a:lnTo>
                                <a:lnTo>
                                  <a:pt x="-26109" y="-92946"/>
                                </a:lnTo>
                                <a:lnTo>
                                  <a:pt x="-26112" y="-92928"/>
                                </a:lnTo>
                                <a:lnTo>
                                  <a:pt x="-26109" y="-92910"/>
                                </a:lnTo>
                                <a:lnTo>
                                  <a:pt x="-26099" y="-92896"/>
                                </a:lnTo>
                                <a:lnTo>
                                  <a:pt x="-26085" y="-92886"/>
                                </a:lnTo>
                                <a:lnTo>
                                  <a:pt x="-26067" y="-92883"/>
                                </a:lnTo>
                                <a:lnTo>
                                  <a:pt x="-26049" y="-92886"/>
                                </a:lnTo>
                                <a:lnTo>
                                  <a:pt x="-26035" y="-92896"/>
                                </a:lnTo>
                                <a:lnTo>
                                  <a:pt x="-26025" y="-92910"/>
                                </a:lnTo>
                                <a:lnTo>
                                  <a:pt x="-26021" y="-92928"/>
                                </a:lnTo>
                                <a:close/>
                                <a:moveTo>
                                  <a:pt x="-25953" y="-92937"/>
                                </a:moveTo>
                                <a:lnTo>
                                  <a:pt x="-25957" y="-92955"/>
                                </a:lnTo>
                                <a:lnTo>
                                  <a:pt x="-25967" y="-92969"/>
                                </a:lnTo>
                                <a:lnTo>
                                  <a:pt x="-25981" y="-92979"/>
                                </a:lnTo>
                                <a:lnTo>
                                  <a:pt x="-25998" y="-92982"/>
                                </a:lnTo>
                                <a:lnTo>
                                  <a:pt x="-26016" y="-92979"/>
                                </a:lnTo>
                                <a:lnTo>
                                  <a:pt x="-26031" y="-92969"/>
                                </a:lnTo>
                                <a:lnTo>
                                  <a:pt x="-26040" y="-92955"/>
                                </a:lnTo>
                                <a:lnTo>
                                  <a:pt x="-26044" y="-92937"/>
                                </a:lnTo>
                                <a:lnTo>
                                  <a:pt x="-26040" y="-92919"/>
                                </a:lnTo>
                                <a:lnTo>
                                  <a:pt x="-26031" y="-92905"/>
                                </a:lnTo>
                                <a:lnTo>
                                  <a:pt x="-26016" y="-92895"/>
                                </a:lnTo>
                                <a:lnTo>
                                  <a:pt x="-25998" y="-92892"/>
                                </a:lnTo>
                                <a:lnTo>
                                  <a:pt x="-25981" y="-92895"/>
                                </a:lnTo>
                                <a:lnTo>
                                  <a:pt x="-25967" y="-92905"/>
                                </a:lnTo>
                                <a:lnTo>
                                  <a:pt x="-25957" y="-92919"/>
                                </a:lnTo>
                                <a:lnTo>
                                  <a:pt x="-25953" y="-92937"/>
                                </a:lnTo>
                                <a:close/>
                                <a:moveTo>
                                  <a:pt x="-25885" y="-92933"/>
                                </a:moveTo>
                                <a:lnTo>
                                  <a:pt x="-25888" y="-92950"/>
                                </a:lnTo>
                                <a:lnTo>
                                  <a:pt x="-25898" y="-92965"/>
                                </a:lnTo>
                                <a:lnTo>
                                  <a:pt x="-25913" y="-92975"/>
                                </a:lnTo>
                                <a:lnTo>
                                  <a:pt x="-25931" y="-92978"/>
                                </a:lnTo>
                                <a:lnTo>
                                  <a:pt x="-25948" y="-92975"/>
                                </a:lnTo>
                                <a:lnTo>
                                  <a:pt x="-25962" y="-92965"/>
                                </a:lnTo>
                                <a:lnTo>
                                  <a:pt x="-25972" y="-92950"/>
                                </a:lnTo>
                                <a:lnTo>
                                  <a:pt x="-25976" y="-92933"/>
                                </a:lnTo>
                                <a:lnTo>
                                  <a:pt x="-25972" y="-92915"/>
                                </a:lnTo>
                                <a:lnTo>
                                  <a:pt x="-25962" y="-92900"/>
                                </a:lnTo>
                                <a:lnTo>
                                  <a:pt x="-25948" y="-92891"/>
                                </a:lnTo>
                                <a:lnTo>
                                  <a:pt x="-25931" y="-92887"/>
                                </a:lnTo>
                                <a:lnTo>
                                  <a:pt x="-25913" y="-92891"/>
                                </a:lnTo>
                                <a:lnTo>
                                  <a:pt x="-25898" y="-92900"/>
                                </a:lnTo>
                                <a:lnTo>
                                  <a:pt x="-25888" y="-92915"/>
                                </a:lnTo>
                                <a:lnTo>
                                  <a:pt x="-25885" y="-92933"/>
                                </a:lnTo>
                                <a:close/>
                                <a:moveTo>
                                  <a:pt x="-25817" y="-92933"/>
                                </a:moveTo>
                                <a:lnTo>
                                  <a:pt x="-25820" y="-92950"/>
                                </a:lnTo>
                                <a:lnTo>
                                  <a:pt x="-25830" y="-92965"/>
                                </a:lnTo>
                                <a:lnTo>
                                  <a:pt x="-25844" y="-92975"/>
                                </a:lnTo>
                                <a:lnTo>
                                  <a:pt x="-25862" y="-92978"/>
                                </a:lnTo>
                                <a:lnTo>
                                  <a:pt x="-25880" y="-92975"/>
                                </a:lnTo>
                                <a:lnTo>
                                  <a:pt x="-25894" y="-92965"/>
                                </a:lnTo>
                                <a:lnTo>
                                  <a:pt x="-25904" y="-92950"/>
                                </a:lnTo>
                                <a:lnTo>
                                  <a:pt x="-25908" y="-92933"/>
                                </a:lnTo>
                                <a:lnTo>
                                  <a:pt x="-25904" y="-92915"/>
                                </a:lnTo>
                                <a:lnTo>
                                  <a:pt x="-25894" y="-92900"/>
                                </a:lnTo>
                                <a:lnTo>
                                  <a:pt x="-25880" y="-92891"/>
                                </a:lnTo>
                                <a:lnTo>
                                  <a:pt x="-25862" y="-92887"/>
                                </a:lnTo>
                                <a:lnTo>
                                  <a:pt x="-25844" y="-92891"/>
                                </a:lnTo>
                                <a:lnTo>
                                  <a:pt x="-25830" y="-92900"/>
                                </a:lnTo>
                                <a:lnTo>
                                  <a:pt x="-25820" y="-92915"/>
                                </a:lnTo>
                                <a:lnTo>
                                  <a:pt x="-25817" y="-92933"/>
                                </a:lnTo>
                                <a:close/>
                                <a:moveTo>
                                  <a:pt x="-25744" y="-92933"/>
                                </a:moveTo>
                                <a:lnTo>
                                  <a:pt x="-25747" y="-92950"/>
                                </a:lnTo>
                                <a:lnTo>
                                  <a:pt x="-25757" y="-92965"/>
                                </a:lnTo>
                                <a:lnTo>
                                  <a:pt x="-25771" y="-92975"/>
                                </a:lnTo>
                                <a:lnTo>
                                  <a:pt x="-25789" y="-92978"/>
                                </a:lnTo>
                                <a:lnTo>
                                  <a:pt x="-25807" y="-92975"/>
                                </a:lnTo>
                                <a:lnTo>
                                  <a:pt x="-25821" y="-92965"/>
                                </a:lnTo>
                                <a:lnTo>
                                  <a:pt x="-25831" y="-92950"/>
                                </a:lnTo>
                                <a:lnTo>
                                  <a:pt x="-25835" y="-92933"/>
                                </a:lnTo>
                                <a:lnTo>
                                  <a:pt x="-25831" y="-92915"/>
                                </a:lnTo>
                                <a:lnTo>
                                  <a:pt x="-25821" y="-92900"/>
                                </a:lnTo>
                                <a:lnTo>
                                  <a:pt x="-25807" y="-92891"/>
                                </a:lnTo>
                                <a:lnTo>
                                  <a:pt x="-25789" y="-92887"/>
                                </a:lnTo>
                                <a:lnTo>
                                  <a:pt x="-25771" y="-92891"/>
                                </a:lnTo>
                                <a:lnTo>
                                  <a:pt x="-25757" y="-92900"/>
                                </a:lnTo>
                                <a:lnTo>
                                  <a:pt x="-25747" y="-92915"/>
                                </a:lnTo>
                                <a:lnTo>
                                  <a:pt x="-25744" y="-9293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4446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3" name="Freeform 505"/>
                        <wps:cNvSpPr>
                          <a:spLocks/>
                        </wps:cNvSpPr>
                        <wps:spPr bwMode="auto">
                          <a:xfrm>
                            <a:off x="3911" y="2515"/>
                            <a:ext cx="91" cy="91"/>
                          </a:xfrm>
                          <a:custGeom>
                            <a:avLst/>
                            <a:gdLst>
                              <a:gd name="T0" fmla="+- 0 4001 3911"/>
                              <a:gd name="T1" fmla="*/ T0 w 91"/>
                              <a:gd name="T2" fmla="+- 0 2561 2515"/>
                              <a:gd name="T3" fmla="*/ 2561 h 91"/>
                              <a:gd name="T4" fmla="+- 0 3998 3911"/>
                              <a:gd name="T5" fmla="*/ T4 w 91"/>
                              <a:gd name="T6" fmla="+- 0 2543 2515"/>
                              <a:gd name="T7" fmla="*/ 2543 h 91"/>
                              <a:gd name="T8" fmla="+- 0 3988 3911"/>
                              <a:gd name="T9" fmla="*/ T8 w 91"/>
                              <a:gd name="T10" fmla="+- 0 2528 2515"/>
                              <a:gd name="T11" fmla="*/ 2528 h 91"/>
                              <a:gd name="T12" fmla="+- 0 3974 3911"/>
                              <a:gd name="T13" fmla="*/ T12 w 91"/>
                              <a:gd name="T14" fmla="+- 0 2519 2515"/>
                              <a:gd name="T15" fmla="*/ 2519 h 91"/>
                              <a:gd name="T16" fmla="+- 0 3956 3911"/>
                              <a:gd name="T17" fmla="*/ T16 w 91"/>
                              <a:gd name="T18" fmla="+- 0 2515 2515"/>
                              <a:gd name="T19" fmla="*/ 2515 h 91"/>
                              <a:gd name="T20" fmla="+- 0 3938 3911"/>
                              <a:gd name="T21" fmla="*/ T20 w 91"/>
                              <a:gd name="T22" fmla="+- 0 2519 2515"/>
                              <a:gd name="T23" fmla="*/ 2519 h 91"/>
                              <a:gd name="T24" fmla="+- 0 3924 3911"/>
                              <a:gd name="T25" fmla="*/ T24 w 91"/>
                              <a:gd name="T26" fmla="+- 0 2528 2515"/>
                              <a:gd name="T27" fmla="*/ 2528 h 91"/>
                              <a:gd name="T28" fmla="+- 0 3914 3911"/>
                              <a:gd name="T29" fmla="*/ T28 w 91"/>
                              <a:gd name="T30" fmla="+- 0 2543 2515"/>
                              <a:gd name="T31" fmla="*/ 2543 h 91"/>
                              <a:gd name="T32" fmla="+- 0 3911 3911"/>
                              <a:gd name="T33" fmla="*/ T32 w 91"/>
                              <a:gd name="T34" fmla="+- 0 2561 2515"/>
                              <a:gd name="T35" fmla="*/ 2561 h 91"/>
                              <a:gd name="T36" fmla="+- 0 3914 3911"/>
                              <a:gd name="T37" fmla="*/ T36 w 91"/>
                              <a:gd name="T38" fmla="+- 0 2578 2515"/>
                              <a:gd name="T39" fmla="*/ 2578 h 91"/>
                              <a:gd name="T40" fmla="+- 0 3924 3911"/>
                              <a:gd name="T41" fmla="*/ T40 w 91"/>
                              <a:gd name="T42" fmla="+- 0 2592 2515"/>
                              <a:gd name="T43" fmla="*/ 2592 h 91"/>
                              <a:gd name="T44" fmla="+- 0 3938 3911"/>
                              <a:gd name="T45" fmla="*/ T44 w 91"/>
                              <a:gd name="T46" fmla="+- 0 2602 2515"/>
                              <a:gd name="T47" fmla="*/ 2602 h 91"/>
                              <a:gd name="T48" fmla="+- 0 3956 3911"/>
                              <a:gd name="T49" fmla="*/ T48 w 91"/>
                              <a:gd name="T50" fmla="+- 0 2606 2515"/>
                              <a:gd name="T51" fmla="*/ 2606 h 91"/>
                              <a:gd name="T52" fmla="+- 0 3974 3911"/>
                              <a:gd name="T53" fmla="*/ T52 w 91"/>
                              <a:gd name="T54" fmla="+- 0 2602 2515"/>
                              <a:gd name="T55" fmla="*/ 2602 h 91"/>
                              <a:gd name="T56" fmla="+- 0 3988 3911"/>
                              <a:gd name="T57" fmla="*/ T56 w 91"/>
                              <a:gd name="T58" fmla="+- 0 2592 2515"/>
                              <a:gd name="T59" fmla="*/ 2592 h 91"/>
                              <a:gd name="T60" fmla="+- 0 3998 3911"/>
                              <a:gd name="T61" fmla="*/ T60 w 91"/>
                              <a:gd name="T62" fmla="+- 0 2578 2515"/>
                              <a:gd name="T63" fmla="*/ 2578 h 91"/>
                              <a:gd name="T64" fmla="+- 0 4001 3911"/>
                              <a:gd name="T65" fmla="*/ T64 w 91"/>
                              <a:gd name="T66" fmla="+- 0 2561 2515"/>
                              <a:gd name="T67" fmla="*/ 2561 h 9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91" h="91">
                                <a:moveTo>
                                  <a:pt x="90" y="46"/>
                                </a:moveTo>
                                <a:lnTo>
                                  <a:pt x="87" y="28"/>
                                </a:lnTo>
                                <a:lnTo>
                                  <a:pt x="77" y="13"/>
                                </a:lnTo>
                                <a:lnTo>
                                  <a:pt x="63" y="4"/>
                                </a:lnTo>
                                <a:lnTo>
                                  <a:pt x="45" y="0"/>
                                </a:lnTo>
                                <a:lnTo>
                                  <a:pt x="27" y="4"/>
                                </a:lnTo>
                                <a:lnTo>
                                  <a:pt x="13" y="13"/>
                                </a:lnTo>
                                <a:lnTo>
                                  <a:pt x="3" y="28"/>
                                </a:lnTo>
                                <a:lnTo>
                                  <a:pt x="0" y="46"/>
                                </a:lnTo>
                                <a:lnTo>
                                  <a:pt x="3" y="63"/>
                                </a:lnTo>
                                <a:lnTo>
                                  <a:pt x="13" y="77"/>
                                </a:lnTo>
                                <a:lnTo>
                                  <a:pt x="27" y="87"/>
                                </a:lnTo>
                                <a:lnTo>
                                  <a:pt x="45" y="91"/>
                                </a:lnTo>
                                <a:lnTo>
                                  <a:pt x="63" y="87"/>
                                </a:lnTo>
                                <a:lnTo>
                                  <a:pt x="77" y="77"/>
                                </a:lnTo>
                                <a:lnTo>
                                  <a:pt x="87" y="63"/>
                                </a:lnTo>
                                <a:lnTo>
                                  <a:pt x="90" y="4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4446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4" name="Freeform 504"/>
                        <wps:cNvSpPr>
                          <a:spLocks/>
                        </wps:cNvSpPr>
                        <wps:spPr bwMode="auto">
                          <a:xfrm>
                            <a:off x="3979" y="2561"/>
                            <a:ext cx="92" cy="91"/>
                          </a:xfrm>
                          <a:custGeom>
                            <a:avLst/>
                            <a:gdLst>
                              <a:gd name="T0" fmla="+- 0 4070 3979"/>
                              <a:gd name="T1" fmla="*/ T0 w 92"/>
                              <a:gd name="T2" fmla="+- 0 2606 2561"/>
                              <a:gd name="T3" fmla="*/ 2606 h 91"/>
                              <a:gd name="T4" fmla="+- 0 4066 3979"/>
                              <a:gd name="T5" fmla="*/ T4 w 92"/>
                              <a:gd name="T6" fmla="+- 0 2588 2561"/>
                              <a:gd name="T7" fmla="*/ 2588 h 91"/>
                              <a:gd name="T8" fmla="+- 0 4057 3979"/>
                              <a:gd name="T9" fmla="*/ T8 w 92"/>
                              <a:gd name="T10" fmla="+- 0 2574 2561"/>
                              <a:gd name="T11" fmla="*/ 2574 h 91"/>
                              <a:gd name="T12" fmla="+- 0 4042 3979"/>
                              <a:gd name="T13" fmla="*/ T12 w 92"/>
                              <a:gd name="T14" fmla="+- 0 2564 2561"/>
                              <a:gd name="T15" fmla="*/ 2564 h 91"/>
                              <a:gd name="T16" fmla="+- 0 4024 3979"/>
                              <a:gd name="T17" fmla="*/ T16 w 92"/>
                              <a:gd name="T18" fmla="+- 0 2561 2561"/>
                              <a:gd name="T19" fmla="*/ 2561 h 91"/>
                              <a:gd name="T20" fmla="+- 0 4007 3979"/>
                              <a:gd name="T21" fmla="*/ T20 w 92"/>
                              <a:gd name="T22" fmla="+- 0 2564 2561"/>
                              <a:gd name="T23" fmla="*/ 2564 h 91"/>
                              <a:gd name="T24" fmla="+- 0 3992 3979"/>
                              <a:gd name="T25" fmla="*/ T24 w 92"/>
                              <a:gd name="T26" fmla="+- 0 2574 2561"/>
                              <a:gd name="T27" fmla="*/ 2574 h 91"/>
                              <a:gd name="T28" fmla="+- 0 3982 3979"/>
                              <a:gd name="T29" fmla="*/ T28 w 92"/>
                              <a:gd name="T30" fmla="+- 0 2588 2561"/>
                              <a:gd name="T31" fmla="*/ 2588 h 91"/>
                              <a:gd name="T32" fmla="+- 0 3979 3979"/>
                              <a:gd name="T33" fmla="*/ T32 w 92"/>
                              <a:gd name="T34" fmla="+- 0 2606 2561"/>
                              <a:gd name="T35" fmla="*/ 2606 h 91"/>
                              <a:gd name="T36" fmla="+- 0 3982 3979"/>
                              <a:gd name="T37" fmla="*/ T36 w 92"/>
                              <a:gd name="T38" fmla="+- 0 2624 2561"/>
                              <a:gd name="T39" fmla="*/ 2624 h 91"/>
                              <a:gd name="T40" fmla="+- 0 3992 3979"/>
                              <a:gd name="T41" fmla="*/ T40 w 92"/>
                              <a:gd name="T42" fmla="+- 0 2638 2561"/>
                              <a:gd name="T43" fmla="*/ 2638 h 91"/>
                              <a:gd name="T44" fmla="+- 0 4007 3979"/>
                              <a:gd name="T45" fmla="*/ T44 w 92"/>
                              <a:gd name="T46" fmla="+- 0 2648 2561"/>
                              <a:gd name="T47" fmla="*/ 2648 h 91"/>
                              <a:gd name="T48" fmla="+- 0 4024 3979"/>
                              <a:gd name="T49" fmla="*/ T48 w 92"/>
                              <a:gd name="T50" fmla="+- 0 2651 2561"/>
                              <a:gd name="T51" fmla="*/ 2651 h 91"/>
                              <a:gd name="T52" fmla="+- 0 4042 3979"/>
                              <a:gd name="T53" fmla="*/ T52 w 92"/>
                              <a:gd name="T54" fmla="+- 0 2648 2561"/>
                              <a:gd name="T55" fmla="*/ 2648 h 91"/>
                              <a:gd name="T56" fmla="+- 0 4057 3979"/>
                              <a:gd name="T57" fmla="*/ T56 w 92"/>
                              <a:gd name="T58" fmla="+- 0 2638 2561"/>
                              <a:gd name="T59" fmla="*/ 2638 h 91"/>
                              <a:gd name="T60" fmla="+- 0 4066 3979"/>
                              <a:gd name="T61" fmla="*/ T60 w 92"/>
                              <a:gd name="T62" fmla="+- 0 2624 2561"/>
                              <a:gd name="T63" fmla="*/ 2624 h 91"/>
                              <a:gd name="T64" fmla="+- 0 4070 3979"/>
                              <a:gd name="T65" fmla="*/ T64 w 92"/>
                              <a:gd name="T66" fmla="+- 0 2606 2561"/>
                              <a:gd name="T67" fmla="*/ 2606 h 9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92" h="91">
                                <a:moveTo>
                                  <a:pt x="91" y="45"/>
                                </a:moveTo>
                                <a:lnTo>
                                  <a:pt x="87" y="27"/>
                                </a:lnTo>
                                <a:lnTo>
                                  <a:pt x="78" y="13"/>
                                </a:lnTo>
                                <a:lnTo>
                                  <a:pt x="63" y="3"/>
                                </a:lnTo>
                                <a:lnTo>
                                  <a:pt x="45" y="0"/>
                                </a:lnTo>
                                <a:lnTo>
                                  <a:pt x="28" y="3"/>
                                </a:lnTo>
                                <a:lnTo>
                                  <a:pt x="13" y="13"/>
                                </a:lnTo>
                                <a:lnTo>
                                  <a:pt x="3" y="27"/>
                                </a:lnTo>
                                <a:lnTo>
                                  <a:pt x="0" y="45"/>
                                </a:lnTo>
                                <a:lnTo>
                                  <a:pt x="3" y="63"/>
                                </a:lnTo>
                                <a:lnTo>
                                  <a:pt x="13" y="77"/>
                                </a:lnTo>
                                <a:lnTo>
                                  <a:pt x="28" y="87"/>
                                </a:lnTo>
                                <a:lnTo>
                                  <a:pt x="45" y="90"/>
                                </a:lnTo>
                                <a:lnTo>
                                  <a:pt x="63" y="87"/>
                                </a:lnTo>
                                <a:lnTo>
                                  <a:pt x="78" y="77"/>
                                </a:lnTo>
                                <a:lnTo>
                                  <a:pt x="87" y="63"/>
                                </a:lnTo>
                                <a:lnTo>
                                  <a:pt x="91" y="4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4446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5" name="Freeform 503"/>
                        <wps:cNvSpPr>
                          <a:spLocks/>
                        </wps:cNvSpPr>
                        <wps:spPr bwMode="auto">
                          <a:xfrm>
                            <a:off x="4047" y="2528"/>
                            <a:ext cx="92" cy="92"/>
                          </a:xfrm>
                          <a:custGeom>
                            <a:avLst/>
                            <a:gdLst>
                              <a:gd name="T0" fmla="+- 0 4138 4047"/>
                              <a:gd name="T1" fmla="*/ T0 w 92"/>
                              <a:gd name="T2" fmla="+- 0 2574 2528"/>
                              <a:gd name="T3" fmla="*/ 2574 h 92"/>
                              <a:gd name="T4" fmla="+- 0 4135 4047"/>
                              <a:gd name="T5" fmla="*/ T4 w 92"/>
                              <a:gd name="T6" fmla="+- 0 2556 2528"/>
                              <a:gd name="T7" fmla="*/ 2556 h 92"/>
                              <a:gd name="T8" fmla="+- 0 4125 4047"/>
                              <a:gd name="T9" fmla="*/ T8 w 92"/>
                              <a:gd name="T10" fmla="+- 0 2542 2528"/>
                              <a:gd name="T11" fmla="*/ 2542 h 92"/>
                              <a:gd name="T12" fmla="+- 0 4110 4047"/>
                              <a:gd name="T13" fmla="*/ T12 w 92"/>
                              <a:gd name="T14" fmla="+- 0 2532 2528"/>
                              <a:gd name="T15" fmla="*/ 2532 h 92"/>
                              <a:gd name="T16" fmla="+- 0 4093 4047"/>
                              <a:gd name="T17" fmla="*/ T16 w 92"/>
                              <a:gd name="T18" fmla="+- 0 2528 2528"/>
                              <a:gd name="T19" fmla="*/ 2528 h 92"/>
                              <a:gd name="T20" fmla="+- 0 4075 4047"/>
                              <a:gd name="T21" fmla="*/ T20 w 92"/>
                              <a:gd name="T22" fmla="+- 0 2532 2528"/>
                              <a:gd name="T23" fmla="*/ 2532 h 92"/>
                              <a:gd name="T24" fmla="+- 0 4060 4047"/>
                              <a:gd name="T25" fmla="*/ T24 w 92"/>
                              <a:gd name="T26" fmla="+- 0 2542 2528"/>
                              <a:gd name="T27" fmla="*/ 2542 h 92"/>
                              <a:gd name="T28" fmla="+- 0 4051 4047"/>
                              <a:gd name="T29" fmla="*/ T28 w 92"/>
                              <a:gd name="T30" fmla="+- 0 2556 2528"/>
                              <a:gd name="T31" fmla="*/ 2556 h 92"/>
                              <a:gd name="T32" fmla="+- 0 4047 4047"/>
                              <a:gd name="T33" fmla="*/ T32 w 92"/>
                              <a:gd name="T34" fmla="+- 0 2574 2528"/>
                              <a:gd name="T35" fmla="*/ 2574 h 92"/>
                              <a:gd name="T36" fmla="+- 0 4051 4047"/>
                              <a:gd name="T37" fmla="*/ T36 w 92"/>
                              <a:gd name="T38" fmla="+- 0 2592 2528"/>
                              <a:gd name="T39" fmla="*/ 2592 h 92"/>
                              <a:gd name="T40" fmla="+- 0 4060 4047"/>
                              <a:gd name="T41" fmla="*/ T40 w 92"/>
                              <a:gd name="T42" fmla="+- 0 2606 2528"/>
                              <a:gd name="T43" fmla="*/ 2606 h 92"/>
                              <a:gd name="T44" fmla="+- 0 4075 4047"/>
                              <a:gd name="T45" fmla="*/ T44 w 92"/>
                              <a:gd name="T46" fmla="+- 0 2616 2528"/>
                              <a:gd name="T47" fmla="*/ 2616 h 92"/>
                              <a:gd name="T48" fmla="+- 0 4093 4047"/>
                              <a:gd name="T49" fmla="*/ T48 w 92"/>
                              <a:gd name="T50" fmla="+- 0 2619 2528"/>
                              <a:gd name="T51" fmla="*/ 2619 h 92"/>
                              <a:gd name="T52" fmla="+- 0 4110 4047"/>
                              <a:gd name="T53" fmla="*/ T52 w 92"/>
                              <a:gd name="T54" fmla="+- 0 2616 2528"/>
                              <a:gd name="T55" fmla="*/ 2616 h 92"/>
                              <a:gd name="T56" fmla="+- 0 4125 4047"/>
                              <a:gd name="T57" fmla="*/ T56 w 92"/>
                              <a:gd name="T58" fmla="+- 0 2606 2528"/>
                              <a:gd name="T59" fmla="*/ 2606 h 92"/>
                              <a:gd name="T60" fmla="+- 0 4135 4047"/>
                              <a:gd name="T61" fmla="*/ T60 w 92"/>
                              <a:gd name="T62" fmla="+- 0 2592 2528"/>
                              <a:gd name="T63" fmla="*/ 2592 h 92"/>
                              <a:gd name="T64" fmla="+- 0 4138 4047"/>
                              <a:gd name="T65" fmla="*/ T64 w 92"/>
                              <a:gd name="T66" fmla="+- 0 2574 2528"/>
                              <a:gd name="T67" fmla="*/ 2574 h 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92" h="92">
                                <a:moveTo>
                                  <a:pt x="91" y="46"/>
                                </a:moveTo>
                                <a:lnTo>
                                  <a:pt x="88" y="28"/>
                                </a:lnTo>
                                <a:lnTo>
                                  <a:pt x="78" y="14"/>
                                </a:lnTo>
                                <a:lnTo>
                                  <a:pt x="63" y="4"/>
                                </a:lnTo>
                                <a:lnTo>
                                  <a:pt x="46" y="0"/>
                                </a:lnTo>
                                <a:lnTo>
                                  <a:pt x="28" y="4"/>
                                </a:lnTo>
                                <a:lnTo>
                                  <a:pt x="13" y="14"/>
                                </a:lnTo>
                                <a:lnTo>
                                  <a:pt x="4" y="28"/>
                                </a:lnTo>
                                <a:lnTo>
                                  <a:pt x="0" y="46"/>
                                </a:lnTo>
                                <a:lnTo>
                                  <a:pt x="4" y="64"/>
                                </a:lnTo>
                                <a:lnTo>
                                  <a:pt x="13" y="78"/>
                                </a:lnTo>
                                <a:lnTo>
                                  <a:pt x="28" y="88"/>
                                </a:lnTo>
                                <a:lnTo>
                                  <a:pt x="46" y="91"/>
                                </a:lnTo>
                                <a:lnTo>
                                  <a:pt x="63" y="88"/>
                                </a:lnTo>
                                <a:lnTo>
                                  <a:pt x="78" y="78"/>
                                </a:lnTo>
                                <a:lnTo>
                                  <a:pt x="88" y="64"/>
                                </a:lnTo>
                                <a:lnTo>
                                  <a:pt x="91" y="4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4446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6" name="Freeform 502"/>
                        <wps:cNvSpPr>
                          <a:spLocks/>
                        </wps:cNvSpPr>
                        <wps:spPr bwMode="auto">
                          <a:xfrm>
                            <a:off x="4115" y="2519"/>
                            <a:ext cx="92" cy="92"/>
                          </a:xfrm>
                          <a:custGeom>
                            <a:avLst/>
                            <a:gdLst>
                              <a:gd name="T0" fmla="+- 0 4206 4115"/>
                              <a:gd name="T1" fmla="*/ T0 w 92"/>
                              <a:gd name="T2" fmla="+- 0 2565 2519"/>
                              <a:gd name="T3" fmla="*/ 2565 h 92"/>
                              <a:gd name="T4" fmla="+- 0 4203 4115"/>
                              <a:gd name="T5" fmla="*/ T4 w 92"/>
                              <a:gd name="T6" fmla="+- 0 2547 2519"/>
                              <a:gd name="T7" fmla="*/ 2547 h 92"/>
                              <a:gd name="T8" fmla="+- 0 4193 4115"/>
                              <a:gd name="T9" fmla="*/ T8 w 92"/>
                              <a:gd name="T10" fmla="+- 0 2533 2519"/>
                              <a:gd name="T11" fmla="*/ 2533 h 92"/>
                              <a:gd name="T12" fmla="+- 0 4179 4115"/>
                              <a:gd name="T13" fmla="*/ T12 w 92"/>
                              <a:gd name="T14" fmla="+- 0 2523 2519"/>
                              <a:gd name="T15" fmla="*/ 2523 h 92"/>
                              <a:gd name="T16" fmla="+- 0 4161 4115"/>
                              <a:gd name="T17" fmla="*/ T16 w 92"/>
                              <a:gd name="T18" fmla="+- 0 2519 2519"/>
                              <a:gd name="T19" fmla="*/ 2519 h 92"/>
                              <a:gd name="T20" fmla="+- 0 4143 4115"/>
                              <a:gd name="T21" fmla="*/ T20 w 92"/>
                              <a:gd name="T22" fmla="+- 0 2523 2519"/>
                              <a:gd name="T23" fmla="*/ 2523 h 92"/>
                              <a:gd name="T24" fmla="+- 0 4129 4115"/>
                              <a:gd name="T25" fmla="*/ T24 w 92"/>
                              <a:gd name="T26" fmla="+- 0 2533 2519"/>
                              <a:gd name="T27" fmla="*/ 2533 h 92"/>
                              <a:gd name="T28" fmla="+- 0 4119 4115"/>
                              <a:gd name="T29" fmla="*/ T28 w 92"/>
                              <a:gd name="T30" fmla="+- 0 2547 2519"/>
                              <a:gd name="T31" fmla="*/ 2547 h 92"/>
                              <a:gd name="T32" fmla="+- 0 4115 4115"/>
                              <a:gd name="T33" fmla="*/ T32 w 92"/>
                              <a:gd name="T34" fmla="+- 0 2565 2519"/>
                              <a:gd name="T35" fmla="*/ 2565 h 92"/>
                              <a:gd name="T36" fmla="+- 0 4119 4115"/>
                              <a:gd name="T37" fmla="*/ T36 w 92"/>
                              <a:gd name="T38" fmla="+- 0 2583 2519"/>
                              <a:gd name="T39" fmla="*/ 2583 h 92"/>
                              <a:gd name="T40" fmla="+- 0 4129 4115"/>
                              <a:gd name="T41" fmla="*/ T40 w 92"/>
                              <a:gd name="T42" fmla="+- 0 2597 2519"/>
                              <a:gd name="T43" fmla="*/ 2597 h 92"/>
                              <a:gd name="T44" fmla="+- 0 4143 4115"/>
                              <a:gd name="T45" fmla="*/ T44 w 92"/>
                              <a:gd name="T46" fmla="+- 0 2607 2519"/>
                              <a:gd name="T47" fmla="*/ 2607 h 92"/>
                              <a:gd name="T48" fmla="+- 0 4161 4115"/>
                              <a:gd name="T49" fmla="*/ T48 w 92"/>
                              <a:gd name="T50" fmla="+- 0 2610 2519"/>
                              <a:gd name="T51" fmla="*/ 2610 h 92"/>
                              <a:gd name="T52" fmla="+- 0 4179 4115"/>
                              <a:gd name="T53" fmla="*/ T52 w 92"/>
                              <a:gd name="T54" fmla="+- 0 2607 2519"/>
                              <a:gd name="T55" fmla="*/ 2607 h 92"/>
                              <a:gd name="T56" fmla="+- 0 4193 4115"/>
                              <a:gd name="T57" fmla="*/ T56 w 92"/>
                              <a:gd name="T58" fmla="+- 0 2597 2519"/>
                              <a:gd name="T59" fmla="*/ 2597 h 92"/>
                              <a:gd name="T60" fmla="+- 0 4203 4115"/>
                              <a:gd name="T61" fmla="*/ T60 w 92"/>
                              <a:gd name="T62" fmla="+- 0 2583 2519"/>
                              <a:gd name="T63" fmla="*/ 2583 h 92"/>
                              <a:gd name="T64" fmla="+- 0 4206 4115"/>
                              <a:gd name="T65" fmla="*/ T64 w 92"/>
                              <a:gd name="T66" fmla="+- 0 2565 2519"/>
                              <a:gd name="T67" fmla="*/ 2565 h 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92" h="92">
                                <a:moveTo>
                                  <a:pt x="91" y="46"/>
                                </a:moveTo>
                                <a:lnTo>
                                  <a:pt x="88" y="28"/>
                                </a:lnTo>
                                <a:lnTo>
                                  <a:pt x="78" y="14"/>
                                </a:lnTo>
                                <a:lnTo>
                                  <a:pt x="64" y="4"/>
                                </a:lnTo>
                                <a:lnTo>
                                  <a:pt x="46" y="0"/>
                                </a:lnTo>
                                <a:lnTo>
                                  <a:pt x="28" y="4"/>
                                </a:lnTo>
                                <a:lnTo>
                                  <a:pt x="14" y="14"/>
                                </a:lnTo>
                                <a:lnTo>
                                  <a:pt x="4" y="28"/>
                                </a:lnTo>
                                <a:lnTo>
                                  <a:pt x="0" y="46"/>
                                </a:lnTo>
                                <a:lnTo>
                                  <a:pt x="4" y="64"/>
                                </a:lnTo>
                                <a:lnTo>
                                  <a:pt x="14" y="78"/>
                                </a:lnTo>
                                <a:lnTo>
                                  <a:pt x="28" y="88"/>
                                </a:lnTo>
                                <a:lnTo>
                                  <a:pt x="46" y="91"/>
                                </a:lnTo>
                                <a:lnTo>
                                  <a:pt x="64" y="88"/>
                                </a:lnTo>
                                <a:lnTo>
                                  <a:pt x="78" y="78"/>
                                </a:lnTo>
                                <a:lnTo>
                                  <a:pt x="88" y="64"/>
                                </a:lnTo>
                                <a:lnTo>
                                  <a:pt x="91" y="4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4446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7" name="Freeform 501"/>
                        <wps:cNvSpPr>
                          <a:spLocks/>
                        </wps:cNvSpPr>
                        <wps:spPr bwMode="auto">
                          <a:xfrm>
                            <a:off x="4184" y="2501"/>
                            <a:ext cx="92" cy="92"/>
                          </a:xfrm>
                          <a:custGeom>
                            <a:avLst/>
                            <a:gdLst>
                              <a:gd name="T0" fmla="+- 0 4275 4184"/>
                              <a:gd name="T1" fmla="*/ T0 w 92"/>
                              <a:gd name="T2" fmla="+- 0 2547 2501"/>
                              <a:gd name="T3" fmla="*/ 2547 h 92"/>
                              <a:gd name="T4" fmla="+- 0 4271 4184"/>
                              <a:gd name="T5" fmla="*/ T4 w 92"/>
                              <a:gd name="T6" fmla="+- 0 2529 2501"/>
                              <a:gd name="T7" fmla="*/ 2529 h 92"/>
                              <a:gd name="T8" fmla="+- 0 4261 4184"/>
                              <a:gd name="T9" fmla="*/ T8 w 92"/>
                              <a:gd name="T10" fmla="+- 0 2515 2501"/>
                              <a:gd name="T11" fmla="*/ 2515 h 92"/>
                              <a:gd name="T12" fmla="+- 0 4247 4184"/>
                              <a:gd name="T13" fmla="*/ T12 w 92"/>
                              <a:gd name="T14" fmla="+- 0 2505 2501"/>
                              <a:gd name="T15" fmla="*/ 2505 h 92"/>
                              <a:gd name="T16" fmla="+- 0 4229 4184"/>
                              <a:gd name="T17" fmla="*/ T16 w 92"/>
                              <a:gd name="T18" fmla="+- 0 2501 2501"/>
                              <a:gd name="T19" fmla="*/ 2501 h 92"/>
                              <a:gd name="T20" fmla="+- 0 4211 4184"/>
                              <a:gd name="T21" fmla="*/ T20 w 92"/>
                              <a:gd name="T22" fmla="+- 0 2505 2501"/>
                              <a:gd name="T23" fmla="*/ 2505 h 92"/>
                              <a:gd name="T24" fmla="+- 0 4197 4184"/>
                              <a:gd name="T25" fmla="*/ T24 w 92"/>
                              <a:gd name="T26" fmla="+- 0 2515 2501"/>
                              <a:gd name="T27" fmla="*/ 2515 h 92"/>
                              <a:gd name="T28" fmla="+- 0 4187 4184"/>
                              <a:gd name="T29" fmla="*/ T28 w 92"/>
                              <a:gd name="T30" fmla="+- 0 2529 2501"/>
                              <a:gd name="T31" fmla="*/ 2529 h 92"/>
                              <a:gd name="T32" fmla="+- 0 4184 4184"/>
                              <a:gd name="T33" fmla="*/ T32 w 92"/>
                              <a:gd name="T34" fmla="+- 0 2547 2501"/>
                              <a:gd name="T35" fmla="*/ 2547 h 92"/>
                              <a:gd name="T36" fmla="+- 0 4187 4184"/>
                              <a:gd name="T37" fmla="*/ T36 w 92"/>
                              <a:gd name="T38" fmla="+- 0 2564 2501"/>
                              <a:gd name="T39" fmla="*/ 2564 h 92"/>
                              <a:gd name="T40" fmla="+- 0 4197 4184"/>
                              <a:gd name="T41" fmla="*/ T40 w 92"/>
                              <a:gd name="T42" fmla="+- 0 2579 2501"/>
                              <a:gd name="T43" fmla="*/ 2579 h 92"/>
                              <a:gd name="T44" fmla="+- 0 4211 4184"/>
                              <a:gd name="T45" fmla="*/ T44 w 92"/>
                              <a:gd name="T46" fmla="+- 0 2589 2501"/>
                              <a:gd name="T47" fmla="*/ 2589 h 92"/>
                              <a:gd name="T48" fmla="+- 0 4229 4184"/>
                              <a:gd name="T49" fmla="*/ T48 w 92"/>
                              <a:gd name="T50" fmla="+- 0 2592 2501"/>
                              <a:gd name="T51" fmla="*/ 2592 h 92"/>
                              <a:gd name="T52" fmla="+- 0 4247 4184"/>
                              <a:gd name="T53" fmla="*/ T52 w 92"/>
                              <a:gd name="T54" fmla="+- 0 2589 2501"/>
                              <a:gd name="T55" fmla="*/ 2589 h 92"/>
                              <a:gd name="T56" fmla="+- 0 4261 4184"/>
                              <a:gd name="T57" fmla="*/ T56 w 92"/>
                              <a:gd name="T58" fmla="+- 0 2579 2501"/>
                              <a:gd name="T59" fmla="*/ 2579 h 92"/>
                              <a:gd name="T60" fmla="+- 0 4271 4184"/>
                              <a:gd name="T61" fmla="*/ T60 w 92"/>
                              <a:gd name="T62" fmla="+- 0 2564 2501"/>
                              <a:gd name="T63" fmla="*/ 2564 h 92"/>
                              <a:gd name="T64" fmla="+- 0 4275 4184"/>
                              <a:gd name="T65" fmla="*/ T64 w 92"/>
                              <a:gd name="T66" fmla="+- 0 2547 2501"/>
                              <a:gd name="T67" fmla="*/ 2547 h 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92" h="92">
                                <a:moveTo>
                                  <a:pt x="91" y="46"/>
                                </a:moveTo>
                                <a:lnTo>
                                  <a:pt x="87" y="28"/>
                                </a:lnTo>
                                <a:lnTo>
                                  <a:pt x="77" y="14"/>
                                </a:lnTo>
                                <a:lnTo>
                                  <a:pt x="63" y="4"/>
                                </a:lnTo>
                                <a:lnTo>
                                  <a:pt x="45" y="0"/>
                                </a:lnTo>
                                <a:lnTo>
                                  <a:pt x="27" y="4"/>
                                </a:lnTo>
                                <a:lnTo>
                                  <a:pt x="13" y="14"/>
                                </a:lnTo>
                                <a:lnTo>
                                  <a:pt x="3" y="28"/>
                                </a:lnTo>
                                <a:lnTo>
                                  <a:pt x="0" y="46"/>
                                </a:lnTo>
                                <a:lnTo>
                                  <a:pt x="3" y="63"/>
                                </a:lnTo>
                                <a:lnTo>
                                  <a:pt x="13" y="78"/>
                                </a:lnTo>
                                <a:lnTo>
                                  <a:pt x="27" y="88"/>
                                </a:lnTo>
                                <a:lnTo>
                                  <a:pt x="45" y="91"/>
                                </a:lnTo>
                                <a:lnTo>
                                  <a:pt x="63" y="88"/>
                                </a:lnTo>
                                <a:lnTo>
                                  <a:pt x="77" y="78"/>
                                </a:lnTo>
                                <a:lnTo>
                                  <a:pt x="87" y="63"/>
                                </a:lnTo>
                                <a:lnTo>
                                  <a:pt x="91" y="4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4446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8" name="AutoShape 500"/>
                        <wps:cNvSpPr>
                          <a:spLocks/>
                        </wps:cNvSpPr>
                        <wps:spPr bwMode="auto">
                          <a:xfrm>
                            <a:off x="74021" y="98983"/>
                            <a:ext cx="6210" cy="4141"/>
                          </a:xfrm>
                          <a:custGeom>
                            <a:avLst/>
                            <a:gdLst>
                              <a:gd name="T0" fmla="+- 0 4343 74021"/>
                              <a:gd name="T1" fmla="*/ T0 w 6210"/>
                              <a:gd name="T2" fmla="+- 0 2583 98983"/>
                              <a:gd name="T3" fmla="*/ 2583 h 4141"/>
                              <a:gd name="T4" fmla="+- 0 4339 74021"/>
                              <a:gd name="T5" fmla="*/ T4 w 6210"/>
                              <a:gd name="T6" fmla="+- 0 2566 98983"/>
                              <a:gd name="T7" fmla="*/ 2566 h 4141"/>
                              <a:gd name="T8" fmla="+- 0 4329 74021"/>
                              <a:gd name="T9" fmla="*/ T8 w 6210"/>
                              <a:gd name="T10" fmla="+- 0 2551 98983"/>
                              <a:gd name="T11" fmla="*/ 2551 h 4141"/>
                              <a:gd name="T12" fmla="+- 0 4315 74021"/>
                              <a:gd name="T13" fmla="*/ T12 w 6210"/>
                              <a:gd name="T14" fmla="+- 0 2541 98983"/>
                              <a:gd name="T15" fmla="*/ 2541 h 4141"/>
                              <a:gd name="T16" fmla="+- 0 4297 74021"/>
                              <a:gd name="T17" fmla="*/ T16 w 6210"/>
                              <a:gd name="T18" fmla="+- 0 2538 98983"/>
                              <a:gd name="T19" fmla="*/ 2538 h 4141"/>
                              <a:gd name="T20" fmla="+- 0 4280 74021"/>
                              <a:gd name="T21" fmla="*/ T20 w 6210"/>
                              <a:gd name="T22" fmla="+- 0 2541 98983"/>
                              <a:gd name="T23" fmla="*/ 2541 h 4141"/>
                              <a:gd name="T24" fmla="+- 0 4265 74021"/>
                              <a:gd name="T25" fmla="*/ T24 w 6210"/>
                              <a:gd name="T26" fmla="+- 0 2551 98983"/>
                              <a:gd name="T27" fmla="*/ 2551 h 4141"/>
                              <a:gd name="T28" fmla="+- 0 4256 74021"/>
                              <a:gd name="T29" fmla="*/ T28 w 6210"/>
                              <a:gd name="T30" fmla="+- 0 2565 98983"/>
                              <a:gd name="T31" fmla="*/ 2565 h 4141"/>
                              <a:gd name="T32" fmla="+- 0 4252 74021"/>
                              <a:gd name="T33" fmla="*/ T32 w 6210"/>
                              <a:gd name="T34" fmla="+- 0 2583 98983"/>
                              <a:gd name="T35" fmla="*/ 2583 h 4141"/>
                              <a:gd name="T36" fmla="+- 0 4256 74021"/>
                              <a:gd name="T37" fmla="*/ T36 w 6210"/>
                              <a:gd name="T38" fmla="+- 0 2601 98983"/>
                              <a:gd name="T39" fmla="*/ 2601 h 4141"/>
                              <a:gd name="T40" fmla="+- 0 4265 74021"/>
                              <a:gd name="T41" fmla="*/ T40 w 6210"/>
                              <a:gd name="T42" fmla="+- 0 2615 98983"/>
                              <a:gd name="T43" fmla="*/ 2615 h 4141"/>
                              <a:gd name="T44" fmla="+- 0 4280 74021"/>
                              <a:gd name="T45" fmla="*/ T44 w 6210"/>
                              <a:gd name="T46" fmla="+- 0 2625 98983"/>
                              <a:gd name="T47" fmla="*/ 2625 h 4141"/>
                              <a:gd name="T48" fmla="+- 0 4297 74021"/>
                              <a:gd name="T49" fmla="*/ T48 w 6210"/>
                              <a:gd name="T50" fmla="+- 0 2628 98983"/>
                              <a:gd name="T51" fmla="*/ 2628 h 4141"/>
                              <a:gd name="T52" fmla="+- 0 4315 74021"/>
                              <a:gd name="T53" fmla="*/ T52 w 6210"/>
                              <a:gd name="T54" fmla="+- 0 2625 98983"/>
                              <a:gd name="T55" fmla="*/ 2625 h 4141"/>
                              <a:gd name="T56" fmla="+- 0 4329 74021"/>
                              <a:gd name="T57" fmla="*/ T56 w 6210"/>
                              <a:gd name="T58" fmla="+- 0 2615 98983"/>
                              <a:gd name="T59" fmla="*/ 2615 h 4141"/>
                              <a:gd name="T60" fmla="+- 0 4339 74021"/>
                              <a:gd name="T61" fmla="*/ T60 w 6210"/>
                              <a:gd name="T62" fmla="+- 0 2601 98983"/>
                              <a:gd name="T63" fmla="*/ 2601 h 4141"/>
                              <a:gd name="T64" fmla="+- 0 4343 74021"/>
                              <a:gd name="T65" fmla="*/ T64 w 6210"/>
                              <a:gd name="T66" fmla="+- 0 2583 98983"/>
                              <a:gd name="T67" fmla="*/ 2583 h 4141"/>
                              <a:gd name="T68" fmla="+- 0 4416 74021"/>
                              <a:gd name="T69" fmla="*/ T68 w 6210"/>
                              <a:gd name="T70" fmla="+- 0 2601 98983"/>
                              <a:gd name="T71" fmla="*/ 2601 h 4141"/>
                              <a:gd name="T72" fmla="+- 0 4412 74021"/>
                              <a:gd name="T73" fmla="*/ T72 w 6210"/>
                              <a:gd name="T74" fmla="+- 0 2584 98983"/>
                              <a:gd name="T75" fmla="*/ 2584 h 4141"/>
                              <a:gd name="T76" fmla="+- 0 4402 74021"/>
                              <a:gd name="T77" fmla="*/ T76 w 6210"/>
                              <a:gd name="T78" fmla="+- 0 2569 98983"/>
                              <a:gd name="T79" fmla="*/ 2569 h 4141"/>
                              <a:gd name="T80" fmla="+- 0 4388 74021"/>
                              <a:gd name="T81" fmla="*/ T80 w 6210"/>
                              <a:gd name="T82" fmla="+- 0 2559 98983"/>
                              <a:gd name="T83" fmla="*/ 2559 h 4141"/>
                              <a:gd name="T84" fmla="+- 0 4370 74021"/>
                              <a:gd name="T85" fmla="*/ T84 w 6210"/>
                              <a:gd name="T86" fmla="+- 0 2556 98983"/>
                              <a:gd name="T87" fmla="*/ 2556 h 4141"/>
                              <a:gd name="T88" fmla="+- 0 4352 74021"/>
                              <a:gd name="T89" fmla="*/ T88 w 6210"/>
                              <a:gd name="T90" fmla="+- 0 2559 98983"/>
                              <a:gd name="T91" fmla="*/ 2559 h 4141"/>
                              <a:gd name="T92" fmla="+- 0 4338 74021"/>
                              <a:gd name="T93" fmla="*/ T92 w 6210"/>
                              <a:gd name="T94" fmla="+- 0 2569 98983"/>
                              <a:gd name="T95" fmla="*/ 2569 h 4141"/>
                              <a:gd name="T96" fmla="+- 0 4328 74021"/>
                              <a:gd name="T97" fmla="*/ T96 w 6210"/>
                              <a:gd name="T98" fmla="+- 0 2584 98983"/>
                              <a:gd name="T99" fmla="*/ 2584 h 4141"/>
                              <a:gd name="T100" fmla="+- 0 4325 74021"/>
                              <a:gd name="T101" fmla="*/ T100 w 6210"/>
                              <a:gd name="T102" fmla="+- 0 2601 98983"/>
                              <a:gd name="T103" fmla="*/ 2601 h 4141"/>
                              <a:gd name="T104" fmla="+- 0 4328 74021"/>
                              <a:gd name="T105" fmla="*/ T104 w 6210"/>
                              <a:gd name="T106" fmla="+- 0 2619 98983"/>
                              <a:gd name="T107" fmla="*/ 2619 h 4141"/>
                              <a:gd name="T108" fmla="+- 0 4338 74021"/>
                              <a:gd name="T109" fmla="*/ T108 w 6210"/>
                              <a:gd name="T110" fmla="+- 0 2634 98983"/>
                              <a:gd name="T111" fmla="*/ 2634 h 4141"/>
                              <a:gd name="T112" fmla="+- 0 4352 74021"/>
                              <a:gd name="T113" fmla="*/ T112 w 6210"/>
                              <a:gd name="T114" fmla="+- 0 2643 98983"/>
                              <a:gd name="T115" fmla="*/ 2643 h 4141"/>
                              <a:gd name="T116" fmla="+- 0 4370 74021"/>
                              <a:gd name="T117" fmla="*/ T116 w 6210"/>
                              <a:gd name="T118" fmla="+- 0 2647 98983"/>
                              <a:gd name="T119" fmla="*/ 2647 h 4141"/>
                              <a:gd name="T120" fmla="+- 0 4388 74021"/>
                              <a:gd name="T121" fmla="*/ T120 w 6210"/>
                              <a:gd name="T122" fmla="+- 0 2643 98983"/>
                              <a:gd name="T123" fmla="*/ 2643 h 4141"/>
                              <a:gd name="T124" fmla="+- 0 4402 74021"/>
                              <a:gd name="T125" fmla="*/ T124 w 6210"/>
                              <a:gd name="T126" fmla="+- 0 2634 98983"/>
                              <a:gd name="T127" fmla="*/ 2634 h 4141"/>
                              <a:gd name="T128" fmla="+- 0 4412 74021"/>
                              <a:gd name="T129" fmla="*/ T128 w 6210"/>
                              <a:gd name="T130" fmla="+- 0 2619 98983"/>
                              <a:gd name="T131" fmla="*/ 2619 h 4141"/>
                              <a:gd name="T132" fmla="+- 0 4416 74021"/>
                              <a:gd name="T133" fmla="*/ T132 w 6210"/>
                              <a:gd name="T134" fmla="+- 0 2601 98983"/>
                              <a:gd name="T135" fmla="*/ 2601 h 414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6210" h="4141">
                                <a:moveTo>
                                  <a:pt x="-69678" y="-96400"/>
                                </a:moveTo>
                                <a:lnTo>
                                  <a:pt x="-69682" y="-96417"/>
                                </a:lnTo>
                                <a:lnTo>
                                  <a:pt x="-69692" y="-96432"/>
                                </a:lnTo>
                                <a:lnTo>
                                  <a:pt x="-69706" y="-96442"/>
                                </a:lnTo>
                                <a:lnTo>
                                  <a:pt x="-69724" y="-96445"/>
                                </a:lnTo>
                                <a:lnTo>
                                  <a:pt x="-69741" y="-96442"/>
                                </a:lnTo>
                                <a:lnTo>
                                  <a:pt x="-69756" y="-96432"/>
                                </a:lnTo>
                                <a:lnTo>
                                  <a:pt x="-69765" y="-96418"/>
                                </a:lnTo>
                                <a:lnTo>
                                  <a:pt x="-69769" y="-96400"/>
                                </a:lnTo>
                                <a:lnTo>
                                  <a:pt x="-69765" y="-96382"/>
                                </a:lnTo>
                                <a:lnTo>
                                  <a:pt x="-69756" y="-96368"/>
                                </a:lnTo>
                                <a:lnTo>
                                  <a:pt x="-69741" y="-96358"/>
                                </a:lnTo>
                                <a:lnTo>
                                  <a:pt x="-69724" y="-96355"/>
                                </a:lnTo>
                                <a:lnTo>
                                  <a:pt x="-69706" y="-96358"/>
                                </a:lnTo>
                                <a:lnTo>
                                  <a:pt x="-69692" y="-96368"/>
                                </a:lnTo>
                                <a:lnTo>
                                  <a:pt x="-69682" y="-96382"/>
                                </a:lnTo>
                                <a:lnTo>
                                  <a:pt x="-69678" y="-96400"/>
                                </a:lnTo>
                                <a:close/>
                                <a:moveTo>
                                  <a:pt x="-69605" y="-96382"/>
                                </a:moveTo>
                                <a:lnTo>
                                  <a:pt x="-69609" y="-96399"/>
                                </a:lnTo>
                                <a:lnTo>
                                  <a:pt x="-69619" y="-96414"/>
                                </a:lnTo>
                                <a:lnTo>
                                  <a:pt x="-69633" y="-96424"/>
                                </a:lnTo>
                                <a:lnTo>
                                  <a:pt x="-69651" y="-96427"/>
                                </a:lnTo>
                                <a:lnTo>
                                  <a:pt x="-69669" y="-96424"/>
                                </a:lnTo>
                                <a:lnTo>
                                  <a:pt x="-69683" y="-96414"/>
                                </a:lnTo>
                                <a:lnTo>
                                  <a:pt x="-69693" y="-96399"/>
                                </a:lnTo>
                                <a:lnTo>
                                  <a:pt x="-69696" y="-96382"/>
                                </a:lnTo>
                                <a:lnTo>
                                  <a:pt x="-69693" y="-96364"/>
                                </a:lnTo>
                                <a:lnTo>
                                  <a:pt x="-69683" y="-96349"/>
                                </a:lnTo>
                                <a:lnTo>
                                  <a:pt x="-69669" y="-96340"/>
                                </a:lnTo>
                                <a:lnTo>
                                  <a:pt x="-69651" y="-96336"/>
                                </a:lnTo>
                                <a:lnTo>
                                  <a:pt x="-69633" y="-96340"/>
                                </a:lnTo>
                                <a:lnTo>
                                  <a:pt x="-69619" y="-96349"/>
                                </a:lnTo>
                                <a:lnTo>
                                  <a:pt x="-69609" y="-96364"/>
                                </a:lnTo>
                                <a:lnTo>
                                  <a:pt x="-69605" y="-9638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4446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9" name="Freeform 499"/>
                        <wps:cNvSpPr>
                          <a:spLocks/>
                        </wps:cNvSpPr>
                        <wps:spPr bwMode="auto">
                          <a:xfrm>
                            <a:off x="4393" y="2510"/>
                            <a:ext cx="92" cy="92"/>
                          </a:xfrm>
                          <a:custGeom>
                            <a:avLst/>
                            <a:gdLst>
                              <a:gd name="T0" fmla="+- 0 4484 4393"/>
                              <a:gd name="T1" fmla="*/ T0 w 92"/>
                              <a:gd name="T2" fmla="+- 0 2556 2510"/>
                              <a:gd name="T3" fmla="*/ 2556 h 92"/>
                              <a:gd name="T4" fmla="+- 0 4481 4393"/>
                              <a:gd name="T5" fmla="*/ T4 w 92"/>
                              <a:gd name="T6" fmla="+- 0 2538 2510"/>
                              <a:gd name="T7" fmla="*/ 2538 h 92"/>
                              <a:gd name="T8" fmla="+- 0 4471 4393"/>
                              <a:gd name="T9" fmla="*/ T8 w 92"/>
                              <a:gd name="T10" fmla="+- 0 2524 2510"/>
                              <a:gd name="T11" fmla="*/ 2524 h 92"/>
                              <a:gd name="T12" fmla="+- 0 4456 4393"/>
                              <a:gd name="T13" fmla="*/ T12 w 92"/>
                              <a:gd name="T14" fmla="+- 0 2514 2510"/>
                              <a:gd name="T15" fmla="*/ 2514 h 92"/>
                              <a:gd name="T16" fmla="+- 0 4439 4393"/>
                              <a:gd name="T17" fmla="*/ T16 w 92"/>
                              <a:gd name="T18" fmla="+- 0 2510 2510"/>
                              <a:gd name="T19" fmla="*/ 2510 h 92"/>
                              <a:gd name="T20" fmla="+- 0 4421 4393"/>
                              <a:gd name="T21" fmla="*/ T20 w 92"/>
                              <a:gd name="T22" fmla="+- 0 2514 2510"/>
                              <a:gd name="T23" fmla="*/ 2514 h 92"/>
                              <a:gd name="T24" fmla="+- 0 4406 4393"/>
                              <a:gd name="T25" fmla="*/ T24 w 92"/>
                              <a:gd name="T26" fmla="+- 0 2524 2510"/>
                              <a:gd name="T27" fmla="*/ 2524 h 92"/>
                              <a:gd name="T28" fmla="+- 0 4397 4393"/>
                              <a:gd name="T29" fmla="*/ T28 w 92"/>
                              <a:gd name="T30" fmla="+- 0 2538 2510"/>
                              <a:gd name="T31" fmla="*/ 2538 h 92"/>
                              <a:gd name="T32" fmla="+- 0 4393 4393"/>
                              <a:gd name="T33" fmla="*/ T32 w 92"/>
                              <a:gd name="T34" fmla="+- 0 2556 2510"/>
                              <a:gd name="T35" fmla="*/ 2556 h 92"/>
                              <a:gd name="T36" fmla="+- 0 4397 4393"/>
                              <a:gd name="T37" fmla="*/ T36 w 92"/>
                              <a:gd name="T38" fmla="+- 0 2573 2510"/>
                              <a:gd name="T39" fmla="*/ 2573 h 92"/>
                              <a:gd name="T40" fmla="+- 0 4406 4393"/>
                              <a:gd name="T41" fmla="*/ T40 w 92"/>
                              <a:gd name="T42" fmla="+- 0 2588 2510"/>
                              <a:gd name="T43" fmla="*/ 2588 h 92"/>
                              <a:gd name="T44" fmla="+- 0 4421 4393"/>
                              <a:gd name="T45" fmla="*/ T44 w 92"/>
                              <a:gd name="T46" fmla="+- 0 2598 2510"/>
                              <a:gd name="T47" fmla="*/ 2598 h 92"/>
                              <a:gd name="T48" fmla="+- 0 4439 4393"/>
                              <a:gd name="T49" fmla="*/ T48 w 92"/>
                              <a:gd name="T50" fmla="+- 0 2601 2510"/>
                              <a:gd name="T51" fmla="*/ 2601 h 92"/>
                              <a:gd name="T52" fmla="+- 0 4456 4393"/>
                              <a:gd name="T53" fmla="*/ T52 w 92"/>
                              <a:gd name="T54" fmla="+- 0 2598 2510"/>
                              <a:gd name="T55" fmla="*/ 2598 h 92"/>
                              <a:gd name="T56" fmla="+- 0 4471 4393"/>
                              <a:gd name="T57" fmla="*/ T56 w 92"/>
                              <a:gd name="T58" fmla="+- 0 2588 2510"/>
                              <a:gd name="T59" fmla="*/ 2588 h 92"/>
                              <a:gd name="T60" fmla="+- 0 4481 4393"/>
                              <a:gd name="T61" fmla="*/ T60 w 92"/>
                              <a:gd name="T62" fmla="+- 0 2573 2510"/>
                              <a:gd name="T63" fmla="*/ 2573 h 92"/>
                              <a:gd name="T64" fmla="+- 0 4484 4393"/>
                              <a:gd name="T65" fmla="*/ T64 w 92"/>
                              <a:gd name="T66" fmla="+- 0 2556 2510"/>
                              <a:gd name="T67" fmla="*/ 2556 h 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92" h="92">
                                <a:moveTo>
                                  <a:pt x="91" y="46"/>
                                </a:moveTo>
                                <a:lnTo>
                                  <a:pt x="88" y="28"/>
                                </a:lnTo>
                                <a:lnTo>
                                  <a:pt x="78" y="14"/>
                                </a:lnTo>
                                <a:lnTo>
                                  <a:pt x="63" y="4"/>
                                </a:lnTo>
                                <a:lnTo>
                                  <a:pt x="46" y="0"/>
                                </a:lnTo>
                                <a:lnTo>
                                  <a:pt x="28" y="4"/>
                                </a:lnTo>
                                <a:lnTo>
                                  <a:pt x="13" y="14"/>
                                </a:lnTo>
                                <a:lnTo>
                                  <a:pt x="4" y="28"/>
                                </a:lnTo>
                                <a:lnTo>
                                  <a:pt x="0" y="46"/>
                                </a:lnTo>
                                <a:lnTo>
                                  <a:pt x="4" y="63"/>
                                </a:lnTo>
                                <a:lnTo>
                                  <a:pt x="13" y="78"/>
                                </a:lnTo>
                                <a:lnTo>
                                  <a:pt x="28" y="88"/>
                                </a:lnTo>
                                <a:lnTo>
                                  <a:pt x="46" y="91"/>
                                </a:lnTo>
                                <a:lnTo>
                                  <a:pt x="63" y="88"/>
                                </a:lnTo>
                                <a:lnTo>
                                  <a:pt x="78" y="78"/>
                                </a:lnTo>
                                <a:lnTo>
                                  <a:pt x="88" y="63"/>
                                </a:lnTo>
                                <a:lnTo>
                                  <a:pt x="91" y="4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4446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0" name="AutoShape 498"/>
                        <wps:cNvSpPr>
                          <a:spLocks/>
                        </wps:cNvSpPr>
                        <wps:spPr bwMode="auto">
                          <a:xfrm>
                            <a:off x="81957" y="98478"/>
                            <a:ext cx="16558" cy="4141"/>
                          </a:xfrm>
                          <a:custGeom>
                            <a:avLst/>
                            <a:gdLst>
                              <a:gd name="T0" fmla="+- 0 4549 81957"/>
                              <a:gd name="T1" fmla="*/ T0 w 16558"/>
                              <a:gd name="T2" fmla="+- 0 2593 98478"/>
                              <a:gd name="T3" fmla="*/ 2593 h 4141"/>
                              <a:gd name="T4" fmla="+- 0 4525 81957"/>
                              <a:gd name="T5" fmla="*/ T4 w 16558"/>
                              <a:gd name="T6" fmla="+- 0 2568 98478"/>
                              <a:gd name="T7" fmla="*/ 2568 h 4141"/>
                              <a:gd name="T8" fmla="+- 0 4489 81957"/>
                              <a:gd name="T9" fmla="*/ T8 w 16558"/>
                              <a:gd name="T10" fmla="+- 0 2568 98478"/>
                              <a:gd name="T11" fmla="*/ 2568 h 4141"/>
                              <a:gd name="T12" fmla="+- 0 4465 81957"/>
                              <a:gd name="T13" fmla="*/ T12 w 16558"/>
                              <a:gd name="T14" fmla="+- 0 2593 98478"/>
                              <a:gd name="T15" fmla="*/ 2593 h 4141"/>
                              <a:gd name="T16" fmla="+- 0 4465 81957"/>
                              <a:gd name="T17" fmla="*/ T16 w 16558"/>
                              <a:gd name="T18" fmla="+- 0 2628 98478"/>
                              <a:gd name="T19" fmla="*/ 2628 h 4141"/>
                              <a:gd name="T20" fmla="+- 0 4489 81957"/>
                              <a:gd name="T21" fmla="*/ T20 w 16558"/>
                              <a:gd name="T22" fmla="+- 0 2652 98478"/>
                              <a:gd name="T23" fmla="*/ 2652 h 4141"/>
                              <a:gd name="T24" fmla="+- 0 4525 81957"/>
                              <a:gd name="T25" fmla="*/ T24 w 16558"/>
                              <a:gd name="T26" fmla="+- 0 2652 98478"/>
                              <a:gd name="T27" fmla="*/ 2652 h 4141"/>
                              <a:gd name="T28" fmla="+- 0 4549 81957"/>
                              <a:gd name="T29" fmla="*/ T28 w 16558"/>
                              <a:gd name="T30" fmla="+- 0 2628 98478"/>
                              <a:gd name="T31" fmla="*/ 2628 h 4141"/>
                              <a:gd name="T32" fmla="+- 0 4620 81957"/>
                              <a:gd name="T33" fmla="*/ T32 w 16558"/>
                              <a:gd name="T34" fmla="+- 0 2597 98478"/>
                              <a:gd name="T35" fmla="*/ 2597 h 4141"/>
                              <a:gd name="T36" fmla="+- 0 4607 81957"/>
                              <a:gd name="T37" fmla="*/ T36 w 16558"/>
                              <a:gd name="T38" fmla="+- 0 2565 98478"/>
                              <a:gd name="T39" fmla="*/ 2565 h 4141"/>
                              <a:gd name="T40" fmla="+- 0 4575 81957"/>
                              <a:gd name="T41" fmla="*/ T40 w 16558"/>
                              <a:gd name="T42" fmla="+- 0 2551 98478"/>
                              <a:gd name="T43" fmla="*/ 2551 h 4141"/>
                              <a:gd name="T44" fmla="+- 0 4543 81957"/>
                              <a:gd name="T45" fmla="*/ T44 w 16558"/>
                              <a:gd name="T46" fmla="+- 0 2565 98478"/>
                              <a:gd name="T47" fmla="*/ 2565 h 4141"/>
                              <a:gd name="T48" fmla="+- 0 4529 81957"/>
                              <a:gd name="T49" fmla="*/ T48 w 16558"/>
                              <a:gd name="T50" fmla="+- 0 2597 98478"/>
                              <a:gd name="T51" fmla="*/ 2597 h 4141"/>
                              <a:gd name="T52" fmla="+- 0 4543 81957"/>
                              <a:gd name="T53" fmla="*/ T52 w 16558"/>
                              <a:gd name="T54" fmla="+- 0 2629 98478"/>
                              <a:gd name="T55" fmla="*/ 2629 h 4141"/>
                              <a:gd name="T56" fmla="+- 0 4575 81957"/>
                              <a:gd name="T57" fmla="*/ T56 w 16558"/>
                              <a:gd name="T58" fmla="+- 0 2642 98478"/>
                              <a:gd name="T59" fmla="*/ 2642 h 4141"/>
                              <a:gd name="T60" fmla="+- 0 4607 81957"/>
                              <a:gd name="T61" fmla="*/ T60 w 16558"/>
                              <a:gd name="T62" fmla="+- 0 2629 98478"/>
                              <a:gd name="T63" fmla="*/ 2629 h 4141"/>
                              <a:gd name="T64" fmla="+- 0 4620 81957"/>
                              <a:gd name="T65" fmla="*/ T64 w 16558"/>
                              <a:gd name="T66" fmla="+- 0 2597 98478"/>
                              <a:gd name="T67" fmla="*/ 2597 h 4141"/>
                              <a:gd name="T68" fmla="+- 0 4685 81957"/>
                              <a:gd name="T69" fmla="*/ T68 w 16558"/>
                              <a:gd name="T70" fmla="+- 0 2593 98478"/>
                              <a:gd name="T71" fmla="*/ 2593 h 4141"/>
                              <a:gd name="T72" fmla="+- 0 4661 81957"/>
                              <a:gd name="T73" fmla="*/ T72 w 16558"/>
                              <a:gd name="T74" fmla="+- 0 2568 98478"/>
                              <a:gd name="T75" fmla="*/ 2568 h 4141"/>
                              <a:gd name="T76" fmla="+- 0 4626 81957"/>
                              <a:gd name="T77" fmla="*/ T76 w 16558"/>
                              <a:gd name="T78" fmla="+- 0 2568 98478"/>
                              <a:gd name="T79" fmla="*/ 2568 h 4141"/>
                              <a:gd name="T80" fmla="+- 0 4601 81957"/>
                              <a:gd name="T81" fmla="*/ T80 w 16558"/>
                              <a:gd name="T82" fmla="+- 0 2593 98478"/>
                              <a:gd name="T83" fmla="*/ 2593 h 4141"/>
                              <a:gd name="T84" fmla="+- 0 4601 81957"/>
                              <a:gd name="T85" fmla="*/ T84 w 16558"/>
                              <a:gd name="T86" fmla="+- 0 2628 98478"/>
                              <a:gd name="T87" fmla="*/ 2628 h 4141"/>
                              <a:gd name="T88" fmla="+- 0 4626 81957"/>
                              <a:gd name="T89" fmla="*/ T88 w 16558"/>
                              <a:gd name="T90" fmla="+- 0 2652 98478"/>
                              <a:gd name="T91" fmla="*/ 2652 h 4141"/>
                              <a:gd name="T92" fmla="+- 0 4661 81957"/>
                              <a:gd name="T93" fmla="*/ T92 w 16558"/>
                              <a:gd name="T94" fmla="+- 0 2652 98478"/>
                              <a:gd name="T95" fmla="*/ 2652 h 4141"/>
                              <a:gd name="T96" fmla="+- 0 4685 81957"/>
                              <a:gd name="T97" fmla="*/ T96 w 16558"/>
                              <a:gd name="T98" fmla="+- 0 2628 98478"/>
                              <a:gd name="T99" fmla="*/ 2628 h 4141"/>
                              <a:gd name="T100" fmla="+- 0 4757 81957"/>
                              <a:gd name="T101" fmla="*/ T100 w 16558"/>
                              <a:gd name="T102" fmla="+- 0 2597 98478"/>
                              <a:gd name="T103" fmla="*/ 2597 h 4141"/>
                              <a:gd name="T104" fmla="+- 0 4744 81957"/>
                              <a:gd name="T105" fmla="*/ T104 w 16558"/>
                              <a:gd name="T106" fmla="+- 0 2565 98478"/>
                              <a:gd name="T107" fmla="*/ 2565 h 4141"/>
                              <a:gd name="T108" fmla="+- 0 4712 81957"/>
                              <a:gd name="T109" fmla="*/ T108 w 16558"/>
                              <a:gd name="T110" fmla="+- 0 2551 98478"/>
                              <a:gd name="T111" fmla="*/ 2551 h 4141"/>
                              <a:gd name="T112" fmla="+- 0 4679 81957"/>
                              <a:gd name="T113" fmla="*/ T112 w 16558"/>
                              <a:gd name="T114" fmla="+- 0 2565 98478"/>
                              <a:gd name="T115" fmla="*/ 2565 h 4141"/>
                              <a:gd name="T116" fmla="+- 0 4666 81957"/>
                              <a:gd name="T117" fmla="*/ T116 w 16558"/>
                              <a:gd name="T118" fmla="+- 0 2597 98478"/>
                              <a:gd name="T119" fmla="*/ 2597 h 4141"/>
                              <a:gd name="T120" fmla="+- 0 4679 81957"/>
                              <a:gd name="T121" fmla="*/ T120 w 16558"/>
                              <a:gd name="T122" fmla="+- 0 2629 98478"/>
                              <a:gd name="T123" fmla="*/ 2629 h 4141"/>
                              <a:gd name="T124" fmla="+- 0 4712 81957"/>
                              <a:gd name="T125" fmla="*/ T124 w 16558"/>
                              <a:gd name="T126" fmla="+- 0 2642 98478"/>
                              <a:gd name="T127" fmla="*/ 2642 h 4141"/>
                              <a:gd name="T128" fmla="+- 0 4744 81957"/>
                              <a:gd name="T129" fmla="*/ T128 w 16558"/>
                              <a:gd name="T130" fmla="+- 0 2629 98478"/>
                              <a:gd name="T131" fmla="*/ 2629 h 4141"/>
                              <a:gd name="T132" fmla="+- 0 4757 81957"/>
                              <a:gd name="T133" fmla="*/ T132 w 16558"/>
                              <a:gd name="T134" fmla="+- 0 2597 98478"/>
                              <a:gd name="T135" fmla="*/ 2597 h 4141"/>
                              <a:gd name="T136" fmla="+- 0 4822 81957"/>
                              <a:gd name="T137" fmla="*/ T136 w 16558"/>
                              <a:gd name="T138" fmla="+- 0 2597 98478"/>
                              <a:gd name="T139" fmla="*/ 2597 h 4141"/>
                              <a:gd name="T140" fmla="+- 0 4798 81957"/>
                              <a:gd name="T141" fmla="*/ T140 w 16558"/>
                              <a:gd name="T142" fmla="+- 0 2573 98478"/>
                              <a:gd name="T143" fmla="*/ 2573 h 4141"/>
                              <a:gd name="T144" fmla="+- 0 4762 81957"/>
                              <a:gd name="T145" fmla="*/ T144 w 16558"/>
                              <a:gd name="T146" fmla="+- 0 2573 98478"/>
                              <a:gd name="T147" fmla="*/ 2573 h 4141"/>
                              <a:gd name="T148" fmla="+- 0 4738 81957"/>
                              <a:gd name="T149" fmla="*/ T148 w 16558"/>
                              <a:gd name="T150" fmla="+- 0 2597 98478"/>
                              <a:gd name="T151" fmla="*/ 2597 h 4141"/>
                              <a:gd name="T152" fmla="+- 0 4738 81957"/>
                              <a:gd name="T153" fmla="*/ T152 w 16558"/>
                              <a:gd name="T154" fmla="+- 0 2633 98478"/>
                              <a:gd name="T155" fmla="*/ 2633 h 4141"/>
                              <a:gd name="T156" fmla="+- 0 4762 81957"/>
                              <a:gd name="T157" fmla="*/ T156 w 16558"/>
                              <a:gd name="T158" fmla="+- 0 2657 98478"/>
                              <a:gd name="T159" fmla="*/ 2657 h 4141"/>
                              <a:gd name="T160" fmla="+- 0 4798 81957"/>
                              <a:gd name="T161" fmla="*/ T160 w 16558"/>
                              <a:gd name="T162" fmla="+- 0 2657 98478"/>
                              <a:gd name="T163" fmla="*/ 2657 h 4141"/>
                              <a:gd name="T164" fmla="+- 0 4822 81957"/>
                              <a:gd name="T165" fmla="*/ T164 w 16558"/>
                              <a:gd name="T166" fmla="+- 0 2633 98478"/>
                              <a:gd name="T167" fmla="*/ 2633 h 4141"/>
                              <a:gd name="T168" fmla="+- 0 4898 81957"/>
                              <a:gd name="T169" fmla="*/ T168 w 16558"/>
                              <a:gd name="T170" fmla="+- 0 2606 98478"/>
                              <a:gd name="T171" fmla="*/ 2606 h 4141"/>
                              <a:gd name="T172" fmla="+- 0 4885 81957"/>
                              <a:gd name="T173" fmla="*/ T172 w 16558"/>
                              <a:gd name="T174" fmla="+- 0 2574 98478"/>
                              <a:gd name="T175" fmla="*/ 2574 h 4141"/>
                              <a:gd name="T176" fmla="+- 0 4853 81957"/>
                              <a:gd name="T177" fmla="*/ T176 w 16558"/>
                              <a:gd name="T178" fmla="+- 0 2561 98478"/>
                              <a:gd name="T179" fmla="*/ 2561 h 4141"/>
                              <a:gd name="T180" fmla="+- 0 4820 81957"/>
                              <a:gd name="T181" fmla="*/ T180 w 16558"/>
                              <a:gd name="T182" fmla="+- 0 2574 98478"/>
                              <a:gd name="T183" fmla="*/ 2574 h 4141"/>
                              <a:gd name="T184" fmla="+- 0 4807 81957"/>
                              <a:gd name="T185" fmla="*/ T184 w 16558"/>
                              <a:gd name="T186" fmla="+- 0 2606 98478"/>
                              <a:gd name="T187" fmla="*/ 2606 h 4141"/>
                              <a:gd name="T188" fmla="+- 0 4820 81957"/>
                              <a:gd name="T189" fmla="*/ T188 w 16558"/>
                              <a:gd name="T190" fmla="+- 0 2638 98478"/>
                              <a:gd name="T191" fmla="*/ 2638 h 4141"/>
                              <a:gd name="T192" fmla="+- 0 4853 81957"/>
                              <a:gd name="T193" fmla="*/ T192 w 16558"/>
                              <a:gd name="T194" fmla="+- 0 2651 98478"/>
                              <a:gd name="T195" fmla="*/ 2651 h 4141"/>
                              <a:gd name="T196" fmla="+- 0 4885 81957"/>
                              <a:gd name="T197" fmla="*/ T196 w 16558"/>
                              <a:gd name="T198" fmla="+- 0 2638 98478"/>
                              <a:gd name="T199" fmla="*/ 2638 h 4141"/>
                              <a:gd name="T200" fmla="+- 0 4898 81957"/>
                              <a:gd name="T201" fmla="*/ T200 w 16558"/>
                              <a:gd name="T202" fmla="+- 0 2606 98478"/>
                              <a:gd name="T203" fmla="*/ 2606 h 414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</a:cxnLst>
                            <a:rect l="0" t="0" r="r" b="b"/>
                            <a:pathLst>
                              <a:path w="16558" h="4141">
                                <a:moveTo>
                                  <a:pt x="-77405" y="-95868"/>
                                </a:moveTo>
                                <a:lnTo>
                                  <a:pt x="-77408" y="-95885"/>
                                </a:lnTo>
                                <a:lnTo>
                                  <a:pt x="-77418" y="-95900"/>
                                </a:lnTo>
                                <a:lnTo>
                                  <a:pt x="-77432" y="-95910"/>
                                </a:lnTo>
                                <a:lnTo>
                                  <a:pt x="-77450" y="-95913"/>
                                </a:lnTo>
                                <a:lnTo>
                                  <a:pt x="-77468" y="-95910"/>
                                </a:lnTo>
                                <a:lnTo>
                                  <a:pt x="-77482" y="-95900"/>
                                </a:lnTo>
                                <a:lnTo>
                                  <a:pt x="-77492" y="-95885"/>
                                </a:lnTo>
                                <a:lnTo>
                                  <a:pt x="-77496" y="-95868"/>
                                </a:lnTo>
                                <a:lnTo>
                                  <a:pt x="-77492" y="-95850"/>
                                </a:lnTo>
                                <a:lnTo>
                                  <a:pt x="-77482" y="-95835"/>
                                </a:lnTo>
                                <a:lnTo>
                                  <a:pt x="-77468" y="-95826"/>
                                </a:lnTo>
                                <a:lnTo>
                                  <a:pt x="-77450" y="-95822"/>
                                </a:lnTo>
                                <a:lnTo>
                                  <a:pt x="-77432" y="-95826"/>
                                </a:lnTo>
                                <a:lnTo>
                                  <a:pt x="-77418" y="-95835"/>
                                </a:lnTo>
                                <a:lnTo>
                                  <a:pt x="-77408" y="-95850"/>
                                </a:lnTo>
                                <a:lnTo>
                                  <a:pt x="-77405" y="-95868"/>
                                </a:lnTo>
                                <a:close/>
                                <a:moveTo>
                                  <a:pt x="-77337" y="-95881"/>
                                </a:moveTo>
                                <a:lnTo>
                                  <a:pt x="-77340" y="-95899"/>
                                </a:lnTo>
                                <a:lnTo>
                                  <a:pt x="-77350" y="-95913"/>
                                </a:lnTo>
                                <a:lnTo>
                                  <a:pt x="-77364" y="-95923"/>
                                </a:lnTo>
                                <a:lnTo>
                                  <a:pt x="-77382" y="-95927"/>
                                </a:lnTo>
                                <a:lnTo>
                                  <a:pt x="-77400" y="-95923"/>
                                </a:lnTo>
                                <a:lnTo>
                                  <a:pt x="-77414" y="-95913"/>
                                </a:lnTo>
                                <a:lnTo>
                                  <a:pt x="-77424" y="-95899"/>
                                </a:lnTo>
                                <a:lnTo>
                                  <a:pt x="-77428" y="-95881"/>
                                </a:lnTo>
                                <a:lnTo>
                                  <a:pt x="-77424" y="-95864"/>
                                </a:lnTo>
                                <a:lnTo>
                                  <a:pt x="-77414" y="-95849"/>
                                </a:lnTo>
                                <a:lnTo>
                                  <a:pt x="-77400" y="-95839"/>
                                </a:lnTo>
                                <a:lnTo>
                                  <a:pt x="-77382" y="-95836"/>
                                </a:lnTo>
                                <a:lnTo>
                                  <a:pt x="-77364" y="-95839"/>
                                </a:lnTo>
                                <a:lnTo>
                                  <a:pt x="-77350" y="-95849"/>
                                </a:lnTo>
                                <a:lnTo>
                                  <a:pt x="-77340" y="-95864"/>
                                </a:lnTo>
                                <a:lnTo>
                                  <a:pt x="-77337" y="-95881"/>
                                </a:lnTo>
                                <a:close/>
                                <a:moveTo>
                                  <a:pt x="-77268" y="-95868"/>
                                </a:moveTo>
                                <a:lnTo>
                                  <a:pt x="-77272" y="-95885"/>
                                </a:lnTo>
                                <a:lnTo>
                                  <a:pt x="-77281" y="-95900"/>
                                </a:lnTo>
                                <a:lnTo>
                                  <a:pt x="-77296" y="-95910"/>
                                </a:lnTo>
                                <a:lnTo>
                                  <a:pt x="-77314" y="-95913"/>
                                </a:lnTo>
                                <a:lnTo>
                                  <a:pt x="-77331" y="-95910"/>
                                </a:lnTo>
                                <a:lnTo>
                                  <a:pt x="-77346" y="-95900"/>
                                </a:lnTo>
                                <a:lnTo>
                                  <a:pt x="-77356" y="-95885"/>
                                </a:lnTo>
                                <a:lnTo>
                                  <a:pt x="-77359" y="-95868"/>
                                </a:lnTo>
                                <a:lnTo>
                                  <a:pt x="-77356" y="-95850"/>
                                </a:lnTo>
                                <a:lnTo>
                                  <a:pt x="-77346" y="-95835"/>
                                </a:lnTo>
                                <a:lnTo>
                                  <a:pt x="-77331" y="-95826"/>
                                </a:lnTo>
                                <a:lnTo>
                                  <a:pt x="-77314" y="-95822"/>
                                </a:lnTo>
                                <a:lnTo>
                                  <a:pt x="-77296" y="-95826"/>
                                </a:lnTo>
                                <a:lnTo>
                                  <a:pt x="-77281" y="-95835"/>
                                </a:lnTo>
                                <a:lnTo>
                                  <a:pt x="-77272" y="-95850"/>
                                </a:lnTo>
                                <a:lnTo>
                                  <a:pt x="-77268" y="-95868"/>
                                </a:lnTo>
                                <a:close/>
                                <a:moveTo>
                                  <a:pt x="-77200" y="-95881"/>
                                </a:moveTo>
                                <a:lnTo>
                                  <a:pt x="-77203" y="-95899"/>
                                </a:lnTo>
                                <a:lnTo>
                                  <a:pt x="-77213" y="-95913"/>
                                </a:lnTo>
                                <a:lnTo>
                                  <a:pt x="-77228" y="-95923"/>
                                </a:lnTo>
                                <a:lnTo>
                                  <a:pt x="-77245" y="-95927"/>
                                </a:lnTo>
                                <a:lnTo>
                                  <a:pt x="-77263" y="-95923"/>
                                </a:lnTo>
                                <a:lnTo>
                                  <a:pt x="-77278" y="-95913"/>
                                </a:lnTo>
                                <a:lnTo>
                                  <a:pt x="-77287" y="-95899"/>
                                </a:lnTo>
                                <a:lnTo>
                                  <a:pt x="-77291" y="-95881"/>
                                </a:lnTo>
                                <a:lnTo>
                                  <a:pt x="-77287" y="-95864"/>
                                </a:lnTo>
                                <a:lnTo>
                                  <a:pt x="-77278" y="-95849"/>
                                </a:lnTo>
                                <a:lnTo>
                                  <a:pt x="-77263" y="-95839"/>
                                </a:lnTo>
                                <a:lnTo>
                                  <a:pt x="-77245" y="-95836"/>
                                </a:lnTo>
                                <a:lnTo>
                                  <a:pt x="-77228" y="-95839"/>
                                </a:lnTo>
                                <a:lnTo>
                                  <a:pt x="-77213" y="-95849"/>
                                </a:lnTo>
                                <a:lnTo>
                                  <a:pt x="-77203" y="-95864"/>
                                </a:lnTo>
                                <a:lnTo>
                                  <a:pt x="-77200" y="-95881"/>
                                </a:lnTo>
                                <a:close/>
                                <a:moveTo>
                                  <a:pt x="-77131" y="-95863"/>
                                </a:moveTo>
                                <a:lnTo>
                                  <a:pt x="-77135" y="-95881"/>
                                </a:lnTo>
                                <a:lnTo>
                                  <a:pt x="-77145" y="-95895"/>
                                </a:lnTo>
                                <a:lnTo>
                                  <a:pt x="-77159" y="-95905"/>
                                </a:lnTo>
                                <a:lnTo>
                                  <a:pt x="-77177" y="-95908"/>
                                </a:lnTo>
                                <a:lnTo>
                                  <a:pt x="-77195" y="-95905"/>
                                </a:lnTo>
                                <a:lnTo>
                                  <a:pt x="-77209" y="-95895"/>
                                </a:lnTo>
                                <a:lnTo>
                                  <a:pt x="-77219" y="-95881"/>
                                </a:lnTo>
                                <a:lnTo>
                                  <a:pt x="-77223" y="-95863"/>
                                </a:lnTo>
                                <a:lnTo>
                                  <a:pt x="-77219" y="-95845"/>
                                </a:lnTo>
                                <a:lnTo>
                                  <a:pt x="-77209" y="-95831"/>
                                </a:lnTo>
                                <a:lnTo>
                                  <a:pt x="-77195" y="-95821"/>
                                </a:lnTo>
                                <a:lnTo>
                                  <a:pt x="-77177" y="-95818"/>
                                </a:lnTo>
                                <a:lnTo>
                                  <a:pt x="-77159" y="-95821"/>
                                </a:lnTo>
                                <a:lnTo>
                                  <a:pt x="-77145" y="-95831"/>
                                </a:lnTo>
                                <a:lnTo>
                                  <a:pt x="-77135" y="-95845"/>
                                </a:lnTo>
                                <a:lnTo>
                                  <a:pt x="-77131" y="-95863"/>
                                </a:lnTo>
                                <a:close/>
                                <a:moveTo>
                                  <a:pt x="-77059" y="-95872"/>
                                </a:moveTo>
                                <a:lnTo>
                                  <a:pt x="-77062" y="-95890"/>
                                </a:lnTo>
                                <a:lnTo>
                                  <a:pt x="-77072" y="-95904"/>
                                </a:lnTo>
                                <a:lnTo>
                                  <a:pt x="-77087" y="-95914"/>
                                </a:lnTo>
                                <a:lnTo>
                                  <a:pt x="-77104" y="-95917"/>
                                </a:lnTo>
                                <a:lnTo>
                                  <a:pt x="-77122" y="-95914"/>
                                </a:lnTo>
                                <a:lnTo>
                                  <a:pt x="-77137" y="-95904"/>
                                </a:lnTo>
                                <a:lnTo>
                                  <a:pt x="-77146" y="-95890"/>
                                </a:lnTo>
                                <a:lnTo>
                                  <a:pt x="-77150" y="-95872"/>
                                </a:lnTo>
                                <a:lnTo>
                                  <a:pt x="-77146" y="-95854"/>
                                </a:lnTo>
                                <a:lnTo>
                                  <a:pt x="-77137" y="-95840"/>
                                </a:lnTo>
                                <a:lnTo>
                                  <a:pt x="-77122" y="-95830"/>
                                </a:lnTo>
                                <a:lnTo>
                                  <a:pt x="-77104" y="-95827"/>
                                </a:lnTo>
                                <a:lnTo>
                                  <a:pt x="-77087" y="-95830"/>
                                </a:lnTo>
                                <a:lnTo>
                                  <a:pt x="-77072" y="-95840"/>
                                </a:lnTo>
                                <a:lnTo>
                                  <a:pt x="-77062" y="-95854"/>
                                </a:lnTo>
                                <a:lnTo>
                                  <a:pt x="-77059" y="-9587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4446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1" name="Freeform 497"/>
                        <wps:cNvSpPr>
                          <a:spLocks/>
                        </wps:cNvSpPr>
                        <wps:spPr bwMode="auto">
                          <a:xfrm>
                            <a:off x="4875" y="2533"/>
                            <a:ext cx="92" cy="92"/>
                          </a:xfrm>
                          <a:custGeom>
                            <a:avLst/>
                            <a:gdLst>
                              <a:gd name="T0" fmla="+- 0 4967 4875"/>
                              <a:gd name="T1" fmla="*/ T0 w 92"/>
                              <a:gd name="T2" fmla="+- 0 2579 2533"/>
                              <a:gd name="T3" fmla="*/ 2579 h 92"/>
                              <a:gd name="T4" fmla="+- 0 4963 4875"/>
                              <a:gd name="T5" fmla="*/ T4 w 92"/>
                              <a:gd name="T6" fmla="+- 0 2561 2533"/>
                              <a:gd name="T7" fmla="*/ 2561 h 92"/>
                              <a:gd name="T8" fmla="+- 0 4953 4875"/>
                              <a:gd name="T9" fmla="*/ T8 w 92"/>
                              <a:gd name="T10" fmla="+- 0 2546 2533"/>
                              <a:gd name="T11" fmla="*/ 2546 h 92"/>
                              <a:gd name="T12" fmla="+- 0 4939 4875"/>
                              <a:gd name="T13" fmla="*/ T12 w 92"/>
                              <a:gd name="T14" fmla="+- 0 2537 2533"/>
                              <a:gd name="T15" fmla="*/ 2537 h 92"/>
                              <a:gd name="T16" fmla="+- 0 4921 4875"/>
                              <a:gd name="T17" fmla="*/ T16 w 92"/>
                              <a:gd name="T18" fmla="+- 0 2533 2533"/>
                              <a:gd name="T19" fmla="*/ 2533 h 92"/>
                              <a:gd name="T20" fmla="+- 0 4903 4875"/>
                              <a:gd name="T21" fmla="*/ T20 w 92"/>
                              <a:gd name="T22" fmla="+- 0 2537 2533"/>
                              <a:gd name="T23" fmla="*/ 2537 h 92"/>
                              <a:gd name="T24" fmla="+- 0 4889 4875"/>
                              <a:gd name="T25" fmla="*/ T24 w 92"/>
                              <a:gd name="T26" fmla="+- 0 2546 2533"/>
                              <a:gd name="T27" fmla="*/ 2546 h 92"/>
                              <a:gd name="T28" fmla="+- 0 4879 4875"/>
                              <a:gd name="T29" fmla="*/ T28 w 92"/>
                              <a:gd name="T30" fmla="+- 0 2561 2533"/>
                              <a:gd name="T31" fmla="*/ 2561 h 92"/>
                              <a:gd name="T32" fmla="+- 0 4875 4875"/>
                              <a:gd name="T33" fmla="*/ T32 w 92"/>
                              <a:gd name="T34" fmla="+- 0 2579 2533"/>
                              <a:gd name="T35" fmla="*/ 2579 h 92"/>
                              <a:gd name="T36" fmla="+- 0 4879 4875"/>
                              <a:gd name="T37" fmla="*/ T36 w 92"/>
                              <a:gd name="T38" fmla="+- 0 2596 2533"/>
                              <a:gd name="T39" fmla="*/ 2596 h 92"/>
                              <a:gd name="T40" fmla="+- 0 4889 4875"/>
                              <a:gd name="T41" fmla="*/ T40 w 92"/>
                              <a:gd name="T42" fmla="+- 0 2611 2533"/>
                              <a:gd name="T43" fmla="*/ 2611 h 92"/>
                              <a:gd name="T44" fmla="+- 0 4903 4875"/>
                              <a:gd name="T45" fmla="*/ T44 w 92"/>
                              <a:gd name="T46" fmla="+- 0 2621 2533"/>
                              <a:gd name="T47" fmla="*/ 2621 h 92"/>
                              <a:gd name="T48" fmla="+- 0 4921 4875"/>
                              <a:gd name="T49" fmla="*/ T48 w 92"/>
                              <a:gd name="T50" fmla="+- 0 2624 2533"/>
                              <a:gd name="T51" fmla="*/ 2624 h 92"/>
                              <a:gd name="T52" fmla="+- 0 4939 4875"/>
                              <a:gd name="T53" fmla="*/ T52 w 92"/>
                              <a:gd name="T54" fmla="+- 0 2621 2533"/>
                              <a:gd name="T55" fmla="*/ 2621 h 92"/>
                              <a:gd name="T56" fmla="+- 0 4953 4875"/>
                              <a:gd name="T57" fmla="*/ T56 w 92"/>
                              <a:gd name="T58" fmla="+- 0 2611 2533"/>
                              <a:gd name="T59" fmla="*/ 2611 h 92"/>
                              <a:gd name="T60" fmla="+- 0 4963 4875"/>
                              <a:gd name="T61" fmla="*/ T60 w 92"/>
                              <a:gd name="T62" fmla="+- 0 2596 2533"/>
                              <a:gd name="T63" fmla="*/ 2596 h 92"/>
                              <a:gd name="T64" fmla="+- 0 4967 4875"/>
                              <a:gd name="T65" fmla="*/ T64 w 92"/>
                              <a:gd name="T66" fmla="+- 0 2579 2533"/>
                              <a:gd name="T67" fmla="*/ 2579 h 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92" h="92">
                                <a:moveTo>
                                  <a:pt x="92" y="46"/>
                                </a:moveTo>
                                <a:lnTo>
                                  <a:pt x="88" y="28"/>
                                </a:lnTo>
                                <a:lnTo>
                                  <a:pt x="78" y="13"/>
                                </a:lnTo>
                                <a:lnTo>
                                  <a:pt x="64" y="4"/>
                                </a:lnTo>
                                <a:lnTo>
                                  <a:pt x="46" y="0"/>
                                </a:lnTo>
                                <a:lnTo>
                                  <a:pt x="28" y="4"/>
                                </a:lnTo>
                                <a:lnTo>
                                  <a:pt x="14" y="13"/>
                                </a:lnTo>
                                <a:lnTo>
                                  <a:pt x="4" y="28"/>
                                </a:lnTo>
                                <a:lnTo>
                                  <a:pt x="0" y="46"/>
                                </a:lnTo>
                                <a:lnTo>
                                  <a:pt x="4" y="63"/>
                                </a:lnTo>
                                <a:lnTo>
                                  <a:pt x="14" y="78"/>
                                </a:lnTo>
                                <a:lnTo>
                                  <a:pt x="28" y="88"/>
                                </a:lnTo>
                                <a:lnTo>
                                  <a:pt x="46" y="91"/>
                                </a:lnTo>
                                <a:lnTo>
                                  <a:pt x="64" y="88"/>
                                </a:lnTo>
                                <a:lnTo>
                                  <a:pt x="78" y="78"/>
                                </a:lnTo>
                                <a:lnTo>
                                  <a:pt x="88" y="63"/>
                                </a:lnTo>
                                <a:lnTo>
                                  <a:pt x="92" y="4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4446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2" name="AutoShape 496"/>
                        <wps:cNvSpPr>
                          <a:spLocks/>
                        </wps:cNvSpPr>
                        <wps:spPr bwMode="auto">
                          <a:xfrm>
                            <a:off x="100242" y="97434"/>
                            <a:ext cx="180994" cy="5348"/>
                          </a:xfrm>
                          <a:custGeom>
                            <a:avLst/>
                            <a:gdLst>
                              <a:gd name="T0" fmla="+- 0 5099 100242"/>
                              <a:gd name="T1" fmla="*/ T0 w 180994"/>
                              <a:gd name="T2" fmla="+- 0 2579 97434"/>
                              <a:gd name="T3" fmla="*/ 2579 h 5348"/>
                              <a:gd name="T4" fmla="+- 0 5143 100242"/>
                              <a:gd name="T5" fmla="*/ T4 w 180994"/>
                              <a:gd name="T6" fmla="+- 0 2555 97434"/>
                              <a:gd name="T7" fmla="*/ 2555 h 5348"/>
                              <a:gd name="T8" fmla="+- 0 5176 100242"/>
                              <a:gd name="T9" fmla="*/ T8 w 180994"/>
                              <a:gd name="T10" fmla="+- 0 2559 97434"/>
                              <a:gd name="T11" fmla="*/ 2559 h 5348"/>
                              <a:gd name="T12" fmla="+- 0 5220 100242"/>
                              <a:gd name="T13" fmla="*/ T12 w 180994"/>
                              <a:gd name="T14" fmla="+- 0 2575 97434"/>
                              <a:gd name="T15" fmla="*/ 2575 h 5348"/>
                              <a:gd name="T16" fmla="+- 0 5293 100242"/>
                              <a:gd name="T17" fmla="*/ T16 w 180994"/>
                              <a:gd name="T18" fmla="+- 0 2624 97434"/>
                              <a:gd name="T19" fmla="*/ 2624 h 5348"/>
                              <a:gd name="T20" fmla="+- 0 5386 100242"/>
                              <a:gd name="T21" fmla="*/ T20 w 180994"/>
                              <a:gd name="T22" fmla="+- 0 2652 97434"/>
                              <a:gd name="T23" fmla="*/ 2652 h 5348"/>
                              <a:gd name="T24" fmla="+- 0 5489 100242"/>
                              <a:gd name="T25" fmla="*/ T24 w 180994"/>
                              <a:gd name="T26" fmla="+- 0 2648 97434"/>
                              <a:gd name="T27" fmla="*/ 2648 h 5348"/>
                              <a:gd name="T28" fmla="+- 0 5582 100242"/>
                              <a:gd name="T29" fmla="*/ T28 w 180994"/>
                              <a:gd name="T30" fmla="+- 0 2624 97434"/>
                              <a:gd name="T31" fmla="*/ 2624 h 5348"/>
                              <a:gd name="T32" fmla="+- 0 5722 100242"/>
                              <a:gd name="T33" fmla="*/ T32 w 180994"/>
                              <a:gd name="T34" fmla="+- 0 2610 97434"/>
                              <a:gd name="T35" fmla="*/ 2610 h 5348"/>
                              <a:gd name="T36" fmla="+- 0 5777 100242"/>
                              <a:gd name="T37" fmla="*/ T36 w 180994"/>
                              <a:gd name="T38" fmla="+- 0 2569 97434"/>
                              <a:gd name="T39" fmla="*/ 2569 h 5348"/>
                              <a:gd name="T40" fmla="+- 0 5818 100242"/>
                              <a:gd name="T41" fmla="*/ T40 w 180994"/>
                              <a:gd name="T42" fmla="+- 0 2579 97434"/>
                              <a:gd name="T43" fmla="*/ 2579 h 5348"/>
                              <a:gd name="T44" fmla="+- 0 5854 100242"/>
                              <a:gd name="T45" fmla="*/ T44 w 180994"/>
                              <a:gd name="T46" fmla="+- 0 2569 97434"/>
                              <a:gd name="T47" fmla="*/ 2569 h 5348"/>
                              <a:gd name="T48" fmla="+- 0 5908 100242"/>
                              <a:gd name="T49" fmla="*/ T48 w 180994"/>
                              <a:gd name="T50" fmla="+- 0 2601 97434"/>
                              <a:gd name="T51" fmla="*/ 2601 h 5348"/>
                              <a:gd name="T52" fmla="+- 0 5990 100242"/>
                              <a:gd name="T53" fmla="*/ T52 w 180994"/>
                              <a:gd name="T54" fmla="+- 0 2652 97434"/>
                              <a:gd name="T55" fmla="*/ 2652 h 5348"/>
                              <a:gd name="T56" fmla="+- 0 6091 100242"/>
                              <a:gd name="T57" fmla="*/ T56 w 180994"/>
                              <a:gd name="T58" fmla="+- 0 2656 97434"/>
                              <a:gd name="T59" fmla="*/ 2656 h 5348"/>
                              <a:gd name="T60" fmla="+- 0 6191 100242"/>
                              <a:gd name="T61" fmla="*/ T60 w 180994"/>
                              <a:gd name="T62" fmla="+- 0 2647 97434"/>
                              <a:gd name="T63" fmla="*/ 2647 h 5348"/>
                              <a:gd name="T64" fmla="+- 0 6273 100242"/>
                              <a:gd name="T65" fmla="*/ T64 w 180994"/>
                              <a:gd name="T66" fmla="+- 0 2615 97434"/>
                              <a:gd name="T67" fmla="*/ 2615 h 5348"/>
                              <a:gd name="T68" fmla="+- 0 6410 100242"/>
                              <a:gd name="T69" fmla="*/ T68 w 180994"/>
                              <a:gd name="T70" fmla="+- 0 2588 97434"/>
                              <a:gd name="T71" fmla="*/ 2588 h 5348"/>
                              <a:gd name="T72" fmla="+- 0 6454 100242"/>
                              <a:gd name="T73" fmla="*/ T72 w 180994"/>
                              <a:gd name="T74" fmla="+- 0 2568 97434"/>
                              <a:gd name="T75" fmla="*/ 2568 h 5348"/>
                              <a:gd name="T76" fmla="+- 0 6487 100242"/>
                              <a:gd name="T77" fmla="*/ T76 w 180994"/>
                              <a:gd name="T78" fmla="+- 0 2564 97434"/>
                              <a:gd name="T79" fmla="*/ 2564 h 5348"/>
                              <a:gd name="T80" fmla="+- 0 6531 100242"/>
                              <a:gd name="T81" fmla="*/ T80 w 180994"/>
                              <a:gd name="T82" fmla="+- 0 2615 97434"/>
                              <a:gd name="T83" fmla="*/ 2615 h 5348"/>
                              <a:gd name="T84" fmla="+- 0 6599 100242"/>
                              <a:gd name="T85" fmla="*/ T84 w 180994"/>
                              <a:gd name="T86" fmla="+- 0 2651 97434"/>
                              <a:gd name="T87" fmla="*/ 2651 h 5348"/>
                              <a:gd name="T88" fmla="+- 0 6692 100242"/>
                              <a:gd name="T89" fmla="*/ T88 w 180994"/>
                              <a:gd name="T90" fmla="+- 0 2666 97434"/>
                              <a:gd name="T91" fmla="*/ 2666 h 5348"/>
                              <a:gd name="T92" fmla="+- 0 6796 100242"/>
                              <a:gd name="T93" fmla="*/ T92 w 180994"/>
                              <a:gd name="T94" fmla="+- 0 2657 97434"/>
                              <a:gd name="T95" fmla="*/ 2657 h 5348"/>
                              <a:gd name="T96" fmla="+- 0 6893 100242"/>
                              <a:gd name="T97" fmla="*/ T96 w 180994"/>
                              <a:gd name="T98" fmla="+- 0 2633 97434"/>
                              <a:gd name="T99" fmla="*/ 2633 h 5348"/>
                              <a:gd name="T100" fmla="+- 0 7033 100242"/>
                              <a:gd name="T101" fmla="*/ T100 w 180994"/>
                              <a:gd name="T102" fmla="+- 0 2619 97434"/>
                              <a:gd name="T103" fmla="*/ 2619 h 5348"/>
                              <a:gd name="T104" fmla="+- 0 7088 100242"/>
                              <a:gd name="T105" fmla="*/ T104 w 180994"/>
                              <a:gd name="T106" fmla="+- 0 2592 97434"/>
                              <a:gd name="T107" fmla="*/ 2592 h 5348"/>
                              <a:gd name="T108" fmla="+- 0 7124 100242"/>
                              <a:gd name="T109" fmla="*/ T108 w 180994"/>
                              <a:gd name="T110" fmla="+- 0 2588 97434"/>
                              <a:gd name="T111" fmla="*/ 2588 h 5348"/>
                              <a:gd name="T112" fmla="+- 0 7160 100242"/>
                              <a:gd name="T113" fmla="*/ T112 w 180994"/>
                              <a:gd name="T114" fmla="+- 0 2578 97434"/>
                              <a:gd name="T115" fmla="*/ 2578 h 5348"/>
                              <a:gd name="T116" fmla="+- 0 7215 100242"/>
                              <a:gd name="T117" fmla="*/ T116 w 180994"/>
                              <a:gd name="T118" fmla="+- 0 2610 97434"/>
                              <a:gd name="T119" fmla="*/ 2610 h 5348"/>
                              <a:gd name="T120" fmla="+- 0 7301 100242"/>
                              <a:gd name="T121" fmla="*/ T120 w 180994"/>
                              <a:gd name="T122" fmla="+- 0 2656 97434"/>
                              <a:gd name="T123" fmla="*/ 2656 h 5348"/>
                              <a:gd name="T124" fmla="+- 0 7401 100242"/>
                              <a:gd name="T125" fmla="*/ T124 w 180994"/>
                              <a:gd name="T126" fmla="+- 0 2665 97434"/>
                              <a:gd name="T127" fmla="*/ 2665 h 5348"/>
                              <a:gd name="T128" fmla="+- 0 7502 100242"/>
                              <a:gd name="T129" fmla="*/ T128 w 180994"/>
                              <a:gd name="T130" fmla="+- 0 2643 97434"/>
                              <a:gd name="T131" fmla="*/ 2643 h 5348"/>
                              <a:gd name="T132" fmla="+- 0 7584 100242"/>
                              <a:gd name="T133" fmla="*/ T132 w 180994"/>
                              <a:gd name="T134" fmla="+- 0 2619 97434"/>
                              <a:gd name="T135" fmla="*/ 2619 h 5348"/>
                              <a:gd name="T136" fmla="+- 0 7716 100242"/>
                              <a:gd name="T137" fmla="*/ T136 w 180994"/>
                              <a:gd name="T138" fmla="+- 0 2597 97434"/>
                              <a:gd name="T139" fmla="*/ 2597 h 5348"/>
                              <a:gd name="T140" fmla="+- 0 7761 100242"/>
                              <a:gd name="T141" fmla="*/ T140 w 180994"/>
                              <a:gd name="T142" fmla="+- 0 2568 97434"/>
                              <a:gd name="T143" fmla="*/ 2568 h 5348"/>
                              <a:gd name="T144" fmla="+- 0 7798 100242"/>
                              <a:gd name="T145" fmla="*/ T144 w 180994"/>
                              <a:gd name="T146" fmla="+- 0 2578 97434"/>
                              <a:gd name="T147" fmla="*/ 2578 h 5348"/>
                              <a:gd name="T148" fmla="+- 0 7842 100242"/>
                              <a:gd name="T149" fmla="*/ T148 w 180994"/>
                              <a:gd name="T150" fmla="+- 0 2593 97434"/>
                              <a:gd name="T151" fmla="*/ 2593 h 5348"/>
                              <a:gd name="T152" fmla="+- 0 7910 100242"/>
                              <a:gd name="T153" fmla="*/ T152 w 180994"/>
                              <a:gd name="T154" fmla="+- 0 2628 97434"/>
                              <a:gd name="T155" fmla="*/ 2628 h 5348"/>
                              <a:gd name="T156" fmla="+- 0 8003 100242"/>
                              <a:gd name="T157" fmla="*/ T156 w 180994"/>
                              <a:gd name="T158" fmla="+- 0 2652 97434"/>
                              <a:gd name="T159" fmla="*/ 2652 h 5348"/>
                              <a:gd name="T160" fmla="+- 0 8106 100242"/>
                              <a:gd name="T161" fmla="*/ T160 w 180994"/>
                              <a:gd name="T162" fmla="+- 0 2652 97434"/>
                              <a:gd name="T163" fmla="*/ 2652 h 5348"/>
                              <a:gd name="T164" fmla="+- 0 8199 100242"/>
                              <a:gd name="T165" fmla="*/ T164 w 180994"/>
                              <a:gd name="T166" fmla="+- 0 2628 97434"/>
                              <a:gd name="T167" fmla="*/ 2628 h 5348"/>
                              <a:gd name="T168" fmla="+- 0 8344 100242"/>
                              <a:gd name="T169" fmla="*/ T168 w 180994"/>
                              <a:gd name="T170" fmla="+- 0 2615 97434"/>
                              <a:gd name="T171" fmla="*/ 2615 h 5348"/>
                              <a:gd name="T172" fmla="+- 0 8399 100242"/>
                              <a:gd name="T173" fmla="*/ T172 w 180994"/>
                              <a:gd name="T174" fmla="+- 0 2578 97434"/>
                              <a:gd name="T175" fmla="*/ 2578 h 5348"/>
                              <a:gd name="T176" fmla="+- 0 8435 100242"/>
                              <a:gd name="T177" fmla="*/ T176 w 180994"/>
                              <a:gd name="T178" fmla="+- 0 2579 97434"/>
                              <a:gd name="T179" fmla="*/ 2579 h 5348"/>
                              <a:gd name="T180" fmla="+- 0 8471 100242"/>
                              <a:gd name="T181" fmla="*/ T180 w 180994"/>
                              <a:gd name="T182" fmla="+- 0 2583 97434"/>
                              <a:gd name="T183" fmla="*/ 2583 h 5348"/>
                              <a:gd name="T184" fmla="+- 0 8526 100242"/>
                              <a:gd name="T185" fmla="*/ T184 w 180994"/>
                              <a:gd name="T186" fmla="+- 0 2638 97434"/>
                              <a:gd name="T187" fmla="*/ 2638 h 5348"/>
                              <a:gd name="T188" fmla="+- 0 8607 100242"/>
                              <a:gd name="T189" fmla="*/ T188 w 180994"/>
                              <a:gd name="T190" fmla="+- 0 2652 97434"/>
                              <a:gd name="T191" fmla="*/ 2652 h 5348"/>
                              <a:gd name="T192" fmla="+- 0 8708 100242"/>
                              <a:gd name="T193" fmla="*/ T192 w 180994"/>
                              <a:gd name="T194" fmla="+- 0 2665 97434"/>
                              <a:gd name="T195" fmla="*/ 2665 h 5348"/>
                              <a:gd name="T196" fmla="+- 0 8813 100242"/>
                              <a:gd name="T197" fmla="*/ T196 w 180994"/>
                              <a:gd name="T198" fmla="+- 0 2647 97434"/>
                              <a:gd name="T199" fmla="*/ 2647 h 5348"/>
                              <a:gd name="T200" fmla="+- 0 8894 100242"/>
                              <a:gd name="T201" fmla="*/ T200 w 180994"/>
                              <a:gd name="T202" fmla="+- 0 2633 97434"/>
                              <a:gd name="T203" fmla="*/ 2633 h 5348"/>
                              <a:gd name="T204" fmla="+- 0 9028 100242"/>
                              <a:gd name="T205" fmla="*/ T204 w 180994"/>
                              <a:gd name="T206" fmla="+- 0 2602 97434"/>
                              <a:gd name="T207" fmla="*/ 2602 h 5348"/>
                              <a:gd name="T208" fmla="+- 0 9071 100242"/>
                              <a:gd name="T209" fmla="*/ T208 w 180994"/>
                              <a:gd name="T210" fmla="+- 0 2578 97434"/>
                              <a:gd name="T211" fmla="*/ 2578 h 5348"/>
                              <a:gd name="T212" fmla="+- 0 9104 100242"/>
                              <a:gd name="T213" fmla="*/ T212 w 180994"/>
                              <a:gd name="T214" fmla="+- 0 2573 97434"/>
                              <a:gd name="T215" fmla="*/ 2573 h 5348"/>
                              <a:gd name="T216" fmla="+- 0 9148 100242"/>
                              <a:gd name="T217" fmla="*/ T216 w 180994"/>
                              <a:gd name="T218" fmla="+- 0 2602 97434"/>
                              <a:gd name="T219" fmla="*/ 2602 h 5348"/>
                              <a:gd name="T220" fmla="+- 0 9221 100242"/>
                              <a:gd name="T221" fmla="*/ T220 w 180994"/>
                              <a:gd name="T222" fmla="+- 0 2642 97434"/>
                              <a:gd name="T223" fmla="*/ 2642 h 5348"/>
                              <a:gd name="T224" fmla="+- 0 9314 100242"/>
                              <a:gd name="T225" fmla="*/ T224 w 180994"/>
                              <a:gd name="T226" fmla="+- 0 2684 97434"/>
                              <a:gd name="T227" fmla="*/ 2684 h 5348"/>
                              <a:gd name="T228" fmla="+- 0 9417 100242"/>
                              <a:gd name="T229" fmla="*/ T228 w 180994"/>
                              <a:gd name="T230" fmla="+- 0 2670 97434"/>
                              <a:gd name="T231" fmla="*/ 2670 h 5348"/>
                              <a:gd name="T232" fmla="+- 0 9510 100242"/>
                              <a:gd name="T233" fmla="*/ T232 w 180994"/>
                              <a:gd name="T234" fmla="+- 0 2646 97434"/>
                              <a:gd name="T235" fmla="*/ 2646 h 5348"/>
                              <a:gd name="T236" fmla="+- 0 9650 100242"/>
                              <a:gd name="T237" fmla="*/ T236 w 180994"/>
                              <a:gd name="T238" fmla="+- 0 2615 97434"/>
                              <a:gd name="T239" fmla="*/ 2615 h 5348"/>
                              <a:gd name="T240" fmla="+- 0 9705 100242"/>
                              <a:gd name="T241" fmla="*/ T240 w 180994"/>
                              <a:gd name="T242" fmla="+- 0 2592 97434"/>
                              <a:gd name="T243" fmla="*/ 2592 h 53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</a:cxnLst>
                            <a:rect l="0" t="0" r="r" b="b"/>
                            <a:pathLst>
                              <a:path w="180994" h="5348">
                                <a:moveTo>
                                  <a:pt x="-95207" y="-94837"/>
                                </a:moveTo>
                                <a:lnTo>
                                  <a:pt x="-95211" y="-94855"/>
                                </a:lnTo>
                                <a:lnTo>
                                  <a:pt x="-95221" y="-94869"/>
                                </a:lnTo>
                                <a:lnTo>
                                  <a:pt x="-95235" y="-94879"/>
                                </a:lnTo>
                                <a:lnTo>
                                  <a:pt x="-95253" y="-94883"/>
                                </a:lnTo>
                                <a:lnTo>
                                  <a:pt x="-95271" y="-94879"/>
                                </a:lnTo>
                                <a:lnTo>
                                  <a:pt x="-95285" y="-94869"/>
                                </a:lnTo>
                                <a:lnTo>
                                  <a:pt x="-95295" y="-94855"/>
                                </a:lnTo>
                                <a:lnTo>
                                  <a:pt x="-95298" y="-94837"/>
                                </a:lnTo>
                                <a:lnTo>
                                  <a:pt x="-95295" y="-94820"/>
                                </a:lnTo>
                                <a:lnTo>
                                  <a:pt x="-95285" y="-94805"/>
                                </a:lnTo>
                                <a:lnTo>
                                  <a:pt x="-95271" y="-94795"/>
                                </a:lnTo>
                                <a:lnTo>
                                  <a:pt x="-95253" y="-94792"/>
                                </a:lnTo>
                                <a:lnTo>
                                  <a:pt x="-95235" y="-94795"/>
                                </a:lnTo>
                                <a:lnTo>
                                  <a:pt x="-95221" y="-94805"/>
                                </a:lnTo>
                                <a:lnTo>
                                  <a:pt x="-95211" y="-94820"/>
                                </a:lnTo>
                                <a:lnTo>
                                  <a:pt x="-95207" y="-94837"/>
                                </a:lnTo>
                                <a:close/>
                                <a:moveTo>
                                  <a:pt x="-95139" y="-94837"/>
                                </a:moveTo>
                                <a:lnTo>
                                  <a:pt x="-95143" y="-94855"/>
                                </a:lnTo>
                                <a:lnTo>
                                  <a:pt x="-95152" y="-94869"/>
                                </a:lnTo>
                                <a:lnTo>
                                  <a:pt x="-95167" y="-94879"/>
                                </a:lnTo>
                                <a:lnTo>
                                  <a:pt x="-95184" y="-94883"/>
                                </a:lnTo>
                                <a:lnTo>
                                  <a:pt x="-95202" y="-94879"/>
                                </a:lnTo>
                                <a:lnTo>
                                  <a:pt x="-95217" y="-94869"/>
                                </a:lnTo>
                                <a:lnTo>
                                  <a:pt x="-95226" y="-94855"/>
                                </a:lnTo>
                                <a:lnTo>
                                  <a:pt x="-95230" y="-94837"/>
                                </a:lnTo>
                                <a:lnTo>
                                  <a:pt x="-95226" y="-94820"/>
                                </a:lnTo>
                                <a:lnTo>
                                  <a:pt x="-95217" y="-94805"/>
                                </a:lnTo>
                                <a:lnTo>
                                  <a:pt x="-95202" y="-94795"/>
                                </a:lnTo>
                                <a:lnTo>
                                  <a:pt x="-95184" y="-94792"/>
                                </a:lnTo>
                                <a:lnTo>
                                  <a:pt x="-95167" y="-94795"/>
                                </a:lnTo>
                                <a:lnTo>
                                  <a:pt x="-95152" y="-94805"/>
                                </a:lnTo>
                                <a:lnTo>
                                  <a:pt x="-95143" y="-94820"/>
                                </a:lnTo>
                                <a:lnTo>
                                  <a:pt x="-95139" y="-94837"/>
                                </a:lnTo>
                                <a:close/>
                                <a:moveTo>
                                  <a:pt x="-95071" y="-94837"/>
                                </a:moveTo>
                                <a:lnTo>
                                  <a:pt x="-95074" y="-94855"/>
                                </a:lnTo>
                                <a:lnTo>
                                  <a:pt x="-95084" y="-94869"/>
                                </a:lnTo>
                                <a:lnTo>
                                  <a:pt x="-95099" y="-94879"/>
                                </a:lnTo>
                                <a:lnTo>
                                  <a:pt x="-95116" y="-94883"/>
                                </a:lnTo>
                                <a:lnTo>
                                  <a:pt x="-95134" y="-94879"/>
                                </a:lnTo>
                                <a:lnTo>
                                  <a:pt x="-95148" y="-94869"/>
                                </a:lnTo>
                                <a:lnTo>
                                  <a:pt x="-95158" y="-94855"/>
                                </a:lnTo>
                                <a:lnTo>
                                  <a:pt x="-95162" y="-94837"/>
                                </a:lnTo>
                                <a:lnTo>
                                  <a:pt x="-95158" y="-94820"/>
                                </a:lnTo>
                                <a:lnTo>
                                  <a:pt x="-95148" y="-94805"/>
                                </a:lnTo>
                                <a:lnTo>
                                  <a:pt x="-95134" y="-94795"/>
                                </a:lnTo>
                                <a:lnTo>
                                  <a:pt x="-95116" y="-94792"/>
                                </a:lnTo>
                                <a:lnTo>
                                  <a:pt x="-95099" y="-94795"/>
                                </a:lnTo>
                                <a:lnTo>
                                  <a:pt x="-95084" y="-94805"/>
                                </a:lnTo>
                                <a:lnTo>
                                  <a:pt x="-95074" y="-94820"/>
                                </a:lnTo>
                                <a:lnTo>
                                  <a:pt x="-95071" y="-94837"/>
                                </a:lnTo>
                                <a:close/>
                                <a:moveTo>
                                  <a:pt x="-95002" y="-94833"/>
                                </a:moveTo>
                                <a:lnTo>
                                  <a:pt x="-95006" y="-94850"/>
                                </a:lnTo>
                                <a:lnTo>
                                  <a:pt x="-95016" y="-94865"/>
                                </a:lnTo>
                                <a:lnTo>
                                  <a:pt x="-95030" y="-94875"/>
                                </a:lnTo>
                                <a:lnTo>
                                  <a:pt x="-95048" y="-94878"/>
                                </a:lnTo>
                                <a:lnTo>
                                  <a:pt x="-95066" y="-94875"/>
                                </a:lnTo>
                                <a:lnTo>
                                  <a:pt x="-95080" y="-94865"/>
                                </a:lnTo>
                                <a:lnTo>
                                  <a:pt x="-95090" y="-94850"/>
                                </a:lnTo>
                                <a:lnTo>
                                  <a:pt x="-95094" y="-94833"/>
                                </a:lnTo>
                                <a:lnTo>
                                  <a:pt x="-95090" y="-94815"/>
                                </a:lnTo>
                                <a:lnTo>
                                  <a:pt x="-95080" y="-94800"/>
                                </a:lnTo>
                                <a:lnTo>
                                  <a:pt x="-95066" y="-94791"/>
                                </a:lnTo>
                                <a:lnTo>
                                  <a:pt x="-95048" y="-94787"/>
                                </a:lnTo>
                                <a:lnTo>
                                  <a:pt x="-95030" y="-94791"/>
                                </a:lnTo>
                                <a:lnTo>
                                  <a:pt x="-95016" y="-94800"/>
                                </a:lnTo>
                                <a:lnTo>
                                  <a:pt x="-95006" y="-94815"/>
                                </a:lnTo>
                                <a:lnTo>
                                  <a:pt x="-95002" y="-94833"/>
                                </a:lnTo>
                                <a:close/>
                                <a:moveTo>
                                  <a:pt x="-94934" y="-94842"/>
                                </a:moveTo>
                                <a:lnTo>
                                  <a:pt x="-94938" y="-94859"/>
                                </a:lnTo>
                                <a:lnTo>
                                  <a:pt x="-94947" y="-94874"/>
                                </a:lnTo>
                                <a:lnTo>
                                  <a:pt x="-94962" y="-94884"/>
                                </a:lnTo>
                                <a:lnTo>
                                  <a:pt x="-94980" y="-94887"/>
                                </a:lnTo>
                                <a:lnTo>
                                  <a:pt x="-94997" y="-94884"/>
                                </a:lnTo>
                                <a:lnTo>
                                  <a:pt x="-95012" y="-94874"/>
                                </a:lnTo>
                                <a:lnTo>
                                  <a:pt x="-95022" y="-94859"/>
                                </a:lnTo>
                                <a:lnTo>
                                  <a:pt x="-95025" y="-94842"/>
                                </a:lnTo>
                                <a:lnTo>
                                  <a:pt x="-95022" y="-94824"/>
                                </a:lnTo>
                                <a:lnTo>
                                  <a:pt x="-95012" y="-94810"/>
                                </a:lnTo>
                                <a:lnTo>
                                  <a:pt x="-94997" y="-94800"/>
                                </a:lnTo>
                                <a:lnTo>
                                  <a:pt x="-94980" y="-94796"/>
                                </a:lnTo>
                                <a:lnTo>
                                  <a:pt x="-94962" y="-94800"/>
                                </a:lnTo>
                                <a:lnTo>
                                  <a:pt x="-94947" y="-94810"/>
                                </a:lnTo>
                                <a:lnTo>
                                  <a:pt x="-94938" y="-94824"/>
                                </a:lnTo>
                                <a:lnTo>
                                  <a:pt x="-94934" y="-94842"/>
                                </a:lnTo>
                                <a:close/>
                                <a:moveTo>
                                  <a:pt x="-94861" y="-94828"/>
                                </a:moveTo>
                                <a:lnTo>
                                  <a:pt x="-94865" y="-94846"/>
                                </a:lnTo>
                                <a:lnTo>
                                  <a:pt x="-94875" y="-94860"/>
                                </a:lnTo>
                                <a:lnTo>
                                  <a:pt x="-94889" y="-94870"/>
                                </a:lnTo>
                                <a:lnTo>
                                  <a:pt x="-94907" y="-94873"/>
                                </a:lnTo>
                                <a:lnTo>
                                  <a:pt x="-94925" y="-94870"/>
                                </a:lnTo>
                                <a:lnTo>
                                  <a:pt x="-94939" y="-94860"/>
                                </a:lnTo>
                                <a:lnTo>
                                  <a:pt x="-94949" y="-94846"/>
                                </a:lnTo>
                                <a:lnTo>
                                  <a:pt x="-94952" y="-94828"/>
                                </a:lnTo>
                                <a:lnTo>
                                  <a:pt x="-94949" y="-94810"/>
                                </a:lnTo>
                                <a:lnTo>
                                  <a:pt x="-94939" y="-94796"/>
                                </a:lnTo>
                                <a:lnTo>
                                  <a:pt x="-94925" y="-94786"/>
                                </a:lnTo>
                                <a:lnTo>
                                  <a:pt x="-94907" y="-94783"/>
                                </a:lnTo>
                                <a:lnTo>
                                  <a:pt x="-94889" y="-94786"/>
                                </a:lnTo>
                                <a:lnTo>
                                  <a:pt x="-94875" y="-94796"/>
                                </a:lnTo>
                                <a:lnTo>
                                  <a:pt x="-94865" y="-94810"/>
                                </a:lnTo>
                                <a:lnTo>
                                  <a:pt x="-94861" y="-94828"/>
                                </a:lnTo>
                                <a:close/>
                                <a:moveTo>
                                  <a:pt x="-94793" y="-94824"/>
                                </a:moveTo>
                                <a:lnTo>
                                  <a:pt x="-94797" y="-94841"/>
                                </a:lnTo>
                                <a:lnTo>
                                  <a:pt x="-94806" y="-94856"/>
                                </a:lnTo>
                                <a:lnTo>
                                  <a:pt x="-94821" y="-94866"/>
                                </a:lnTo>
                                <a:lnTo>
                                  <a:pt x="-94839" y="-94869"/>
                                </a:lnTo>
                                <a:lnTo>
                                  <a:pt x="-94856" y="-94866"/>
                                </a:lnTo>
                                <a:lnTo>
                                  <a:pt x="-94871" y="-94856"/>
                                </a:lnTo>
                                <a:lnTo>
                                  <a:pt x="-94881" y="-94841"/>
                                </a:lnTo>
                                <a:lnTo>
                                  <a:pt x="-94884" y="-94824"/>
                                </a:lnTo>
                                <a:lnTo>
                                  <a:pt x="-94881" y="-94806"/>
                                </a:lnTo>
                                <a:lnTo>
                                  <a:pt x="-94871" y="-94791"/>
                                </a:lnTo>
                                <a:lnTo>
                                  <a:pt x="-94856" y="-94782"/>
                                </a:lnTo>
                                <a:lnTo>
                                  <a:pt x="-94839" y="-94778"/>
                                </a:lnTo>
                                <a:lnTo>
                                  <a:pt x="-94821" y="-94782"/>
                                </a:lnTo>
                                <a:lnTo>
                                  <a:pt x="-94806" y="-94791"/>
                                </a:lnTo>
                                <a:lnTo>
                                  <a:pt x="-94797" y="-94806"/>
                                </a:lnTo>
                                <a:lnTo>
                                  <a:pt x="-94793" y="-94824"/>
                                </a:lnTo>
                                <a:close/>
                                <a:moveTo>
                                  <a:pt x="-94725" y="-94828"/>
                                </a:moveTo>
                                <a:lnTo>
                                  <a:pt x="-94728" y="-94846"/>
                                </a:lnTo>
                                <a:lnTo>
                                  <a:pt x="-94738" y="-94860"/>
                                </a:lnTo>
                                <a:lnTo>
                                  <a:pt x="-94753" y="-94870"/>
                                </a:lnTo>
                                <a:lnTo>
                                  <a:pt x="-94770" y="-94873"/>
                                </a:lnTo>
                                <a:lnTo>
                                  <a:pt x="-94788" y="-94870"/>
                                </a:lnTo>
                                <a:lnTo>
                                  <a:pt x="-94802" y="-94860"/>
                                </a:lnTo>
                                <a:lnTo>
                                  <a:pt x="-94812" y="-94846"/>
                                </a:lnTo>
                                <a:lnTo>
                                  <a:pt x="-94816" y="-94828"/>
                                </a:lnTo>
                                <a:lnTo>
                                  <a:pt x="-94812" y="-94810"/>
                                </a:lnTo>
                                <a:lnTo>
                                  <a:pt x="-94802" y="-94796"/>
                                </a:lnTo>
                                <a:lnTo>
                                  <a:pt x="-94788" y="-94786"/>
                                </a:lnTo>
                                <a:lnTo>
                                  <a:pt x="-94770" y="-94783"/>
                                </a:lnTo>
                                <a:lnTo>
                                  <a:pt x="-94753" y="-94786"/>
                                </a:lnTo>
                                <a:lnTo>
                                  <a:pt x="-94738" y="-94796"/>
                                </a:lnTo>
                                <a:lnTo>
                                  <a:pt x="-94728" y="-94810"/>
                                </a:lnTo>
                                <a:lnTo>
                                  <a:pt x="-94725" y="-94828"/>
                                </a:lnTo>
                                <a:close/>
                                <a:moveTo>
                                  <a:pt x="-94656" y="-94828"/>
                                </a:moveTo>
                                <a:lnTo>
                                  <a:pt x="-94660" y="-94846"/>
                                </a:lnTo>
                                <a:lnTo>
                                  <a:pt x="-94670" y="-94860"/>
                                </a:lnTo>
                                <a:lnTo>
                                  <a:pt x="-94684" y="-94870"/>
                                </a:lnTo>
                                <a:lnTo>
                                  <a:pt x="-94702" y="-94873"/>
                                </a:lnTo>
                                <a:lnTo>
                                  <a:pt x="-94720" y="-94870"/>
                                </a:lnTo>
                                <a:lnTo>
                                  <a:pt x="-94734" y="-94860"/>
                                </a:lnTo>
                                <a:lnTo>
                                  <a:pt x="-94744" y="-94846"/>
                                </a:lnTo>
                                <a:lnTo>
                                  <a:pt x="-94748" y="-94828"/>
                                </a:lnTo>
                                <a:lnTo>
                                  <a:pt x="-94744" y="-94810"/>
                                </a:lnTo>
                                <a:lnTo>
                                  <a:pt x="-94734" y="-94796"/>
                                </a:lnTo>
                                <a:lnTo>
                                  <a:pt x="-94720" y="-94786"/>
                                </a:lnTo>
                                <a:lnTo>
                                  <a:pt x="-94702" y="-94783"/>
                                </a:lnTo>
                                <a:lnTo>
                                  <a:pt x="-94684" y="-94786"/>
                                </a:lnTo>
                                <a:lnTo>
                                  <a:pt x="-94670" y="-94796"/>
                                </a:lnTo>
                                <a:lnTo>
                                  <a:pt x="-94660" y="-94810"/>
                                </a:lnTo>
                                <a:lnTo>
                                  <a:pt x="-94656" y="-94828"/>
                                </a:lnTo>
                                <a:close/>
                                <a:moveTo>
                                  <a:pt x="-94588" y="-94837"/>
                                </a:moveTo>
                                <a:lnTo>
                                  <a:pt x="-94592" y="-94855"/>
                                </a:lnTo>
                                <a:lnTo>
                                  <a:pt x="-94602" y="-94869"/>
                                </a:lnTo>
                                <a:lnTo>
                                  <a:pt x="-94616" y="-94879"/>
                                </a:lnTo>
                                <a:lnTo>
                                  <a:pt x="-94634" y="-94883"/>
                                </a:lnTo>
                                <a:lnTo>
                                  <a:pt x="-94651" y="-94879"/>
                                </a:lnTo>
                                <a:lnTo>
                                  <a:pt x="-94666" y="-94869"/>
                                </a:lnTo>
                                <a:lnTo>
                                  <a:pt x="-94676" y="-94855"/>
                                </a:lnTo>
                                <a:lnTo>
                                  <a:pt x="-94679" y="-94837"/>
                                </a:lnTo>
                                <a:lnTo>
                                  <a:pt x="-94676" y="-94820"/>
                                </a:lnTo>
                                <a:lnTo>
                                  <a:pt x="-94666" y="-94805"/>
                                </a:lnTo>
                                <a:lnTo>
                                  <a:pt x="-94651" y="-94795"/>
                                </a:lnTo>
                                <a:lnTo>
                                  <a:pt x="-94634" y="-94792"/>
                                </a:lnTo>
                                <a:lnTo>
                                  <a:pt x="-94616" y="-94795"/>
                                </a:lnTo>
                                <a:lnTo>
                                  <a:pt x="-94602" y="-94805"/>
                                </a:lnTo>
                                <a:lnTo>
                                  <a:pt x="-94592" y="-94820"/>
                                </a:lnTo>
                                <a:lnTo>
                                  <a:pt x="-94588" y="-94837"/>
                                </a:lnTo>
                                <a:close/>
                                <a:moveTo>
                                  <a:pt x="-94520" y="-94824"/>
                                </a:moveTo>
                                <a:lnTo>
                                  <a:pt x="-94524" y="-94841"/>
                                </a:lnTo>
                                <a:lnTo>
                                  <a:pt x="-94533" y="-94856"/>
                                </a:lnTo>
                                <a:lnTo>
                                  <a:pt x="-94548" y="-94866"/>
                                </a:lnTo>
                                <a:lnTo>
                                  <a:pt x="-94565" y="-94869"/>
                                </a:lnTo>
                                <a:lnTo>
                                  <a:pt x="-94583" y="-94866"/>
                                </a:lnTo>
                                <a:lnTo>
                                  <a:pt x="-94598" y="-94856"/>
                                </a:lnTo>
                                <a:lnTo>
                                  <a:pt x="-94607" y="-94841"/>
                                </a:lnTo>
                                <a:lnTo>
                                  <a:pt x="-94611" y="-94824"/>
                                </a:lnTo>
                                <a:lnTo>
                                  <a:pt x="-94607" y="-94806"/>
                                </a:lnTo>
                                <a:lnTo>
                                  <a:pt x="-94598" y="-94791"/>
                                </a:lnTo>
                                <a:lnTo>
                                  <a:pt x="-94583" y="-94782"/>
                                </a:lnTo>
                                <a:lnTo>
                                  <a:pt x="-94565" y="-94778"/>
                                </a:lnTo>
                                <a:lnTo>
                                  <a:pt x="-94548" y="-94782"/>
                                </a:lnTo>
                                <a:lnTo>
                                  <a:pt x="-94533" y="-94791"/>
                                </a:lnTo>
                                <a:lnTo>
                                  <a:pt x="-94524" y="-94806"/>
                                </a:lnTo>
                                <a:lnTo>
                                  <a:pt x="-94520" y="-94824"/>
                                </a:lnTo>
                                <a:close/>
                                <a:moveTo>
                                  <a:pt x="-94452" y="-94833"/>
                                </a:moveTo>
                                <a:lnTo>
                                  <a:pt x="-94455" y="-94850"/>
                                </a:lnTo>
                                <a:lnTo>
                                  <a:pt x="-94465" y="-94865"/>
                                </a:lnTo>
                                <a:lnTo>
                                  <a:pt x="-94480" y="-94875"/>
                                </a:lnTo>
                                <a:lnTo>
                                  <a:pt x="-94497" y="-94878"/>
                                </a:lnTo>
                                <a:lnTo>
                                  <a:pt x="-94515" y="-94875"/>
                                </a:lnTo>
                                <a:lnTo>
                                  <a:pt x="-94530" y="-94865"/>
                                </a:lnTo>
                                <a:lnTo>
                                  <a:pt x="-94539" y="-94850"/>
                                </a:lnTo>
                                <a:lnTo>
                                  <a:pt x="-94543" y="-94833"/>
                                </a:lnTo>
                                <a:lnTo>
                                  <a:pt x="-94539" y="-94815"/>
                                </a:lnTo>
                                <a:lnTo>
                                  <a:pt x="-94530" y="-94800"/>
                                </a:lnTo>
                                <a:lnTo>
                                  <a:pt x="-94515" y="-94791"/>
                                </a:lnTo>
                                <a:lnTo>
                                  <a:pt x="-94497" y="-94787"/>
                                </a:lnTo>
                                <a:lnTo>
                                  <a:pt x="-94480" y="-94791"/>
                                </a:lnTo>
                                <a:lnTo>
                                  <a:pt x="-94465" y="-94800"/>
                                </a:lnTo>
                                <a:lnTo>
                                  <a:pt x="-94455" y="-94815"/>
                                </a:lnTo>
                                <a:lnTo>
                                  <a:pt x="-94452" y="-94833"/>
                                </a:lnTo>
                                <a:close/>
                                <a:moveTo>
                                  <a:pt x="-94379" y="-94810"/>
                                </a:moveTo>
                                <a:lnTo>
                                  <a:pt x="-94382" y="-94828"/>
                                </a:lnTo>
                                <a:lnTo>
                                  <a:pt x="-94392" y="-94842"/>
                                </a:lnTo>
                                <a:lnTo>
                                  <a:pt x="-94407" y="-94852"/>
                                </a:lnTo>
                                <a:lnTo>
                                  <a:pt x="-94424" y="-94855"/>
                                </a:lnTo>
                                <a:lnTo>
                                  <a:pt x="-94442" y="-94852"/>
                                </a:lnTo>
                                <a:lnTo>
                                  <a:pt x="-94457" y="-94842"/>
                                </a:lnTo>
                                <a:lnTo>
                                  <a:pt x="-94466" y="-94828"/>
                                </a:lnTo>
                                <a:lnTo>
                                  <a:pt x="-94470" y="-94810"/>
                                </a:lnTo>
                                <a:lnTo>
                                  <a:pt x="-94466" y="-94792"/>
                                </a:lnTo>
                                <a:lnTo>
                                  <a:pt x="-94457" y="-94778"/>
                                </a:lnTo>
                                <a:lnTo>
                                  <a:pt x="-94442" y="-94768"/>
                                </a:lnTo>
                                <a:lnTo>
                                  <a:pt x="-94424" y="-94764"/>
                                </a:lnTo>
                                <a:lnTo>
                                  <a:pt x="-94407" y="-94768"/>
                                </a:lnTo>
                                <a:lnTo>
                                  <a:pt x="-94392" y="-94778"/>
                                </a:lnTo>
                                <a:lnTo>
                                  <a:pt x="-94382" y="-94792"/>
                                </a:lnTo>
                                <a:lnTo>
                                  <a:pt x="-94379" y="-94810"/>
                                </a:lnTo>
                                <a:close/>
                                <a:moveTo>
                                  <a:pt x="-94311" y="-94833"/>
                                </a:moveTo>
                                <a:lnTo>
                                  <a:pt x="-94314" y="-94850"/>
                                </a:lnTo>
                                <a:lnTo>
                                  <a:pt x="-94324" y="-94865"/>
                                </a:lnTo>
                                <a:lnTo>
                                  <a:pt x="-94338" y="-94875"/>
                                </a:lnTo>
                                <a:lnTo>
                                  <a:pt x="-94356" y="-94878"/>
                                </a:lnTo>
                                <a:lnTo>
                                  <a:pt x="-94374" y="-94875"/>
                                </a:lnTo>
                                <a:lnTo>
                                  <a:pt x="-94388" y="-94865"/>
                                </a:lnTo>
                                <a:lnTo>
                                  <a:pt x="-94398" y="-94850"/>
                                </a:lnTo>
                                <a:lnTo>
                                  <a:pt x="-94402" y="-94833"/>
                                </a:lnTo>
                                <a:lnTo>
                                  <a:pt x="-94398" y="-94815"/>
                                </a:lnTo>
                                <a:lnTo>
                                  <a:pt x="-94388" y="-94800"/>
                                </a:lnTo>
                                <a:lnTo>
                                  <a:pt x="-94374" y="-94791"/>
                                </a:lnTo>
                                <a:lnTo>
                                  <a:pt x="-94356" y="-94787"/>
                                </a:lnTo>
                                <a:lnTo>
                                  <a:pt x="-94338" y="-94791"/>
                                </a:lnTo>
                                <a:lnTo>
                                  <a:pt x="-94324" y="-94800"/>
                                </a:lnTo>
                                <a:lnTo>
                                  <a:pt x="-94314" y="-94815"/>
                                </a:lnTo>
                                <a:lnTo>
                                  <a:pt x="-94311" y="-94833"/>
                                </a:lnTo>
                                <a:close/>
                                <a:moveTo>
                                  <a:pt x="-94242" y="-94833"/>
                                </a:moveTo>
                                <a:lnTo>
                                  <a:pt x="-94246" y="-94850"/>
                                </a:lnTo>
                                <a:lnTo>
                                  <a:pt x="-94256" y="-94865"/>
                                </a:lnTo>
                                <a:lnTo>
                                  <a:pt x="-94270" y="-94875"/>
                                </a:lnTo>
                                <a:lnTo>
                                  <a:pt x="-94288" y="-94878"/>
                                </a:lnTo>
                                <a:lnTo>
                                  <a:pt x="-94306" y="-94875"/>
                                </a:lnTo>
                                <a:lnTo>
                                  <a:pt x="-94320" y="-94865"/>
                                </a:lnTo>
                                <a:lnTo>
                                  <a:pt x="-94330" y="-94850"/>
                                </a:lnTo>
                                <a:lnTo>
                                  <a:pt x="-94334" y="-94833"/>
                                </a:lnTo>
                                <a:lnTo>
                                  <a:pt x="-94330" y="-94815"/>
                                </a:lnTo>
                                <a:lnTo>
                                  <a:pt x="-94320" y="-94800"/>
                                </a:lnTo>
                                <a:lnTo>
                                  <a:pt x="-94306" y="-94791"/>
                                </a:lnTo>
                                <a:lnTo>
                                  <a:pt x="-94288" y="-94787"/>
                                </a:lnTo>
                                <a:lnTo>
                                  <a:pt x="-94270" y="-94791"/>
                                </a:lnTo>
                                <a:lnTo>
                                  <a:pt x="-94256" y="-94800"/>
                                </a:lnTo>
                                <a:lnTo>
                                  <a:pt x="-94246" y="-94815"/>
                                </a:lnTo>
                                <a:lnTo>
                                  <a:pt x="-94242" y="-94833"/>
                                </a:lnTo>
                                <a:close/>
                                <a:moveTo>
                                  <a:pt x="-94174" y="-94815"/>
                                </a:moveTo>
                                <a:lnTo>
                                  <a:pt x="-94178" y="-94832"/>
                                </a:lnTo>
                                <a:lnTo>
                                  <a:pt x="-94187" y="-94847"/>
                                </a:lnTo>
                                <a:lnTo>
                                  <a:pt x="-94202" y="-94856"/>
                                </a:lnTo>
                                <a:lnTo>
                                  <a:pt x="-94220" y="-94860"/>
                                </a:lnTo>
                                <a:lnTo>
                                  <a:pt x="-94237" y="-94856"/>
                                </a:lnTo>
                                <a:lnTo>
                                  <a:pt x="-94252" y="-94847"/>
                                </a:lnTo>
                                <a:lnTo>
                                  <a:pt x="-94262" y="-94832"/>
                                </a:lnTo>
                                <a:lnTo>
                                  <a:pt x="-94265" y="-94815"/>
                                </a:lnTo>
                                <a:lnTo>
                                  <a:pt x="-94262" y="-94797"/>
                                </a:lnTo>
                                <a:lnTo>
                                  <a:pt x="-94252" y="-94782"/>
                                </a:lnTo>
                                <a:lnTo>
                                  <a:pt x="-94237" y="-94773"/>
                                </a:lnTo>
                                <a:lnTo>
                                  <a:pt x="-94220" y="-94769"/>
                                </a:lnTo>
                                <a:lnTo>
                                  <a:pt x="-94202" y="-94773"/>
                                </a:lnTo>
                                <a:lnTo>
                                  <a:pt x="-94187" y="-94782"/>
                                </a:lnTo>
                                <a:lnTo>
                                  <a:pt x="-94178" y="-94797"/>
                                </a:lnTo>
                                <a:lnTo>
                                  <a:pt x="-94174" y="-94815"/>
                                </a:lnTo>
                                <a:close/>
                                <a:moveTo>
                                  <a:pt x="-94106" y="-94824"/>
                                </a:moveTo>
                                <a:lnTo>
                                  <a:pt x="-94109" y="-94841"/>
                                </a:lnTo>
                                <a:lnTo>
                                  <a:pt x="-94119" y="-94856"/>
                                </a:lnTo>
                                <a:lnTo>
                                  <a:pt x="-94134" y="-94866"/>
                                </a:lnTo>
                                <a:lnTo>
                                  <a:pt x="-94151" y="-94869"/>
                                </a:lnTo>
                                <a:lnTo>
                                  <a:pt x="-94169" y="-94866"/>
                                </a:lnTo>
                                <a:lnTo>
                                  <a:pt x="-94184" y="-94856"/>
                                </a:lnTo>
                                <a:lnTo>
                                  <a:pt x="-94193" y="-94841"/>
                                </a:lnTo>
                                <a:lnTo>
                                  <a:pt x="-94197" y="-94824"/>
                                </a:lnTo>
                                <a:lnTo>
                                  <a:pt x="-94193" y="-94806"/>
                                </a:lnTo>
                                <a:lnTo>
                                  <a:pt x="-94184" y="-94791"/>
                                </a:lnTo>
                                <a:lnTo>
                                  <a:pt x="-94169" y="-94782"/>
                                </a:lnTo>
                                <a:lnTo>
                                  <a:pt x="-94151" y="-94778"/>
                                </a:lnTo>
                                <a:lnTo>
                                  <a:pt x="-94134" y="-94782"/>
                                </a:lnTo>
                                <a:lnTo>
                                  <a:pt x="-94119" y="-94791"/>
                                </a:lnTo>
                                <a:lnTo>
                                  <a:pt x="-94109" y="-94806"/>
                                </a:lnTo>
                                <a:lnTo>
                                  <a:pt x="-94106" y="-94824"/>
                                </a:lnTo>
                                <a:close/>
                                <a:moveTo>
                                  <a:pt x="-94037" y="-94819"/>
                                </a:moveTo>
                                <a:lnTo>
                                  <a:pt x="-94041" y="-94837"/>
                                </a:lnTo>
                                <a:lnTo>
                                  <a:pt x="-94051" y="-94851"/>
                                </a:lnTo>
                                <a:lnTo>
                                  <a:pt x="-94065" y="-94861"/>
                                </a:lnTo>
                                <a:lnTo>
                                  <a:pt x="-94083" y="-94864"/>
                                </a:lnTo>
                                <a:lnTo>
                                  <a:pt x="-94101" y="-94861"/>
                                </a:lnTo>
                                <a:lnTo>
                                  <a:pt x="-94115" y="-94851"/>
                                </a:lnTo>
                                <a:lnTo>
                                  <a:pt x="-94125" y="-94837"/>
                                </a:lnTo>
                                <a:lnTo>
                                  <a:pt x="-94129" y="-94819"/>
                                </a:lnTo>
                                <a:lnTo>
                                  <a:pt x="-94125" y="-94801"/>
                                </a:lnTo>
                                <a:lnTo>
                                  <a:pt x="-94115" y="-94787"/>
                                </a:lnTo>
                                <a:lnTo>
                                  <a:pt x="-94101" y="-94777"/>
                                </a:lnTo>
                                <a:lnTo>
                                  <a:pt x="-94083" y="-94774"/>
                                </a:lnTo>
                                <a:lnTo>
                                  <a:pt x="-94065" y="-94777"/>
                                </a:lnTo>
                                <a:lnTo>
                                  <a:pt x="-94051" y="-94787"/>
                                </a:lnTo>
                                <a:lnTo>
                                  <a:pt x="-94041" y="-94801"/>
                                </a:lnTo>
                                <a:lnTo>
                                  <a:pt x="-94037" y="-94819"/>
                                </a:lnTo>
                                <a:close/>
                                <a:moveTo>
                                  <a:pt x="-93969" y="-94819"/>
                                </a:moveTo>
                                <a:lnTo>
                                  <a:pt x="-93973" y="-94837"/>
                                </a:lnTo>
                                <a:lnTo>
                                  <a:pt x="-93982" y="-94851"/>
                                </a:lnTo>
                                <a:lnTo>
                                  <a:pt x="-93997" y="-94861"/>
                                </a:lnTo>
                                <a:lnTo>
                                  <a:pt x="-94015" y="-94864"/>
                                </a:lnTo>
                                <a:lnTo>
                                  <a:pt x="-94032" y="-94861"/>
                                </a:lnTo>
                                <a:lnTo>
                                  <a:pt x="-94047" y="-94851"/>
                                </a:lnTo>
                                <a:lnTo>
                                  <a:pt x="-94057" y="-94837"/>
                                </a:lnTo>
                                <a:lnTo>
                                  <a:pt x="-94060" y="-94819"/>
                                </a:lnTo>
                                <a:lnTo>
                                  <a:pt x="-94057" y="-94801"/>
                                </a:lnTo>
                                <a:lnTo>
                                  <a:pt x="-94047" y="-94787"/>
                                </a:lnTo>
                                <a:lnTo>
                                  <a:pt x="-94032" y="-94777"/>
                                </a:lnTo>
                                <a:lnTo>
                                  <a:pt x="-94015" y="-94774"/>
                                </a:lnTo>
                                <a:lnTo>
                                  <a:pt x="-93997" y="-94777"/>
                                </a:lnTo>
                                <a:lnTo>
                                  <a:pt x="-93982" y="-94787"/>
                                </a:lnTo>
                                <a:lnTo>
                                  <a:pt x="-93973" y="-94801"/>
                                </a:lnTo>
                                <a:lnTo>
                                  <a:pt x="-93969" y="-94819"/>
                                </a:lnTo>
                                <a:close/>
                                <a:moveTo>
                                  <a:pt x="-93896" y="-94819"/>
                                </a:moveTo>
                                <a:lnTo>
                                  <a:pt x="-93900" y="-94837"/>
                                </a:lnTo>
                                <a:lnTo>
                                  <a:pt x="-93910" y="-94851"/>
                                </a:lnTo>
                                <a:lnTo>
                                  <a:pt x="-93924" y="-94861"/>
                                </a:lnTo>
                                <a:lnTo>
                                  <a:pt x="-93942" y="-94864"/>
                                </a:lnTo>
                                <a:lnTo>
                                  <a:pt x="-93960" y="-94861"/>
                                </a:lnTo>
                                <a:lnTo>
                                  <a:pt x="-93974" y="-94851"/>
                                </a:lnTo>
                                <a:lnTo>
                                  <a:pt x="-93984" y="-94837"/>
                                </a:lnTo>
                                <a:lnTo>
                                  <a:pt x="-93988" y="-94819"/>
                                </a:lnTo>
                                <a:lnTo>
                                  <a:pt x="-93984" y="-94801"/>
                                </a:lnTo>
                                <a:lnTo>
                                  <a:pt x="-93974" y="-94787"/>
                                </a:lnTo>
                                <a:lnTo>
                                  <a:pt x="-93960" y="-94777"/>
                                </a:lnTo>
                                <a:lnTo>
                                  <a:pt x="-93942" y="-94774"/>
                                </a:lnTo>
                                <a:lnTo>
                                  <a:pt x="-93924" y="-94777"/>
                                </a:lnTo>
                                <a:lnTo>
                                  <a:pt x="-93910" y="-94787"/>
                                </a:lnTo>
                                <a:lnTo>
                                  <a:pt x="-93900" y="-94801"/>
                                </a:lnTo>
                                <a:lnTo>
                                  <a:pt x="-93896" y="-94819"/>
                                </a:lnTo>
                                <a:close/>
                                <a:moveTo>
                                  <a:pt x="-93828" y="-94828"/>
                                </a:moveTo>
                                <a:lnTo>
                                  <a:pt x="-93832" y="-94846"/>
                                </a:lnTo>
                                <a:lnTo>
                                  <a:pt x="-93841" y="-94860"/>
                                </a:lnTo>
                                <a:lnTo>
                                  <a:pt x="-93856" y="-94870"/>
                                </a:lnTo>
                                <a:lnTo>
                                  <a:pt x="-93874" y="-94873"/>
                                </a:lnTo>
                                <a:lnTo>
                                  <a:pt x="-93891" y="-94870"/>
                                </a:lnTo>
                                <a:lnTo>
                                  <a:pt x="-93906" y="-94860"/>
                                </a:lnTo>
                                <a:lnTo>
                                  <a:pt x="-93916" y="-94846"/>
                                </a:lnTo>
                                <a:lnTo>
                                  <a:pt x="-93919" y="-94828"/>
                                </a:lnTo>
                                <a:lnTo>
                                  <a:pt x="-93916" y="-94810"/>
                                </a:lnTo>
                                <a:lnTo>
                                  <a:pt x="-93906" y="-94796"/>
                                </a:lnTo>
                                <a:lnTo>
                                  <a:pt x="-93891" y="-94786"/>
                                </a:lnTo>
                                <a:lnTo>
                                  <a:pt x="-93874" y="-94783"/>
                                </a:lnTo>
                                <a:lnTo>
                                  <a:pt x="-93856" y="-94786"/>
                                </a:lnTo>
                                <a:lnTo>
                                  <a:pt x="-93841" y="-94796"/>
                                </a:lnTo>
                                <a:lnTo>
                                  <a:pt x="-93832" y="-94810"/>
                                </a:lnTo>
                                <a:lnTo>
                                  <a:pt x="-93828" y="-94828"/>
                                </a:lnTo>
                                <a:close/>
                                <a:moveTo>
                                  <a:pt x="-93760" y="-94824"/>
                                </a:moveTo>
                                <a:lnTo>
                                  <a:pt x="-93763" y="-94841"/>
                                </a:lnTo>
                                <a:lnTo>
                                  <a:pt x="-93773" y="-94856"/>
                                </a:lnTo>
                                <a:lnTo>
                                  <a:pt x="-93788" y="-94866"/>
                                </a:lnTo>
                                <a:lnTo>
                                  <a:pt x="-93805" y="-94869"/>
                                </a:lnTo>
                                <a:lnTo>
                                  <a:pt x="-93823" y="-94866"/>
                                </a:lnTo>
                                <a:lnTo>
                                  <a:pt x="-93838" y="-94856"/>
                                </a:lnTo>
                                <a:lnTo>
                                  <a:pt x="-93847" y="-94841"/>
                                </a:lnTo>
                                <a:lnTo>
                                  <a:pt x="-93851" y="-94824"/>
                                </a:lnTo>
                                <a:lnTo>
                                  <a:pt x="-93847" y="-94806"/>
                                </a:lnTo>
                                <a:lnTo>
                                  <a:pt x="-93838" y="-94791"/>
                                </a:lnTo>
                                <a:lnTo>
                                  <a:pt x="-93823" y="-94782"/>
                                </a:lnTo>
                                <a:lnTo>
                                  <a:pt x="-93805" y="-94778"/>
                                </a:lnTo>
                                <a:lnTo>
                                  <a:pt x="-93788" y="-94782"/>
                                </a:lnTo>
                                <a:lnTo>
                                  <a:pt x="-93773" y="-94791"/>
                                </a:lnTo>
                                <a:lnTo>
                                  <a:pt x="-93763" y="-94806"/>
                                </a:lnTo>
                                <a:lnTo>
                                  <a:pt x="-93760" y="-94824"/>
                                </a:lnTo>
                                <a:close/>
                                <a:moveTo>
                                  <a:pt x="-93692" y="-94828"/>
                                </a:moveTo>
                                <a:lnTo>
                                  <a:pt x="-93695" y="-94846"/>
                                </a:lnTo>
                                <a:lnTo>
                                  <a:pt x="-93705" y="-94860"/>
                                </a:lnTo>
                                <a:lnTo>
                                  <a:pt x="-93720" y="-94870"/>
                                </a:lnTo>
                                <a:lnTo>
                                  <a:pt x="-93737" y="-94873"/>
                                </a:lnTo>
                                <a:lnTo>
                                  <a:pt x="-93755" y="-94870"/>
                                </a:lnTo>
                                <a:lnTo>
                                  <a:pt x="-93769" y="-94860"/>
                                </a:lnTo>
                                <a:lnTo>
                                  <a:pt x="-93779" y="-94846"/>
                                </a:lnTo>
                                <a:lnTo>
                                  <a:pt x="-93782" y="-94828"/>
                                </a:lnTo>
                                <a:lnTo>
                                  <a:pt x="-93779" y="-94810"/>
                                </a:lnTo>
                                <a:lnTo>
                                  <a:pt x="-93769" y="-94796"/>
                                </a:lnTo>
                                <a:lnTo>
                                  <a:pt x="-93755" y="-94786"/>
                                </a:lnTo>
                                <a:lnTo>
                                  <a:pt x="-93737" y="-94783"/>
                                </a:lnTo>
                                <a:lnTo>
                                  <a:pt x="-93720" y="-94786"/>
                                </a:lnTo>
                                <a:lnTo>
                                  <a:pt x="-93705" y="-94796"/>
                                </a:lnTo>
                                <a:lnTo>
                                  <a:pt x="-93695" y="-94810"/>
                                </a:lnTo>
                                <a:lnTo>
                                  <a:pt x="-93692" y="-94828"/>
                                </a:lnTo>
                                <a:close/>
                                <a:moveTo>
                                  <a:pt x="-93623" y="-94801"/>
                                </a:moveTo>
                                <a:lnTo>
                                  <a:pt x="-93627" y="-94819"/>
                                </a:lnTo>
                                <a:lnTo>
                                  <a:pt x="-93637" y="-94833"/>
                                </a:lnTo>
                                <a:lnTo>
                                  <a:pt x="-93651" y="-94843"/>
                                </a:lnTo>
                                <a:lnTo>
                                  <a:pt x="-93669" y="-94846"/>
                                </a:lnTo>
                                <a:lnTo>
                                  <a:pt x="-93687" y="-94843"/>
                                </a:lnTo>
                                <a:lnTo>
                                  <a:pt x="-93701" y="-94833"/>
                                </a:lnTo>
                                <a:lnTo>
                                  <a:pt x="-93711" y="-94819"/>
                                </a:lnTo>
                                <a:lnTo>
                                  <a:pt x="-93715" y="-94801"/>
                                </a:lnTo>
                                <a:lnTo>
                                  <a:pt x="-93711" y="-94783"/>
                                </a:lnTo>
                                <a:lnTo>
                                  <a:pt x="-93701" y="-94769"/>
                                </a:lnTo>
                                <a:lnTo>
                                  <a:pt x="-93687" y="-94759"/>
                                </a:lnTo>
                                <a:lnTo>
                                  <a:pt x="-93669" y="-94755"/>
                                </a:lnTo>
                                <a:lnTo>
                                  <a:pt x="-93651" y="-94759"/>
                                </a:lnTo>
                                <a:lnTo>
                                  <a:pt x="-93637" y="-94769"/>
                                </a:lnTo>
                                <a:lnTo>
                                  <a:pt x="-93627" y="-94783"/>
                                </a:lnTo>
                                <a:lnTo>
                                  <a:pt x="-93623" y="-94801"/>
                                </a:lnTo>
                                <a:close/>
                                <a:moveTo>
                                  <a:pt x="-93555" y="-94801"/>
                                </a:moveTo>
                                <a:lnTo>
                                  <a:pt x="-93559" y="-94819"/>
                                </a:lnTo>
                                <a:lnTo>
                                  <a:pt x="-93568" y="-94833"/>
                                </a:lnTo>
                                <a:lnTo>
                                  <a:pt x="-93583" y="-94843"/>
                                </a:lnTo>
                                <a:lnTo>
                                  <a:pt x="-93601" y="-94846"/>
                                </a:lnTo>
                                <a:lnTo>
                                  <a:pt x="-93618" y="-94843"/>
                                </a:lnTo>
                                <a:lnTo>
                                  <a:pt x="-93633" y="-94833"/>
                                </a:lnTo>
                                <a:lnTo>
                                  <a:pt x="-93643" y="-94819"/>
                                </a:lnTo>
                                <a:lnTo>
                                  <a:pt x="-93646" y="-94801"/>
                                </a:lnTo>
                                <a:lnTo>
                                  <a:pt x="-93643" y="-94783"/>
                                </a:lnTo>
                                <a:lnTo>
                                  <a:pt x="-93633" y="-94769"/>
                                </a:lnTo>
                                <a:lnTo>
                                  <a:pt x="-93618" y="-94759"/>
                                </a:lnTo>
                                <a:lnTo>
                                  <a:pt x="-93601" y="-94755"/>
                                </a:lnTo>
                                <a:lnTo>
                                  <a:pt x="-93583" y="-94759"/>
                                </a:lnTo>
                                <a:lnTo>
                                  <a:pt x="-93568" y="-94769"/>
                                </a:lnTo>
                                <a:lnTo>
                                  <a:pt x="-93559" y="-94783"/>
                                </a:lnTo>
                                <a:lnTo>
                                  <a:pt x="-93555" y="-94801"/>
                                </a:lnTo>
                                <a:close/>
                                <a:moveTo>
                                  <a:pt x="-93487" y="-94810"/>
                                </a:moveTo>
                                <a:lnTo>
                                  <a:pt x="-93490" y="-94828"/>
                                </a:lnTo>
                                <a:lnTo>
                                  <a:pt x="-93500" y="-94842"/>
                                </a:lnTo>
                                <a:lnTo>
                                  <a:pt x="-93515" y="-94852"/>
                                </a:lnTo>
                                <a:lnTo>
                                  <a:pt x="-93532" y="-94855"/>
                                </a:lnTo>
                                <a:lnTo>
                                  <a:pt x="-93550" y="-94852"/>
                                </a:lnTo>
                                <a:lnTo>
                                  <a:pt x="-93565" y="-94842"/>
                                </a:lnTo>
                                <a:lnTo>
                                  <a:pt x="-93574" y="-94828"/>
                                </a:lnTo>
                                <a:lnTo>
                                  <a:pt x="-93578" y="-94810"/>
                                </a:lnTo>
                                <a:lnTo>
                                  <a:pt x="-93574" y="-94792"/>
                                </a:lnTo>
                                <a:lnTo>
                                  <a:pt x="-93565" y="-94778"/>
                                </a:lnTo>
                                <a:lnTo>
                                  <a:pt x="-93550" y="-94768"/>
                                </a:lnTo>
                                <a:lnTo>
                                  <a:pt x="-93532" y="-94764"/>
                                </a:lnTo>
                                <a:lnTo>
                                  <a:pt x="-93515" y="-94768"/>
                                </a:lnTo>
                                <a:lnTo>
                                  <a:pt x="-93500" y="-94778"/>
                                </a:lnTo>
                                <a:lnTo>
                                  <a:pt x="-93490" y="-94792"/>
                                </a:lnTo>
                                <a:lnTo>
                                  <a:pt x="-93487" y="-94810"/>
                                </a:lnTo>
                                <a:close/>
                                <a:moveTo>
                                  <a:pt x="-93418" y="-94819"/>
                                </a:moveTo>
                                <a:lnTo>
                                  <a:pt x="-93422" y="-94837"/>
                                </a:lnTo>
                                <a:lnTo>
                                  <a:pt x="-93432" y="-94851"/>
                                </a:lnTo>
                                <a:lnTo>
                                  <a:pt x="-93446" y="-94861"/>
                                </a:lnTo>
                                <a:lnTo>
                                  <a:pt x="-93464" y="-94864"/>
                                </a:lnTo>
                                <a:lnTo>
                                  <a:pt x="-93482" y="-94861"/>
                                </a:lnTo>
                                <a:lnTo>
                                  <a:pt x="-93496" y="-94851"/>
                                </a:lnTo>
                                <a:lnTo>
                                  <a:pt x="-93506" y="-94837"/>
                                </a:lnTo>
                                <a:lnTo>
                                  <a:pt x="-93509" y="-94819"/>
                                </a:lnTo>
                                <a:lnTo>
                                  <a:pt x="-93506" y="-94801"/>
                                </a:lnTo>
                                <a:lnTo>
                                  <a:pt x="-93496" y="-94787"/>
                                </a:lnTo>
                                <a:lnTo>
                                  <a:pt x="-93482" y="-94777"/>
                                </a:lnTo>
                                <a:lnTo>
                                  <a:pt x="-93464" y="-94774"/>
                                </a:lnTo>
                                <a:lnTo>
                                  <a:pt x="-93446" y="-94777"/>
                                </a:lnTo>
                                <a:lnTo>
                                  <a:pt x="-93432" y="-94787"/>
                                </a:lnTo>
                                <a:lnTo>
                                  <a:pt x="-93422" y="-94801"/>
                                </a:lnTo>
                                <a:lnTo>
                                  <a:pt x="-93418" y="-94819"/>
                                </a:lnTo>
                                <a:close/>
                                <a:moveTo>
                                  <a:pt x="-93346" y="-94819"/>
                                </a:moveTo>
                                <a:lnTo>
                                  <a:pt x="-93349" y="-94837"/>
                                </a:lnTo>
                                <a:lnTo>
                                  <a:pt x="-93359" y="-94851"/>
                                </a:lnTo>
                                <a:lnTo>
                                  <a:pt x="-93373" y="-94861"/>
                                </a:lnTo>
                                <a:lnTo>
                                  <a:pt x="-93391" y="-94864"/>
                                </a:lnTo>
                                <a:lnTo>
                                  <a:pt x="-93409" y="-94861"/>
                                </a:lnTo>
                                <a:lnTo>
                                  <a:pt x="-93423" y="-94851"/>
                                </a:lnTo>
                                <a:lnTo>
                                  <a:pt x="-93433" y="-94837"/>
                                </a:lnTo>
                                <a:lnTo>
                                  <a:pt x="-93437" y="-94819"/>
                                </a:lnTo>
                                <a:lnTo>
                                  <a:pt x="-93433" y="-94801"/>
                                </a:lnTo>
                                <a:lnTo>
                                  <a:pt x="-93423" y="-94787"/>
                                </a:lnTo>
                                <a:lnTo>
                                  <a:pt x="-93409" y="-94777"/>
                                </a:lnTo>
                                <a:lnTo>
                                  <a:pt x="-93391" y="-94774"/>
                                </a:lnTo>
                                <a:lnTo>
                                  <a:pt x="-93373" y="-94777"/>
                                </a:lnTo>
                                <a:lnTo>
                                  <a:pt x="-93359" y="-94787"/>
                                </a:lnTo>
                                <a:lnTo>
                                  <a:pt x="-93349" y="-94801"/>
                                </a:lnTo>
                                <a:lnTo>
                                  <a:pt x="-93346" y="-94819"/>
                                </a:lnTo>
                                <a:close/>
                                <a:moveTo>
                                  <a:pt x="-93277" y="-94819"/>
                                </a:moveTo>
                                <a:lnTo>
                                  <a:pt x="-93281" y="-94837"/>
                                </a:lnTo>
                                <a:lnTo>
                                  <a:pt x="-93291" y="-94851"/>
                                </a:lnTo>
                                <a:lnTo>
                                  <a:pt x="-93305" y="-94861"/>
                                </a:lnTo>
                                <a:lnTo>
                                  <a:pt x="-93323" y="-94864"/>
                                </a:lnTo>
                                <a:lnTo>
                                  <a:pt x="-93341" y="-94861"/>
                                </a:lnTo>
                                <a:lnTo>
                                  <a:pt x="-93355" y="-94851"/>
                                </a:lnTo>
                                <a:lnTo>
                                  <a:pt x="-93365" y="-94837"/>
                                </a:lnTo>
                                <a:lnTo>
                                  <a:pt x="-93368" y="-94819"/>
                                </a:lnTo>
                                <a:lnTo>
                                  <a:pt x="-93365" y="-94801"/>
                                </a:lnTo>
                                <a:lnTo>
                                  <a:pt x="-93355" y="-94787"/>
                                </a:lnTo>
                                <a:lnTo>
                                  <a:pt x="-93341" y="-94777"/>
                                </a:lnTo>
                                <a:lnTo>
                                  <a:pt x="-93323" y="-94774"/>
                                </a:lnTo>
                                <a:lnTo>
                                  <a:pt x="-93305" y="-94777"/>
                                </a:lnTo>
                                <a:lnTo>
                                  <a:pt x="-93291" y="-94787"/>
                                </a:lnTo>
                                <a:lnTo>
                                  <a:pt x="-93281" y="-94801"/>
                                </a:lnTo>
                                <a:lnTo>
                                  <a:pt x="-93277" y="-94819"/>
                                </a:lnTo>
                                <a:close/>
                                <a:moveTo>
                                  <a:pt x="-93209" y="-94815"/>
                                </a:moveTo>
                                <a:lnTo>
                                  <a:pt x="-93213" y="-94832"/>
                                </a:lnTo>
                                <a:lnTo>
                                  <a:pt x="-93222" y="-94847"/>
                                </a:lnTo>
                                <a:lnTo>
                                  <a:pt x="-93237" y="-94856"/>
                                </a:lnTo>
                                <a:lnTo>
                                  <a:pt x="-93255" y="-94860"/>
                                </a:lnTo>
                                <a:lnTo>
                                  <a:pt x="-93272" y="-94856"/>
                                </a:lnTo>
                                <a:lnTo>
                                  <a:pt x="-93287" y="-94847"/>
                                </a:lnTo>
                                <a:lnTo>
                                  <a:pt x="-93297" y="-94832"/>
                                </a:lnTo>
                                <a:lnTo>
                                  <a:pt x="-93300" y="-94815"/>
                                </a:lnTo>
                                <a:lnTo>
                                  <a:pt x="-93297" y="-94797"/>
                                </a:lnTo>
                                <a:lnTo>
                                  <a:pt x="-93287" y="-94782"/>
                                </a:lnTo>
                                <a:lnTo>
                                  <a:pt x="-93272" y="-94773"/>
                                </a:lnTo>
                                <a:lnTo>
                                  <a:pt x="-93255" y="-94769"/>
                                </a:lnTo>
                                <a:lnTo>
                                  <a:pt x="-93237" y="-94773"/>
                                </a:lnTo>
                                <a:lnTo>
                                  <a:pt x="-93222" y="-94782"/>
                                </a:lnTo>
                                <a:lnTo>
                                  <a:pt x="-93213" y="-94797"/>
                                </a:lnTo>
                                <a:lnTo>
                                  <a:pt x="-93209" y="-94815"/>
                                </a:lnTo>
                                <a:close/>
                                <a:moveTo>
                                  <a:pt x="-93141" y="-94810"/>
                                </a:moveTo>
                                <a:lnTo>
                                  <a:pt x="-93145" y="-94828"/>
                                </a:lnTo>
                                <a:lnTo>
                                  <a:pt x="-93154" y="-94842"/>
                                </a:lnTo>
                                <a:lnTo>
                                  <a:pt x="-93169" y="-94852"/>
                                </a:lnTo>
                                <a:lnTo>
                                  <a:pt x="-93186" y="-94855"/>
                                </a:lnTo>
                                <a:lnTo>
                                  <a:pt x="-93204" y="-94852"/>
                                </a:lnTo>
                                <a:lnTo>
                                  <a:pt x="-93219" y="-94842"/>
                                </a:lnTo>
                                <a:lnTo>
                                  <a:pt x="-93228" y="-94828"/>
                                </a:lnTo>
                                <a:lnTo>
                                  <a:pt x="-93232" y="-94810"/>
                                </a:lnTo>
                                <a:lnTo>
                                  <a:pt x="-93228" y="-94792"/>
                                </a:lnTo>
                                <a:lnTo>
                                  <a:pt x="-93219" y="-94778"/>
                                </a:lnTo>
                                <a:lnTo>
                                  <a:pt x="-93204" y="-94768"/>
                                </a:lnTo>
                                <a:lnTo>
                                  <a:pt x="-93186" y="-94764"/>
                                </a:lnTo>
                                <a:lnTo>
                                  <a:pt x="-93169" y="-94768"/>
                                </a:lnTo>
                                <a:lnTo>
                                  <a:pt x="-93154" y="-94778"/>
                                </a:lnTo>
                                <a:lnTo>
                                  <a:pt x="-93145" y="-94792"/>
                                </a:lnTo>
                                <a:lnTo>
                                  <a:pt x="-93141" y="-94810"/>
                                </a:lnTo>
                                <a:close/>
                                <a:moveTo>
                                  <a:pt x="-93073" y="-94801"/>
                                </a:moveTo>
                                <a:lnTo>
                                  <a:pt x="-93076" y="-94819"/>
                                </a:lnTo>
                                <a:lnTo>
                                  <a:pt x="-93086" y="-94833"/>
                                </a:lnTo>
                                <a:lnTo>
                                  <a:pt x="-93100" y="-94843"/>
                                </a:lnTo>
                                <a:lnTo>
                                  <a:pt x="-93118" y="-94846"/>
                                </a:lnTo>
                                <a:lnTo>
                                  <a:pt x="-93136" y="-94843"/>
                                </a:lnTo>
                                <a:lnTo>
                                  <a:pt x="-93150" y="-94833"/>
                                </a:lnTo>
                                <a:lnTo>
                                  <a:pt x="-93160" y="-94819"/>
                                </a:lnTo>
                                <a:lnTo>
                                  <a:pt x="-93163" y="-94801"/>
                                </a:lnTo>
                                <a:lnTo>
                                  <a:pt x="-93160" y="-94783"/>
                                </a:lnTo>
                                <a:lnTo>
                                  <a:pt x="-93150" y="-94769"/>
                                </a:lnTo>
                                <a:lnTo>
                                  <a:pt x="-93136" y="-94759"/>
                                </a:lnTo>
                                <a:lnTo>
                                  <a:pt x="-93118" y="-94755"/>
                                </a:lnTo>
                                <a:lnTo>
                                  <a:pt x="-93100" y="-94759"/>
                                </a:lnTo>
                                <a:lnTo>
                                  <a:pt x="-93086" y="-94769"/>
                                </a:lnTo>
                                <a:lnTo>
                                  <a:pt x="-93076" y="-94783"/>
                                </a:lnTo>
                                <a:lnTo>
                                  <a:pt x="-93073" y="-94801"/>
                                </a:lnTo>
                                <a:close/>
                                <a:moveTo>
                                  <a:pt x="-93004" y="-94824"/>
                                </a:moveTo>
                                <a:lnTo>
                                  <a:pt x="-93008" y="-94841"/>
                                </a:lnTo>
                                <a:lnTo>
                                  <a:pt x="-93018" y="-94856"/>
                                </a:lnTo>
                                <a:lnTo>
                                  <a:pt x="-93032" y="-94866"/>
                                </a:lnTo>
                                <a:lnTo>
                                  <a:pt x="-93050" y="-94869"/>
                                </a:lnTo>
                                <a:lnTo>
                                  <a:pt x="-93068" y="-94866"/>
                                </a:lnTo>
                                <a:lnTo>
                                  <a:pt x="-93082" y="-94856"/>
                                </a:lnTo>
                                <a:lnTo>
                                  <a:pt x="-93092" y="-94841"/>
                                </a:lnTo>
                                <a:lnTo>
                                  <a:pt x="-93096" y="-94824"/>
                                </a:lnTo>
                                <a:lnTo>
                                  <a:pt x="-93092" y="-94806"/>
                                </a:lnTo>
                                <a:lnTo>
                                  <a:pt x="-93082" y="-94791"/>
                                </a:lnTo>
                                <a:lnTo>
                                  <a:pt x="-93068" y="-94782"/>
                                </a:lnTo>
                                <a:lnTo>
                                  <a:pt x="-93050" y="-94778"/>
                                </a:lnTo>
                                <a:lnTo>
                                  <a:pt x="-93032" y="-94782"/>
                                </a:lnTo>
                                <a:lnTo>
                                  <a:pt x="-93018" y="-94791"/>
                                </a:lnTo>
                                <a:lnTo>
                                  <a:pt x="-93008" y="-94806"/>
                                </a:lnTo>
                                <a:lnTo>
                                  <a:pt x="-93004" y="-94824"/>
                                </a:lnTo>
                                <a:close/>
                                <a:moveTo>
                                  <a:pt x="-92936" y="-94824"/>
                                </a:moveTo>
                                <a:lnTo>
                                  <a:pt x="-92940" y="-94841"/>
                                </a:lnTo>
                                <a:lnTo>
                                  <a:pt x="-92949" y="-94856"/>
                                </a:lnTo>
                                <a:lnTo>
                                  <a:pt x="-92964" y="-94866"/>
                                </a:lnTo>
                                <a:lnTo>
                                  <a:pt x="-92982" y="-94869"/>
                                </a:lnTo>
                                <a:lnTo>
                                  <a:pt x="-92999" y="-94866"/>
                                </a:lnTo>
                                <a:lnTo>
                                  <a:pt x="-93014" y="-94856"/>
                                </a:lnTo>
                                <a:lnTo>
                                  <a:pt x="-93024" y="-94841"/>
                                </a:lnTo>
                                <a:lnTo>
                                  <a:pt x="-93027" y="-94824"/>
                                </a:lnTo>
                                <a:lnTo>
                                  <a:pt x="-93024" y="-94806"/>
                                </a:lnTo>
                                <a:lnTo>
                                  <a:pt x="-93014" y="-94791"/>
                                </a:lnTo>
                                <a:lnTo>
                                  <a:pt x="-92999" y="-94782"/>
                                </a:lnTo>
                                <a:lnTo>
                                  <a:pt x="-92982" y="-94778"/>
                                </a:lnTo>
                                <a:lnTo>
                                  <a:pt x="-92964" y="-94782"/>
                                </a:lnTo>
                                <a:lnTo>
                                  <a:pt x="-92949" y="-94791"/>
                                </a:lnTo>
                                <a:lnTo>
                                  <a:pt x="-92940" y="-94806"/>
                                </a:lnTo>
                                <a:lnTo>
                                  <a:pt x="-92936" y="-94824"/>
                                </a:lnTo>
                                <a:close/>
                                <a:moveTo>
                                  <a:pt x="-92863" y="-94810"/>
                                </a:moveTo>
                                <a:lnTo>
                                  <a:pt x="-92867" y="-94828"/>
                                </a:lnTo>
                                <a:lnTo>
                                  <a:pt x="-92877" y="-94842"/>
                                </a:lnTo>
                                <a:lnTo>
                                  <a:pt x="-92891" y="-94852"/>
                                </a:lnTo>
                                <a:lnTo>
                                  <a:pt x="-92909" y="-94855"/>
                                </a:lnTo>
                                <a:lnTo>
                                  <a:pt x="-92927" y="-94852"/>
                                </a:lnTo>
                                <a:lnTo>
                                  <a:pt x="-92941" y="-94842"/>
                                </a:lnTo>
                                <a:lnTo>
                                  <a:pt x="-92951" y="-94828"/>
                                </a:lnTo>
                                <a:lnTo>
                                  <a:pt x="-92954" y="-94810"/>
                                </a:lnTo>
                                <a:lnTo>
                                  <a:pt x="-92951" y="-94792"/>
                                </a:lnTo>
                                <a:lnTo>
                                  <a:pt x="-92941" y="-94778"/>
                                </a:lnTo>
                                <a:lnTo>
                                  <a:pt x="-92927" y="-94768"/>
                                </a:lnTo>
                                <a:lnTo>
                                  <a:pt x="-92909" y="-94764"/>
                                </a:lnTo>
                                <a:lnTo>
                                  <a:pt x="-92891" y="-94768"/>
                                </a:lnTo>
                                <a:lnTo>
                                  <a:pt x="-92877" y="-94778"/>
                                </a:lnTo>
                                <a:lnTo>
                                  <a:pt x="-92867" y="-94792"/>
                                </a:lnTo>
                                <a:lnTo>
                                  <a:pt x="-92863" y="-94810"/>
                                </a:lnTo>
                                <a:close/>
                                <a:moveTo>
                                  <a:pt x="-92795" y="-94815"/>
                                </a:moveTo>
                                <a:lnTo>
                                  <a:pt x="-92799" y="-94832"/>
                                </a:lnTo>
                                <a:lnTo>
                                  <a:pt x="-92808" y="-94847"/>
                                </a:lnTo>
                                <a:lnTo>
                                  <a:pt x="-92823" y="-94856"/>
                                </a:lnTo>
                                <a:lnTo>
                                  <a:pt x="-92841" y="-94860"/>
                                </a:lnTo>
                                <a:lnTo>
                                  <a:pt x="-92858" y="-94856"/>
                                </a:lnTo>
                                <a:lnTo>
                                  <a:pt x="-92873" y="-94847"/>
                                </a:lnTo>
                                <a:lnTo>
                                  <a:pt x="-92883" y="-94832"/>
                                </a:lnTo>
                                <a:lnTo>
                                  <a:pt x="-92886" y="-94815"/>
                                </a:lnTo>
                                <a:lnTo>
                                  <a:pt x="-92883" y="-94797"/>
                                </a:lnTo>
                                <a:lnTo>
                                  <a:pt x="-92873" y="-94782"/>
                                </a:lnTo>
                                <a:lnTo>
                                  <a:pt x="-92858" y="-94773"/>
                                </a:lnTo>
                                <a:lnTo>
                                  <a:pt x="-92841" y="-94769"/>
                                </a:lnTo>
                                <a:lnTo>
                                  <a:pt x="-92823" y="-94773"/>
                                </a:lnTo>
                                <a:lnTo>
                                  <a:pt x="-92808" y="-94782"/>
                                </a:lnTo>
                                <a:lnTo>
                                  <a:pt x="-92799" y="-94797"/>
                                </a:lnTo>
                                <a:lnTo>
                                  <a:pt x="-92795" y="-94815"/>
                                </a:lnTo>
                                <a:close/>
                                <a:moveTo>
                                  <a:pt x="-92727" y="-94824"/>
                                </a:moveTo>
                                <a:lnTo>
                                  <a:pt x="-92730" y="-94841"/>
                                </a:lnTo>
                                <a:lnTo>
                                  <a:pt x="-92740" y="-94856"/>
                                </a:lnTo>
                                <a:lnTo>
                                  <a:pt x="-92754" y="-94866"/>
                                </a:lnTo>
                                <a:lnTo>
                                  <a:pt x="-92772" y="-94869"/>
                                </a:lnTo>
                                <a:lnTo>
                                  <a:pt x="-92790" y="-94866"/>
                                </a:lnTo>
                                <a:lnTo>
                                  <a:pt x="-92804" y="-94856"/>
                                </a:lnTo>
                                <a:lnTo>
                                  <a:pt x="-92814" y="-94841"/>
                                </a:lnTo>
                                <a:lnTo>
                                  <a:pt x="-92818" y="-94824"/>
                                </a:lnTo>
                                <a:lnTo>
                                  <a:pt x="-92814" y="-94806"/>
                                </a:lnTo>
                                <a:lnTo>
                                  <a:pt x="-92804" y="-94791"/>
                                </a:lnTo>
                                <a:lnTo>
                                  <a:pt x="-92790" y="-94782"/>
                                </a:lnTo>
                                <a:lnTo>
                                  <a:pt x="-92772" y="-94778"/>
                                </a:lnTo>
                                <a:lnTo>
                                  <a:pt x="-92754" y="-94782"/>
                                </a:lnTo>
                                <a:lnTo>
                                  <a:pt x="-92740" y="-94791"/>
                                </a:lnTo>
                                <a:lnTo>
                                  <a:pt x="-92730" y="-94806"/>
                                </a:lnTo>
                                <a:lnTo>
                                  <a:pt x="-92727" y="-94824"/>
                                </a:lnTo>
                                <a:close/>
                                <a:moveTo>
                                  <a:pt x="-92658" y="-94815"/>
                                </a:moveTo>
                                <a:lnTo>
                                  <a:pt x="-92662" y="-94832"/>
                                </a:lnTo>
                                <a:lnTo>
                                  <a:pt x="-92672" y="-94847"/>
                                </a:lnTo>
                                <a:lnTo>
                                  <a:pt x="-92686" y="-94856"/>
                                </a:lnTo>
                                <a:lnTo>
                                  <a:pt x="-92704" y="-94860"/>
                                </a:lnTo>
                                <a:lnTo>
                                  <a:pt x="-92722" y="-94856"/>
                                </a:lnTo>
                                <a:lnTo>
                                  <a:pt x="-92736" y="-94847"/>
                                </a:lnTo>
                                <a:lnTo>
                                  <a:pt x="-92746" y="-94832"/>
                                </a:lnTo>
                                <a:lnTo>
                                  <a:pt x="-92749" y="-94815"/>
                                </a:lnTo>
                                <a:lnTo>
                                  <a:pt x="-92746" y="-94797"/>
                                </a:lnTo>
                                <a:lnTo>
                                  <a:pt x="-92736" y="-94782"/>
                                </a:lnTo>
                                <a:lnTo>
                                  <a:pt x="-92722" y="-94773"/>
                                </a:lnTo>
                                <a:lnTo>
                                  <a:pt x="-92704" y="-94769"/>
                                </a:lnTo>
                                <a:lnTo>
                                  <a:pt x="-92686" y="-94773"/>
                                </a:lnTo>
                                <a:lnTo>
                                  <a:pt x="-92672" y="-94782"/>
                                </a:lnTo>
                                <a:lnTo>
                                  <a:pt x="-92662" y="-94797"/>
                                </a:lnTo>
                                <a:lnTo>
                                  <a:pt x="-92658" y="-94815"/>
                                </a:lnTo>
                                <a:close/>
                                <a:moveTo>
                                  <a:pt x="-92590" y="-94801"/>
                                </a:moveTo>
                                <a:lnTo>
                                  <a:pt x="-92594" y="-94819"/>
                                </a:lnTo>
                                <a:lnTo>
                                  <a:pt x="-92603" y="-94833"/>
                                </a:lnTo>
                                <a:lnTo>
                                  <a:pt x="-92618" y="-94843"/>
                                </a:lnTo>
                                <a:lnTo>
                                  <a:pt x="-92636" y="-94846"/>
                                </a:lnTo>
                                <a:lnTo>
                                  <a:pt x="-92653" y="-94843"/>
                                </a:lnTo>
                                <a:lnTo>
                                  <a:pt x="-92668" y="-94833"/>
                                </a:lnTo>
                                <a:lnTo>
                                  <a:pt x="-92678" y="-94819"/>
                                </a:lnTo>
                                <a:lnTo>
                                  <a:pt x="-92681" y="-94801"/>
                                </a:lnTo>
                                <a:lnTo>
                                  <a:pt x="-92678" y="-94783"/>
                                </a:lnTo>
                                <a:lnTo>
                                  <a:pt x="-92668" y="-94769"/>
                                </a:lnTo>
                                <a:lnTo>
                                  <a:pt x="-92653" y="-94759"/>
                                </a:lnTo>
                                <a:lnTo>
                                  <a:pt x="-92636" y="-94755"/>
                                </a:lnTo>
                                <a:lnTo>
                                  <a:pt x="-92618" y="-94759"/>
                                </a:lnTo>
                                <a:lnTo>
                                  <a:pt x="-92603" y="-94769"/>
                                </a:lnTo>
                                <a:lnTo>
                                  <a:pt x="-92594" y="-94783"/>
                                </a:lnTo>
                                <a:lnTo>
                                  <a:pt x="-92590" y="-94801"/>
                                </a:lnTo>
                                <a:close/>
                                <a:moveTo>
                                  <a:pt x="-92522" y="-94819"/>
                                </a:moveTo>
                                <a:lnTo>
                                  <a:pt x="-92526" y="-94837"/>
                                </a:lnTo>
                                <a:lnTo>
                                  <a:pt x="-92535" y="-94851"/>
                                </a:lnTo>
                                <a:lnTo>
                                  <a:pt x="-92550" y="-94861"/>
                                </a:lnTo>
                                <a:lnTo>
                                  <a:pt x="-92568" y="-94864"/>
                                </a:lnTo>
                                <a:lnTo>
                                  <a:pt x="-92585" y="-94861"/>
                                </a:lnTo>
                                <a:lnTo>
                                  <a:pt x="-92600" y="-94851"/>
                                </a:lnTo>
                                <a:lnTo>
                                  <a:pt x="-92609" y="-94837"/>
                                </a:lnTo>
                                <a:lnTo>
                                  <a:pt x="-92613" y="-94819"/>
                                </a:lnTo>
                                <a:lnTo>
                                  <a:pt x="-92609" y="-94801"/>
                                </a:lnTo>
                                <a:lnTo>
                                  <a:pt x="-92600" y="-94787"/>
                                </a:lnTo>
                                <a:lnTo>
                                  <a:pt x="-92585" y="-94777"/>
                                </a:lnTo>
                                <a:lnTo>
                                  <a:pt x="-92568" y="-94774"/>
                                </a:lnTo>
                                <a:lnTo>
                                  <a:pt x="-92550" y="-94777"/>
                                </a:lnTo>
                                <a:lnTo>
                                  <a:pt x="-92535" y="-94787"/>
                                </a:lnTo>
                                <a:lnTo>
                                  <a:pt x="-92526" y="-94801"/>
                                </a:lnTo>
                                <a:lnTo>
                                  <a:pt x="-92522" y="-94819"/>
                                </a:lnTo>
                                <a:close/>
                                <a:moveTo>
                                  <a:pt x="-92454" y="-94824"/>
                                </a:moveTo>
                                <a:lnTo>
                                  <a:pt x="-92457" y="-94841"/>
                                </a:lnTo>
                                <a:lnTo>
                                  <a:pt x="-92467" y="-94856"/>
                                </a:lnTo>
                                <a:lnTo>
                                  <a:pt x="-92481" y="-94866"/>
                                </a:lnTo>
                                <a:lnTo>
                                  <a:pt x="-92499" y="-94869"/>
                                </a:lnTo>
                                <a:lnTo>
                                  <a:pt x="-92517" y="-94866"/>
                                </a:lnTo>
                                <a:lnTo>
                                  <a:pt x="-92531" y="-94856"/>
                                </a:lnTo>
                                <a:lnTo>
                                  <a:pt x="-92541" y="-94841"/>
                                </a:lnTo>
                                <a:lnTo>
                                  <a:pt x="-92545" y="-94824"/>
                                </a:lnTo>
                                <a:lnTo>
                                  <a:pt x="-92541" y="-94806"/>
                                </a:lnTo>
                                <a:lnTo>
                                  <a:pt x="-92531" y="-94791"/>
                                </a:lnTo>
                                <a:lnTo>
                                  <a:pt x="-92517" y="-94782"/>
                                </a:lnTo>
                                <a:lnTo>
                                  <a:pt x="-92499" y="-94778"/>
                                </a:lnTo>
                                <a:lnTo>
                                  <a:pt x="-92481" y="-94782"/>
                                </a:lnTo>
                                <a:lnTo>
                                  <a:pt x="-92467" y="-94791"/>
                                </a:lnTo>
                                <a:lnTo>
                                  <a:pt x="-92457" y="-94806"/>
                                </a:lnTo>
                                <a:lnTo>
                                  <a:pt x="-92454" y="-94824"/>
                                </a:lnTo>
                                <a:close/>
                                <a:moveTo>
                                  <a:pt x="-92381" y="-94815"/>
                                </a:moveTo>
                                <a:lnTo>
                                  <a:pt x="-92384" y="-94832"/>
                                </a:lnTo>
                                <a:lnTo>
                                  <a:pt x="-92394" y="-94847"/>
                                </a:lnTo>
                                <a:lnTo>
                                  <a:pt x="-92409" y="-94856"/>
                                </a:lnTo>
                                <a:lnTo>
                                  <a:pt x="-92426" y="-94860"/>
                                </a:lnTo>
                                <a:lnTo>
                                  <a:pt x="-92444" y="-94856"/>
                                </a:lnTo>
                                <a:lnTo>
                                  <a:pt x="-92458" y="-94847"/>
                                </a:lnTo>
                                <a:lnTo>
                                  <a:pt x="-92468" y="-94832"/>
                                </a:lnTo>
                                <a:lnTo>
                                  <a:pt x="-92472" y="-94815"/>
                                </a:lnTo>
                                <a:lnTo>
                                  <a:pt x="-92468" y="-94797"/>
                                </a:lnTo>
                                <a:lnTo>
                                  <a:pt x="-92458" y="-94782"/>
                                </a:lnTo>
                                <a:lnTo>
                                  <a:pt x="-92444" y="-94773"/>
                                </a:lnTo>
                                <a:lnTo>
                                  <a:pt x="-92426" y="-94769"/>
                                </a:lnTo>
                                <a:lnTo>
                                  <a:pt x="-92409" y="-94773"/>
                                </a:lnTo>
                                <a:lnTo>
                                  <a:pt x="-92394" y="-94782"/>
                                </a:lnTo>
                                <a:lnTo>
                                  <a:pt x="-92384" y="-94797"/>
                                </a:lnTo>
                                <a:lnTo>
                                  <a:pt x="-92381" y="-94815"/>
                                </a:lnTo>
                                <a:close/>
                                <a:moveTo>
                                  <a:pt x="-92313" y="-94824"/>
                                </a:moveTo>
                                <a:lnTo>
                                  <a:pt x="-92316" y="-94841"/>
                                </a:lnTo>
                                <a:lnTo>
                                  <a:pt x="-92326" y="-94856"/>
                                </a:lnTo>
                                <a:lnTo>
                                  <a:pt x="-92340" y="-94866"/>
                                </a:lnTo>
                                <a:lnTo>
                                  <a:pt x="-92358" y="-94869"/>
                                </a:lnTo>
                                <a:lnTo>
                                  <a:pt x="-92376" y="-94866"/>
                                </a:lnTo>
                                <a:lnTo>
                                  <a:pt x="-92390" y="-94856"/>
                                </a:lnTo>
                                <a:lnTo>
                                  <a:pt x="-92400" y="-94841"/>
                                </a:lnTo>
                                <a:lnTo>
                                  <a:pt x="-92403" y="-94824"/>
                                </a:lnTo>
                                <a:lnTo>
                                  <a:pt x="-92400" y="-94806"/>
                                </a:lnTo>
                                <a:lnTo>
                                  <a:pt x="-92390" y="-94791"/>
                                </a:lnTo>
                                <a:lnTo>
                                  <a:pt x="-92376" y="-94782"/>
                                </a:lnTo>
                                <a:lnTo>
                                  <a:pt x="-92358" y="-94778"/>
                                </a:lnTo>
                                <a:lnTo>
                                  <a:pt x="-92340" y="-94782"/>
                                </a:lnTo>
                                <a:lnTo>
                                  <a:pt x="-92326" y="-94791"/>
                                </a:lnTo>
                                <a:lnTo>
                                  <a:pt x="-92316" y="-94806"/>
                                </a:lnTo>
                                <a:lnTo>
                                  <a:pt x="-92313" y="-94824"/>
                                </a:lnTo>
                                <a:close/>
                                <a:moveTo>
                                  <a:pt x="-92244" y="-94824"/>
                                </a:moveTo>
                                <a:lnTo>
                                  <a:pt x="-92248" y="-94841"/>
                                </a:lnTo>
                                <a:lnTo>
                                  <a:pt x="-92258" y="-94856"/>
                                </a:lnTo>
                                <a:lnTo>
                                  <a:pt x="-92272" y="-94866"/>
                                </a:lnTo>
                                <a:lnTo>
                                  <a:pt x="-92290" y="-94869"/>
                                </a:lnTo>
                                <a:lnTo>
                                  <a:pt x="-92308" y="-94866"/>
                                </a:lnTo>
                                <a:lnTo>
                                  <a:pt x="-92322" y="-94856"/>
                                </a:lnTo>
                                <a:lnTo>
                                  <a:pt x="-92332" y="-94841"/>
                                </a:lnTo>
                                <a:lnTo>
                                  <a:pt x="-92335" y="-94824"/>
                                </a:lnTo>
                                <a:lnTo>
                                  <a:pt x="-92332" y="-94806"/>
                                </a:lnTo>
                                <a:lnTo>
                                  <a:pt x="-92322" y="-94791"/>
                                </a:lnTo>
                                <a:lnTo>
                                  <a:pt x="-92308" y="-94782"/>
                                </a:lnTo>
                                <a:lnTo>
                                  <a:pt x="-92290" y="-94778"/>
                                </a:lnTo>
                                <a:lnTo>
                                  <a:pt x="-92272" y="-94782"/>
                                </a:lnTo>
                                <a:lnTo>
                                  <a:pt x="-92258" y="-94791"/>
                                </a:lnTo>
                                <a:lnTo>
                                  <a:pt x="-92248" y="-94806"/>
                                </a:lnTo>
                                <a:lnTo>
                                  <a:pt x="-92244" y="-94824"/>
                                </a:lnTo>
                                <a:close/>
                                <a:moveTo>
                                  <a:pt x="-92176" y="-94824"/>
                                </a:moveTo>
                                <a:lnTo>
                                  <a:pt x="-92180" y="-94841"/>
                                </a:lnTo>
                                <a:lnTo>
                                  <a:pt x="-92189" y="-94856"/>
                                </a:lnTo>
                                <a:lnTo>
                                  <a:pt x="-92204" y="-94866"/>
                                </a:lnTo>
                                <a:lnTo>
                                  <a:pt x="-92222" y="-94869"/>
                                </a:lnTo>
                                <a:lnTo>
                                  <a:pt x="-92239" y="-94866"/>
                                </a:lnTo>
                                <a:lnTo>
                                  <a:pt x="-92254" y="-94856"/>
                                </a:lnTo>
                                <a:lnTo>
                                  <a:pt x="-92264" y="-94841"/>
                                </a:lnTo>
                                <a:lnTo>
                                  <a:pt x="-92267" y="-94824"/>
                                </a:lnTo>
                                <a:lnTo>
                                  <a:pt x="-92264" y="-94806"/>
                                </a:lnTo>
                                <a:lnTo>
                                  <a:pt x="-92254" y="-94791"/>
                                </a:lnTo>
                                <a:lnTo>
                                  <a:pt x="-92239" y="-94782"/>
                                </a:lnTo>
                                <a:lnTo>
                                  <a:pt x="-92222" y="-94778"/>
                                </a:lnTo>
                                <a:lnTo>
                                  <a:pt x="-92204" y="-94782"/>
                                </a:lnTo>
                                <a:lnTo>
                                  <a:pt x="-92189" y="-94791"/>
                                </a:lnTo>
                                <a:lnTo>
                                  <a:pt x="-92180" y="-94806"/>
                                </a:lnTo>
                                <a:lnTo>
                                  <a:pt x="-92176" y="-94824"/>
                                </a:lnTo>
                                <a:close/>
                                <a:moveTo>
                                  <a:pt x="-92108" y="-94824"/>
                                </a:moveTo>
                                <a:lnTo>
                                  <a:pt x="-92111" y="-94841"/>
                                </a:lnTo>
                                <a:lnTo>
                                  <a:pt x="-92121" y="-94856"/>
                                </a:lnTo>
                                <a:lnTo>
                                  <a:pt x="-92136" y="-94866"/>
                                </a:lnTo>
                                <a:lnTo>
                                  <a:pt x="-92153" y="-94869"/>
                                </a:lnTo>
                                <a:lnTo>
                                  <a:pt x="-92171" y="-94866"/>
                                </a:lnTo>
                                <a:lnTo>
                                  <a:pt x="-92185" y="-94856"/>
                                </a:lnTo>
                                <a:lnTo>
                                  <a:pt x="-92195" y="-94841"/>
                                </a:lnTo>
                                <a:lnTo>
                                  <a:pt x="-92199" y="-94824"/>
                                </a:lnTo>
                                <a:lnTo>
                                  <a:pt x="-92195" y="-94806"/>
                                </a:lnTo>
                                <a:lnTo>
                                  <a:pt x="-92185" y="-94791"/>
                                </a:lnTo>
                                <a:lnTo>
                                  <a:pt x="-92171" y="-94782"/>
                                </a:lnTo>
                                <a:lnTo>
                                  <a:pt x="-92153" y="-94778"/>
                                </a:lnTo>
                                <a:lnTo>
                                  <a:pt x="-92136" y="-94782"/>
                                </a:lnTo>
                                <a:lnTo>
                                  <a:pt x="-92121" y="-94791"/>
                                </a:lnTo>
                                <a:lnTo>
                                  <a:pt x="-92111" y="-94806"/>
                                </a:lnTo>
                                <a:lnTo>
                                  <a:pt x="-92108" y="-94824"/>
                                </a:lnTo>
                                <a:close/>
                                <a:moveTo>
                                  <a:pt x="-92039" y="-94824"/>
                                </a:moveTo>
                                <a:lnTo>
                                  <a:pt x="-92043" y="-94841"/>
                                </a:lnTo>
                                <a:lnTo>
                                  <a:pt x="-92053" y="-94856"/>
                                </a:lnTo>
                                <a:lnTo>
                                  <a:pt x="-92067" y="-94866"/>
                                </a:lnTo>
                                <a:lnTo>
                                  <a:pt x="-92085" y="-94869"/>
                                </a:lnTo>
                                <a:lnTo>
                                  <a:pt x="-92103" y="-94866"/>
                                </a:lnTo>
                                <a:lnTo>
                                  <a:pt x="-92117" y="-94856"/>
                                </a:lnTo>
                                <a:lnTo>
                                  <a:pt x="-92127" y="-94841"/>
                                </a:lnTo>
                                <a:lnTo>
                                  <a:pt x="-92130" y="-94824"/>
                                </a:lnTo>
                                <a:lnTo>
                                  <a:pt x="-92127" y="-94806"/>
                                </a:lnTo>
                                <a:lnTo>
                                  <a:pt x="-92117" y="-94791"/>
                                </a:lnTo>
                                <a:lnTo>
                                  <a:pt x="-92103" y="-94782"/>
                                </a:lnTo>
                                <a:lnTo>
                                  <a:pt x="-92085" y="-94778"/>
                                </a:lnTo>
                                <a:lnTo>
                                  <a:pt x="-92067" y="-94782"/>
                                </a:lnTo>
                                <a:lnTo>
                                  <a:pt x="-92053" y="-94791"/>
                                </a:lnTo>
                                <a:lnTo>
                                  <a:pt x="-92043" y="-94806"/>
                                </a:lnTo>
                                <a:lnTo>
                                  <a:pt x="-92039" y="-94824"/>
                                </a:lnTo>
                                <a:close/>
                                <a:moveTo>
                                  <a:pt x="-91971" y="-94815"/>
                                </a:moveTo>
                                <a:lnTo>
                                  <a:pt x="-91975" y="-94832"/>
                                </a:lnTo>
                                <a:lnTo>
                                  <a:pt x="-91985" y="-94847"/>
                                </a:lnTo>
                                <a:lnTo>
                                  <a:pt x="-91999" y="-94856"/>
                                </a:lnTo>
                                <a:lnTo>
                                  <a:pt x="-92016" y="-94860"/>
                                </a:lnTo>
                                <a:lnTo>
                                  <a:pt x="-92034" y="-94856"/>
                                </a:lnTo>
                                <a:lnTo>
                                  <a:pt x="-92049" y="-94847"/>
                                </a:lnTo>
                                <a:lnTo>
                                  <a:pt x="-92059" y="-94832"/>
                                </a:lnTo>
                                <a:lnTo>
                                  <a:pt x="-92062" y="-94815"/>
                                </a:lnTo>
                                <a:lnTo>
                                  <a:pt x="-92059" y="-94797"/>
                                </a:lnTo>
                                <a:lnTo>
                                  <a:pt x="-92049" y="-94782"/>
                                </a:lnTo>
                                <a:lnTo>
                                  <a:pt x="-92034" y="-94773"/>
                                </a:lnTo>
                                <a:lnTo>
                                  <a:pt x="-92016" y="-94769"/>
                                </a:lnTo>
                                <a:lnTo>
                                  <a:pt x="-91999" y="-94773"/>
                                </a:lnTo>
                                <a:lnTo>
                                  <a:pt x="-91985" y="-94782"/>
                                </a:lnTo>
                                <a:lnTo>
                                  <a:pt x="-91975" y="-94797"/>
                                </a:lnTo>
                                <a:lnTo>
                                  <a:pt x="-91971" y="-94815"/>
                                </a:lnTo>
                                <a:close/>
                                <a:moveTo>
                                  <a:pt x="-91898" y="-94819"/>
                                </a:moveTo>
                                <a:lnTo>
                                  <a:pt x="-91902" y="-94837"/>
                                </a:lnTo>
                                <a:lnTo>
                                  <a:pt x="-91912" y="-94851"/>
                                </a:lnTo>
                                <a:lnTo>
                                  <a:pt x="-91926" y="-94861"/>
                                </a:lnTo>
                                <a:lnTo>
                                  <a:pt x="-91944" y="-94864"/>
                                </a:lnTo>
                                <a:lnTo>
                                  <a:pt x="-91962" y="-94861"/>
                                </a:lnTo>
                                <a:lnTo>
                                  <a:pt x="-91976" y="-94851"/>
                                </a:lnTo>
                                <a:lnTo>
                                  <a:pt x="-91986" y="-94837"/>
                                </a:lnTo>
                                <a:lnTo>
                                  <a:pt x="-91989" y="-94819"/>
                                </a:lnTo>
                                <a:lnTo>
                                  <a:pt x="-91986" y="-94801"/>
                                </a:lnTo>
                                <a:lnTo>
                                  <a:pt x="-91976" y="-94787"/>
                                </a:lnTo>
                                <a:lnTo>
                                  <a:pt x="-91962" y="-94777"/>
                                </a:lnTo>
                                <a:lnTo>
                                  <a:pt x="-91944" y="-94774"/>
                                </a:lnTo>
                                <a:lnTo>
                                  <a:pt x="-91926" y="-94777"/>
                                </a:lnTo>
                                <a:lnTo>
                                  <a:pt x="-91912" y="-94787"/>
                                </a:lnTo>
                                <a:lnTo>
                                  <a:pt x="-91902" y="-94801"/>
                                </a:lnTo>
                                <a:lnTo>
                                  <a:pt x="-91898" y="-94819"/>
                                </a:lnTo>
                                <a:close/>
                                <a:moveTo>
                                  <a:pt x="-91830" y="-94824"/>
                                </a:moveTo>
                                <a:lnTo>
                                  <a:pt x="-91834" y="-94841"/>
                                </a:lnTo>
                                <a:lnTo>
                                  <a:pt x="-91843" y="-94856"/>
                                </a:lnTo>
                                <a:lnTo>
                                  <a:pt x="-91858" y="-94866"/>
                                </a:lnTo>
                                <a:lnTo>
                                  <a:pt x="-91876" y="-94869"/>
                                </a:lnTo>
                                <a:lnTo>
                                  <a:pt x="-91893" y="-94866"/>
                                </a:lnTo>
                                <a:lnTo>
                                  <a:pt x="-91908" y="-94856"/>
                                </a:lnTo>
                                <a:lnTo>
                                  <a:pt x="-91918" y="-94841"/>
                                </a:lnTo>
                                <a:lnTo>
                                  <a:pt x="-91921" y="-94824"/>
                                </a:lnTo>
                                <a:lnTo>
                                  <a:pt x="-91918" y="-94806"/>
                                </a:lnTo>
                                <a:lnTo>
                                  <a:pt x="-91908" y="-94791"/>
                                </a:lnTo>
                                <a:lnTo>
                                  <a:pt x="-91893" y="-94782"/>
                                </a:lnTo>
                                <a:lnTo>
                                  <a:pt x="-91876" y="-94778"/>
                                </a:lnTo>
                                <a:lnTo>
                                  <a:pt x="-91858" y="-94782"/>
                                </a:lnTo>
                                <a:lnTo>
                                  <a:pt x="-91843" y="-94791"/>
                                </a:lnTo>
                                <a:lnTo>
                                  <a:pt x="-91834" y="-94806"/>
                                </a:lnTo>
                                <a:lnTo>
                                  <a:pt x="-91830" y="-94824"/>
                                </a:lnTo>
                                <a:close/>
                                <a:moveTo>
                                  <a:pt x="-91762" y="-94810"/>
                                </a:moveTo>
                                <a:lnTo>
                                  <a:pt x="-91766" y="-94828"/>
                                </a:lnTo>
                                <a:lnTo>
                                  <a:pt x="-91775" y="-94842"/>
                                </a:lnTo>
                                <a:lnTo>
                                  <a:pt x="-91790" y="-94852"/>
                                </a:lnTo>
                                <a:lnTo>
                                  <a:pt x="-91807" y="-94855"/>
                                </a:lnTo>
                                <a:lnTo>
                                  <a:pt x="-91825" y="-94852"/>
                                </a:lnTo>
                                <a:lnTo>
                                  <a:pt x="-91839" y="-94842"/>
                                </a:lnTo>
                                <a:lnTo>
                                  <a:pt x="-91849" y="-94828"/>
                                </a:lnTo>
                                <a:lnTo>
                                  <a:pt x="-91853" y="-94810"/>
                                </a:lnTo>
                                <a:lnTo>
                                  <a:pt x="-91849" y="-94792"/>
                                </a:lnTo>
                                <a:lnTo>
                                  <a:pt x="-91839" y="-94778"/>
                                </a:lnTo>
                                <a:lnTo>
                                  <a:pt x="-91825" y="-94768"/>
                                </a:lnTo>
                                <a:lnTo>
                                  <a:pt x="-91807" y="-94764"/>
                                </a:lnTo>
                                <a:lnTo>
                                  <a:pt x="-91790" y="-94768"/>
                                </a:lnTo>
                                <a:lnTo>
                                  <a:pt x="-91775" y="-94778"/>
                                </a:lnTo>
                                <a:lnTo>
                                  <a:pt x="-91766" y="-94792"/>
                                </a:lnTo>
                                <a:lnTo>
                                  <a:pt x="-91762" y="-94810"/>
                                </a:lnTo>
                                <a:close/>
                                <a:moveTo>
                                  <a:pt x="-91694" y="-94819"/>
                                </a:moveTo>
                                <a:lnTo>
                                  <a:pt x="-91697" y="-94837"/>
                                </a:lnTo>
                                <a:lnTo>
                                  <a:pt x="-91707" y="-94851"/>
                                </a:lnTo>
                                <a:lnTo>
                                  <a:pt x="-91721" y="-94861"/>
                                </a:lnTo>
                                <a:lnTo>
                                  <a:pt x="-91739" y="-94864"/>
                                </a:lnTo>
                                <a:lnTo>
                                  <a:pt x="-91757" y="-94861"/>
                                </a:lnTo>
                                <a:lnTo>
                                  <a:pt x="-91771" y="-94851"/>
                                </a:lnTo>
                                <a:lnTo>
                                  <a:pt x="-91781" y="-94837"/>
                                </a:lnTo>
                                <a:lnTo>
                                  <a:pt x="-91784" y="-94819"/>
                                </a:lnTo>
                                <a:lnTo>
                                  <a:pt x="-91781" y="-94801"/>
                                </a:lnTo>
                                <a:lnTo>
                                  <a:pt x="-91771" y="-94787"/>
                                </a:lnTo>
                                <a:lnTo>
                                  <a:pt x="-91757" y="-94777"/>
                                </a:lnTo>
                                <a:lnTo>
                                  <a:pt x="-91739" y="-94774"/>
                                </a:lnTo>
                                <a:lnTo>
                                  <a:pt x="-91721" y="-94777"/>
                                </a:lnTo>
                                <a:lnTo>
                                  <a:pt x="-91707" y="-94787"/>
                                </a:lnTo>
                                <a:lnTo>
                                  <a:pt x="-91697" y="-94801"/>
                                </a:lnTo>
                                <a:lnTo>
                                  <a:pt x="-91694" y="-94819"/>
                                </a:lnTo>
                                <a:close/>
                                <a:moveTo>
                                  <a:pt x="-91625" y="-94796"/>
                                </a:moveTo>
                                <a:lnTo>
                                  <a:pt x="-91629" y="-94814"/>
                                </a:lnTo>
                                <a:lnTo>
                                  <a:pt x="-91639" y="-94828"/>
                                </a:lnTo>
                                <a:lnTo>
                                  <a:pt x="-91653" y="-94838"/>
                                </a:lnTo>
                                <a:lnTo>
                                  <a:pt x="-91671" y="-94842"/>
                                </a:lnTo>
                                <a:lnTo>
                                  <a:pt x="-91689" y="-94838"/>
                                </a:lnTo>
                                <a:lnTo>
                                  <a:pt x="-91703" y="-94828"/>
                                </a:lnTo>
                                <a:lnTo>
                                  <a:pt x="-91713" y="-94814"/>
                                </a:lnTo>
                                <a:lnTo>
                                  <a:pt x="-91716" y="-94796"/>
                                </a:lnTo>
                                <a:lnTo>
                                  <a:pt x="-91713" y="-94779"/>
                                </a:lnTo>
                                <a:lnTo>
                                  <a:pt x="-91703" y="-94764"/>
                                </a:lnTo>
                                <a:lnTo>
                                  <a:pt x="-91689" y="-94754"/>
                                </a:lnTo>
                                <a:lnTo>
                                  <a:pt x="-91671" y="-94751"/>
                                </a:lnTo>
                                <a:lnTo>
                                  <a:pt x="-91653" y="-94754"/>
                                </a:lnTo>
                                <a:lnTo>
                                  <a:pt x="-91639" y="-94764"/>
                                </a:lnTo>
                                <a:lnTo>
                                  <a:pt x="-91629" y="-94778"/>
                                </a:lnTo>
                                <a:lnTo>
                                  <a:pt x="-91625" y="-94796"/>
                                </a:lnTo>
                                <a:close/>
                                <a:moveTo>
                                  <a:pt x="-91557" y="-94815"/>
                                </a:moveTo>
                                <a:lnTo>
                                  <a:pt x="-91561" y="-94832"/>
                                </a:lnTo>
                                <a:lnTo>
                                  <a:pt x="-91570" y="-94847"/>
                                </a:lnTo>
                                <a:lnTo>
                                  <a:pt x="-91585" y="-94856"/>
                                </a:lnTo>
                                <a:lnTo>
                                  <a:pt x="-91602" y="-94860"/>
                                </a:lnTo>
                                <a:lnTo>
                                  <a:pt x="-91620" y="-94856"/>
                                </a:lnTo>
                                <a:lnTo>
                                  <a:pt x="-91635" y="-94847"/>
                                </a:lnTo>
                                <a:lnTo>
                                  <a:pt x="-91644" y="-94832"/>
                                </a:lnTo>
                                <a:lnTo>
                                  <a:pt x="-91648" y="-94815"/>
                                </a:lnTo>
                                <a:lnTo>
                                  <a:pt x="-91644" y="-94797"/>
                                </a:lnTo>
                                <a:lnTo>
                                  <a:pt x="-91635" y="-94782"/>
                                </a:lnTo>
                                <a:lnTo>
                                  <a:pt x="-91620" y="-94773"/>
                                </a:lnTo>
                                <a:lnTo>
                                  <a:pt x="-91602" y="-94769"/>
                                </a:lnTo>
                                <a:lnTo>
                                  <a:pt x="-91585" y="-94773"/>
                                </a:lnTo>
                                <a:lnTo>
                                  <a:pt x="-91570" y="-94782"/>
                                </a:lnTo>
                                <a:lnTo>
                                  <a:pt x="-91561" y="-94797"/>
                                </a:lnTo>
                                <a:lnTo>
                                  <a:pt x="-91557" y="-94815"/>
                                </a:lnTo>
                                <a:close/>
                                <a:moveTo>
                                  <a:pt x="-91489" y="-94815"/>
                                </a:moveTo>
                                <a:lnTo>
                                  <a:pt x="-91492" y="-94832"/>
                                </a:lnTo>
                                <a:lnTo>
                                  <a:pt x="-91502" y="-94847"/>
                                </a:lnTo>
                                <a:lnTo>
                                  <a:pt x="-91517" y="-94856"/>
                                </a:lnTo>
                                <a:lnTo>
                                  <a:pt x="-91534" y="-94860"/>
                                </a:lnTo>
                                <a:lnTo>
                                  <a:pt x="-91552" y="-94856"/>
                                </a:lnTo>
                                <a:lnTo>
                                  <a:pt x="-91566" y="-94847"/>
                                </a:lnTo>
                                <a:lnTo>
                                  <a:pt x="-91576" y="-94832"/>
                                </a:lnTo>
                                <a:lnTo>
                                  <a:pt x="-91580" y="-94815"/>
                                </a:lnTo>
                                <a:lnTo>
                                  <a:pt x="-91576" y="-94797"/>
                                </a:lnTo>
                                <a:lnTo>
                                  <a:pt x="-91566" y="-94782"/>
                                </a:lnTo>
                                <a:lnTo>
                                  <a:pt x="-91552" y="-94773"/>
                                </a:lnTo>
                                <a:lnTo>
                                  <a:pt x="-91534" y="-94769"/>
                                </a:lnTo>
                                <a:lnTo>
                                  <a:pt x="-91517" y="-94773"/>
                                </a:lnTo>
                                <a:lnTo>
                                  <a:pt x="-91502" y="-94782"/>
                                </a:lnTo>
                                <a:lnTo>
                                  <a:pt x="-91492" y="-94797"/>
                                </a:lnTo>
                                <a:lnTo>
                                  <a:pt x="-91489" y="-94815"/>
                                </a:lnTo>
                                <a:close/>
                                <a:moveTo>
                                  <a:pt x="-91416" y="-94819"/>
                                </a:moveTo>
                                <a:lnTo>
                                  <a:pt x="-91419" y="-94837"/>
                                </a:lnTo>
                                <a:lnTo>
                                  <a:pt x="-91429" y="-94851"/>
                                </a:lnTo>
                                <a:lnTo>
                                  <a:pt x="-91444" y="-94861"/>
                                </a:lnTo>
                                <a:lnTo>
                                  <a:pt x="-91462" y="-94864"/>
                                </a:lnTo>
                                <a:lnTo>
                                  <a:pt x="-91479" y="-94861"/>
                                </a:lnTo>
                                <a:lnTo>
                                  <a:pt x="-91494" y="-94851"/>
                                </a:lnTo>
                                <a:lnTo>
                                  <a:pt x="-91503" y="-94837"/>
                                </a:lnTo>
                                <a:lnTo>
                                  <a:pt x="-91507" y="-94819"/>
                                </a:lnTo>
                                <a:lnTo>
                                  <a:pt x="-91503" y="-94801"/>
                                </a:lnTo>
                                <a:lnTo>
                                  <a:pt x="-91494" y="-94787"/>
                                </a:lnTo>
                                <a:lnTo>
                                  <a:pt x="-91479" y="-94777"/>
                                </a:lnTo>
                                <a:lnTo>
                                  <a:pt x="-91462" y="-94774"/>
                                </a:lnTo>
                                <a:lnTo>
                                  <a:pt x="-91444" y="-94777"/>
                                </a:lnTo>
                                <a:lnTo>
                                  <a:pt x="-91429" y="-94787"/>
                                </a:lnTo>
                                <a:lnTo>
                                  <a:pt x="-91419" y="-94801"/>
                                </a:lnTo>
                                <a:lnTo>
                                  <a:pt x="-91416" y="-94819"/>
                                </a:lnTo>
                                <a:close/>
                                <a:moveTo>
                                  <a:pt x="-91348" y="-94801"/>
                                </a:moveTo>
                                <a:lnTo>
                                  <a:pt x="-91351" y="-94819"/>
                                </a:lnTo>
                                <a:lnTo>
                                  <a:pt x="-91361" y="-94833"/>
                                </a:lnTo>
                                <a:lnTo>
                                  <a:pt x="-91375" y="-94843"/>
                                </a:lnTo>
                                <a:lnTo>
                                  <a:pt x="-91393" y="-94846"/>
                                </a:lnTo>
                                <a:lnTo>
                                  <a:pt x="-91411" y="-94843"/>
                                </a:lnTo>
                                <a:lnTo>
                                  <a:pt x="-91425" y="-94833"/>
                                </a:lnTo>
                                <a:lnTo>
                                  <a:pt x="-91435" y="-94819"/>
                                </a:lnTo>
                                <a:lnTo>
                                  <a:pt x="-91439" y="-94801"/>
                                </a:lnTo>
                                <a:lnTo>
                                  <a:pt x="-91435" y="-94783"/>
                                </a:lnTo>
                                <a:lnTo>
                                  <a:pt x="-91425" y="-94769"/>
                                </a:lnTo>
                                <a:lnTo>
                                  <a:pt x="-91411" y="-94759"/>
                                </a:lnTo>
                                <a:lnTo>
                                  <a:pt x="-91393" y="-94755"/>
                                </a:lnTo>
                                <a:lnTo>
                                  <a:pt x="-91375" y="-94759"/>
                                </a:lnTo>
                                <a:lnTo>
                                  <a:pt x="-91361" y="-94769"/>
                                </a:lnTo>
                                <a:lnTo>
                                  <a:pt x="-91351" y="-94783"/>
                                </a:lnTo>
                                <a:lnTo>
                                  <a:pt x="-91348" y="-94801"/>
                                </a:lnTo>
                                <a:close/>
                                <a:moveTo>
                                  <a:pt x="-91279" y="-94819"/>
                                </a:moveTo>
                                <a:lnTo>
                                  <a:pt x="-91283" y="-94837"/>
                                </a:lnTo>
                                <a:lnTo>
                                  <a:pt x="-91293" y="-94851"/>
                                </a:lnTo>
                                <a:lnTo>
                                  <a:pt x="-91307" y="-94861"/>
                                </a:lnTo>
                                <a:lnTo>
                                  <a:pt x="-91325" y="-94864"/>
                                </a:lnTo>
                                <a:lnTo>
                                  <a:pt x="-91343" y="-94861"/>
                                </a:lnTo>
                                <a:lnTo>
                                  <a:pt x="-91357" y="-94851"/>
                                </a:lnTo>
                                <a:lnTo>
                                  <a:pt x="-91367" y="-94837"/>
                                </a:lnTo>
                                <a:lnTo>
                                  <a:pt x="-91370" y="-94819"/>
                                </a:lnTo>
                                <a:lnTo>
                                  <a:pt x="-91367" y="-94801"/>
                                </a:lnTo>
                                <a:lnTo>
                                  <a:pt x="-91357" y="-94787"/>
                                </a:lnTo>
                                <a:lnTo>
                                  <a:pt x="-91343" y="-94777"/>
                                </a:lnTo>
                                <a:lnTo>
                                  <a:pt x="-91325" y="-94774"/>
                                </a:lnTo>
                                <a:lnTo>
                                  <a:pt x="-91307" y="-94777"/>
                                </a:lnTo>
                                <a:lnTo>
                                  <a:pt x="-91293" y="-94787"/>
                                </a:lnTo>
                                <a:lnTo>
                                  <a:pt x="-91283" y="-94801"/>
                                </a:lnTo>
                                <a:lnTo>
                                  <a:pt x="-91279" y="-94819"/>
                                </a:lnTo>
                                <a:close/>
                                <a:moveTo>
                                  <a:pt x="-91211" y="-94815"/>
                                </a:moveTo>
                                <a:lnTo>
                                  <a:pt x="-91214" y="-94832"/>
                                </a:lnTo>
                                <a:lnTo>
                                  <a:pt x="-91224" y="-94847"/>
                                </a:lnTo>
                                <a:lnTo>
                                  <a:pt x="-91239" y="-94856"/>
                                </a:lnTo>
                                <a:lnTo>
                                  <a:pt x="-91256" y="-94860"/>
                                </a:lnTo>
                                <a:lnTo>
                                  <a:pt x="-91274" y="-94856"/>
                                </a:lnTo>
                                <a:lnTo>
                                  <a:pt x="-91289" y="-94847"/>
                                </a:lnTo>
                                <a:lnTo>
                                  <a:pt x="-91298" y="-94832"/>
                                </a:lnTo>
                                <a:lnTo>
                                  <a:pt x="-91302" y="-94815"/>
                                </a:lnTo>
                                <a:lnTo>
                                  <a:pt x="-91298" y="-94797"/>
                                </a:lnTo>
                                <a:lnTo>
                                  <a:pt x="-91289" y="-94782"/>
                                </a:lnTo>
                                <a:lnTo>
                                  <a:pt x="-91274" y="-94773"/>
                                </a:lnTo>
                                <a:lnTo>
                                  <a:pt x="-91256" y="-94769"/>
                                </a:lnTo>
                                <a:lnTo>
                                  <a:pt x="-91239" y="-94773"/>
                                </a:lnTo>
                                <a:lnTo>
                                  <a:pt x="-91224" y="-94782"/>
                                </a:lnTo>
                                <a:lnTo>
                                  <a:pt x="-91214" y="-94797"/>
                                </a:lnTo>
                                <a:lnTo>
                                  <a:pt x="-91211" y="-94815"/>
                                </a:lnTo>
                                <a:close/>
                                <a:moveTo>
                                  <a:pt x="-91143" y="-94815"/>
                                </a:moveTo>
                                <a:lnTo>
                                  <a:pt x="-91147" y="-94832"/>
                                </a:lnTo>
                                <a:lnTo>
                                  <a:pt x="-91156" y="-94847"/>
                                </a:lnTo>
                                <a:lnTo>
                                  <a:pt x="-91171" y="-94856"/>
                                </a:lnTo>
                                <a:lnTo>
                                  <a:pt x="-91188" y="-94860"/>
                                </a:lnTo>
                                <a:lnTo>
                                  <a:pt x="-91206" y="-94856"/>
                                </a:lnTo>
                                <a:lnTo>
                                  <a:pt x="-91220" y="-94847"/>
                                </a:lnTo>
                                <a:lnTo>
                                  <a:pt x="-91230" y="-94832"/>
                                </a:lnTo>
                                <a:lnTo>
                                  <a:pt x="-91234" y="-94815"/>
                                </a:lnTo>
                                <a:lnTo>
                                  <a:pt x="-91230" y="-94797"/>
                                </a:lnTo>
                                <a:lnTo>
                                  <a:pt x="-91220" y="-94782"/>
                                </a:lnTo>
                                <a:lnTo>
                                  <a:pt x="-91206" y="-94773"/>
                                </a:lnTo>
                                <a:lnTo>
                                  <a:pt x="-91188" y="-94769"/>
                                </a:lnTo>
                                <a:lnTo>
                                  <a:pt x="-91171" y="-94773"/>
                                </a:lnTo>
                                <a:lnTo>
                                  <a:pt x="-91156" y="-94782"/>
                                </a:lnTo>
                                <a:lnTo>
                                  <a:pt x="-91147" y="-94797"/>
                                </a:lnTo>
                                <a:lnTo>
                                  <a:pt x="-91143" y="-94815"/>
                                </a:lnTo>
                                <a:close/>
                                <a:moveTo>
                                  <a:pt x="-91075" y="-94819"/>
                                </a:moveTo>
                                <a:lnTo>
                                  <a:pt x="-91078" y="-94837"/>
                                </a:lnTo>
                                <a:lnTo>
                                  <a:pt x="-91088" y="-94851"/>
                                </a:lnTo>
                                <a:lnTo>
                                  <a:pt x="-91102" y="-94861"/>
                                </a:lnTo>
                                <a:lnTo>
                                  <a:pt x="-91120" y="-94864"/>
                                </a:lnTo>
                                <a:lnTo>
                                  <a:pt x="-91138" y="-94861"/>
                                </a:lnTo>
                                <a:lnTo>
                                  <a:pt x="-91152" y="-94851"/>
                                </a:lnTo>
                                <a:lnTo>
                                  <a:pt x="-91162" y="-94837"/>
                                </a:lnTo>
                                <a:lnTo>
                                  <a:pt x="-91166" y="-94819"/>
                                </a:lnTo>
                                <a:lnTo>
                                  <a:pt x="-91162" y="-94801"/>
                                </a:lnTo>
                                <a:lnTo>
                                  <a:pt x="-91152" y="-94787"/>
                                </a:lnTo>
                                <a:lnTo>
                                  <a:pt x="-91138" y="-94777"/>
                                </a:lnTo>
                                <a:lnTo>
                                  <a:pt x="-91120" y="-94774"/>
                                </a:lnTo>
                                <a:lnTo>
                                  <a:pt x="-91102" y="-94777"/>
                                </a:lnTo>
                                <a:lnTo>
                                  <a:pt x="-91088" y="-94787"/>
                                </a:lnTo>
                                <a:lnTo>
                                  <a:pt x="-91078" y="-94801"/>
                                </a:lnTo>
                                <a:lnTo>
                                  <a:pt x="-91075" y="-94819"/>
                                </a:lnTo>
                                <a:close/>
                                <a:moveTo>
                                  <a:pt x="-91006" y="-94815"/>
                                </a:moveTo>
                                <a:lnTo>
                                  <a:pt x="-91010" y="-94832"/>
                                </a:lnTo>
                                <a:lnTo>
                                  <a:pt x="-91020" y="-94847"/>
                                </a:lnTo>
                                <a:lnTo>
                                  <a:pt x="-91034" y="-94856"/>
                                </a:lnTo>
                                <a:lnTo>
                                  <a:pt x="-91052" y="-94860"/>
                                </a:lnTo>
                                <a:lnTo>
                                  <a:pt x="-91069" y="-94856"/>
                                </a:lnTo>
                                <a:lnTo>
                                  <a:pt x="-91084" y="-94847"/>
                                </a:lnTo>
                                <a:lnTo>
                                  <a:pt x="-91094" y="-94832"/>
                                </a:lnTo>
                                <a:lnTo>
                                  <a:pt x="-91097" y="-94815"/>
                                </a:lnTo>
                                <a:lnTo>
                                  <a:pt x="-91094" y="-94797"/>
                                </a:lnTo>
                                <a:lnTo>
                                  <a:pt x="-91084" y="-94782"/>
                                </a:lnTo>
                                <a:lnTo>
                                  <a:pt x="-91069" y="-94773"/>
                                </a:lnTo>
                                <a:lnTo>
                                  <a:pt x="-91052" y="-94769"/>
                                </a:lnTo>
                                <a:lnTo>
                                  <a:pt x="-91034" y="-94773"/>
                                </a:lnTo>
                                <a:lnTo>
                                  <a:pt x="-91020" y="-94782"/>
                                </a:lnTo>
                                <a:lnTo>
                                  <a:pt x="-91010" y="-94797"/>
                                </a:lnTo>
                                <a:lnTo>
                                  <a:pt x="-91006" y="-94815"/>
                                </a:lnTo>
                                <a:close/>
                                <a:moveTo>
                                  <a:pt x="-90934" y="-94810"/>
                                </a:moveTo>
                                <a:lnTo>
                                  <a:pt x="-90937" y="-94828"/>
                                </a:lnTo>
                                <a:lnTo>
                                  <a:pt x="-90947" y="-94842"/>
                                </a:lnTo>
                                <a:lnTo>
                                  <a:pt x="-90961" y="-94852"/>
                                </a:lnTo>
                                <a:lnTo>
                                  <a:pt x="-90979" y="-94855"/>
                                </a:lnTo>
                                <a:lnTo>
                                  <a:pt x="-90997" y="-94852"/>
                                </a:lnTo>
                                <a:lnTo>
                                  <a:pt x="-91011" y="-94842"/>
                                </a:lnTo>
                                <a:lnTo>
                                  <a:pt x="-91021" y="-94828"/>
                                </a:lnTo>
                                <a:lnTo>
                                  <a:pt x="-91024" y="-94810"/>
                                </a:lnTo>
                                <a:lnTo>
                                  <a:pt x="-91021" y="-94792"/>
                                </a:lnTo>
                                <a:lnTo>
                                  <a:pt x="-91011" y="-94778"/>
                                </a:lnTo>
                                <a:lnTo>
                                  <a:pt x="-90997" y="-94768"/>
                                </a:lnTo>
                                <a:lnTo>
                                  <a:pt x="-90979" y="-94764"/>
                                </a:lnTo>
                                <a:lnTo>
                                  <a:pt x="-90961" y="-94768"/>
                                </a:lnTo>
                                <a:lnTo>
                                  <a:pt x="-90947" y="-94778"/>
                                </a:lnTo>
                                <a:lnTo>
                                  <a:pt x="-90937" y="-94792"/>
                                </a:lnTo>
                                <a:lnTo>
                                  <a:pt x="-90934" y="-94810"/>
                                </a:lnTo>
                                <a:close/>
                                <a:moveTo>
                                  <a:pt x="-90865" y="-94792"/>
                                </a:moveTo>
                                <a:lnTo>
                                  <a:pt x="-90869" y="-94809"/>
                                </a:lnTo>
                                <a:lnTo>
                                  <a:pt x="-90879" y="-94824"/>
                                </a:lnTo>
                                <a:lnTo>
                                  <a:pt x="-90893" y="-94834"/>
                                </a:lnTo>
                                <a:lnTo>
                                  <a:pt x="-90911" y="-94837"/>
                                </a:lnTo>
                                <a:lnTo>
                                  <a:pt x="-90928" y="-94834"/>
                                </a:lnTo>
                                <a:lnTo>
                                  <a:pt x="-90943" y="-94824"/>
                                </a:lnTo>
                                <a:lnTo>
                                  <a:pt x="-90953" y="-94809"/>
                                </a:lnTo>
                                <a:lnTo>
                                  <a:pt x="-90956" y="-94792"/>
                                </a:lnTo>
                                <a:lnTo>
                                  <a:pt x="-90953" y="-94774"/>
                                </a:lnTo>
                                <a:lnTo>
                                  <a:pt x="-90943" y="-94759"/>
                                </a:lnTo>
                                <a:lnTo>
                                  <a:pt x="-90928" y="-94750"/>
                                </a:lnTo>
                                <a:lnTo>
                                  <a:pt x="-90911" y="-94746"/>
                                </a:lnTo>
                                <a:lnTo>
                                  <a:pt x="-90893" y="-94750"/>
                                </a:lnTo>
                                <a:lnTo>
                                  <a:pt x="-90879" y="-94759"/>
                                </a:lnTo>
                                <a:lnTo>
                                  <a:pt x="-90869" y="-94774"/>
                                </a:lnTo>
                                <a:lnTo>
                                  <a:pt x="-90865" y="-94792"/>
                                </a:lnTo>
                                <a:close/>
                                <a:moveTo>
                                  <a:pt x="-90797" y="-94806"/>
                                </a:moveTo>
                                <a:lnTo>
                                  <a:pt x="-90800" y="-94823"/>
                                </a:lnTo>
                                <a:lnTo>
                                  <a:pt x="-90810" y="-94838"/>
                                </a:lnTo>
                                <a:lnTo>
                                  <a:pt x="-90825" y="-94847"/>
                                </a:lnTo>
                                <a:lnTo>
                                  <a:pt x="-90842" y="-94851"/>
                                </a:lnTo>
                                <a:lnTo>
                                  <a:pt x="-90860" y="-94847"/>
                                </a:lnTo>
                                <a:lnTo>
                                  <a:pt x="-90875" y="-94838"/>
                                </a:lnTo>
                                <a:lnTo>
                                  <a:pt x="-90884" y="-94823"/>
                                </a:lnTo>
                                <a:lnTo>
                                  <a:pt x="-90888" y="-94806"/>
                                </a:lnTo>
                                <a:lnTo>
                                  <a:pt x="-90884" y="-94788"/>
                                </a:lnTo>
                                <a:lnTo>
                                  <a:pt x="-90875" y="-94773"/>
                                </a:lnTo>
                                <a:lnTo>
                                  <a:pt x="-90860" y="-94764"/>
                                </a:lnTo>
                                <a:lnTo>
                                  <a:pt x="-90842" y="-94760"/>
                                </a:lnTo>
                                <a:lnTo>
                                  <a:pt x="-90825" y="-94764"/>
                                </a:lnTo>
                                <a:lnTo>
                                  <a:pt x="-90810" y="-94773"/>
                                </a:lnTo>
                                <a:lnTo>
                                  <a:pt x="-90800" y="-94788"/>
                                </a:lnTo>
                                <a:lnTo>
                                  <a:pt x="-90797" y="-94806"/>
                                </a:lnTo>
                                <a:close/>
                                <a:moveTo>
                                  <a:pt x="-90729" y="-94806"/>
                                </a:moveTo>
                                <a:lnTo>
                                  <a:pt x="-90732" y="-94823"/>
                                </a:lnTo>
                                <a:lnTo>
                                  <a:pt x="-90742" y="-94838"/>
                                </a:lnTo>
                                <a:lnTo>
                                  <a:pt x="-90756" y="-94847"/>
                                </a:lnTo>
                                <a:lnTo>
                                  <a:pt x="-90774" y="-94851"/>
                                </a:lnTo>
                                <a:lnTo>
                                  <a:pt x="-90792" y="-94847"/>
                                </a:lnTo>
                                <a:lnTo>
                                  <a:pt x="-90806" y="-94838"/>
                                </a:lnTo>
                                <a:lnTo>
                                  <a:pt x="-90816" y="-94823"/>
                                </a:lnTo>
                                <a:lnTo>
                                  <a:pt x="-90820" y="-94806"/>
                                </a:lnTo>
                                <a:lnTo>
                                  <a:pt x="-90816" y="-94788"/>
                                </a:lnTo>
                                <a:lnTo>
                                  <a:pt x="-90806" y="-94773"/>
                                </a:lnTo>
                                <a:lnTo>
                                  <a:pt x="-90792" y="-94764"/>
                                </a:lnTo>
                                <a:lnTo>
                                  <a:pt x="-90774" y="-94760"/>
                                </a:lnTo>
                                <a:lnTo>
                                  <a:pt x="-90756" y="-94764"/>
                                </a:lnTo>
                                <a:lnTo>
                                  <a:pt x="-90742" y="-94773"/>
                                </a:lnTo>
                                <a:lnTo>
                                  <a:pt x="-90732" y="-94788"/>
                                </a:lnTo>
                                <a:lnTo>
                                  <a:pt x="-90729" y="-94806"/>
                                </a:lnTo>
                                <a:close/>
                                <a:moveTo>
                                  <a:pt x="-90660" y="-94801"/>
                                </a:moveTo>
                                <a:lnTo>
                                  <a:pt x="-90664" y="-94819"/>
                                </a:lnTo>
                                <a:lnTo>
                                  <a:pt x="-90674" y="-94833"/>
                                </a:lnTo>
                                <a:lnTo>
                                  <a:pt x="-90688" y="-94843"/>
                                </a:lnTo>
                                <a:lnTo>
                                  <a:pt x="-90706" y="-94846"/>
                                </a:lnTo>
                                <a:lnTo>
                                  <a:pt x="-90724" y="-94843"/>
                                </a:lnTo>
                                <a:lnTo>
                                  <a:pt x="-90738" y="-94833"/>
                                </a:lnTo>
                                <a:lnTo>
                                  <a:pt x="-90748" y="-94819"/>
                                </a:lnTo>
                                <a:lnTo>
                                  <a:pt x="-90751" y="-94801"/>
                                </a:lnTo>
                                <a:lnTo>
                                  <a:pt x="-90748" y="-94783"/>
                                </a:lnTo>
                                <a:lnTo>
                                  <a:pt x="-90738" y="-94769"/>
                                </a:lnTo>
                                <a:lnTo>
                                  <a:pt x="-90724" y="-94759"/>
                                </a:lnTo>
                                <a:lnTo>
                                  <a:pt x="-90706" y="-94755"/>
                                </a:lnTo>
                                <a:lnTo>
                                  <a:pt x="-90688" y="-94759"/>
                                </a:lnTo>
                                <a:lnTo>
                                  <a:pt x="-90674" y="-94769"/>
                                </a:lnTo>
                                <a:lnTo>
                                  <a:pt x="-90664" y="-94783"/>
                                </a:lnTo>
                                <a:lnTo>
                                  <a:pt x="-90660" y="-94801"/>
                                </a:lnTo>
                                <a:close/>
                                <a:moveTo>
                                  <a:pt x="-90592" y="-94819"/>
                                </a:moveTo>
                                <a:lnTo>
                                  <a:pt x="-90596" y="-94837"/>
                                </a:lnTo>
                                <a:lnTo>
                                  <a:pt x="-90606" y="-94851"/>
                                </a:lnTo>
                                <a:lnTo>
                                  <a:pt x="-90620" y="-94861"/>
                                </a:lnTo>
                                <a:lnTo>
                                  <a:pt x="-90637" y="-94864"/>
                                </a:lnTo>
                                <a:lnTo>
                                  <a:pt x="-90655" y="-94861"/>
                                </a:lnTo>
                                <a:lnTo>
                                  <a:pt x="-90670" y="-94851"/>
                                </a:lnTo>
                                <a:lnTo>
                                  <a:pt x="-90679" y="-94837"/>
                                </a:lnTo>
                                <a:lnTo>
                                  <a:pt x="-90683" y="-94819"/>
                                </a:lnTo>
                                <a:lnTo>
                                  <a:pt x="-90679" y="-94801"/>
                                </a:lnTo>
                                <a:lnTo>
                                  <a:pt x="-90670" y="-94787"/>
                                </a:lnTo>
                                <a:lnTo>
                                  <a:pt x="-90655" y="-94777"/>
                                </a:lnTo>
                                <a:lnTo>
                                  <a:pt x="-90637" y="-94774"/>
                                </a:lnTo>
                                <a:lnTo>
                                  <a:pt x="-90620" y="-94777"/>
                                </a:lnTo>
                                <a:lnTo>
                                  <a:pt x="-90606" y="-94787"/>
                                </a:lnTo>
                                <a:lnTo>
                                  <a:pt x="-90596" y="-94801"/>
                                </a:lnTo>
                                <a:lnTo>
                                  <a:pt x="-90592" y="-94819"/>
                                </a:lnTo>
                                <a:close/>
                                <a:moveTo>
                                  <a:pt x="-90524" y="-94810"/>
                                </a:moveTo>
                                <a:lnTo>
                                  <a:pt x="-90527" y="-94828"/>
                                </a:lnTo>
                                <a:lnTo>
                                  <a:pt x="-90537" y="-94842"/>
                                </a:lnTo>
                                <a:lnTo>
                                  <a:pt x="-90552" y="-94852"/>
                                </a:lnTo>
                                <a:lnTo>
                                  <a:pt x="-90570" y="-94855"/>
                                </a:lnTo>
                                <a:lnTo>
                                  <a:pt x="-90587" y="-94852"/>
                                </a:lnTo>
                                <a:lnTo>
                                  <a:pt x="-90601" y="-94842"/>
                                </a:lnTo>
                                <a:lnTo>
                                  <a:pt x="-90611" y="-94828"/>
                                </a:lnTo>
                                <a:lnTo>
                                  <a:pt x="-90615" y="-94810"/>
                                </a:lnTo>
                                <a:lnTo>
                                  <a:pt x="-90611" y="-94792"/>
                                </a:lnTo>
                                <a:lnTo>
                                  <a:pt x="-90601" y="-94778"/>
                                </a:lnTo>
                                <a:lnTo>
                                  <a:pt x="-90587" y="-94768"/>
                                </a:lnTo>
                                <a:lnTo>
                                  <a:pt x="-90570" y="-94764"/>
                                </a:lnTo>
                                <a:lnTo>
                                  <a:pt x="-90552" y="-94768"/>
                                </a:lnTo>
                                <a:lnTo>
                                  <a:pt x="-90537" y="-94778"/>
                                </a:lnTo>
                                <a:lnTo>
                                  <a:pt x="-90527" y="-94792"/>
                                </a:lnTo>
                                <a:lnTo>
                                  <a:pt x="-90524" y="-9481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4446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3" name="Freeform 495"/>
                        <wps:cNvSpPr>
                          <a:spLocks/>
                        </wps:cNvSpPr>
                        <wps:spPr bwMode="auto">
                          <a:xfrm>
                            <a:off x="9700" y="2588"/>
                            <a:ext cx="92" cy="92"/>
                          </a:xfrm>
                          <a:custGeom>
                            <a:avLst/>
                            <a:gdLst>
                              <a:gd name="T0" fmla="+- 0 9791 9700"/>
                              <a:gd name="T1" fmla="*/ T0 w 92"/>
                              <a:gd name="T2" fmla="+- 0 2633 2588"/>
                              <a:gd name="T3" fmla="*/ 2633 h 92"/>
                              <a:gd name="T4" fmla="+- 0 9788 9700"/>
                              <a:gd name="T5" fmla="*/ T4 w 92"/>
                              <a:gd name="T6" fmla="+- 0 2615 2588"/>
                              <a:gd name="T7" fmla="*/ 2615 h 92"/>
                              <a:gd name="T8" fmla="+- 0 9778 9700"/>
                              <a:gd name="T9" fmla="*/ T8 w 92"/>
                              <a:gd name="T10" fmla="+- 0 2601 2588"/>
                              <a:gd name="T11" fmla="*/ 2601 h 92"/>
                              <a:gd name="T12" fmla="+- 0 9763 9700"/>
                              <a:gd name="T13" fmla="*/ T12 w 92"/>
                              <a:gd name="T14" fmla="+- 0 2591 2588"/>
                              <a:gd name="T15" fmla="*/ 2591 h 92"/>
                              <a:gd name="T16" fmla="+- 0 9746 9700"/>
                              <a:gd name="T17" fmla="*/ T16 w 92"/>
                              <a:gd name="T18" fmla="+- 0 2588 2588"/>
                              <a:gd name="T19" fmla="*/ 2588 h 92"/>
                              <a:gd name="T20" fmla="+- 0 9728 9700"/>
                              <a:gd name="T21" fmla="*/ T20 w 92"/>
                              <a:gd name="T22" fmla="+- 0 2591 2588"/>
                              <a:gd name="T23" fmla="*/ 2591 h 92"/>
                              <a:gd name="T24" fmla="+- 0 9713 9700"/>
                              <a:gd name="T25" fmla="*/ T24 w 92"/>
                              <a:gd name="T26" fmla="+- 0 2601 2588"/>
                              <a:gd name="T27" fmla="*/ 2601 h 92"/>
                              <a:gd name="T28" fmla="+- 0 9704 9700"/>
                              <a:gd name="T29" fmla="*/ T28 w 92"/>
                              <a:gd name="T30" fmla="+- 0 2615 2588"/>
                              <a:gd name="T31" fmla="*/ 2615 h 92"/>
                              <a:gd name="T32" fmla="+- 0 9700 9700"/>
                              <a:gd name="T33" fmla="*/ T32 w 92"/>
                              <a:gd name="T34" fmla="+- 0 2633 2588"/>
                              <a:gd name="T35" fmla="*/ 2633 h 92"/>
                              <a:gd name="T36" fmla="+- 0 9704 9700"/>
                              <a:gd name="T37" fmla="*/ T36 w 92"/>
                              <a:gd name="T38" fmla="+- 0 2651 2588"/>
                              <a:gd name="T39" fmla="*/ 2651 h 92"/>
                              <a:gd name="T40" fmla="+- 0 9713 9700"/>
                              <a:gd name="T41" fmla="*/ T40 w 92"/>
                              <a:gd name="T42" fmla="+- 0 2665 2588"/>
                              <a:gd name="T43" fmla="*/ 2665 h 92"/>
                              <a:gd name="T44" fmla="+- 0 9728 9700"/>
                              <a:gd name="T45" fmla="*/ T44 w 92"/>
                              <a:gd name="T46" fmla="+- 0 2675 2588"/>
                              <a:gd name="T47" fmla="*/ 2675 h 92"/>
                              <a:gd name="T48" fmla="+- 0 9746 9700"/>
                              <a:gd name="T49" fmla="*/ T48 w 92"/>
                              <a:gd name="T50" fmla="+- 0 2679 2588"/>
                              <a:gd name="T51" fmla="*/ 2679 h 92"/>
                              <a:gd name="T52" fmla="+- 0 9763 9700"/>
                              <a:gd name="T53" fmla="*/ T52 w 92"/>
                              <a:gd name="T54" fmla="+- 0 2675 2588"/>
                              <a:gd name="T55" fmla="*/ 2675 h 92"/>
                              <a:gd name="T56" fmla="+- 0 9778 9700"/>
                              <a:gd name="T57" fmla="*/ T56 w 92"/>
                              <a:gd name="T58" fmla="+- 0 2665 2588"/>
                              <a:gd name="T59" fmla="*/ 2665 h 92"/>
                              <a:gd name="T60" fmla="+- 0 9788 9700"/>
                              <a:gd name="T61" fmla="*/ T60 w 92"/>
                              <a:gd name="T62" fmla="+- 0 2651 2588"/>
                              <a:gd name="T63" fmla="*/ 2651 h 92"/>
                              <a:gd name="T64" fmla="+- 0 9791 9700"/>
                              <a:gd name="T65" fmla="*/ T64 w 92"/>
                              <a:gd name="T66" fmla="+- 0 2633 2588"/>
                              <a:gd name="T67" fmla="*/ 2633 h 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92" h="92">
                                <a:moveTo>
                                  <a:pt x="91" y="45"/>
                                </a:moveTo>
                                <a:lnTo>
                                  <a:pt x="88" y="27"/>
                                </a:lnTo>
                                <a:lnTo>
                                  <a:pt x="78" y="13"/>
                                </a:lnTo>
                                <a:lnTo>
                                  <a:pt x="63" y="3"/>
                                </a:lnTo>
                                <a:lnTo>
                                  <a:pt x="46" y="0"/>
                                </a:lnTo>
                                <a:lnTo>
                                  <a:pt x="28" y="3"/>
                                </a:lnTo>
                                <a:lnTo>
                                  <a:pt x="13" y="13"/>
                                </a:lnTo>
                                <a:lnTo>
                                  <a:pt x="4" y="27"/>
                                </a:lnTo>
                                <a:lnTo>
                                  <a:pt x="0" y="45"/>
                                </a:lnTo>
                                <a:lnTo>
                                  <a:pt x="4" y="63"/>
                                </a:lnTo>
                                <a:lnTo>
                                  <a:pt x="13" y="77"/>
                                </a:lnTo>
                                <a:lnTo>
                                  <a:pt x="28" y="87"/>
                                </a:lnTo>
                                <a:lnTo>
                                  <a:pt x="46" y="91"/>
                                </a:lnTo>
                                <a:lnTo>
                                  <a:pt x="63" y="87"/>
                                </a:lnTo>
                                <a:lnTo>
                                  <a:pt x="78" y="77"/>
                                </a:lnTo>
                                <a:lnTo>
                                  <a:pt x="88" y="63"/>
                                </a:lnTo>
                                <a:lnTo>
                                  <a:pt x="91" y="4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4446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4" name="Freeform 494"/>
                        <wps:cNvSpPr>
                          <a:spLocks/>
                        </wps:cNvSpPr>
                        <wps:spPr bwMode="auto">
                          <a:xfrm>
                            <a:off x="2854" y="2401"/>
                            <a:ext cx="6892" cy="1944"/>
                          </a:xfrm>
                          <a:custGeom>
                            <a:avLst/>
                            <a:gdLst>
                              <a:gd name="T0" fmla="+- 0 2923 2854"/>
                              <a:gd name="T1" fmla="*/ T0 w 6892"/>
                              <a:gd name="T2" fmla="+- 0 2915 2401"/>
                              <a:gd name="T3" fmla="*/ 2915 h 1944"/>
                              <a:gd name="T4" fmla="+- 0 3060 2854"/>
                              <a:gd name="T5" fmla="*/ T4 w 6892"/>
                              <a:gd name="T6" fmla="+- 0 2693 2401"/>
                              <a:gd name="T7" fmla="*/ 2693 h 1944"/>
                              <a:gd name="T8" fmla="+- 0 3196 2854"/>
                              <a:gd name="T9" fmla="*/ T8 w 6892"/>
                              <a:gd name="T10" fmla="+- 0 2565 2401"/>
                              <a:gd name="T11" fmla="*/ 2565 h 1944"/>
                              <a:gd name="T12" fmla="+- 0 3333 2854"/>
                              <a:gd name="T13" fmla="*/ T12 w 6892"/>
                              <a:gd name="T14" fmla="+- 0 2451 2401"/>
                              <a:gd name="T15" fmla="*/ 2451 h 1944"/>
                              <a:gd name="T16" fmla="+- 0 3474 2854"/>
                              <a:gd name="T17" fmla="*/ T16 w 6892"/>
                              <a:gd name="T18" fmla="+- 0 2501 2401"/>
                              <a:gd name="T19" fmla="*/ 2501 h 1944"/>
                              <a:gd name="T20" fmla="+- 0 3610 2854"/>
                              <a:gd name="T21" fmla="*/ T20 w 6892"/>
                              <a:gd name="T22" fmla="+- 0 2474 2401"/>
                              <a:gd name="T23" fmla="*/ 2474 h 1944"/>
                              <a:gd name="T24" fmla="+- 0 3747 2854"/>
                              <a:gd name="T25" fmla="*/ T24 w 6892"/>
                              <a:gd name="T26" fmla="+- 0 2442 2401"/>
                              <a:gd name="T27" fmla="*/ 2442 h 1944"/>
                              <a:gd name="T28" fmla="+- 0 3888 2854"/>
                              <a:gd name="T29" fmla="*/ T28 w 6892"/>
                              <a:gd name="T30" fmla="+- 0 2451 2401"/>
                              <a:gd name="T31" fmla="*/ 2451 h 1944"/>
                              <a:gd name="T32" fmla="+- 0 4024 2854"/>
                              <a:gd name="T33" fmla="*/ T32 w 6892"/>
                              <a:gd name="T34" fmla="+- 0 2447 2401"/>
                              <a:gd name="T35" fmla="*/ 2447 h 1944"/>
                              <a:gd name="T36" fmla="+- 0 4161 2854"/>
                              <a:gd name="T37" fmla="*/ T36 w 6892"/>
                              <a:gd name="T38" fmla="+- 0 2451 2401"/>
                              <a:gd name="T39" fmla="*/ 2451 h 1944"/>
                              <a:gd name="T40" fmla="+- 0 4297 2854"/>
                              <a:gd name="T41" fmla="*/ T40 w 6892"/>
                              <a:gd name="T42" fmla="+- 0 2442 2401"/>
                              <a:gd name="T43" fmla="*/ 2442 h 1944"/>
                              <a:gd name="T44" fmla="+- 0 4439 2854"/>
                              <a:gd name="T45" fmla="*/ T44 w 6892"/>
                              <a:gd name="T46" fmla="+- 0 2433 2401"/>
                              <a:gd name="T47" fmla="*/ 2433 h 1944"/>
                              <a:gd name="T48" fmla="+- 0 4575 2854"/>
                              <a:gd name="T49" fmla="*/ T48 w 6892"/>
                              <a:gd name="T50" fmla="+- 0 2424 2401"/>
                              <a:gd name="T51" fmla="*/ 2424 h 1944"/>
                              <a:gd name="T52" fmla="+- 0 4712 2854"/>
                              <a:gd name="T53" fmla="*/ T52 w 6892"/>
                              <a:gd name="T54" fmla="+- 0 2424 2401"/>
                              <a:gd name="T55" fmla="*/ 2424 h 1944"/>
                              <a:gd name="T56" fmla="+- 0 4853 2854"/>
                              <a:gd name="T57" fmla="*/ T56 w 6892"/>
                              <a:gd name="T58" fmla="+- 0 2401 2401"/>
                              <a:gd name="T59" fmla="*/ 2401 h 1944"/>
                              <a:gd name="T60" fmla="+- 0 4989 2854"/>
                              <a:gd name="T61" fmla="*/ T60 w 6892"/>
                              <a:gd name="T62" fmla="+- 0 2438 2401"/>
                              <a:gd name="T63" fmla="*/ 2438 h 1944"/>
                              <a:gd name="T64" fmla="+- 0 5262 2854"/>
                              <a:gd name="T65" fmla="*/ T64 w 6892"/>
                              <a:gd name="T66" fmla="+- 0 2429 2401"/>
                              <a:gd name="T67" fmla="*/ 2429 h 1944"/>
                              <a:gd name="T68" fmla="+- 0 5403 2854"/>
                              <a:gd name="T69" fmla="*/ T68 w 6892"/>
                              <a:gd name="T70" fmla="+- 0 2429 2401"/>
                              <a:gd name="T71" fmla="*/ 2429 h 1944"/>
                              <a:gd name="T72" fmla="+- 0 5540 2854"/>
                              <a:gd name="T73" fmla="*/ T72 w 6892"/>
                              <a:gd name="T74" fmla="+- 0 2433 2401"/>
                              <a:gd name="T75" fmla="*/ 2433 h 1944"/>
                              <a:gd name="T76" fmla="+- 0 5677 2854"/>
                              <a:gd name="T77" fmla="*/ T76 w 6892"/>
                              <a:gd name="T78" fmla="+- 0 2429 2401"/>
                              <a:gd name="T79" fmla="*/ 2429 h 1944"/>
                              <a:gd name="T80" fmla="+- 0 5818 2854"/>
                              <a:gd name="T81" fmla="*/ T80 w 6892"/>
                              <a:gd name="T82" fmla="+- 0 2415 2401"/>
                              <a:gd name="T83" fmla="*/ 2415 h 1944"/>
                              <a:gd name="T84" fmla="+- 0 5954 2854"/>
                              <a:gd name="T85" fmla="*/ T84 w 6892"/>
                              <a:gd name="T86" fmla="+- 0 2429 2401"/>
                              <a:gd name="T87" fmla="*/ 2429 h 1944"/>
                              <a:gd name="T88" fmla="+- 0 6159 2854"/>
                              <a:gd name="T89" fmla="*/ T88 w 6892"/>
                              <a:gd name="T90" fmla="+- 0 2419 2401"/>
                              <a:gd name="T91" fmla="*/ 2419 h 1944"/>
                              <a:gd name="T92" fmla="+- 0 6300 2854"/>
                              <a:gd name="T93" fmla="*/ T92 w 6892"/>
                              <a:gd name="T94" fmla="+- 0 2429 2401"/>
                              <a:gd name="T95" fmla="*/ 2429 h 1944"/>
                              <a:gd name="T96" fmla="+- 0 6437 2854"/>
                              <a:gd name="T97" fmla="*/ T96 w 6892"/>
                              <a:gd name="T98" fmla="+- 0 2410 2401"/>
                              <a:gd name="T99" fmla="*/ 2410 h 1944"/>
                              <a:gd name="T100" fmla="+- 0 6573 2854"/>
                              <a:gd name="T101" fmla="*/ T100 w 6892"/>
                              <a:gd name="T102" fmla="+- 0 2419 2401"/>
                              <a:gd name="T103" fmla="*/ 2419 h 1944"/>
                              <a:gd name="T104" fmla="+- 0 6710 2854"/>
                              <a:gd name="T105" fmla="*/ T104 w 6892"/>
                              <a:gd name="T106" fmla="+- 0 2429 2401"/>
                              <a:gd name="T107" fmla="*/ 2429 h 1944"/>
                              <a:gd name="T108" fmla="+- 0 6851 2854"/>
                              <a:gd name="T109" fmla="*/ T108 w 6892"/>
                              <a:gd name="T110" fmla="+- 0 2429 2401"/>
                              <a:gd name="T111" fmla="*/ 2429 h 1944"/>
                              <a:gd name="T112" fmla="+- 0 6987 2854"/>
                              <a:gd name="T113" fmla="*/ T112 w 6892"/>
                              <a:gd name="T114" fmla="+- 0 2424 2401"/>
                              <a:gd name="T115" fmla="*/ 2424 h 1944"/>
                              <a:gd name="T116" fmla="+- 0 7124 2854"/>
                              <a:gd name="T117" fmla="*/ T116 w 6892"/>
                              <a:gd name="T118" fmla="+- 0 2415 2401"/>
                              <a:gd name="T119" fmla="*/ 2415 h 1944"/>
                              <a:gd name="T120" fmla="+- 0 7260 2854"/>
                              <a:gd name="T121" fmla="*/ T120 w 6892"/>
                              <a:gd name="T122" fmla="+- 0 2406 2401"/>
                              <a:gd name="T123" fmla="*/ 2406 h 1944"/>
                              <a:gd name="T124" fmla="+- 0 7401 2854"/>
                              <a:gd name="T125" fmla="*/ T124 w 6892"/>
                              <a:gd name="T126" fmla="+- 0 2429 2401"/>
                              <a:gd name="T127" fmla="*/ 2429 h 1944"/>
                              <a:gd name="T128" fmla="+- 0 7538 2854"/>
                              <a:gd name="T129" fmla="*/ T128 w 6892"/>
                              <a:gd name="T130" fmla="+- 0 2415 2401"/>
                              <a:gd name="T131" fmla="*/ 2415 h 1944"/>
                              <a:gd name="T132" fmla="+- 0 7674 2854"/>
                              <a:gd name="T133" fmla="*/ T132 w 6892"/>
                              <a:gd name="T134" fmla="+- 0 2419 2401"/>
                              <a:gd name="T135" fmla="*/ 2419 h 1944"/>
                              <a:gd name="T136" fmla="+- 0 7816 2854"/>
                              <a:gd name="T137" fmla="*/ T136 w 6892"/>
                              <a:gd name="T138" fmla="+- 0 2410 2401"/>
                              <a:gd name="T139" fmla="*/ 2410 h 1944"/>
                              <a:gd name="T140" fmla="+- 0 7952 2854"/>
                              <a:gd name="T141" fmla="*/ T140 w 6892"/>
                              <a:gd name="T142" fmla="+- 0 2410 2401"/>
                              <a:gd name="T143" fmla="*/ 2410 h 1944"/>
                              <a:gd name="T144" fmla="+- 0 8089 2854"/>
                              <a:gd name="T145" fmla="*/ T144 w 6892"/>
                              <a:gd name="T146" fmla="+- 0 2410 2401"/>
                              <a:gd name="T147" fmla="*/ 2410 h 1944"/>
                              <a:gd name="T148" fmla="+- 0 8226 2854"/>
                              <a:gd name="T149" fmla="*/ T148 w 6892"/>
                              <a:gd name="T150" fmla="+- 0 2406 2401"/>
                              <a:gd name="T151" fmla="*/ 2406 h 1944"/>
                              <a:gd name="T152" fmla="+- 0 8366 2854"/>
                              <a:gd name="T153" fmla="*/ T152 w 6892"/>
                              <a:gd name="T154" fmla="+- 0 2424 2401"/>
                              <a:gd name="T155" fmla="*/ 2424 h 1944"/>
                              <a:gd name="T156" fmla="+- 0 8503 2854"/>
                              <a:gd name="T157" fmla="*/ T156 w 6892"/>
                              <a:gd name="T158" fmla="+- 0 2415 2401"/>
                              <a:gd name="T159" fmla="*/ 2415 h 1944"/>
                              <a:gd name="T160" fmla="+- 0 8640 2854"/>
                              <a:gd name="T161" fmla="*/ T160 w 6892"/>
                              <a:gd name="T162" fmla="+- 0 2410 2401"/>
                              <a:gd name="T163" fmla="*/ 2410 h 1944"/>
                              <a:gd name="T164" fmla="+- 0 8780 2854"/>
                              <a:gd name="T165" fmla="*/ T164 w 6892"/>
                              <a:gd name="T166" fmla="+- 0 2415 2401"/>
                              <a:gd name="T167" fmla="*/ 2415 h 1944"/>
                              <a:gd name="T168" fmla="+- 0 8986 2854"/>
                              <a:gd name="T169" fmla="*/ T168 w 6892"/>
                              <a:gd name="T170" fmla="+- 0 2419 2401"/>
                              <a:gd name="T171" fmla="*/ 2419 h 1944"/>
                              <a:gd name="T172" fmla="+- 0 9263 2854"/>
                              <a:gd name="T173" fmla="*/ T172 w 6892"/>
                              <a:gd name="T174" fmla="+- 0 2415 2401"/>
                              <a:gd name="T175" fmla="*/ 2415 h 1944"/>
                              <a:gd name="T176" fmla="+- 0 9468 2854"/>
                              <a:gd name="T177" fmla="*/ T176 w 6892"/>
                              <a:gd name="T178" fmla="+- 0 2424 2401"/>
                              <a:gd name="T179" fmla="*/ 2424 h 1944"/>
                              <a:gd name="T180" fmla="+- 0 9605 2854"/>
                              <a:gd name="T181" fmla="*/ T180 w 6892"/>
                              <a:gd name="T182" fmla="+- 0 2429 2401"/>
                              <a:gd name="T183" fmla="*/ 2429 h 1944"/>
                              <a:gd name="T184" fmla="+- 0 9746 2854"/>
                              <a:gd name="T185" fmla="*/ T184 w 6892"/>
                              <a:gd name="T186" fmla="+- 0 2429 2401"/>
                              <a:gd name="T187" fmla="*/ 2429 h 19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</a:cxnLst>
                            <a:rect l="0" t="0" r="r" b="b"/>
                            <a:pathLst>
                              <a:path w="6892" h="1944">
                                <a:moveTo>
                                  <a:pt x="0" y="1943"/>
                                </a:moveTo>
                                <a:lnTo>
                                  <a:pt x="69" y="514"/>
                                </a:lnTo>
                                <a:lnTo>
                                  <a:pt x="137" y="246"/>
                                </a:lnTo>
                                <a:lnTo>
                                  <a:pt x="206" y="292"/>
                                </a:lnTo>
                                <a:lnTo>
                                  <a:pt x="273" y="173"/>
                                </a:lnTo>
                                <a:lnTo>
                                  <a:pt x="342" y="164"/>
                                </a:lnTo>
                                <a:lnTo>
                                  <a:pt x="410" y="109"/>
                                </a:lnTo>
                                <a:lnTo>
                                  <a:pt x="479" y="50"/>
                                </a:lnTo>
                                <a:lnTo>
                                  <a:pt x="551" y="96"/>
                                </a:lnTo>
                                <a:lnTo>
                                  <a:pt x="620" y="100"/>
                                </a:lnTo>
                                <a:lnTo>
                                  <a:pt x="688" y="68"/>
                                </a:lnTo>
                                <a:lnTo>
                                  <a:pt x="756" y="73"/>
                                </a:lnTo>
                                <a:lnTo>
                                  <a:pt x="825" y="73"/>
                                </a:lnTo>
                                <a:lnTo>
                                  <a:pt x="893" y="41"/>
                                </a:lnTo>
                                <a:lnTo>
                                  <a:pt x="961" y="73"/>
                                </a:lnTo>
                                <a:lnTo>
                                  <a:pt x="1034" y="50"/>
                                </a:lnTo>
                                <a:lnTo>
                                  <a:pt x="1102" y="37"/>
                                </a:lnTo>
                                <a:lnTo>
                                  <a:pt x="1170" y="46"/>
                                </a:lnTo>
                                <a:lnTo>
                                  <a:pt x="1239" y="41"/>
                                </a:lnTo>
                                <a:lnTo>
                                  <a:pt x="1307" y="50"/>
                                </a:lnTo>
                                <a:lnTo>
                                  <a:pt x="1375" y="28"/>
                                </a:lnTo>
                                <a:lnTo>
                                  <a:pt x="1443" y="41"/>
                                </a:lnTo>
                                <a:lnTo>
                                  <a:pt x="1516" y="50"/>
                                </a:lnTo>
                                <a:lnTo>
                                  <a:pt x="1585" y="32"/>
                                </a:lnTo>
                                <a:lnTo>
                                  <a:pt x="1653" y="41"/>
                                </a:lnTo>
                                <a:lnTo>
                                  <a:pt x="1721" y="23"/>
                                </a:lnTo>
                                <a:lnTo>
                                  <a:pt x="1789" y="50"/>
                                </a:lnTo>
                                <a:lnTo>
                                  <a:pt x="1858" y="23"/>
                                </a:lnTo>
                                <a:lnTo>
                                  <a:pt x="1926" y="59"/>
                                </a:lnTo>
                                <a:lnTo>
                                  <a:pt x="1999" y="0"/>
                                </a:lnTo>
                                <a:lnTo>
                                  <a:pt x="2067" y="46"/>
                                </a:lnTo>
                                <a:lnTo>
                                  <a:pt x="2135" y="37"/>
                                </a:lnTo>
                                <a:lnTo>
                                  <a:pt x="2204" y="28"/>
                                </a:lnTo>
                                <a:lnTo>
                                  <a:pt x="2408" y="28"/>
                                </a:lnTo>
                                <a:lnTo>
                                  <a:pt x="2481" y="32"/>
                                </a:lnTo>
                                <a:lnTo>
                                  <a:pt x="2549" y="28"/>
                                </a:lnTo>
                                <a:lnTo>
                                  <a:pt x="2618" y="37"/>
                                </a:lnTo>
                                <a:lnTo>
                                  <a:pt x="2686" y="32"/>
                                </a:lnTo>
                                <a:lnTo>
                                  <a:pt x="2754" y="28"/>
                                </a:lnTo>
                                <a:lnTo>
                                  <a:pt x="2823" y="28"/>
                                </a:lnTo>
                                <a:lnTo>
                                  <a:pt x="2891" y="23"/>
                                </a:lnTo>
                                <a:lnTo>
                                  <a:pt x="2964" y="14"/>
                                </a:lnTo>
                                <a:lnTo>
                                  <a:pt x="3032" y="9"/>
                                </a:lnTo>
                                <a:lnTo>
                                  <a:pt x="3100" y="28"/>
                                </a:lnTo>
                                <a:lnTo>
                                  <a:pt x="3168" y="18"/>
                                </a:lnTo>
                                <a:lnTo>
                                  <a:pt x="3305" y="18"/>
                                </a:lnTo>
                                <a:lnTo>
                                  <a:pt x="3373" y="23"/>
                                </a:lnTo>
                                <a:lnTo>
                                  <a:pt x="3446" y="28"/>
                                </a:lnTo>
                                <a:lnTo>
                                  <a:pt x="3514" y="28"/>
                                </a:lnTo>
                                <a:lnTo>
                                  <a:pt x="3583" y="9"/>
                                </a:lnTo>
                                <a:lnTo>
                                  <a:pt x="3651" y="5"/>
                                </a:lnTo>
                                <a:lnTo>
                                  <a:pt x="3719" y="18"/>
                                </a:lnTo>
                                <a:lnTo>
                                  <a:pt x="3787" y="28"/>
                                </a:lnTo>
                                <a:lnTo>
                                  <a:pt x="3856" y="28"/>
                                </a:lnTo>
                                <a:lnTo>
                                  <a:pt x="3924" y="32"/>
                                </a:lnTo>
                                <a:lnTo>
                                  <a:pt x="3997" y="28"/>
                                </a:lnTo>
                                <a:lnTo>
                                  <a:pt x="4065" y="0"/>
                                </a:lnTo>
                                <a:lnTo>
                                  <a:pt x="4133" y="23"/>
                                </a:lnTo>
                                <a:lnTo>
                                  <a:pt x="4202" y="9"/>
                                </a:lnTo>
                                <a:lnTo>
                                  <a:pt x="4270" y="14"/>
                                </a:lnTo>
                                <a:lnTo>
                                  <a:pt x="4338" y="9"/>
                                </a:lnTo>
                                <a:lnTo>
                                  <a:pt x="4406" y="5"/>
                                </a:lnTo>
                                <a:lnTo>
                                  <a:pt x="4479" y="23"/>
                                </a:lnTo>
                                <a:lnTo>
                                  <a:pt x="4547" y="28"/>
                                </a:lnTo>
                                <a:lnTo>
                                  <a:pt x="4616" y="18"/>
                                </a:lnTo>
                                <a:lnTo>
                                  <a:pt x="4684" y="14"/>
                                </a:lnTo>
                                <a:lnTo>
                                  <a:pt x="4752" y="14"/>
                                </a:lnTo>
                                <a:lnTo>
                                  <a:pt x="4820" y="18"/>
                                </a:lnTo>
                                <a:lnTo>
                                  <a:pt x="4889" y="18"/>
                                </a:lnTo>
                                <a:lnTo>
                                  <a:pt x="4962" y="9"/>
                                </a:lnTo>
                                <a:lnTo>
                                  <a:pt x="5030" y="18"/>
                                </a:lnTo>
                                <a:lnTo>
                                  <a:pt x="5098" y="9"/>
                                </a:lnTo>
                                <a:lnTo>
                                  <a:pt x="5166" y="14"/>
                                </a:lnTo>
                                <a:lnTo>
                                  <a:pt x="5235" y="9"/>
                                </a:lnTo>
                                <a:lnTo>
                                  <a:pt x="5303" y="32"/>
                                </a:lnTo>
                                <a:lnTo>
                                  <a:pt x="5372" y="5"/>
                                </a:lnTo>
                                <a:lnTo>
                                  <a:pt x="5444" y="5"/>
                                </a:lnTo>
                                <a:lnTo>
                                  <a:pt x="5512" y="23"/>
                                </a:lnTo>
                                <a:lnTo>
                                  <a:pt x="5581" y="5"/>
                                </a:lnTo>
                                <a:lnTo>
                                  <a:pt x="5649" y="14"/>
                                </a:lnTo>
                                <a:lnTo>
                                  <a:pt x="5717" y="14"/>
                                </a:lnTo>
                                <a:lnTo>
                                  <a:pt x="5786" y="9"/>
                                </a:lnTo>
                                <a:lnTo>
                                  <a:pt x="5854" y="28"/>
                                </a:lnTo>
                                <a:lnTo>
                                  <a:pt x="5926" y="14"/>
                                </a:lnTo>
                                <a:lnTo>
                                  <a:pt x="6063" y="14"/>
                                </a:lnTo>
                                <a:lnTo>
                                  <a:pt x="6132" y="18"/>
                                </a:lnTo>
                                <a:lnTo>
                                  <a:pt x="6336" y="18"/>
                                </a:lnTo>
                                <a:lnTo>
                                  <a:pt x="6409" y="14"/>
                                </a:lnTo>
                                <a:lnTo>
                                  <a:pt x="6546" y="14"/>
                                </a:lnTo>
                                <a:lnTo>
                                  <a:pt x="6614" y="23"/>
                                </a:lnTo>
                                <a:lnTo>
                                  <a:pt x="6682" y="9"/>
                                </a:lnTo>
                                <a:lnTo>
                                  <a:pt x="6751" y="28"/>
                                </a:lnTo>
                                <a:lnTo>
                                  <a:pt x="6818" y="18"/>
                                </a:lnTo>
                                <a:lnTo>
                                  <a:pt x="6892" y="28"/>
                                </a:lnTo>
                              </a:path>
                            </a:pathLst>
                          </a:custGeom>
                          <a:noFill/>
                          <a:ln w="14444">
                            <a:solidFill>
                              <a:srgbClr val="FF0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5" name="Rectangle 493"/>
                        <wps:cNvSpPr>
                          <a:spLocks noChangeArrowheads="1"/>
                        </wps:cNvSpPr>
                        <wps:spPr bwMode="auto">
                          <a:xfrm>
                            <a:off x="2818" y="4308"/>
                            <a:ext cx="73" cy="73"/>
                          </a:xfrm>
                          <a:prstGeom prst="rect">
                            <a:avLst/>
                          </a:prstGeom>
                          <a:noFill/>
                          <a:ln w="14446">
                            <a:solidFill>
                              <a:srgbClr val="FF00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6" name="AutoShape 492"/>
                        <wps:cNvSpPr>
                          <a:spLocks/>
                        </wps:cNvSpPr>
                        <wps:spPr bwMode="auto">
                          <a:xfrm>
                            <a:off x="22245" y="87424"/>
                            <a:ext cx="49706" cy="20885"/>
                          </a:xfrm>
                          <a:custGeom>
                            <a:avLst/>
                            <a:gdLst>
                              <a:gd name="T0" fmla="+- 0 2959 22245"/>
                              <a:gd name="T1" fmla="*/ T0 w 49706"/>
                              <a:gd name="T2" fmla="+- 0 2879 87424"/>
                              <a:gd name="T3" fmla="*/ 2879 h 20885"/>
                              <a:gd name="T4" fmla="+- 0 2886 22245"/>
                              <a:gd name="T5" fmla="*/ T4 w 49706"/>
                              <a:gd name="T6" fmla="+- 0 2952 87424"/>
                              <a:gd name="T7" fmla="*/ 2952 h 20885"/>
                              <a:gd name="T8" fmla="+- 0 2955 22245"/>
                              <a:gd name="T9" fmla="*/ T8 w 49706"/>
                              <a:gd name="T10" fmla="+- 0 2610 87424"/>
                              <a:gd name="T11" fmla="*/ 2610 h 20885"/>
                              <a:gd name="T12" fmla="+- 0 3028 22245"/>
                              <a:gd name="T13" fmla="*/ T12 w 49706"/>
                              <a:gd name="T14" fmla="+- 0 2683 87424"/>
                              <a:gd name="T15" fmla="*/ 2683 h 20885"/>
                              <a:gd name="T16" fmla="+- 0 2955 22245"/>
                              <a:gd name="T17" fmla="*/ T16 w 49706"/>
                              <a:gd name="T18" fmla="+- 0 2610 87424"/>
                              <a:gd name="T19" fmla="*/ 2610 h 20885"/>
                              <a:gd name="T20" fmla="+- 0 3096 22245"/>
                              <a:gd name="T21" fmla="*/ T20 w 49706"/>
                              <a:gd name="T22" fmla="+- 0 2656 87424"/>
                              <a:gd name="T23" fmla="*/ 2656 h 20885"/>
                              <a:gd name="T24" fmla="+- 0 3023 22245"/>
                              <a:gd name="T25" fmla="*/ T24 w 49706"/>
                              <a:gd name="T26" fmla="+- 0 2729 87424"/>
                              <a:gd name="T27" fmla="*/ 2729 h 20885"/>
                              <a:gd name="T28" fmla="+- 0 3091 22245"/>
                              <a:gd name="T29" fmla="*/ T28 w 49706"/>
                              <a:gd name="T30" fmla="+- 0 2538 87424"/>
                              <a:gd name="T31" fmla="*/ 2538 h 20885"/>
                              <a:gd name="T32" fmla="+- 0 3164 22245"/>
                              <a:gd name="T33" fmla="*/ T32 w 49706"/>
                              <a:gd name="T34" fmla="+- 0 2610 87424"/>
                              <a:gd name="T35" fmla="*/ 2610 h 20885"/>
                              <a:gd name="T36" fmla="+- 0 3091 22245"/>
                              <a:gd name="T37" fmla="*/ T36 w 49706"/>
                              <a:gd name="T38" fmla="+- 0 2538 87424"/>
                              <a:gd name="T39" fmla="*/ 2538 h 20885"/>
                              <a:gd name="T40" fmla="+- 0 3232 22245"/>
                              <a:gd name="T41" fmla="*/ T40 w 49706"/>
                              <a:gd name="T42" fmla="+- 0 2528 87424"/>
                              <a:gd name="T43" fmla="*/ 2528 h 20885"/>
                              <a:gd name="T44" fmla="+- 0 3160 22245"/>
                              <a:gd name="T45" fmla="*/ T44 w 49706"/>
                              <a:gd name="T46" fmla="+- 0 2601 87424"/>
                              <a:gd name="T47" fmla="*/ 2601 h 20885"/>
                              <a:gd name="T48" fmla="+- 0 3228 22245"/>
                              <a:gd name="T49" fmla="*/ T48 w 49706"/>
                              <a:gd name="T50" fmla="+- 0 2474 87424"/>
                              <a:gd name="T51" fmla="*/ 2474 h 20885"/>
                              <a:gd name="T52" fmla="+- 0 3301 22245"/>
                              <a:gd name="T53" fmla="*/ T52 w 49706"/>
                              <a:gd name="T54" fmla="+- 0 2547 87424"/>
                              <a:gd name="T55" fmla="*/ 2547 h 20885"/>
                              <a:gd name="T56" fmla="+- 0 3228 22245"/>
                              <a:gd name="T57" fmla="*/ T56 w 49706"/>
                              <a:gd name="T58" fmla="+- 0 2474 87424"/>
                              <a:gd name="T59" fmla="*/ 2474 h 20885"/>
                              <a:gd name="T60" fmla="+- 0 3369 22245"/>
                              <a:gd name="T61" fmla="*/ T60 w 49706"/>
                              <a:gd name="T62" fmla="+- 0 2415 87424"/>
                              <a:gd name="T63" fmla="*/ 2415 h 20885"/>
                              <a:gd name="T64" fmla="+- 0 3296 22245"/>
                              <a:gd name="T65" fmla="*/ T64 w 49706"/>
                              <a:gd name="T66" fmla="+- 0 2487 87424"/>
                              <a:gd name="T67" fmla="*/ 2487 h 20885"/>
                              <a:gd name="T68" fmla="+- 0 3369 22245"/>
                              <a:gd name="T69" fmla="*/ T68 w 49706"/>
                              <a:gd name="T70" fmla="+- 0 2460 87424"/>
                              <a:gd name="T71" fmla="*/ 2460 h 20885"/>
                              <a:gd name="T72" fmla="+- 0 3442 22245"/>
                              <a:gd name="T73" fmla="*/ T72 w 49706"/>
                              <a:gd name="T74" fmla="+- 0 2533 87424"/>
                              <a:gd name="T75" fmla="*/ 2533 h 20885"/>
                              <a:gd name="T76" fmla="+- 0 3369 22245"/>
                              <a:gd name="T77" fmla="*/ T76 w 49706"/>
                              <a:gd name="T78" fmla="+- 0 2460 87424"/>
                              <a:gd name="T79" fmla="*/ 2460 h 20885"/>
                              <a:gd name="T80" fmla="+- 0 3510 22245"/>
                              <a:gd name="T81" fmla="*/ T80 w 49706"/>
                              <a:gd name="T82" fmla="+- 0 2465 87424"/>
                              <a:gd name="T83" fmla="*/ 2465 h 20885"/>
                              <a:gd name="T84" fmla="+- 0 3437 22245"/>
                              <a:gd name="T85" fmla="*/ T84 w 49706"/>
                              <a:gd name="T86" fmla="+- 0 2538 87424"/>
                              <a:gd name="T87" fmla="*/ 2538 h 20885"/>
                              <a:gd name="T88" fmla="+- 0 3505 22245"/>
                              <a:gd name="T89" fmla="*/ T88 w 49706"/>
                              <a:gd name="T90" fmla="+- 0 2433 87424"/>
                              <a:gd name="T91" fmla="*/ 2433 h 20885"/>
                              <a:gd name="T92" fmla="+- 0 3578 22245"/>
                              <a:gd name="T93" fmla="*/ T92 w 49706"/>
                              <a:gd name="T94" fmla="+- 0 2506 87424"/>
                              <a:gd name="T95" fmla="*/ 2506 h 20885"/>
                              <a:gd name="T96" fmla="+- 0 3505 22245"/>
                              <a:gd name="T97" fmla="*/ T96 w 49706"/>
                              <a:gd name="T98" fmla="+- 0 2433 87424"/>
                              <a:gd name="T99" fmla="*/ 2433 h 20885"/>
                              <a:gd name="T100" fmla="+- 0 3646 22245"/>
                              <a:gd name="T101" fmla="*/ T100 w 49706"/>
                              <a:gd name="T102" fmla="+- 0 2438 87424"/>
                              <a:gd name="T103" fmla="*/ 2438 h 20885"/>
                              <a:gd name="T104" fmla="+- 0 3574 22245"/>
                              <a:gd name="T105" fmla="*/ T104 w 49706"/>
                              <a:gd name="T106" fmla="+- 0 2510 87424"/>
                              <a:gd name="T107" fmla="*/ 2510 h 20885"/>
                              <a:gd name="T108" fmla="+- 0 3642 22245"/>
                              <a:gd name="T109" fmla="*/ T108 w 49706"/>
                              <a:gd name="T110" fmla="+- 0 2438 87424"/>
                              <a:gd name="T111" fmla="*/ 2438 h 20885"/>
                              <a:gd name="T112" fmla="+- 0 3715 22245"/>
                              <a:gd name="T113" fmla="*/ T112 w 49706"/>
                              <a:gd name="T114" fmla="+- 0 2510 87424"/>
                              <a:gd name="T115" fmla="*/ 2510 h 20885"/>
                              <a:gd name="T116" fmla="+- 0 3642 22245"/>
                              <a:gd name="T117" fmla="*/ T116 w 49706"/>
                              <a:gd name="T118" fmla="+- 0 2438 87424"/>
                              <a:gd name="T119" fmla="*/ 2438 h 20885"/>
                              <a:gd name="T120" fmla="+- 0 3783 22245"/>
                              <a:gd name="T121" fmla="*/ T120 w 49706"/>
                              <a:gd name="T122" fmla="+- 0 2406 87424"/>
                              <a:gd name="T123" fmla="*/ 2406 h 20885"/>
                              <a:gd name="T124" fmla="+- 0 3710 22245"/>
                              <a:gd name="T125" fmla="*/ T124 w 49706"/>
                              <a:gd name="T126" fmla="+- 0 2478 87424"/>
                              <a:gd name="T127" fmla="*/ 2478 h 20885"/>
                              <a:gd name="T128" fmla="+- 0 3778 22245"/>
                              <a:gd name="T129" fmla="*/ T128 w 49706"/>
                              <a:gd name="T130" fmla="+- 0 2438 87424"/>
                              <a:gd name="T131" fmla="*/ 2438 h 20885"/>
                              <a:gd name="T132" fmla="+- 0 3851 22245"/>
                              <a:gd name="T133" fmla="*/ T132 w 49706"/>
                              <a:gd name="T134" fmla="+- 0 2510 87424"/>
                              <a:gd name="T135" fmla="*/ 2510 h 20885"/>
                              <a:gd name="T136" fmla="+- 0 3778 22245"/>
                              <a:gd name="T137" fmla="*/ T136 w 49706"/>
                              <a:gd name="T138" fmla="+- 0 2438 87424"/>
                              <a:gd name="T139" fmla="*/ 2438 h 20885"/>
                              <a:gd name="T140" fmla="+- 0 3924 22245"/>
                              <a:gd name="T141" fmla="*/ T140 w 49706"/>
                              <a:gd name="T142" fmla="+- 0 2415 87424"/>
                              <a:gd name="T143" fmla="*/ 2415 h 20885"/>
                              <a:gd name="T144" fmla="+- 0 3851 22245"/>
                              <a:gd name="T145" fmla="*/ T144 w 49706"/>
                              <a:gd name="T146" fmla="+- 0 2487 87424"/>
                              <a:gd name="T147" fmla="*/ 2487 h 20885"/>
                              <a:gd name="T148" fmla="+- 0 3920 22245"/>
                              <a:gd name="T149" fmla="*/ T148 w 49706"/>
                              <a:gd name="T150" fmla="+- 0 2401 87424"/>
                              <a:gd name="T151" fmla="*/ 2401 h 20885"/>
                              <a:gd name="T152" fmla="+- 0 3992 22245"/>
                              <a:gd name="T153" fmla="*/ T152 w 49706"/>
                              <a:gd name="T154" fmla="+- 0 2474 87424"/>
                              <a:gd name="T155" fmla="*/ 2474 h 20885"/>
                              <a:gd name="T156" fmla="+- 0 3920 22245"/>
                              <a:gd name="T157" fmla="*/ T156 w 49706"/>
                              <a:gd name="T158" fmla="+- 0 2401 87424"/>
                              <a:gd name="T159" fmla="*/ 2401 h 20885"/>
                              <a:gd name="T160" fmla="+- 0 4061 22245"/>
                              <a:gd name="T161" fmla="*/ T160 w 49706"/>
                              <a:gd name="T162" fmla="+- 0 2410 87424"/>
                              <a:gd name="T163" fmla="*/ 2410 h 20885"/>
                              <a:gd name="T164" fmla="+- 0 3988 22245"/>
                              <a:gd name="T165" fmla="*/ T164 w 49706"/>
                              <a:gd name="T166" fmla="+- 0 2483 87424"/>
                              <a:gd name="T167" fmla="*/ 2483 h 20885"/>
                              <a:gd name="T168" fmla="+- 0 4056 22245"/>
                              <a:gd name="T169" fmla="*/ T168 w 49706"/>
                              <a:gd name="T170" fmla="+- 0 2406 87424"/>
                              <a:gd name="T171" fmla="*/ 2406 h 20885"/>
                              <a:gd name="T172" fmla="+- 0 4129 22245"/>
                              <a:gd name="T173" fmla="*/ T172 w 49706"/>
                              <a:gd name="T174" fmla="+- 0 2478 87424"/>
                              <a:gd name="T175" fmla="*/ 2478 h 20885"/>
                              <a:gd name="T176" fmla="+- 0 4056 22245"/>
                              <a:gd name="T177" fmla="*/ T176 w 49706"/>
                              <a:gd name="T178" fmla="+- 0 2406 87424"/>
                              <a:gd name="T179" fmla="*/ 2406 h 20885"/>
                              <a:gd name="T180" fmla="+- 0 4197 22245"/>
                              <a:gd name="T181" fmla="*/ T180 w 49706"/>
                              <a:gd name="T182" fmla="+- 0 2415 87424"/>
                              <a:gd name="T183" fmla="*/ 2415 h 20885"/>
                              <a:gd name="T184" fmla="+- 0 4124 22245"/>
                              <a:gd name="T185" fmla="*/ T184 w 49706"/>
                              <a:gd name="T186" fmla="+- 0 2487 87424"/>
                              <a:gd name="T187" fmla="*/ 2487 h 208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</a:cxnLst>
                            <a:rect l="0" t="0" r="r" b="b"/>
                            <a:pathLst>
                              <a:path w="49706" h="20885">
                                <a:moveTo>
                                  <a:pt x="-19359" y="-84545"/>
                                </a:moveTo>
                                <a:lnTo>
                                  <a:pt x="-19286" y="-84545"/>
                                </a:lnTo>
                                <a:lnTo>
                                  <a:pt x="-19286" y="-84472"/>
                                </a:lnTo>
                                <a:lnTo>
                                  <a:pt x="-19359" y="-84472"/>
                                </a:lnTo>
                                <a:lnTo>
                                  <a:pt x="-19359" y="-84545"/>
                                </a:lnTo>
                                <a:close/>
                                <a:moveTo>
                                  <a:pt x="-19290" y="-84814"/>
                                </a:moveTo>
                                <a:lnTo>
                                  <a:pt x="-19217" y="-84814"/>
                                </a:lnTo>
                                <a:lnTo>
                                  <a:pt x="-19217" y="-84741"/>
                                </a:lnTo>
                                <a:lnTo>
                                  <a:pt x="-19290" y="-84741"/>
                                </a:lnTo>
                                <a:lnTo>
                                  <a:pt x="-19290" y="-84814"/>
                                </a:lnTo>
                                <a:close/>
                                <a:moveTo>
                                  <a:pt x="-19222" y="-84768"/>
                                </a:moveTo>
                                <a:lnTo>
                                  <a:pt x="-19149" y="-84768"/>
                                </a:lnTo>
                                <a:lnTo>
                                  <a:pt x="-19149" y="-84695"/>
                                </a:lnTo>
                                <a:lnTo>
                                  <a:pt x="-19222" y="-84695"/>
                                </a:lnTo>
                                <a:lnTo>
                                  <a:pt x="-19222" y="-84768"/>
                                </a:lnTo>
                                <a:close/>
                                <a:moveTo>
                                  <a:pt x="-19154" y="-84886"/>
                                </a:moveTo>
                                <a:lnTo>
                                  <a:pt x="-19081" y="-84886"/>
                                </a:lnTo>
                                <a:lnTo>
                                  <a:pt x="-19081" y="-84814"/>
                                </a:lnTo>
                                <a:lnTo>
                                  <a:pt x="-19154" y="-84814"/>
                                </a:lnTo>
                                <a:lnTo>
                                  <a:pt x="-19154" y="-84886"/>
                                </a:lnTo>
                                <a:close/>
                                <a:moveTo>
                                  <a:pt x="-19085" y="-84896"/>
                                </a:moveTo>
                                <a:lnTo>
                                  <a:pt x="-19013" y="-84896"/>
                                </a:lnTo>
                                <a:lnTo>
                                  <a:pt x="-19013" y="-84823"/>
                                </a:lnTo>
                                <a:lnTo>
                                  <a:pt x="-19085" y="-84823"/>
                                </a:lnTo>
                                <a:lnTo>
                                  <a:pt x="-19085" y="-84896"/>
                                </a:lnTo>
                                <a:close/>
                                <a:moveTo>
                                  <a:pt x="-19017" y="-84950"/>
                                </a:moveTo>
                                <a:lnTo>
                                  <a:pt x="-18944" y="-84950"/>
                                </a:lnTo>
                                <a:lnTo>
                                  <a:pt x="-18944" y="-84877"/>
                                </a:lnTo>
                                <a:lnTo>
                                  <a:pt x="-19017" y="-84877"/>
                                </a:lnTo>
                                <a:lnTo>
                                  <a:pt x="-19017" y="-84950"/>
                                </a:lnTo>
                                <a:close/>
                                <a:moveTo>
                                  <a:pt x="-18949" y="-85009"/>
                                </a:moveTo>
                                <a:lnTo>
                                  <a:pt x="-18876" y="-85009"/>
                                </a:lnTo>
                                <a:lnTo>
                                  <a:pt x="-18876" y="-84937"/>
                                </a:lnTo>
                                <a:lnTo>
                                  <a:pt x="-18949" y="-84937"/>
                                </a:lnTo>
                                <a:lnTo>
                                  <a:pt x="-18949" y="-85009"/>
                                </a:lnTo>
                                <a:close/>
                                <a:moveTo>
                                  <a:pt x="-18876" y="-84964"/>
                                </a:moveTo>
                                <a:lnTo>
                                  <a:pt x="-18803" y="-84964"/>
                                </a:lnTo>
                                <a:lnTo>
                                  <a:pt x="-18803" y="-84891"/>
                                </a:lnTo>
                                <a:lnTo>
                                  <a:pt x="-18876" y="-84891"/>
                                </a:lnTo>
                                <a:lnTo>
                                  <a:pt x="-18876" y="-84964"/>
                                </a:lnTo>
                                <a:close/>
                                <a:moveTo>
                                  <a:pt x="-18808" y="-84959"/>
                                </a:moveTo>
                                <a:lnTo>
                                  <a:pt x="-18735" y="-84959"/>
                                </a:lnTo>
                                <a:lnTo>
                                  <a:pt x="-18735" y="-84886"/>
                                </a:lnTo>
                                <a:lnTo>
                                  <a:pt x="-18808" y="-84886"/>
                                </a:lnTo>
                                <a:lnTo>
                                  <a:pt x="-18808" y="-84959"/>
                                </a:lnTo>
                                <a:close/>
                                <a:moveTo>
                                  <a:pt x="-18740" y="-84991"/>
                                </a:moveTo>
                                <a:lnTo>
                                  <a:pt x="-18667" y="-84991"/>
                                </a:lnTo>
                                <a:lnTo>
                                  <a:pt x="-18667" y="-84918"/>
                                </a:lnTo>
                                <a:lnTo>
                                  <a:pt x="-18740" y="-84918"/>
                                </a:lnTo>
                                <a:lnTo>
                                  <a:pt x="-18740" y="-84991"/>
                                </a:lnTo>
                                <a:close/>
                                <a:moveTo>
                                  <a:pt x="-18671" y="-84986"/>
                                </a:moveTo>
                                <a:lnTo>
                                  <a:pt x="-18599" y="-84986"/>
                                </a:lnTo>
                                <a:lnTo>
                                  <a:pt x="-18599" y="-84914"/>
                                </a:lnTo>
                                <a:lnTo>
                                  <a:pt x="-18671" y="-84914"/>
                                </a:lnTo>
                                <a:lnTo>
                                  <a:pt x="-18671" y="-84986"/>
                                </a:lnTo>
                                <a:close/>
                                <a:moveTo>
                                  <a:pt x="-18603" y="-84986"/>
                                </a:moveTo>
                                <a:lnTo>
                                  <a:pt x="-18530" y="-84986"/>
                                </a:lnTo>
                                <a:lnTo>
                                  <a:pt x="-18530" y="-84914"/>
                                </a:lnTo>
                                <a:lnTo>
                                  <a:pt x="-18603" y="-84914"/>
                                </a:lnTo>
                                <a:lnTo>
                                  <a:pt x="-18603" y="-84986"/>
                                </a:lnTo>
                                <a:close/>
                                <a:moveTo>
                                  <a:pt x="-18535" y="-85018"/>
                                </a:moveTo>
                                <a:lnTo>
                                  <a:pt x="-18462" y="-85018"/>
                                </a:lnTo>
                                <a:lnTo>
                                  <a:pt x="-18462" y="-84946"/>
                                </a:lnTo>
                                <a:lnTo>
                                  <a:pt x="-18535" y="-84946"/>
                                </a:lnTo>
                                <a:lnTo>
                                  <a:pt x="-18535" y="-85018"/>
                                </a:lnTo>
                                <a:close/>
                                <a:moveTo>
                                  <a:pt x="-18467" y="-84986"/>
                                </a:moveTo>
                                <a:lnTo>
                                  <a:pt x="-18394" y="-84986"/>
                                </a:lnTo>
                                <a:lnTo>
                                  <a:pt x="-18394" y="-84914"/>
                                </a:lnTo>
                                <a:lnTo>
                                  <a:pt x="-18467" y="-84914"/>
                                </a:lnTo>
                                <a:lnTo>
                                  <a:pt x="-18467" y="-84986"/>
                                </a:lnTo>
                                <a:close/>
                                <a:moveTo>
                                  <a:pt x="-18394" y="-85009"/>
                                </a:moveTo>
                                <a:lnTo>
                                  <a:pt x="-18321" y="-85009"/>
                                </a:lnTo>
                                <a:lnTo>
                                  <a:pt x="-18321" y="-84937"/>
                                </a:lnTo>
                                <a:lnTo>
                                  <a:pt x="-18394" y="-84937"/>
                                </a:lnTo>
                                <a:lnTo>
                                  <a:pt x="-18394" y="-85009"/>
                                </a:lnTo>
                                <a:close/>
                                <a:moveTo>
                                  <a:pt x="-18325" y="-85023"/>
                                </a:moveTo>
                                <a:lnTo>
                                  <a:pt x="-18253" y="-85023"/>
                                </a:lnTo>
                                <a:lnTo>
                                  <a:pt x="-18253" y="-84950"/>
                                </a:lnTo>
                                <a:lnTo>
                                  <a:pt x="-18325" y="-84950"/>
                                </a:lnTo>
                                <a:lnTo>
                                  <a:pt x="-18325" y="-85023"/>
                                </a:lnTo>
                                <a:close/>
                                <a:moveTo>
                                  <a:pt x="-18257" y="-85014"/>
                                </a:moveTo>
                                <a:lnTo>
                                  <a:pt x="-18184" y="-85014"/>
                                </a:lnTo>
                                <a:lnTo>
                                  <a:pt x="-18184" y="-84941"/>
                                </a:lnTo>
                                <a:lnTo>
                                  <a:pt x="-18257" y="-84941"/>
                                </a:lnTo>
                                <a:lnTo>
                                  <a:pt x="-18257" y="-85014"/>
                                </a:lnTo>
                                <a:close/>
                                <a:moveTo>
                                  <a:pt x="-18189" y="-85018"/>
                                </a:moveTo>
                                <a:lnTo>
                                  <a:pt x="-18116" y="-85018"/>
                                </a:lnTo>
                                <a:lnTo>
                                  <a:pt x="-18116" y="-84946"/>
                                </a:lnTo>
                                <a:lnTo>
                                  <a:pt x="-18189" y="-84946"/>
                                </a:lnTo>
                                <a:lnTo>
                                  <a:pt x="-18189" y="-85018"/>
                                </a:lnTo>
                                <a:close/>
                                <a:moveTo>
                                  <a:pt x="-18121" y="-85009"/>
                                </a:moveTo>
                                <a:lnTo>
                                  <a:pt x="-18048" y="-85009"/>
                                </a:lnTo>
                                <a:lnTo>
                                  <a:pt x="-18048" y="-84937"/>
                                </a:lnTo>
                                <a:lnTo>
                                  <a:pt x="-18121" y="-84937"/>
                                </a:lnTo>
                                <a:lnTo>
                                  <a:pt x="-18121" y="-85009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4446">
                            <a:solidFill>
                              <a:srgbClr val="FF0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7" name="Rectangle 491"/>
                        <wps:cNvSpPr>
                          <a:spLocks noChangeArrowheads="1"/>
                        </wps:cNvSpPr>
                        <wps:spPr bwMode="auto">
                          <a:xfrm>
                            <a:off x="4193" y="2392"/>
                            <a:ext cx="73" cy="73"/>
                          </a:xfrm>
                          <a:prstGeom prst="rect">
                            <a:avLst/>
                          </a:prstGeom>
                          <a:noFill/>
                          <a:ln w="14446">
                            <a:solidFill>
                              <a:srgbClr val="FF00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8" name="AutoShape 490"/>
                        <wps:cNvSpPr>
                          <a:spLocks/>
                        </wps:cNvSpPr>
                        <wps:spPr bwMode="auto">
                          <a:xfrm>
                            <a:off x="74363" y="105032"/>
                            <a:ext cx="10691" cy="3440"/>
                          </a:xfrm>
                          <a:custGeom>
                            <a:avLst/>
                            <a:gdLst>
                              <a:gd name="T0" fmla="+- 0 4261 74363"/>
                              <a:gd name="T1" fmla="*/ T0 w 10691"/>
                              <a:gd name="T2" fmla="+- 0 2406 105032"/>
                              <a:gd name="T3" fmla="*/ 2406 h 3440"/>
                              <a:gd name="T4" fmla="+- 0 4334 74363"/>
                              <a:gd name="T5" fmla="*/ T4 w 10691"/>
                              <a:gd name="T6" fmla="+- 0 2406 105032"/>
                              <a:gd name="T7" fmla="*/ 2406 h 3440"/>
                              <a:gd name="T8" fmla="+- 0 4334 74363"/>
                              <a:gd name="T9" fmla="*/ T8 w 10691"/>
                              <a:gd name="T10" fmla="+- 0 2478 105032"/>
                              <a:gd name="T11" fmla="*/ 2478 h 3440"/>
                              <a:gd name="T12" fmla="+- 0 4261 74363"/>
                              <a:gd name="T13" fmla="*/ T12 w 10691"/>
                              <a:gd name="T14" fmla="+- 0 2478 105032"/>
                              <a:gd name="T15" fmla="*/ 2478 h 3440"/>
                              <a:gd name="T16" fmla="+- 0 4261 74363"/>
                              <a:gd name="T17" fmla="*/ T16 w 10691"/>
                              <a:gd name="T18" fmla="+- 0 2406 105032"/>
                              <a:gd name="T19" fmla="*/ 2406 h 3440"/>
                              <a:gd name="T20" fmla="+- 0 4334 74363"/>
                              <a:gd name="T21" fmla="*/ T20 w 10691"/>
                              <a:gd name="T22" fmla="+- 0 2415 105032"/>
                              <a:gd name="T23" fmla="*/ 2415 h 3440"/>
                              <a:gd name="T24" fmla="+- 0 4407 74363"/>
                              <a:gd name="T25" fmla="*/ T24 w 10691"/>
                              <a:gd name="T26" fmla="+- 0 2415 105032"/>
                              <a:gd name="T27" fmla="*/ 2415 h 3440"/>
                              <a:gd name="T28" fmla="+- 0 4407 74363"/>
                              <a:gd name="T29" fmla="*/ T28 w 10691"/>
                              <a:gd name="T30" fmla="+- 0 2487 105032"/>
                              <a:gd name="T31" fmla="*/ 2487 h 3440"/>
                              <a:gd name="T32" fmla="+- 0 4334 74363"/>
                              <a:gd name="T33" fmla="*/ T32 w 10691"/>
                              <a:gd name="T34" fmla="+- 0 2487 105032"/>
                              <a:gd name="T35" fmla="*/ 2487 h 3440"/>
                              <a:gd name="T36" fmla="+- 0 4334 74363"/>
                              <a:gd name="T37" fmla="*/ T36 w 10691"/>
                              <a:gd name="T38" fmla="+- 0 2415 105032"/>
                              <a:gd name="T39" fmla="*/ 2415 h 3440"/>
                              <a:gd name="T40" fmla="+- 0 4402 74363"/>
                              <a:gd name="T41" fmla="*/ T40 w 10691"/>
                              <a:gd name="T42" fmla="+- 0 2397 105032"/>
                              <a:gd name="T43" fmla="*/ 2397 h 3440"/>
                              <a:gd name="T44" fmla="+- 0 4475 74363"/>
                              <a:gd name="T45" fmla="*/ T44 w 10691"/>
                              <a:gd name="T46" fmla="+- 0 2397 105032"/>
                              <a:gd name="T47" fmla="*/ 2397 h 3440"/>
                              <a:gd name="T48" fmla="+- 0 4475 74363"/>
                              <a:gd name="T49" fmla="*/ T48 w 10691"/>
                              <a:gd name="T50" fmla="+- 0 2469 105032"/>
                              <a:gd name="T51" fmla="*/ 2469 h 3440"/>
                              <a:gd name="T52" fmla="+- 0 4402 74363"/>
                              <a:gd name="T53" fmla="*/ T52 w 10691"/>
                              <a:gd name="T54" fmla="+- 0 2469 105032"/>
                              <a:gd name="T55" fmla="*/ 2469 h 3440"/>
                              <a:gd name="T56" fmla="+- 0 4402 74363"/>
                              <a:gd name="T57" fmla="*/ T56 w 10691"/>
                              <a:gd name="T58" fmla="+- 0 2397 105032"/>
                              <a:gd name="T59" fmla="*/ 2397 h 3440"/>
                              <a:gd name="T60" fmla="+- 0 4470 74363"/>
                              <a:gd name="T61" fmla="*/ T60 w 10691"/>
                              <a:gd name="T62" fmla="+- 0 2406 105032"/>
                              <a:gd name="T63" fmla="*/ 2406 h 3440"/>
                              <a:gd name="T64" fmla="+- 0 4543 74363"/>
                              <a:gd name="T65" fmla="*/ T64 w 10691"/>
                              <a:gd name="T66" fmla="+- 0 2406 105032"/>
                              <a:gd name="T67" fmla="*/ 2406 h 3440"/>
                              <a:gd name="T68" fmla="+- 0 4543 74363"/>
                              <a:gd name="T69" fmla="*/ T68 w 10691"/>
                              <a:gd name="T70" fmla="+- 0 2478 105032"/>
                              <a:gd name="T71" fmla="*/ 2478 h 3440"/>
                              <a:gd name="T72" fmla="+- 0 4470 74363"/>
                              <a:gd name="T73" fmla="*/ T72 w 10691"/>
                              <a:gd name="T74" fmla="+- 0 2478 105032"/>
                              <a:gd name="T75" fmla="*/ 2478 h 3440"/>
                              <a:gd name="T76" fmla="+- 0 4470 74363"/>
                              <a:gd name="T77" fmla="*/ T76 w 10691"/>
                              <a:gd name="T78" fmla="+- 0 2406 105032"/>
                              <a:gd name="T79" fmla="*/ 2406 h 34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10691" h="3440">
                                <a:moveTo>
                                  <a:pt x="-70102" y="-102626"/>
                                </a:moveTo>
                                <a:lnTo>
                                  <a:pt x="-70029" y="-102626"/>
                                </a:lnTo>
                                <a:lnTo>
                                  <a:pt x="-70029" y="-102554"/>
                                </a:lnTo>
                                <a:lnTo>
                                  <a:pt x="-70102" y="-102554"/>
                                </a:lnTo>
                                <a:lnTo>
                                  <a:pt x="-70102" y="-102626"/>
                                </a:lnTo>
                                <a:close/>
                                <a:moveTo>
                                  <a:pt x="-70029" y="-102617"/>
                                </a:moveTo>
                                <a:lnTo>
                                  <a:pt x="-69956" y="-102617"/>
                                </a:lnTo>
                                <a:lnTo>
                                  <a:pt x="-69956" y="-102545"/>
                                </a:lnTo>
                                <a:lnTo>
                                  <a:pt x="-70029" y="-102545"/>
                                </a:lnTo>
                                <a:lnTo>
                                  <a:pt x="-70029" y="-102617"/>
                                </a:lnTo>
                                <a:close/>
                                <a:moveTo>
                                  <a:pt x="-69961" y="-102635"/>
                                </a:moveTo>
                                <a:lnTo>
                                  <a:pt x="-69888" y="-102635"/>
                                </a:lnTo>
                                <a:lnTo>
                                  <a:pt x="-69888" y="-102563"/>
                                </a:lnTo>
                                <a:lnTo>
                                  <a:pt x="-69961" y="-102563"/>
                                </a:lnTo>
                                <a:lnTo>
                                  <a:pt x="-69961" y="-102635"/>
                                </a:lnTo>
                                <a:close/>
                                <a:moveTo>
                                  <a:pt x="-69893" y="-102626"/>
                                </a:moveTo>
                                <a:lnTo>
                                  <a:pt x="-69820" y="-102626"/>
                                </a:lnTo>
                                <a:lnTo>
                                  <a:pt x="-69820" y="-102554"/>
                                </a:lnTo>
                                <a:lnTo>
                                  <a:pt x="-69893" y="-102554"/>
                                </a:lnTo>
                                <a:lnTo>
                                  <a:pt x="-69893" y="-10262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4446">
                            <a:solidFill>
                              <a:srgbClr val="FF0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9" name="Rectangle 489"/>
                        <wps:cNvSpPr>
                          <a:spLocks noChangeArrowheads="1"/>
                        </wps:cNvSpPr>
                        <wps:spPr bwMode="auto">
                          <a:xfrm>
                            <a:off x="4539" y="2387"/>
                            <a:ext cx="73" cy="73"/>
                          </a:xfrm>
                          <a:prstGeom prst="rect">
                            <a:avLst/>
                          </a:prstGeom>
                          <a:noFill/>
                          <a:ln w="14446">
                            <a:solidFill>
                              <a:srgbClr val="FF00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0" name="Rectangle 488"/>
                        <wps:cNvSpPr>
                          <a:spLocks noChangeArrowheads="1"/>
                        </wps:cNvSpPr>
                        <wps:spPr bwMode="auto">
                          <a:xfrm>
                            <a:off x="4607" y="2415"/>
                            <a:ext cx="73" cy="73"/>
                          </a:xfrm>
                          <a:prstGeom prst="rect">
                            <a:avLst/>
                          </a:prstGeom>
                          <a:noFill/>
                          <a:ln w="14446">
                            <a:solidFill>
                              <a:srgbClr val="FF00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1" name="Rectangle 487"/>
                        <wps:cNvSpPr>
                          <a:spLocks noChangeArrowheads="1"/>
                        </wps:cNvSpPr>
                        <wps:spPr bwMode="auto">
                          <a:xfrm>
                            <a:off x="4675" y="2387"/>
                            <a:ext cx="73" cy="73"/>
                          </a:xfrm>
                          <a:prstGeom prst="rect">
                            <a:avLst/>
                          </a:prstGeom>
                          <a:noFill/>
                          <a:ln w="14446">
                            <a:solidFill>
                              <a:srgbClr val="FF00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2" name="Rectangle 486"/>
                        <wps:cNvSpPr>
                          <a:spLocks noChangeArrowheads="1"/>
                        </wps:cNvSpPr>
                        <wps:spPr bwMode="auto">
                          <a:xfrm>
                            <a:off x="4743" y="2424"/>
                            <a:ext cx="73" cy="73"/>
                          </a:xfrm>
                          <a:prstGeom prst="rect">
                            <a:avLst/>
                          </a:prstGeom>
                          <a:noFill/>
                          <a:ln w="14446">
                            <a:solidFill>
                              <a:srgbClr val="FF00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3" name="Rectangle 485"/>
                        <wps:cNvSpPr>
                          <a:spLocks noChangeArrowheads="1"/>
                        </wps:cNvSpPr>
                        <wps:spPr bwMode="auto">
                          <a:xfrm>
                            <a:off x="4816" y="2365"/>
                            <a:ext cx="73" cy="73"/>
                          </a:xfrm>
                          <a:prstGeom prst="rect">
                            <a:avLst/>
                          </a:prstGeom>
                          <a:noFill/>
                          <a:ln w="14446">
                            <a:solidFill>
                              <a:srgbClr val="FF00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4" name="AutoShape 484"/>
                        <wps:cNvSpPr>
                          <a:spLocks/>
                        </wps:cNvSpPr>
                        <wps:spPr bwMode="auto">
                          <a:xfrm>
                            <a:off x="97993" y="105195"/>
                            <a:ext cx="5362" cy="3114"/>
                          </a:xfrm>
                          <a:custGeom>
                            <a:avLst/>
                            <a:gdLst>
                              <a:gd name="T0" fmla="+- 0 4884 97993"/>
                              <a:gd name="T1" fmla="*/ T0 w 5362"/>
                              <a:gd name="T2" fmla="+- 0 2410 105195"/>
                              <a:gd name="T3" fmla="*/ 2410 h 3114"/>
                              <a:gd name="T4" fmla="+- 0 4957 97993"/>
                              <a:gd name="T5" fmla="*/ T4 w 5362"/>
                              <a:gd name="T6" fmla="+- 0 2410 105195"/>
                              <a:gd name="T7" fmla="*/ 2410 h 3114"/>
                              <a:gd name="T8" fmla="+- 0 4957 97993"/>
                              <a:gd name="T9" fmla="*/ T8 w 5362"/>
                              <a:gd name="T10" fmla="+- 0 2483 105195"/>
                              <a:gd name="T11" fmla="*/ 2483 h 3114"/>
                              <a:gd name="T12" fmla="+- 0 4884 97993"/>
                              <a:gd name="T13" fmla="*/ T12 w 5362"/>
                              <a:gd name="T14" fmla="+- 0 2483 105195"/>
                              <a:gd name="T15" fmla="*/ 2483 h 3114"/>
                              <a:gd name="T16" fmla="+- 0 4884 97993"/>
                              <a:gd name="T17" fmla="*/ T16 w 5362"/>
                              <a:gd name="T18" fmla="+- 0 2410 105195"/>
                              <a:gd name="T19" fmla="*/ 2410 h 3114"/>
                              <a:gd name="T20" fmla="+- 0 4953 97993"/>
                              <a:gd name="T21" fmla="*/ T20 w 5362"/>
                              <a:gd name="T22" fmla="+- 0 2401 105195"/>
                              <a:gd name="T23" fmla="*/ 2401 h 3114"/>
                              <a:gd name="T24" fmla="+- 0 5026 97993"/>
                              <a:gd name="T25" fmla="*/ T24 w 5362"/>
                              <a:gd name="T26" fmla="+- 0 2401 105195"/>
                              <a:gd name="T27" fmla="*/ 2401 h 3114"/>
                              <a:gd name="T28" fmla="+- 0 5026 97993"/>
                              <a:gd name="T29" fmla="*/ T28 w 5362"/>
                              <a:gd name="T30" fmla="+- 0 2474 105195"/>
                              <a:gd name="T31" fmla="*/ 2474 h 3114"/>
                              <a:gd name="T32" fmla="+- 0 4953 97993"/>
                              <a:gd name="T33" fmla="*/ T32 w 5362"/>
                              <a:gd name="T34" fmla="+- 0 2474 105195"/>
                              <a:gd name="T35" fmla="*/ 2474 h 3114"/>
                              <a:gd name="T36" fmla="+- 0 4953 97993"/>
                              <a:gd name="T37" fmla="*/ T36 w 5362"/>
                              <a:gd name="T38" fmla="+- 0 2401 105195"/>
                              <a:gd name="T39" fmla="*/ 2401 h 311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5362" h="3114">
                                <a:moveTo>
                                  <a:pt x="-93109" y="-102785"/>
                                </a:moveTo>
                                <a:lnTo>
                                  <a:pt x="-93036" y="-102785"/>
                                </a:lnTo>
                                <a:lnTo>
                                  <a:pt x="-93036" y="-102712"/>
                                </a:lnTo>
                                <a:lnTo>
                                  <a:pt x="-93109" y="-102712"/>
                                </a:lnTo>
                                <a:lnTo>
                                  <a:pt x="-93109" y="-102785"/>
                                </a:lnTo>
                                <a:close/>
                                <a:moveTo>
                                  <a:pt x="-93040" y="-102794"/>
                                </a:moveTo>
                                <a:lnTo>
                                  <a:pt x="-92967" y="-102794"/>
                                </a:lnTo>
                                <a:lnTo>
                                  <a:pt x="-92967" y="-102721"/>
                                </a:lnTo>
                                <a:lnTo>
                                  <a:pt x="-93040" y="-102721"/>
                                </a:lnTo>
                                <a:lnTo>
                                  <a:pt x="-93040" y="-10279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4446">
                            <a:solidFill>
                              <a:srgbClr val="FF0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5" name="Rectangle 483"/>
                        <wps:cNvSpPr>
                          <a:spLocks noChangeArrowheads="1"/>
                        </wps:cNvSpPr>
                        <wps:spPr bwMode="auto">
                          <a:xfrm>
                            <a:off x="5021" y="2392"/>
                            <a:ext cx="73" cy="73"/>
                          </a:xfrm>
                          <a:prstGeom prst="rect">
                            <a:avLst/>
                          </a:prstGeom>
                          <a:noFill/>
                          <a:ln w="14446">
                            <a:solidFill>
                              <a:srgbClr val="FF00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6" name="Rectangle 482"/>
                        <wps:cNvSpPr>
                          <a:spLocks noChangeArrowheads="1"/>
                        </wps:cNvSpPr>
                        <wps:spPr bwMode="auto">
                          <a:xfrm>
                            <a:off x="5089" y="2392"/>
                            <a:ext cx="73" cy="73"/>
                          </a:xfrm>
                          <a:prstGeom prst="rect">
                            <a:avLst/>
                          </a:prstGeom>
                          <a:noFill/>
                          <a:ln w="14446">
                            <a:solidFill>
                              <a:srgbClr val="FF00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7" name="Rectangle 481"/>
                        <wps:cNvSpPr>
                          <a:spLocks noChangeArrowheads="1"/>
                        </wps:cNvSpPr>
                        <wps:spPr bwMode="auto">
                          <a:xfrm>
                            <a:off x="5158" y="2392"/>
                            <a:ext cx="73" cy="73"/>
                          </a:xfrm>
                          <a:prstGeom prst="rect">
                            <a:avLst/>
                          </a:prstGeom>
                          <a:noFill/>
                          <a:ln w="14446">
                            <a:solidFill>
                              <a:srgbClr val="FF00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8" name="Rectangle 480"/>
                        <wps:cNvSpPr>
                          <a:spLocks noChangeArrowheads="1"/>
                        </wps:cNvSpPr>
                        <wps:spPr bwMode="auto">
                          <a:xfrm>
                            <a:off x="5226" y="2392"/>
                            <a:ext cx="73" cy="73"/>
                          </a:xfrm>
                          <a:prstGeom prst="rect">
                            <a:avLst/>
                          </a:prstGeom>
                          <a:noFill/>
                          <a:ln w="14446">
                            <a:solidFill>
                              <a:srgbClr val="FF00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9" name="Rectangle 479"/>
                        <wps:cNvSpPr>
                          <a:spLocks noChangeArrowheads="1"/>
                        </wps:cNvSpPr>
                        <wps:spPr bwMode="auto">
                          <a:xfrm>
                            <a:off x="5299" y="2397"/>
                            <a:ext cx="73" cy="73"/>
                          </a:xfrm>
                          <a:prstGeom prst="rect">
                            <a:avLst/>
                          </a:prstGeom>
                          <a:noFill/>
                          <a:ln w="14446">
                            <a:solidFill>
                              <a:srgbClr val="FF00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0" name="Rectangle 478"/>
                        <wps:cNvSpPr>
                          <a:spLocks noChangeArrowheads="1"/>
                        </wps:cNvSpPr>
                        <wps:spPr bwMode="auto">
                          <a:xfrm>
                            <a:off x="5367" y="2392"/>
                            <a:ext cx="73" cy="73"/>
                          </a:xfrm>
                          <a:prstGeom prst="rect">
                            <a:avLst/>
                          </a:prstGeom>
                          <a:noFill/>
                          <a:ln w="14446">
                            <a:solidFill>
                              <a:srgbClr val="FF00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1" name="AutoShape 477"/>
                        <wps:cNvSpPr>
                          <a:spLocks/>
                        </wps:cNvSpPr>
                        <wps:spPr bwMode="auto">
                          <a:xfrm>
                            <a:off x="118870" y="105553"/>
                            <a:ext cx="5362" cy="2919"/>
                          </a:xfrm>
                          <a:custGeom>
                            <a:avLst/>
                            <a:gdLst>
                              <a:gd name="T0" fmla="+- 0 5435 118870"/>
                              <a:gd name="T1" fmla="*/ T0 w 5362"/>
                              <a:gd name="T2" fmla="+- 0 2401 105553"/>
                              <a:gd name="T3" fmla="*/ 2401 h 2919"/>
                              <a:gd name="T4" fmla="+- 0 5508 118870"/>
                              <a:gd name="T5" fmla="*/ T4 w 5362"/>
                              <a:gd name="T6" fmla="+- 0 2401 105553"/>
                              <a:gd name="T7" fmla="*/ 2401 h 2919"/>
                              <a:gd name="T8" fmla="+- 0 5508 118870"/>
                              <a:gd name="T9" fmla="*/ T8 w 5362"/>
                              <a:gd name="T10" fmla="+- 0 2474 105553"/>
                              <a:gd name="T11" fmla="*/ 2474 h 2919"/>
                              <a:gd name="T12" fmla="+- 0 5435 118870"/>
                              <a:gd name="T13" fmla="*/ T12 w 5362"/>
                              <a:gd name="T14" fmla="+- 0 2474 105553"/>
                              <a:gd name="T15" fmla="*/ 2474 h 2919"/>
                              <a:gd name="T16" fmla="+- 0 5435 118870"/>
                              <a:gd name="T17" fmla="*/ T16 w 5362"/>
                              <a:gd name="T18" fmla="+- 0 2401 105553"/>
                              <a:gd name="T19" fmla="*/ 2401 h 2919"/>
                              <a:gd name="T20" fmla="+- 0 5503 118870"/>
                              <a:gd name="T21" fmla="*/ T20 w 5362"/>
                              <a:gd name="T22" fmla="+- 0 2397 105553"/>
                              <a:gd name="T23" fmla="*/ 2397 h 2919"/>
                              <a:gd name="T24" fmla="+- 0 5577 118870"/>
                              <a:gd name="T25" fmla="*/ T24 w 5362"/>
                              <a:gd name="T26" fmla="+- 0 2397 105553"/>
                              <a:gd name="T27" fmla="*/ 2397 h 2919"/>
                              <a:gd name="T28" fmla="+- 0 5577 118870"/>
                              <a:gd name="T29" fmla="*/ T28 w 5362"/>
                              <a:gd name="T30" fmla="+- 0 2469 105553"/>
                              <a:gd name="T31" fmla="*/ 2469 h 2919"/>
                              <a:gd name="T32" fmla="+- 0 5503 118870"/>
                              <a:gd name="T33" fmla="*/ T32 w 5362"/>
                              <a:gd name="T34" fmla="+- 0 2469 105553"/>
                              <a:gd name="T35" fmla="*/ 2469 h 2919"/>
                              <a:gd name="T36" fmla="+- 0 5503 118870"/>
                              <a:gd name="T37" fmla="*/ T36 w 5362"/>
                              <a:gd name="T38" fmla="+- 0 2397 105553"/>
                              <a:gd name="T39" fmla="*/ 2397 h 291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5362" h="2919">
                                <a:moveTo>
                                  <a:pt x="-113435" y="-103152"/>
                                </a:moveTo>
                                <a:lnTo>
                                  <a:pt x="-113362" y="-103152"/>
                                </a:lnTo>
                                <a:lnTo>
                                  <a:pt x="-113362" y="-103079"/>
                                </a:lnTo>
                                <a:lnTo>
                                  <a:pt x="-113435" y="-103079"/>
                                </a:lnTo>
                                <a:lnTo>
                                  <a:pt x="-113435" y="-103152"/>
                                </a:lnTo>
                                <a:close/>
                                <a:moveTo>
                                  <a:pt x="-113367" y="-103156"/>
                                </a:moveTo>
                                <a:lnTo>
                                  <a:pt x="-113293" y="-103156"/>
                                </a:lnTo>
                                <a:lnTo>
                                  <a:pt x="-113293" y="-103084"/>
                                </a:lnTo>
                                <a:lnTo>
                                  <a:pt x="-113367" y="-103084"/>
                                </a:lnTo>
                                <a:lnTo>
                                  <a:pt x="-113367" y="-10315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4446">
                            <a:solidFill>
                              <a:srgbClr val="FF0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2" name="Rectangle 476"/>
                        <wps:cNvSpPr>
                          <a:spLocks noChangeArrowheads="1"/>
                        </wps:cNvSpPr>
                        <wps:spPr bwMode="auto">
                          <a:xfrm>
                            <a:off x="5572" y="2392"/>
                            <a:ext cx="73" cy="73"/>
                          </a:xfrm>
                          <a:prstGeom prst="rect">
                            <a:avLst/>
                          </a:prstGeom>
                          <a:noFill/>
                          <a:ln w="14446">
                            <a:solidFill>
                              <a:srgbClr val="FF00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3" name="Rectangle 475"/>
                        <wps:cNvSpPr>
                          <a:spLocks noChangeArrowheads="1"/>
                        </wps:cNvSpPr>
                        <wps:spPr bwMode="auto">
                          <a:xfrm>
                            <a:off x="5640" y="2392"/>
                            <a:ext cx="73" cy="73"/>
                          </a:xfrm>
                          <a:prstGeom prst="rect">
                            <a:avLst/>
                          </a:prstGeom>
                          <a:noFill/>
                          <a:ln w="14446">
                            <a:solidFill>
                              <a:srgbClr val="FF00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4" name="Rectangle 474"/>
                        <wps:cNvSpPr>
                          <a:spLocks noChangeArrowheads="1"/>
                        </wps:cNvSpPr>
                        <wps:spPr bwMode="auto">
                          <a:xfrm>
                            <a:off x="5709" y="2387"/>
                            <a:ext cx="73" cy="73"/>
                          </a:xfrm>
                          <a:prstGeom prst="rect">
                            <a:avLst/>
                          </a:prstGeom>
                          <a:noFill/>
                          <a:ln w="14446">
                            <a:solidFill>
                              <a:srgbClr val="FF00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5" name="Rectangle 473"/>
                        <wps:cNvSpPr>
                          <a:spLocks noChangeArrowheads="1"/>
                        </wps:cNvSpPr>
                        <wps:spPr bwMode="auto">
                          <a:xfrm>
                            <a:off x="5781" y="2378"/>
                            <a:ext cx="73" cy="73"/>
                          </a:xfrm>
                          <a:prstGeom prst="rect">
                            <a:avLst/>
                          </a:prstGeom>
                          <a:noFill/>
                          <a:ln w="14446">
                            <a:solidFill>
                              <a:srgbClr val="FF00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6" name="Rectangle 472"/>
                        <wps:cNvSpPr>
                          <a:spLocks noChangeArrowheads="1"/>
                        </wps:cNvSpPr>
                        <wps:spPr bwMode="auto">
                          <a:xfrm>
                            <a:off x="5850" y="2374"/>
                            <a:ext cx="73" cy="73"/>
                          </a:xfrm>
                          <a:prstGeom prst="rect">
                            <a:avLst/>
                          </a:prstGeom>
                          <a:noFill/>
                          <a:ln w="14446">
                            <a:solidFill>
                              <a:srgbClr val="FF00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7" name="Rectangle 471"/>
                        <wps:cNvSpPr>
                          <a:spLocks noChangeArrowheads="1"/>
                        </wps:cNvSpPr>
                        <wps:spPr bwMode="auto">
                          <a:xfrm>
                            <a:off x="5918" y="2392"/>
                            <a:ext cx="73" cy="73"/>
                          </a:xfrm>
                          <a:prstGeom prst="rect">
                            <a:avLst/>
                          </a:prstGeom>
                          <a:noFill/>
                          <a:ln w="14446">
                            <a:solidFill>
                              <a:srgbClr val="FF00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8" name="Rectangle 470"/>
                        <wps:cNvSpPr>
                          <a:spLocks noChangeArrowheads="1"/>
                        </wps:cNvSpPr>
                        <wps:spPr bwMode="auto">
                          <a:xfrm>
                            <a:off x="5986" y="2383"/>
                            <a:ext cx="73" cy="73"/>
                          </a:xfrm>
                          <a:prstGeom prst="rect">
                            <a:avLst/>
                          </a:prstGeom>
                          <a:noFill/>
                          <a:ln w="14446">
                            <a:solidFill>
                              <a:srgbClr val="FF00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9" name="Rectangle 469"/>
                        <wps:cNvSpPr>
                          <a:spLocks noChangeArrowheads="1"/>
                        </wps:cNvSpPr>
                        <wps:spPr bwMode="auto">
                          <a:xfrm>
                            <a:off x="6054" y="2383"/>
                            <a:ext cx="73" cy="73"/>
                          </a:xfrm>
                          <a:prstGeom prst="rect">
                            <a:avLst/>
                          </a:prstGeom>
                          <a:noFill/>
                          <a:ln w="14446">
                            <a:solidFill>
                              <a:srgbClr val="FF00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0" name="Rectangle 468"/>
                        <wps:cNvSpPr>
                          <a:spLocks noChangeArrowheads="1"/>
                        </wps:cNvSpPr>
                        <wps:spPr bwMode="auto">
                          <a:xfrm>
                            <a:off x="6122" y="2383"/>
                            <a:ext cx="73" cy="73"/>
                          </a:xfrm>
                          <a:prstGeom prst="rect">
                            <a:avLst/>
                          </a:prstGeom>
                          <a:noFill/>
                          <a:ln w="14446">
                            <a:solidFill>
                              <a:srgbClr val="FF00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1" name="Rectangle 467"/>
                        <wps:cNvSpPr>
                          <a:spLocks noChangeArrowheads="1"/>
                        </wps:cNvSpPr>
                        <wps:spPr bwMode="auto">
                          <a:xfrm>
                            <a:off x="6191" y="2387"/>
                            <a:ext cx="73" cy="73"/>
                          </a:xfrm>
                          <a:prstGeom prst="rect">
                            <a:avLst/>
                          </a:prstGeom>
                          <a:noFill/>
                          <a:ln w="14446">
                            <a:solidFill>
                              <a:srgbClr val="FF00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2" name="Rectangle 466"/>
                        <wps:cNvSpPr>
                          <a:spLocks noChangeArrowheads="1"/>
                        </wps:cNvSpPr>
                        <wps:spPr bwMode="auto">
                          <a:xfrm>
                            <a:off x="6263" y="2392"/>
                            <a:ext cx="73" cy="73"/>
                          </a:xfrm>
                          <a:prstGeom prst="rect">
                            <a:avLst/>
                          </a:prstGeom>
                          <a:noFill/>
                          <a:ln w="14446">
                            <a:solidFill>
                              <a:srgbClr val="FF00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3" name="Rectangle 465"/>
                        <wps:cNvSpPr>
                          <a:spLocks noChangeArrowheads="1"/>
                        </wps:cNvSpPr>
                        <wps:spPr bwMode="auto">
                          <a:xfrm>
                            <a:off x="6332" y="2392"/>
                            <a:ext cx="73" cy="73"/>
                          </a:xfrm>
                          <a:prstGeom prst="rect">
                            <a:avLst/>
                          </a:prstGeom>
                          <a:noFill/>
                          <a:ln w="14446">
                            <a:solidFill>
                              <a:srgbClr val="FF00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4" name="Rectangle 464"/>
                        <wps:cNvSpPr>
                          <a:spLocks noChangeArrowheads="1"/>
                        </wps:cNvSpPr>
                        <wps:spPr bwMode="auto">
                          <a:xfrm>
                            <a:off x="6400" y="2374"/>
                            <a:ext cx="73" cy="73"/>
                          </a:xfrm>
                          <a:prstGeom prst="rect">
                            <a:avLst/>
                          </a:prstGeom>
                          <a:noFill/>
                          <a:ln w="14446">
                            <a:solidFill>
                              <a:srgbClr val="FF00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5" name="Rectangle 463"/>
                        <wps:cNvSpPr>
                          <a:spLocks noChangeArrowheads="1"/>
                        </wps:cNvSpPr>
                        <wps:spPr bwMode="auto">
                          <a:xfrm>
                            <a:off x="6469" y="2369"/>
                            <a:ext cx="73" cy="73"/>
                          </a:xfrm>
                          <a:prstGeom prst="rect">
                            <a:avLst/>
                          </a:prstGeom>
                          <a:noFill/>
                          <a:ln w="14446">
                            <a:solidFill>
                              <a:srgbClr val="FF00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6" name="Rectangle 462"/>
                        <wps:cNvSpPr>
                          <a:spLocks noChangeArrowheads="1"/>
                        </wps:cNvSpPr>
                        <wps:spPr bwMode="auto">
                          <a:xfrm>
                            <a:off x="6537" y="2383"/>
                            <a:ext cx="73" cy="73"/>
                          </a:xfrm>
                          <a:prstGeom prst="rect">
                            <a:avLst/>
                          </a:prstGeom>
                          <a:noFill/>
                          <a:ln w="14446">
                            <a:solidFill>
                              <a:srgbClr val="FF00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7" name="Rectangle 461"/>
                        <wps:cNvSpPr>
                          <a:spLocks noChangeArrowheads="1"/>
                        </wps:cNvSpPr>
                        <wps:spPr bwMode="auto">
                          <a:xfrm>
                            <a:off x="6605" y="2392"/>
                            <a:ext cx="73" cy="73"/>
                          </a:xfrm>
                          <a:prstGeom prst="rect">
                            <a:avLst/>
                          </a:prstGeom>
                          <a:noFill/>
                          <a:ln w="14446">
                            <a:solidFill>
                              <a:srgbClr val="FF00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8" name="Rectangle 460"/>
                        <wps:cNvSpPr>
                          <a:spLocks noChangeArrowheads="1"/>
                        </wps:cNvSpPr>
                        <wps:spPr bwMode="auto">
                          <a:xfrm>
                            <a:off x="6673" y="2392"/>
                            <a:ext cx="73" cy="73"/>
                          </a:xfrm>
                          <a:prstGeom prst="rect">
                            <a:avLst/>
                          </a:prstGeom>
                          <a:noFill/>
                          <a:ln w="14446">
                            <a:solidFill>
                              <a:srgbClr val="FF00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9" name="Rectangle 459"/>
                        <wps:cNvSpPr>
                          <a:spLocks noChangeArrowheads="1"/>
                        </wps:cNvSpPr>
                        <wps:spPr bwMode="auto">
                          <a:xfrm>
                            <a:off x="6742" y="2397"/>
                            <a:ext cx="73" cy="73"/>
                          </a:xfrm>
                          <a:prstGeom prst="rect">
                            <a:avLst/>
                          </a:prstGeom>
                          <a:noFill/>
                          <a:ln w="14446">
                            <a:solidFill>
                              <a:srgbClr val="FF00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0" name="Rectangle 458"/>
                        <wps:cNvSpPr>
                          <a:spLocks noChangeArrowheads="1"/>
                        </wps:cNvSpPr>
                        <wps:spPr bwMode="auto">
                          <a:xfrm>
                            <a:off x="6814" y="2392"/>
                            <a:ext cx="73" cy="73"/>
                          </a:xfrm>
                          <a:prstGeom prst="rect">
                            <a:avLst/>
                          </a:prstGeom>
                          <a:noFill/>
                          <a:ln w="14446">
                            <a:solidFill>
                              <a:srgbClr val="FF00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1" name="Rectangle 457"/>
                        <wps:cNvSpPr>
                          <a:spLocks noChangeArrowheads="1"/>
                        </wps:cNvSpPr>
                        <wps:spPr bwMode="auto">
                          <a:xfrm>
                            <a:off x="6883" y="2365"/>
                            <a:ext cx="73" cy="73"/>
                          </a:xfrm>
                          <a:prstGeom prst="rect">
                            <a:avLst/>
                          </a:prstGeom>
                          <a:noFill/>
                          <a:ln w="14446">
                            <a:solidFill>
                              <a:srgbClr val="FF00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2" name="Rectangle 456"/>
                        <wps:cNvSpPr>
                          <a:spLocks noChangeArrowheads="1"/>
                        </wps:cNvSpPr>
                        <wps:spPr bwMode="auto">
                          <a:xfrm>
                            <a:off x="6951" y="2387"/>
                            <a:ext cx="73" cy="73"/>
                          </a:xfrm>
                          <a:prstGeom prst="rect">
                            <a:avLst/>
                          </a:prstGeom>
                          <a:noFill/>
                          <a:ln w="14446">
                            <a:solidFill>
                              <a:srgbClr val="FF00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3" name="Rectangle 455"/>
                        <wps:cNvSpPr>
                          <a:spLocks noChangeArrowheads="1"/>
                        </wps:cNvSpPr>
                        <wps:spPr bwMode="auto">
                          <a:xfrm>
                            <a:off x="7019" y="2374"/>
                            <a:ext cx="73" cy="73"/>
                          </a:xfrm>
                          <a:prstGeom prst="rect">
                            <a:avLst/>
                          </a:prstGeom>
                          <a:noFill/>
                          <a:ln w="14446">
                            <a:solidFill>
                              <a:srgbClr val="FF00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4" name="Rectangle 454"/>
                        <wps:cNvSpPr>
                          <a:spLocks noChangeArrowheads="1"/>
                        </wps:cNvSpPr>
                        <wps:spPr bwMode="auto">
                          <a:xfrm>
                            <a:off x="7088" y="2378"/>
                            <a:ext cx="73" cy="73"/>
                          </a:xfrm>
                          <a:prstGeom prst="rect">
                            <a:avLst/>
                          </a:prstGeom>
                          <a:noFill/>
                          <a:ln w="14446">
                            <a:solidFill>
                              <a:srgbClr val="FF00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5" name="Rectangle 453"/>
                        <wps:cNvSpPr>
                          <a:spLocks noChangeArrowheads="1"/>
                        </wps:cNvSpPr>
                        <wps:spPr bwMode="auto">
                          <a:xfrm>
                            <a:off x="7156" y="2374"/>
                            <a:ext cx="73" cy="73"/>
                          </a:xfrm>
                          <a:prstGeom prst="rect">
                            <a:avLst/>
                          </a:prstGeom>
                          <a:noFill/>
                          <a:ln w="14446">
                            <a:solidFill>
                              <a:srgbClr val="FF00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6" name="Rectangle 452"/>
                        <wps:cNvSpPr>
                          <a:spLocks noChangeArrowheads="1"/>
                        </wps:cNvSpPr>
                        <wps:spPr bwMode="auto">
                          <a:xfrm>
                            <a:off x="7224" y="2369"/>
                            <a:ext cx="73" cy="73"/>
                          </a:xfrm>
                          <a:prstGeom prst="rect">
                            <a:avLst/>
                          </a:prstGeom>
                          <a:noFill/>
                          <a:ln w="14446">
                            <a:solidFill>
                              <a:srgbClr val="FF00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7" name="Rectangle 451"/>
                        <wps:cNvSpPr>
                          <a:spLocks noChangeArrowheads="1"/>
                        </wps:cNvSpPr>
                        <wps:spPr bwMode="auto">
                          <a:xfrm>
                            <a:off x="7297" y="2387"/>
                            <a:ext cx="73" cy="73"/>
                          </a:xfrm>
                          <a:prstGeom prst="rect">
                            <a:avLst/>
                          </a:prstGeom>
                          <a:noFill/>
                          <a:ln w="14446">
                            <a:solidFill>
                              <a:srgbClr val="FF00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8" name="Rectangle 450"/>
                        <wps:cNvSpPr>
                          <a:spLocks noChangeArrowheads="1"/>
                        </wps:cNvSpPr>
                        <wps:spPr bwMode="auto">
                          <a:xfrm>
                            <a:off x="7365" y="2392"/>
                            <a:ext cx="73" cy="73"/>
                          </a:xfrm>
                          <a:prstGeom prst="rect">
                            <a:avLst/>
                          </a:prstGeom>
                          <a:noFill/>
                          <a:ln w="14446">
                            <a:solidFill>
                              <a:srgbClr val="FF00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9" name="Rectangle 449"/>
                        <wps:cNvSpPr>
                          <a:spLocks noChangeArrowheads="1"/>
                        </wps:cNvSpPr>
                        <wps:spPr bwMode="auto">
                          <a:xfrm>
                            <a:off x="7433" y="2383"/>
                            <a:ext cx="73" cy="73"/>
                          </a:xfrm>
                          <a:prstGeom prst="rect">
                            <a:avLst/>
                          </a:prstGeom>
                          <a:noFill/>
                          <a:ln w="14446">
                            <a:solidFill>
                              <a:srgbClr val="FF00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0" name="Rectangle 448"/>
                        <wps:cNvSpPr>
                          <a:spLocks noChangeArrowheads="1"/>
                        </wps:cNvSpPr>
                        <wps:spPr bwMode="auto">
                          <a:xfrm>
                            <a:off x="7502" y="2378"/>
                            <a:ext cx="73" cy="73"/>
                          </a:xfrm>
                          <a:prstGeom prst="rect">
                            <a:avLst/>
                          </a:prstGeom>
                          <a:noFill/>
                          <a:ln w="14446">
                            <a:solidFill>
                              <a:srgbClr val="FF00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1" name="Rectangle 447"/>
                        <wps:cNvSpPr>
                          <a:spLocks noChangeArrowheads="1"/>
                        </wps:cNvSpPr>
                        <wps:spPr bwMode="auto">
                          <a:xfrm>
                            <a:off x="7570" y="2378"/>
                            <a:ext cx="73" cy="73"/>
                          </a:xfrm>
                          <a:prstGeom prst="rect">
                            <a:avLst/>
                          </a:prstGeom>
                          <a:noFill/>
                          <a:ln w="14446">
                            <a:solidFill>
                              <a:srgbClr val="FF00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2" name="Rectangle 446"/>
                        <wps:cNvSpPr>
                          <a:spLocks noChangeArrowheads="1"/>
                        </wps:cNvSpPr>
                        <wps:spPr bwMode="auto">
                          <a:xfrm>
                            <a:off x="7638" y="2383"/>
                            <a:ext cx="73" cy="73"/>
                          </a:xfrm>
                          <a:prstGeom prst="rect">
                            <a:avLst/>
                          </a:prstGeom>
                          <a:noFill/>
                          <a:ln w="14446">
                            <a:solidFill>
                              <a:srgbClr val="FF00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3" name="Rectangle 445"/>
                        <wps:cNvSpPr>
                          <a:spLocks noChangeArrowheads="1"/>
                        </wps:cNvSpPr>
                        <wps:spPr bwMode="auto">
                          <a:xfrm>
                            <a:off x="7707" y="2383"/>
                            <a:ext cx="73" cy="73"/>
                          </a:xfrm>
                          <a:prstGeom prst="rect">
                            <a:avLst/>
                          </a:prstGeom>
                          <a:noFill/>
                          <a:ln w="14446">
                            <a:solidFill>
                              <a:srgbClr val="FF00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4" name="Rectangle 444"/>
                        <wps:cNvSpPr>
                          <a:spLocks noChangeArrowheads="1"/>
                        </wps:cNvSpPr>
                        <wps:spPr bwMode="auto">
                          <a:xfrm>
                            <a:off x="7779" y="2374"/>
                            <a:ext cx="73" cy="73"/>
                          </a:xfrm>
                          <a:prstGeom prst="rect">
                            <a:avLst/>
                          </a:prstGeom>
                          <a:noFill/>
                          <a:ln w="14446">
                            <a:solidFill>
                              <a:srgbClr val="FF00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5" name="Rectangle 443"/>
                        <wps:cNvSpPr>
                          <a:spLocks noChangeArrowheads="1"/>
                        </wps:cNvSpPr>
                        <wps:spPr bwMode="auto">
                          <a:xfrm>
                            <a:off x="7848" y="2383"/>
                            <a:ext cx="73" cy="73"/>
                          </a:xfrm>
                          <a:prstGeom prst="rect">
                            <a:avLst/>
                          </a:prstGeom>
                          <a:noFill/>
                          <a:ln w="14446">
                            <a:solidFill>
                              <a:srgbClr val="FF00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6" name="Rectangle 442"/>
                        <wps:cNvSpPr>
                          <a:spLocks noChangeArrowheads="1"/>
                        </wps:cNvSpPr>
                        <wps:spPr bwMode="auto">
                          <a:xfrm>
                            <a:off x="7916" y="2374"/>
                            <a:ext cx="73" cy="73"/>
                          </a:xfrm>
                          <a:prstGeom prst="rect">
                            <a:avLst/>
                          </a:prstGeom>
                          <a:noFill/>
                          <a:ln w="14446">
                            <a:solidFill>
                              <a:srgbClr val="FF00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7" name="Rectangle 441"/>
                        <wps:cNvSpPr>
                          <a:spLocks noChangeArrowheads="1"/>
                        </wps:cNvSpPr>
                        <wps:spPr bwMode="auto">
                          <a:xfrm>
                            <a:off x="7984" y="2378"/>
                            <a:ext cx="73" cy="73"/>
                          </a:xfrm>
                          <a:prstGeom prst="rect">
                            <a:avLst/>
                          </a:prstGeom>
                          <a:noFill/>
                          <a:ln w="14446">
                            <a:solidFill>
                              <a:srgbClr val="FF00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8" name="Rectangle 440"/>
                        <wps:cNvSpPr>
                          <a:spLocks noChangeArrowheads="1"/>
                        </wps:cNvSpPr>
                        <wps:spPr bwMode="auto">
                          <a:xfrm>
                            <a:off x="8052" y="2374"/>
                            <a:ext cx="73" cy="73"/>
                          </a:xfrm>
                          <a:prstGeom prst="rect">
                            <a:avLst/>
                          </a:prstGeom>
                          <a:noFill/>
                          <a:ln w="14446">
                            <a:solidFill>
                              <a:srgbClr val="FF00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9" name="Rectangle 439"/>
                        <wps:cNvSpPr>
                          <a:spLocks noChangeArrowheads="1"/>
                        </wps:cNvSpPr>
                        <wps:spPr bwMode="auto">
                          <a:xfrm>
                            <a:off x="8121" y="2397"/>
                            <a:ext cx="73" cy="73"/>
                          </a:xfrm>
                          <a:prstGeom prst="rect">
                            <a:avLst/>
                          </a:prstGeom>
                          <a:noFill/>
                          <a:ln w="14446">
                            <a:solidFill>
                              <a:srgbClr val="FF00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0" name="Rectangle 438"/>
                        <wps:cNvSpPr>
                          <a:spLocks noChangeArrowheads="1"/>
                        </wps:cNvSpPr>
                        <wps:spPr bwMode="auto">
                          <a:xfrm>
                            <a:off x="8189" y="2369"/>
                            <a:ext cx="73" cy="73"/>
                          </a:xfrm>
                          <a:prstGeom prst="rect">
                            <a:avLst/>
                          </a:prstGeom>
                          <a:noFill/>
                          <a:ln w="14446">
                            <a:solidFill>
                              <a:srgbClr val="FF00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1" name="Rectangle 437"/>
                        <wps:cNvSpPr>
                          <a:spLocks noChangeArrowheads="1"/>
                        </wps:cNvSpPr>
                        <wps:spPr bwMode="auto">
                          <a:xfrm>
                            <a:off x="8262" y="2369"/>
                            <a:ext cx="73" cy="73"/>
                          </a:xfrm>
                          <a:prstGeom prst="rect">
                            <a:avLst/>
                          </a:prstGeom>
                          <a:noFill/>
                          <a:ln w="14446">
                            <a:solidFill>
                              <a:srgbClr val="FF00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2" name="Rectangle 436"/>
                        <wps:cNvSpPr>
                          <a:spLocks noChangeArrowheads="1"/>
                        </wps:cNvSpPr>
                        <wps:spPr bwMode="auto">
                          <a:xfrm>
                            <a:off x="8330" y="2387"/>
                            <a:ext cx="73" cy="73"/>
                          </a:xfrm>
                          <a:prstGeom prst="rect">
                            <a:avLst/>
                          </a:prstGeom>
                          <a:noFill/>
                          <a:ln w="14446">
                            <a:solidFill>
                              <a:srgbClr val="FF00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3" name="Rectangle 435"/>
                        <wps:cNvSpPr>
                          <a:spLocks noChangeArrowheads="1"/>
                        </wps:cNvSpPr>
                        <wps:spPr bwMode="auto">
                          <a:xfrm>
                            <a:off x="8398" y="2369"/>
                            <a:ext cx="73" cy="73"/>
                          </a:xfrm>
                          <a:prstGeom prst="rect">
                            <a:avLst/>
                          </a:prstGeom>
                          <a:noFill/>
                          <a:ln w="14446">
                            <a:solidFill>
                              <a:srgbClr val="FF00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4" name="Rectangle 434"/>
                        <wps:cNvSpPr>
                          <a:spLocks noChangeArrowheads="1"/>
                        </wps:cNvSpPr>
                        <wps:spPr bwMode="auto">
                          <a:xfrm>
                            <a:off x="8467" y="2378"/>
                            <a:ext cx="73" cy="73"/>
                          </a:xfrm>
                          <a:prstGeom prst="rect">
                            <a:avLst/>
                          </a:prstGeom>
                          <a:noFill/>
                          <a:ln w="14446">
                            <a:solidFill>
                              <a:srgbClr val="FF00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5" name="Rectangle 433"/>
                        <wps:cNvSpPr>
                          <a:spLocks noChangeArrowheads="1"/>
                        </wps:cNvSpPr>
                        <wps:spPr bwMode="auto">
                          <a:xfrm>
                            <a:off x="8535" y="2378"/>
                            <a:ext cx="73" cy="73"/>
                          </a:xfrm>
                          <a:prstGeom prst="rect">
                            <a:avLst/>
                          </a:prstGeom>
                          <a:noFill/>
                          <a:ln w="14446">
                            <a:solidFill>
                              <a:srgbClr val="FF00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6" name="Rectangle 432"/>
                        <wps:cNvSpPr>
                          <a:spLocks noChangeArrowheads="1"/>
                        </wps:cNvSpPr>
                        <wps:spPr bwMode="auto">
                          <a:xfrm>
                            <a:off x="8603" y="2374"/>
                            <a:ext cx="73" cy="73"/>
                          </a:xfrm>
                          <a:prstGeom prst="rect">
                            <a:avLst/>
                          </a:prstGeom>
                          <a:noFill/>
                          <a:ln w="14446">
                            <a:solidFill>
                              <a:srgbClr val="FF00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7" name="Rectangle 431"/>
                        <wps:cNvSpPr>
                          <a:spLocks noChangeArrowheads="1"/>
                        </wps:cNvSpPr>
                        <wps:spPr bwMode="auto">
                          <a:xfrm>
                            <a:off x="8671" y="2392"/>
                            <a:ext cx="73" cy="73"/>
                          </a:xfrm>
                          <a:prstGeom prst="rect">
                            <a:avLst/>
                          </a:prstGeom>
                          <a:noFill/>
                          <a:ln w="14446">
                            <a:solidFill>
                              <a:srgbClr val="FF00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8" name="Rectangle 430"/>
                        <wps:cNvSpPr>
                          <a:spLocks noChangeArrowheads="1"/>
                        </wps:cNvSpPr>
                        <wps:spPr bwMode="auto">
                          <a:xfrm>
                            <a:off x="8744" y="2378"/>
                            <a:ext cx="73" cy="73"/>
                          </a:xfrm>
                          <a:prstGeom prst="rect">
                            <a:avLst/>
                          </a:prstGeom>
                          <a:noFill/>
                          <a:ln w="14446">
                            <a:solidFill>
                              <a:srgbClr val="FF00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9" name="Rectangle 429"/>
                        <wps:cNvSpPr>
                          <a:spLocks noChangeArrowheads="1"/>
                        </wps:cNvSpPr>
                        <wps:spPr bwMode="auto">
                          <a:xfrm>
                            <a:off x="8812" y="2378"/>
                            <a:ext cx="73" cy="73"/>
                          </a:xfrm>
                          <a:prstGeom prst="rect">
                            <a:avLst/>
                          </a:prstGeom>
                          <a:noFill/>
                          <a:ln w="14446">
                            <a:solidFill>
                              <a:srgbClr val="FF00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0" name="Rectangle 428"/>
                        <wps:cNvSpPr>
                          <a:spLocks noChangeArrowheads="1"/>
                        </wps:cNvSpPr>
                        <wps:spPr bwMode="auto">
                          <a:xfrm>
                            <a:off x="8881" y="2378"/>
                            <a:ext cx="73" cy="73"/>
                          </a:xfrm>
                          <a:prstGeom prst="rect">
                            <a:avLst/>
                          </a:prstGeom>
                          <a:noFill/>
                          <a:ln w="14446">
                            <a:solidFill>
                              <a:srgbClr val="FF00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1" name="Rectangle 427"/>
                        <wps:cNvSpPr>
                          <a:spLocks noChangeArrowheads="1"/>
                        </wps:cNvSpPr>
                        <wps:spPr bwMode="auto">
                          <a:xfrm>
                            <a:off x="8949" y="2383"/>
                            <a:ext cx="73" cy="73"/>
                          </a:xfrm>
                          <a:prstGeom prst="rect">
                            <a:avLst/>
                          </a:prstGeom>
                          <a:noFill/>
                          <a:ln w="14446">
                            <a:solidFill>
                              <a:srgbClr val="FF00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2" name="Rectangle 426"/>
                        <wps:cNvSpPr>
                          <a:spLocks noChangeArrowheads="1"/>
                        </wps:cNvSpPr>
                        <wps:spPr bwMode="auto">
                          <a:xfrm>
                            <a:off x="9017" y="2383"/>
                            <a:ext cx="73" cy="73"/>
                          </a:xfrm>
                          <a:prstGeom prst="rect">
                            <a:avLst/>
                          </a:prstGeom>
                          <a:noFill/>
                          <a:ln w="14446">
                            <a:solidFill>
                              <a:srgbClr val="FF00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3" name="Rectangle 425"/>
                        <wps:cNvSpPr>
                          <a:spLocks noChangeArrowheads="1"/>
                        </wps:cNvSpPr>
                        <wps:spPr bwMode="auto">
                          <a:xfrm>
                            <a:off x="9086" y="2383"/>
                            <a:ext cx="73" cy="73"/>
                          </a:xfrm>
                          <a:prstGeom prst="rect">
                            <a:avLst/>
                          </a:prstGeom>
                          <a:noFill/>
                          <a:ln w="14446">
                            <a:solidFill>
                              <a:srgbClr val="FF00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4" name="Rectangle 424"/>
                        <wps:cNvSpPr>
                          <a:spLocks noChangeArrowheads="1"/>
                        </wps:cNvSpPr>
                        <wps:spPr bwMode="auto">
                          <a:xfrm>
                            <a:off x="9154" y="2383"/>
                            <a:ext cx="73" cy="73"/>
                          </a:xfrm>
                          <a:prstGeom prst="rect">
                            <a:avLst/>
                          </a:prstGeom>
                          <a:noFill/>
                          <a:ln w="14446">
                            <a:solidFill>
                              <a:srgbClr val="FF00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5" name="Rectangle 423"/>
                        <wps:cNvSpPr>
                          <a:spLocks noChangeArrowheads="1"/>
                        </wps:cNvSpPr>
                        <wps:spPr bwMode="auto">
                          <a:xfrm>
                            <a:off x="9227" y="2378"/>
                            <a:ext cx="73" cy="73"/>
                          </a:xfrm>
                          <a:prstGeom prst="rect">
                            <a:avLst/>
                          </a:prstGeom>
                          <a:noFill/>
                          <a:ln w="14446">
                            <a:solidFill>
                              <a:srgbClr val="FF00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6" name="Rectangle 422"/>
                        <wps:cNvSpPr>
                          <a:spLocks noChangeArrowheads="1"/>
                        </wps:cNvSpPr>
                        <wps:spPr bwMode="auto">
                          <a:xfrm>
                            <a:off x="9295" y="2378"/>
                            <a:ext cx="73" cy="73"/>
                          </a:xfrm>
                          <a:prstGeom prst="rect">
                            <a:avLst/>
                          </a:prstGeom>
                          <a:noFill/>
                          <a:ln w="14446">
                            <a:solidFill>
                              <a:srgbClr val="FF00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7" name="Rectangle 421"/>
                        <wps:cNvSpPr>
                          <a:spLocks noChangeArrowheads="1"/>
                        </wps:cNvSpPr>
                        <wps:spPr bwMode="auto">
                          <a:xfrm>
                            <a:off x="9363" y="2378"/>
                            <a:ext cx="73" cy="73"/>
                          </a:xfrm>
                          <a:prstGeom prst="rect">
                            <a:avLst/>
                          </a:prstGeom>
                          <a:noFill/>
                          <a:ln w="14446">
                            <a:solidFill>
                              <a:srgbClr val="FF00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8" name="Rectangle 420"/>
                        <wps:cNvSpPr>
                          <a:spLocks noChangeArrowheads="1"/>
                        </wps:cNvSpPr>
                        <wps:spPr bwMode="auto">
                          <a:xfrm>
                            <a:off x="9431" y="2387"/>
                            <a:ext cx="73" cy="73"/>
                          </a:xfrm>
                          <a:prstGeom prst="rect">
                            <a:avLst/>
                          </a:prstGeom>
                          <a:noFill/>
                          <a:ln w="14446">
                            <a:solidFill>
                              <a:srgbClr val="FF00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9" name="Rectangle 419"/>
                        <wps:cNvSpPr>
                          <a:spLocks noChangeArrowheads="1"/>
                        </wps:cNvSpPr>
                        <wps:spPr bwMode="auto">
                          <a:xfrm>
                            <a:off x="9500" y="2374"/>
                            <a:ext cx="73" cy="73"/>
                          </a:xfrm>
                          <a:prstGeom prst="rect">
                            <a:avLst/>
                          </a:prstGeom>
                          <a:noFill/>
                          <a:ln w="14446">
                            <a:solidFill>
                              <a:srgbClr val="FF00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0" name="Rectangle 418"/>
                        <wps:cNvSpPr>
                          <a:spLocks noChangeArrowheads="1"/>
                        </wps:cNvSpPr>
                        <wps:spPr bwMode="auto">
                          <a:xfrm>
                            <a:off x="9568" y="2392"/>
                            <a:ext cx="73" cy="73"/>
                          </a:xfrm>
                          <a:prstGeom prst="rect">
                            <a:avLst/>
                          </a:prstGeom>
                          <a:noFill/>
                          <a:ln w="14446">
                            <a:solidFill>
                              <a:srgbClr val="FF00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1" name="Rectangle 417"/>
                        <wps:cNvSpPr>
                          <a:spLocks noChangeArrowheads="1"/>
                        </wps:cNvSpPr>
                        <wps:spPr bwMode="auto">
                          <a:xfrm>
                            <a:off x="9636" y="2383"/>
                            <a:ext cx="73" cy="73"/>
                          </a:xfrm>
                          <a:prstGeom prst="rect">
                            <a:avLst/>
                          </a:prstGeom>
                          <a:noFill/>
                          <a:ln w="14446">
                            <a:solidFill>
                              <a:srgbClr val="FF00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2" name="Rectangle 416"/>
                        <wps:cNvSpPr>
                          <a:spLocks noChangeArrowheads="1"/>
                        </wps:cNvSpPr>
                        <wps:spPr bwMode="auto">
                          <a:xfrm>
                            <a:off x="9709" y="2392"/>
                            <a:ext cx="73" cy="73"/>
                          </a:xfrm>
                          <a:prstGeom prst="rect">
                            <a:avLst/>
                          </a:prstGeom>
                          <a:noFill/>
                          <a:ln w="14446">
                            <a:solidFill>
                              <a:srgbClr val="FF00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3" name="AutoShape 415"/>
                        <wps:cNvSpPr>
                          <a:spLocks/>
                        </wps:cNvSpPr>
                        <wps:spPr bwMode="auto">
                          <a:xfrm>
                            <a:off x="193791" y="-163142"/>
                            <a:ext cx="88362" cy="61435"/>
                          </a:xfrm>
                          <a:custGeom>
                            <a:avLst/>
                            <a:gdLst>
                              <a:gd name="T0" fmla="+- 0 7410 193791"/>
                              <a:gd name="T1" fmla="*/ T0 w 88362"/>
                              <a:gd name="T2" fmla="+- 0 185 -163142"/>
                              <a:gd name="T3" fmla="*/ 185 h 61435"/>
                              <a:gd name="T4" fmla="+- 0 9741 193791"/>
                              <a:gd name="T5" fmla="*/ T4 w 88362"/>
                              <a:gd name="T6" fmla="+- 0 185 -163142"/>
                              <a:gd name="T7" fmla="*/ 185 h 61435"/>
                              <a:gd name="T8" fmla="+- 0 7410 193791"/>
                              <a:gd name="T9" fmla="*/ T8 w 88362"/>
                              <a:gd name="T10" fmla="+- 0 1805 -163142"/>
                              <a:gd name="T11" fmla="*/ 1805 h 61435"/>
                              <a:gd name="T12" fmla="+- 0 9741 193791"/>
                              <a:gd name="T13" fmla="*/ T12 w 88362"/>
                              <a:gd name="T14" fmla="+- 0 1805 -163142"/>
                              <a:gd name="T15" fmla="*/ 1805 h 61435"/>
                              <a:gd name="T16" fmla="+- 0 7410 193791"/>
                              <a:gd name="T17" fmla="*/ T16 w 88362"/>
                              <a:gd name="T18" fmla="+- 0 1805 -163142"/>
                              <a:gd name="T19" fmla="*/ 1805 h 61435"/>
                              <a:gd name="T20" fmla="+- 0 9741 193791"/>
                              <a:gd name="T21" fmla="*/ T20 w 88362"/>
                              <a:gd name="T22" fmla="+- 0 1805 -163142"/>
                              <a:gd name="T23" fmla="*/ 1805 h 61435"/>
                              <a:gd name="T24" fmla="+- 0 7410 193791"/>
                              <a:gd name="T25" fmla="*/ T24 w 88362"/>
                              <a:gd name="T26" fmla="+- 0 185 -163142"/>
                              <a:gd name="T27" fmla="*/ 185 h 61435"/>
                              <a:gd name="T28" fmla="+- 0 9741 193791"/>
                              <a:gd name="T29" fmla="*/ T28 w 88362"/>
                              <a:gd name="T30" fmla="+- 0 185 -163142"/>
                              <a:gd name="T31" fmla="*/ 185 h 61435"/>
                              <a:gd name="T32" fmla="+- 0 7410 193791"/>
                              <a:gd name="T33" fmla="*/ T32 w 88362"/>
                              <a:gd name="T34" fmla="+- 0 1805 -163142"/>
                              <a:gd name="T35" fmla="*/ 1805 h 61435"/>
                              <a:gd name="T36" fmla="+- 0 9741 193791"/>
                              <a:gd name="T37" fmla="*/ T36 w 88362"/>
                              <a:gd name="T38" fmla="+- 0 1805 -163142"/>
                              <a:gd name="T39" fmla="*/ 1805 h 614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88362" h="61435">
                                <a:moveTo>
                                  <a:pt x="-186381" y="163327"/>
                                </a:moveTo>
                                <a:lnTo>
                                  <a:pt x="-184050" y="163327"/>
                                </a:lnTo>
                                <a:moveTo>
                                  <a:pt x="-186381" y="164947"/>
                                </a:moveTo>
                                <a:lnTo>
                                  <a:pt x="-184050" y="164947"/>
                                </a:lnTo>
                                <a:moveTo>
                                  <a:pt x="-186381" y="164947"/>
                                </a:moveTo>
                                <a:lnTo>
                                  <a:pt x="-184050" y="164947"/>
                                </a:lnTo>
                                <a:moveTo>
                                  <a:pt x="-186381" y="163327"/>
                                </a:moveTo>
                                <a:lnTo>
                                  <a:pt x="-184050" y="163327"/>
                                </a:lnTo>
                                <a:moveTo>
                                  <a:pt x="-186381" y="164947"/>
                                </a:moveTo>
                                <a:lnTo>
                                  <a:pt x="-184050" y="164947"/>
                                </a:lnTo>
                              </a:path>
                            </a:pathLst>
                          </a:custGeom>
                          <a:noFill/>
                          <a:ln w="27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4" name="Line 414"/>
                        <wps:cNvCnPr/>
                        <wps:spPr bwMode="auto">
                          <a:xfrm>
                            <a:off x="9741" y="185"/>
                            <a:ext cx="0" cy="1621"/>
                          </a:xfrm>
                          <a:prstGeom prst="line">
                            <a:avLst/>
                          </a:prstGeom>
                          <a:noFill/>
                          <a:ln w="71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75" name="Line 413"/>
                        <wps:cNvCnPr/>
                        <wps:spPr bwMode="auto">
                          <a:xfrm>
                            <a:off x="7411" y="185"/>
                            <a:ext cx="0" cy="1620"/>
                          </a:xfrm>
                          <a:prstGeom prst="line">
                            <a:avLst/>
                          </a:prstGeom>
                          <a:noFill/>
                          <a:ln w="6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76" name="Line 412"/>
                        <wps:cNvCnPr/>
                        <wps:spPr bwMode="auto">
                          <a:xfrm>
                            <a:off x="7447" y="326"/>
                            <a:ext cx="182" cy="0"/>
                          </a:xfrm>
                          <a:prstGeom prst="line">
                            <a:avLst/>
                          </a:prstGeom>
                          <a:noFill/>
                          <a:ln w="14443">
                            <a:solidFill>
                              <a:srgbClr val="007E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77" name="Line 411"/>
                        <wps:cNvCnPr/>
                        <wps:spPr bwMode="auto">
                          <a:xfrm>
                            <a:off x="7447" y="595"/>
                            <a:ext cx="182" cy="0"/>
                          </a:xfrm>
                          <a:prstGeom prst="line">
                            <a:avLst/>
                          </a:prstGeom>
                          <a:noFill/>
                          <a:ln w="14443">
                            <a:solidFill>
                              <a:srgbClr val="FF0000"/>
                            </a:solidFill>
                            <a:prstDash val="lg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78" name="Line 410"/>
                        <wps:cNvCnPr/>
                        <wps:spPr bwMode="auto">
                          <a:xfrm>
                            <a:off x="7447" y="859"/>
                            <a:ext cx="182" cy="0"/>
                          </a:xfrm>
                          <a:prstGeom prst="line">
                            <a:avLst/>
                          </a:prstGeom>
                          <a:noFill/>
                          <a:ln w="1444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79" name="Freeform 409"/>
                        <wps:cNvSpPr>
                          <a:spLocks/>
                        </wps:cNvSpPr>
                        <wps:spPr bwMode="auto">
                          <a:xfrm>
                            <a:off x="7506" y="804"/>
                            <a:ext cx="91" cy="110"/>
                          </a:xfrm>
                          <a:custGeom>
                            <a:avLst/>
                            <a:gdLst>
                              <a:gd name="T0" fmla="+- 0 7506 7506"/>
                              <a:gd name="T1" fmla="*/ T0 w 91"/>
                              <a:gd name="T2" fmla="+- 0 913 804"/>
                              <a:gd name="T3" fmla="*/ 913 h 110"/>
                              <a:gd name="T4" fmla="+- 0 7597 7506"/>
                              <a:gd name="T5" fmla="*/ T4 w 91"/>
                              <a:gd name="T6" fmla="+- 0 859 804"/>
                              <a:gd name="T7" fmla="*/ 859 h 110"/>
                              <a:gd name="T8" fmla="+- 0 7506 7506"/>
                              <a:gd name="T9" fmla="*/ T8 w 91"/>
                              <a:gd name="T10" fmla="+- 0 804 804"/>
                              <a:gd name="T11" fmla="*/ 804 h 110"/>
                              <a:gd name="T12" fmla="+- 0 7506 7506"/>
                              <a:gd name="T13" fmla="*/ T12 w 91"/>
                              <a:gd name="T14" fmla="+- 0 913 804"/>
                              <a:gd name="T15" fmla="*/ 913 h 11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1" h="110">
                                <a:moveTo>
                                  <a:pt x="0" y="109"/>
                                </a:moveTo>
                                <a:lnTo>
                                  <a:pt x="91" y="55"/>
                                </a:lnTo>
                                <a:lnTo>
                                  <a:pt x="0" y="0"/>
                                </a:lnTo>
                                <a:lnTo>
                                  <a:pt x="0" y="109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4447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0" name="Line 408"/>
                        <wps:cNvCnPr/>
                        <wps:spPr bwMode="auto">
                          <a:xfrm>
                            <a:off x="7447" y="1127"/>
                            <a:ext cx="182" cy="0"/>
                          </a:xfrm>
                          <a:prstGeom prst="line">
                            <a:avLst/>
                          </a:prstGeom>
                          <a:noFill/>
                          <a:ln w="14443">
                            <a:solidFill>
                              <a:srgbClr val="000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81" name="Freeform 407"/>
                        <wps:cNvSpPr>
                          <a:spLocks/>
                        </wps:cNvSpPr>
                        <wps:spPr bwMode="auto">
                          <a:xfrm>
                            <a:off x="7479" y="1072"/>
                            <a:ext cx="92" cy="110"/>
                          </a:xfrm>
                          <a:custGeom>
                            <a:avLst/>
                            <a:gdLst>
                              <a:gd name="T0" fmla="+- 0 7479 7479"/>
                              <a:gd name="T1" fmla="*/ T0 w 92"/>
                              <a:gd name="T2" fmla="+- 0 1127 1072"/>
                              <a:gd name="T3" fmla="*/ 1127 h 110"/>
                              <a:gd name="T4" fmla="+- 0 7570 7479"/>
                              <a:gd name="T5" fmla="*/ T4 w 92"/>
                              <a:gd name="T6" fmla="+- 0 1181 1072"/>
                              <a:gd name="T7" fmla="*/ 1181 h 110"/>
                              <a:gd name="T8" fmla="+- 0 7570 7479"/>
                              <a:gd name="T9" fmla="*/ T8 w 92"/>
                              <a:gd name="T10" fmla="+- 0 1072 1072"/>
                              <a:gd name="T11" fmla="*/ 1072 h 110"/>
                              <a:gd name="T12" fmla="+- 0 7479 7479"/>
                              <a:gd name="T13" fmla="*/ T12 w 92"/>
                              <a:gd name="T14" fmla="+- 0 1127 1072"/>
                              <a:gd name="T15" fmla="*/ 1127 h 11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2" h="110">
                                <a:moveTo>
                                  <a:pt x="0" y="55"/>
                                </a:moveTo>
                                <a:lnTo>
                                  <a:pt x="91" y="109"/>
                                </a:lnTo>
                                <a:lnTo>
                                  <a:pt x="91" y="0"/>
                                </a:lnTo>
                                <a:lnTo>
                                  <a:pt x="0" y="5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4447">
                            <a:solidFill>
                              <a:srgbClr val="000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82" name="Picture 40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436" y="1334"/>
                            <a:ext cx="205" cy="1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83" name="Line 405"/>
                        <wps:cNvCnPr/>
                        <wps:spPr bwMode="auto">
                          <a:xfrm>
                            <a:off x="7447" y="1660"/>
                            <a:ext cx="182" cy="0"/>
                          </a:xfrm>
                          <a:prstGeom prst="line">
                            <a:avLst/>
                          </a:prstGeom>
                          <a:noFill/>
                          <a:ln w="14443">
                            <a:solidFill>
                              <a:srgbClr val="FF0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84" name="Rectangle 404"/>
                        <wps:cNvSpPr>
                          <a:spLocks noChangeArrowheads="1"/>
                        </wps:cNvSpPr>
                        <wps:spPr bwMode="auto">
                          <a:xfrm>
                            <a:off x="7502" y="1623"/>
                            <a:ext cx="73" cy="73"/>
                          </a:xfrm>
                          <a:prstGeom prst="rect">
                            <a:avLst/>
                          </a:prstGeom>
                          <a:noFill/>
                          <a:ln w="14446">
                            <a:solidFill>
                              <a:srgbClr val="FF00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7599115" id="Group 403" o:spid="_x0000_s1026" style="position:absolute;margin-left:139.2pt;margin-top:9.2pt;width:351.6pt;height:211.35pt;z-index:-251489280;mso-position-horizontal-relative:page" coordorigin="2784,184" coordsize="7032,422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">
                <v:shape id="AutoShape 560" o:spid="_x0000_s1027" style="position:absolute;left:7675;top:190;width:1380;height:2;visibility:visible;mso-wrap-style:square;v-text-anchor:top" coordsize="138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" path="m,l,m,l,m692,r,m692,r,m1379,r,m1379,r,e" filled="f" strokeweight=".00756mm">
                  <v:path arrowok="t" o:connecttype="custom" o:connectlocs="0,0;0,0;0,0;0,0;692,0;692,0;692,0;692,0;1379,0;1379,0;1379,0;1379,0" o:connectangles="0,0,0,0,0,0,0,0,0,0,0,0"/>
                </v:shape>
                <v:line id="Line 559" o:spid="_x0000_s1028" style="position:absolute;visibility:visible;mso-wrap-style:square" from="2854,190" to="9746,1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" strokeweight=".00758mm">
                  <v:stroke dashstyle="longDash"/>
                </v:line>
                <v:line id="Line 558" o:spid="_x0000_s1029" style="position:absolute;visibility:visible;mso-wrap-style:square" from="2854,185" to="9746,1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" strokeweight=".00758mm"/>
                <v:line id="Line 557" o:spid="_x0000_s1030" style="position:absolute;visibility:visible;mso-wrap-style:square" from="2854,4344" to="9746,43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" strokeweight=".00758mm">
                  <v:stroke dashstyle="longDash"/>
                </v:line>
                <v:shape id="AutoShape 556" o:spid="_x0000_s1031" style="position:absolute;left:21043;top:-5439;width:261289;height:2;visibility:visible;mso-wrap-style:square;v-text-anchor:top" coordsize="261289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" path="m-18189,9783r6892,m-18189,9783r6892,e" filled="f" strokeweight=".00758mm">
                  <v:path arrowok="t" o:connecttype="custom" o:connectlocs="-18189,0;-11297,0;-18189,0;-11297,0" o:connectangles="0,0,0,0"/>
                </v:shape>
                <v:shape id="AutoShape 555" o:spid="_x0000_s1032" style="position:absolute;left:21043;top:-143288;width:261289;height:117996;visibility:visible;mso-wrap-style:square;v-text-anchor:top" coordsize="261289,1179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" path="m-18189,147109r6892,m-18189,146590r6892,m-18189,146071r6892,m-18189,145553r6892,m-18189,145034r4556,m-18189,144515r4556,m-18189,143997r4556,e" filled="f" strokeweight=".00758mm">
                  <v:stroke dashstyle="longDash"/>
                  <v:path arrowok="t" o:connecttype="custom" o:connectlocs="-18189,3821;-11297,3821;-18189,3302;-11297,3302;-18189,2783;-11297,2783;-18189,2265;-11297,2265;-18189,1746;-13633,1746;-18189,1227;-13633,1227;-18189,709;-13633,709" o:connectangles="0,0,0,0,0,0,0,0,0,0,0,0,0,0"/>
                </v:shape>
                <v:line id="Line 554" o:spid="_x0000_s1033" style="position:absolute;visibility:visible;mso-wrap-style:square" from="2855,185" to="2855,43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" strokeweight=".01903mm"/>
                <v:line id="Line 553" o:spid="_x0000_s1034" style="position:absolute;visibility:visible;mso-wrap-style:square" from="3542,190" to="3542,43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" strokeweight=".0114mm"/>
                <v:line id="Line 552" o:spid="_x0000_s1035" style="position:absolute;visibility:visible;mso-wrap-style:square" from="4229,190" to="4229,43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" strokeweight=".0114mm"/>
                <v:line id="Line 551" o:spid="_x0000_s1036" style="position:absolute;visibility:visible;mso-wrap-style:square" from="4921,190" to="4921,43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" strokeweight=".0114mm"/>
                <v:line id="Line 550" o:spid="_x0000_s1037" style="position:absolute;visibility:visible;mso-wrap-style:square" from="5608,190" to="5608,43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" strokeweight=".0114mm"/>
                <v:line id="Line 549" o:spid="_x0000_s1038" style="position:absolute;visibility:visible;mso-wrap-style:square" from="6300,190" to="6300,43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" strokeweight=".01892mm"/>
                <v:line id="Line 548" o:spid="_x0000_s1039" style="position:absolute;visibility:visible;mso-wrap-style:square" from="6988,190" to="6988,43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" strokeweight=".0114mm"/>
                <v:line id="Line 547" o:spid="_x0000_s1040" style="position:absolute;visibility:visible;mso-wrap-style:square" from="7674,1805" to="7674,43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" strokeweight=".00989mm"/>
                <v:line id="Line 546" o:spid="_x0000_s1041" style="position:absolute;visibility:visible;mso-wrap-style:square" from="8367,1805" to="8367,43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" strokeweight=".00758mm"/>
                <v:line id="Line 545" o:spid="_x0000_s1042" style="position:absolute;visibility:visible;mso-wrap-style:square" from="9054,1805" to="9054,43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" strokeweight=".00758mm"/>
                <v:shape id="AutoShape 544" o:spid="_x0000_s1043" style="position:absolute;left:282153;top:-143288;width:179;height:39332;visibility:visible;mso-wrap-style:square;v-text-anchor:top" coordsize="179,393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" path="m-272412,145034r5,m-272412,144515r5,m-272412,143997r5,e" filled="f" strokeweight=".00758mm">
                  <v:stroke dashstyle="longDash"/>
                  <v:path arrowok="t" o:connecttype="custom" o:connectlocs="-272412,1746;-272407,1746;-272412,1227;-272407,1227;-272412,709;-272407,709" o:connectangles="0,0,0,0,0,0"/>
                </v:shape>
                <v:line id="Line 543" o:spid="_x0000_s1044" style="position:absolute;visibility:visible;mso-wrap-style:square" from="9746,185" to="9746,43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" strokeweight=".0114mm"/>
                <v:line id="Line 542" o:spid="_x0000_s1045" style="position:absolute;visibility:visible;mso-wrap-style:square" from="2854,4344" to="2923,43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" strokeweight=".00758mm"/>
                <v:line id="Line 541" o:spid="_x0000_s1046" style="position:absolute;visibility:visible;mso-wrap-style:square" from="2923,4344" to="2924,43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" strokeweight=".00756mm"/>
                <v:line id="Line 540" o:spid="_x0000_s1047" style="position:absolute;visibility:visible;mso-wrap-style:square" from="9746,4344" to="9746,43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" strokeweight=".00758mm"/>
                <v:line id="Line 539" o:spid="_x0000_s1048" style="position:absolute;visibility:visible;mso-wrap-style:square" from="9673,4344" to="9673,43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" strokeweight=".00756mm"/>
                <v:line id="Line 538" o:spid="_x0000_s1049" style="position:absolute;visibility:visible;mso-wrap-style:square" from="2854,3821" to="2923,38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" strokeweight=".00758mm"/>
                <v:line id="Line 537" o:spid="_x0000_s1050" style="position:absolute;visibility:visible;mso-wrap-style:square" from="2923,3821" to="2924,38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" strokeweight=".00758mm"/>
                <v:line id="Line 536" o:spid="_x0000_s1051" style="position:absolute;visibility:visible;mso-wrap-style:square" from="9746,3821" to="9746,38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" strokeweight=".00758mm"/>
                <v:line id="Line 535" o:spid="_x0000_s1052" style="position:absolute;visibility:visible;mso-wrap-style:square" from="9673,3821" to="9673,38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" strokeweight=".00758mm"/>
                <v:line id="Line 534" o:spid="_x0000_s1053" style="position:absolute;visibility:visible;mso-wrap-style:square" from="2854,3302" to="2923,33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" strokeweight=".00758mm"/>
                <v:line id="Line 533" o:spid="_x0000_s1054" style="position:absolute;visibility:visible;mso-wrap-style:square" from="2923,3302" to="2924,33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" strokeweight=".00758mm"/>
                <v:line id="Line 532" o:spid="_x0000_s1055" style="position:absolute;visibility:visible;mso-wrap-style:square" from="9746,3302" to="9746,33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" strokeweight=".00758mm"/>
                <v:line id="Line 531" o:spid="_x0000_s1056" style="position:absolute;visibility:visible;mso-wrap-style:square" from="9673,3302" to="9673,33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" strokeweight=".00758mm"/>
                <v:line id="Line 530" o:spid="_x0000_s1057" style="position:absolute;visibility:visible;mso-wrap-style:square" from="2854,2783" to="2923,27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" strokeweight=".00758mm"/>
                <v:line id="Line 529" o:spid="_x0000_s1058" style="position:absolute;visibility:visible;mso-wrap-style:square" from="2923,2784" to="2924,27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" strokeweight=".00758mm"/>
                <v:line id="Line 528" o:spid="_x0000_s1059" style="position:absolute;visibility:visible;mso-wrap-style:square" from="9746,2783" to="9746,27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" strokeweight=".00758mm"/>
                <v:line id="Line 527" o:spid="_x0000_s1060" style="position:absolute;visibility:visible;mso-wrap-style:square" from="9673,2784" to="9673,27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" strokeweight=".00758mm"/>
                <v:line id="Line 526" o:spid="_x0000_s1061" style="position:absolute;visibility:visible;mso-wrap-style:square" from="2854,2265" to="2923,22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" strokeweight=".00758mm"/>
                <v:line id="Line 525" o:spid="_x0000_s1062" style="position:absolute;visibility:visible;mso-wrap-style:square" from="2923,2265" to="2924,22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" strokeweight=".00758mm"/>
                <v:line id="Line 524" o:spid="_x0000_s1063" style="position:absolute;visibility:visible;mso-wrap-style:square" from="9746,2265" to="9746,22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" strokeweight=".00758mm"/>
                <v:line id="Line 523" o:spid="_x0000_s1064" style="position:absolute;visibility:visible;mso-wrap-style:square" from="9673,2265" to="9673,22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" strokeweight=".00758mm"/>
                <v:line id="Line 522" o:spid="_x0000_s1065" style="position:absolute;visibility:visible;mso-wrap-style:square" from="2854,1746" to="2923,17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" strokeweight=".00758mm"/>
                <v:line id="Line 521" o:spid="_x0000_s1066" style="position:absolute;visibility:visible;mso-wrap-style:square" from="2923,1746" to="2924,17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" strokeweight=".00756mm"/>
                <v:shape id="AutoShape 520" o:spid="_x0000_s1067" style="position:absolute;left:21043;top:-123631;width:261289;height:19675;visibility:visible;mso-wrap-style:square;v-text-anchor:top" coordsize="261289,19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" path="m-11302,125377r5,m-18189,124858r69,e" filled="f" strokeweight=".00758mm">
                  <v:path arrowok="t" o:connecttype="custom" o:connectlocs="-11302,1746;-11297,1746;-18189,1227;-18120,1227" o:connectangles="0,0,0,0"/>
                </v:shape>
                <v:line id="Line 519" o:spid="_x0000_s1068" style="position:absolute;visibility:visible;mso-wrap-style:square" from="2923,1228" to="2924,12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" strokeweight=".00756mm"/>
                <v:shape id="AutoShape 518" o:spid="_x0000_s1069" style="position:absolute;left:21043;top:-143288;width:261289;height:19658;visibility:visible;mso-wrap-style:square;v-text-anchor:top" coordsize="261289,196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" path="m-11302,144515r5,m-18189,143997r69,e" filled="f" strokeweight=".00758mm">
                  <v:path arrowok="t" o:connecttype="custom" o:connectlocs="-11302,1227;-11297,1227;-18189,709;-18120,709" o:connectangles="0,0,0,0"/>
                </v:shape>
                <v:line id="Line 517" o:spid="_x0000_s1070" style="position:absolute;visibility:visible;mso-wrap-style:square" from="2923,709" to="2924,7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" strokeweight=".00758mm"/>
                <v:shape id="AutoShape 516" o:spid="_x0000_s1071" style="position:absolute;left:21043;top:-162962;width:261289;height:19674;visibility:visible;mso-wrap-style:square;v-text-anchor:top" coordsize="261289,196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" path="m-11302,163671r5,m-18189,163152r69,e" filled="f" strokeweight=".00758mm">
                  <v:path arrowok="t" o:connecttype="custom" o:connectlocs="-11302,709;-11297,709;-18189,190;-18120,190" o:connectangles="0,0,0,0"/>
                </v:shape>
                <v:line id="Line 515" o:spid="_x0000_s1072" style="position:absolute;visibility:visible;mso-wrap-style:square" from="2923,190" to="2924,1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" strokeweight=".00756mm"/>
                <v:line id="Line 514" o:spid="_x0000_s1073" style="position:absolute;visibility:visible;mso-wrap-style:square" from="9746,190" to="9746,1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" strokeweight=".00758mm"/>
                <v:line id="Line 513" o:spid="_x0000_s1074" style="position:absolute;visibility:visible;mso-wrap-style:square" from="9673,190" to="9673,1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" strokeweight=".00756mm"/>
                <v:shape id="AutoShape 512" o:spid="_x0000_s1075" style="position:absolute;left:21043;top:-163142;width:261289;height:157703;visibility:visible;mso-wrap-style:square;v-text-anchor:top" coordsize="261289,1577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" path="m-18189,163327r6892,m-18189,167486r6892,e" filled="f" strokeweight=".00758mm">
                  <v:path arrowok="t" o:connecttype="custom" o:connectlocs="-18189,185;-11297,185;-18189,4344;-11297,4344" o:connectangles="0,0,0,0"/>
                </v:shape>
                <v:shape id="Picture 511" o:spid="_x0000_s1076" type="#_x0000_t75" style="position:absolute;left:2784;top:2535;width:7032;height:18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">
                  <v:imagedata r:id="rId356" o:title=""/>
                </v:shape>
                <v:shape id="Picture 510" o:spid="_x0000_s1077" type="#_x0000_t75" style="position:absolute;left:2798;top:4287;width:114;height:1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">
                  <v:imagedata r:id="rId357" o:title=""/>
                </v:shape>
                <v:shape id="Picture 509" o:spid="_x0000_s1078" type="#_x0000_t75" style="position:absolute;left:2866;top:3473;width:114;height:1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">
                  <v:imagedata r:id="rId358" o:title=""/>
                </v:shape>
                <v:shape id="Picture 508" o:spid="_x0000_s1079" type="#_x0000_t75" style="position:absolute;left:2934;top:3200;width:114;height:1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">
                  <v:imagedata r:id="rId359" o:title=""/>
                </v:shape>
                <v:shape id="Picture 507" o:spid="_x0000_s1080" type="#_x0000_t75" style="position:absolute;left:3003;top:2890;width:114;height:1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">
                  <v:imagedata r:id="rId360" o:title=""/>
                </v:shape>
                <v:shape id="AutoShape 506" o:spid="_x0000_s1081" style="position:absolute;left:29677;top:95543;width:32252;height:6717;visibility:visible;mso-wrap-style:square;v-text-anchor:top" coordsize="32252,67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" path="m-26504,-92850r-4,-18l-26517,-92883r-15,-9l-26550,-92896r-17,4l-26581,-92883r-10,15l-26595,-92851r4,18l-26581,-92819r14,10l-26550,-92805r18,-4l-26517,-92819r9,-14l-26504,-92850xm-26436,-92915r-3,-17l-26449,-92947r-14,-9l-26481,-92960r-18,4l-26513,-92947r-10,15l-26527,-92915r4,18l-26513,-92882r14,9l-26481,-92869r18,-4l-26449,-92882r10,-15l-26436,-92915xm-26367,-92933r-4,-17l-26381,-92965r-14,-10l-26413,-92978r-17,3l-26445,-92965r-10,15l-26458,-92933r3,18l-26445,-92900r15,9l-26413,-92887r18,-4l-26381,-92900r10,-15l-26367,-92933xm-26299,-92928r-4,-18l-26312,-92960r-15,-10l-26344,-92973r-18,3l-26377,-92960r-9,14l-26390,-92928r4,18l-26377,-92896r15,10l-26344,-92883r17,-3l-26312,-92896r9,-14l-26299,-92928xm-26226,-92937r-4,-18l-26240,-92969r-14,-10l-26272,-92982r-17,3l-26304,-92969r-10,14l-26317,-92937r3,18l-26304,-92905r15,10l-26272,-92892r18,-3l-26240,-92905r10,-14l-26226,-92937xm-26158,-92919r-3,-18l-26171,-92951r-15,-10l-26203,-92964r-18,3l-26236,-92951r-9,14l-26249,-92919r4,18l-26236,-92887r15,10l-26203,-92873r17,-4l-26171,-92887r10,-14l-26158,-92919xm-26090,-92937r-3,-18l-26103,-92969r-14,-10l-26135,-92982r-18,3l-26167,-92969r-10,14l-26181,-92937r4,18l-26167,-92905r14,10l-26135,-92892r18,-3l-26103,-92905r10,-14l-26090,-92937xm-26021,-92928r-4,-18l-26035,-92960r-14,-10l-26067,-92973r-18,3l-26099,-92960r-10,14l-26112,-92928r3,18l-26099,-92896r14,10l-26067,-92883r18,-3l-26035,-92896r10,-14l-26021,-92928xm-25953,-92937r-4,-18l-25967,-92969r-14,-10l-25998,-92982r-18,3l-26031,-92969r-9,14l-26044,-92937r4,18l-26031,-92905r15,10l-25998,-92892r17,-3l-25967,-92905r10,-14l-25953,-92937xm-25885,-92933r-3,-17l-25898,-92965r-15,-10l-25931,-92978r-17,3l-25962,-92965r-10,15l-25976,-92933r4,18l-25962,-92900r14,9l-25931,-92887r18,-4l-25898,-92900r10,-15l-25885,-92933xm-25817,-92933r-3,-17l-25830,-92965r-14,-10l-25862,-92978r-18,3l-25894,-92965r-10,15l-25908,-92933r4,18l-25894,-92900r14,9l-25862,-92887r18,-4l-25830,-92900r10,-15l-25817,-92933xm-25744,-92933r-3,-17l-25757,-92965r-14,-10l-25789,-92978r-18,3l-25821,-92965r-10,15l-25835,-92933r4,18l-25821,-92900r14,9l-25789,-92887r18,-4l-25757,-92900r10,-15l-25744,-92933xe" filled="f" strokecolor="red" strokeweight=".40128mm">
                  <v:path arrowok="t" o:connecttype="custom" o:connectlocs="-26532,2651;-26591,2675;-26567,2734;-26508,2710;-26449,2596;-26513,2596;-26513,2661;-26449,2661;-26371,2593;-26430,2568;-26455,2628;-26395,2652;-26299,2615;-26344,2570;-26390,2615;-26344,2660;-26299,2615;-26254,2564;-26314,2588;-26289,2648;-26230,2624;-26171,2592;-26236,2592;-26236,2656;-26171,2656;-26093,2588;-26153,2564;-26177,2624;-26117,2648;-26021,2615;-26067,2570;-26112,2615;-26067,2660;-26021,2615;-25981,2564;-26040,2588;-26016,2648;-25957,2624;-25898,2578;-25962,2578;-25962,2643;-25898,2643;-25820,2593;-25880,2568;-25904,2628;-25844,2652;-25744,2610;-25789,2565;-25835,2610;-25789,2656;-25744,2610" o:connectangles="0,0,0,0,0,0,0,0,0,0,0,0,0,0,0,0,0,0,0,0,0,0,0,0,0,0,0,0,0,0,0,0,0,0,0,0,0,0,0,0,0,0,0,0,0,0,0,0,0,0,0"/>
                </v:shape>
                <v:shape id="Freeform 505" o:spid="_x0000_s1082" style="position:absolute;left:3911;top:2515;width:91;height:91;visibility:visible;mso-wrap-style:square;v-text-anchor:top" coordsize="91,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" path="m90,46l87,28,77,13,63,4,45,,27,4,13,13,3,28,,46,3,63,13,77,27,87r18,4l63,87,77,77,87,63,90,46xe" filled="f" strokecolor="red" strokeweight=".40128mm">
                  <v:path arrowok="t" o:connecttype="custom" o:connectlocs="90,2561;87,2543;77,2528;63,2519;45,2515;27,2519;13,2528;3,2543;0,2561;3,2578;13,2592;27,2602;45,2606;63,2602;77,2592;87,2578;90,2561" o:connectangles="0,0,0,0,0,0,0,0,0,0,0,0,0,0,0,0,0"/>
                </v:shape>
                <v:shape id="Freeform 504" o:spid="_x0000_s1083" style="position:absolute;left:3979;top:2561;width:92;height:91;visibility:visible;mso-wrap-style:square;v-text-anchor:top" coordsize="92,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" path="m91,45l87,27,78,13,63,3,45,,28,3,13,13,3,27,,45,3,63,13,77,28,87r17,3l63,87,78,77,87,63,91,45xe" filled="f" strokecolor="red" strokeweight=".40128mm">
                  <v:path arrowok="t" o:connecttype="custom" o:connectlocs="91,2606;87,2588;78,2574;63,2564;45,2561;28,2564;13,2574;3,2588;0,2606;3,2624;13,2638;28,2648;45,2651;63,2648;78,2638;87,2624;91,2606" o:connectangles="0,0,0,0,0,0,0,0,0,0,0,0,0,0,0,0,0"/>
                </v:shape>
                <v:shape id="Freeform 503" o:spid="_x0000_s1084" style="position:absolute;left:4047;top:2528;width:92;height:92;visibility:visible;mso-wrap-style:square;v-text-anchor:top" coordsize="92,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" path="m91,46l88,28,78,14,63,4,46,,28,4,13,14,4,28,,46,4,64r9,14l28,88r18,3l63,88,78,78,88,64,91,46xe" filled="f" strokecolor="red" strokeweight=".40128mm">
                  <v:path arrowok="t" o:connecttype="custom" o:connectlocs="91,2574;88,2556;78,2542;63,2532;46,2528;28,2532;13,2542;4,2556;0,2574;4,2592;13,2606;28,2616;46,2619;63,2616;78,2606;88,2592;91,2574" o:connectangles="0,0,0,0,0,0,0,0,0,0,0,0,0,0,0,0,0"/>
                </v:shape>
                <v:shape id="Freeform 502" o:spid="_x0000_s1085" style="position:absolute;left:4115;top:2519;width:92;height:92;visibility:visible;mso-wrap-style:square;v-text-anchor:top" coordsize="92,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" path="m91,46l88,28,78,14,64,4,46,,28,4,14,14,4,28,,46,4,64,14,78,28,88r18,3l64,88,78,78,88,64,91,46xe" filled="f" strokecolor="red" strokeweight=".40128mm">
                  <v:path arrowok="t" o:connecttype="custom" o:connectlocs="91,2565;88,2547;78,2533;64,2523;46,2519;28,2523;14,2533;4,2547;0,2565;4,2583;14,2597;28,2607;46,2610;64,2607;78,2597;88,2583;91,2565" o:connectangles="0,0,0,0,0,0,0,0,0,0,0,0,0,0,0,0,0"/>
                </v:shape>
                <v:shape id="Freeform 501" o:spid="_x0000_s1086" style="position:absolute;left:4184;top:2501;width:92;height:92;visibility:visible;mso-wrap-style:square;v-text-anchor:top" coordsize="92,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" path="m91,46l87,28,77,14,63,4,45,,27,4,13,14,3,28,,46,3,63,13,78,27,88r18,3l63,88,77,78,87,63,91,46xe" filled="f" strokecolor="red" strokeweight=".40128mm">
                  <v:path arrowok="t" o:connecttype="custom" o:connectlocs="91,2547;87,2529;77,2515;63,2505;45,2501;27,2505;13,2515;3,2529;0,2547;3,2564;13,2579;27,2589;45,2592;63,2589;77,2579;87,2564;91,2547" o:connectangles="0,0,0,0,0,0,0,0,0,0,0,0,0,0,0,0,0"/>
                </v:shape>
                <v:shape id="AutoShape 500" o:spid="_x0000_s1087" style="position:absolute;left:74021;top:98983;width:6210;height:4141;visibility:visible;mso-wrap-style:square;v-text-anchor:top" coordsize="6210,4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" path="m-69678,-96400r-4,-17l-69692,-96432r-14,-10l-69724,-96445r-17,3l-69756,-96432r-9,14l-69769,-96400r4,18l-69756,-96368r15,10l-69724,-96355r18,-3l-69692,-96368r10,-14l-69678,-96400xm-69605,-96382r-4,-17l-69619,-96414r-14,-10l-69651,-96427r-18,3l-69683,-96414r-10,15l-69696,-96382r3,18l-69683,-96349r14,9l-69651,-96336r18,-4l-69619,-96349r10,-15l-69605,-96382xe" filled="f" strokecolor="red" strokeweight=".40128mm">
                  <v:path arrowok="t" o:connecttype="custom" o:connectlocs="-69678,2583;-69682,2566;-69692,2551;-69706,2541;-69724,2538;-69741,2541;-69756,2551;-69765,2565;-69769,2583;-69765,2601;-69756,2615;-69741,2625;-69724,2628;-69706,2625;-69692,2615;-69682,2601;-69678,2583;-69605,2601;-69609,2584;-69619,2569;-69633,2559;-69651,2556;-69669,2559;-69683,2569;-69693,2584;-69696,2601;-69693,2619;-69683,2634;-69669,2643;-69651,2647;-69633,2643;-69619,2634;-69609,2619;-69605,2601" o:connectangles="0,0,0,0,0,0,0,0,0,0,0,0,0,0,0,0,0,0,0,0,0,0,0,0,0,0,0,0,0,0,0,0,0,0"/>
                </v:shape>
                <v:shape id="Freeform 499" o:spid="_x0000_s1088" style="position:absolute;left:4393;top:2510;width:92;height:92;visibility:visible;mso-wrap-style:square;v-text-anchor:top" coordsize="92,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" path="m91,46l88,28,78,14,63,4,46,,28,4,13,14,4,28,,46,4,63r9,15l28,88r18,3l63,88,78,78,88,63,91,46xe" filled="f" strokecolor="red" strokeweight=".40128mm">
                  <v:path arrowok="t" o:connecttype="custom" o:connectlocs="91,2556;88,2538;78,2524;63,2514;46,2510;28,2514;13,2524;4,2538;0,2556;4,2573;13,2588;28,2598;46,2601;63,2598;78,2588;88,2573;91,2556" o:connectangles="0,0,0,0,0,0,0,0,0,0,0,0,0,0,0,0,0"/>
                </v:shape>
                <v:shape id="AutoShape 498" o:spid="_x0000_s1089" style="position:absolute;left:81957;top:98478;width:16558;height:4141;visibility:visible;mso-wrap-style:square;v-text-anchor:top" coordsize="16558,4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" path="m-77405,-95868r-3,-17l-77418,-95900r-14,-10l-77450,-95913r-18,3l-77482,-95900r-10,15l-77496,-95868r4,18l-77482,-95835r14,9l-77450,-95822r18,-4l-77418,-95835r10,-15l-77405,-95868xm-77337,-95881r-3,-18l-77350,-95913r-14,-10l-77382,-95927r-18,4l-77414,-95913r-10,14l-77428,-95881r4,17l-77414,-95849r14,10l-77382,-95836r18,-3l-77350,-95849r10,-15l-77337,-95881xm-77268,-95868r-4,-17l-77281,-95900r-15,-10l-77314,-95913r-17,3l-77346,-95900r-10,15l-77359,-95868r3,18l-77346,-95835r15,9l-77314,-95822r18,-4l-77281,-95835r9,-15l-77268,-95868xm-77200,-95881r-3,-18l-77213,-95913r-15,-10l-77245,-95927r-18,4l-77278,-95913r-9,14l-77291,-95881r4,17l-77278,-95849r15,10l-77245,-95836r17,-3l-77213,-95849r10,-15l-77200,-95881xm-77131,-95863r-4,-18l-77145,-95895r-14,-10l-77177,-95908r-18,3l-77209,-95895r-10,14l-77223,-95863r4,18l-77209,-95831r14,10l-77177,-95818r18,-3l-77145,-95831r10,-14l-77131,-95863xm-77059,-95872r-3,-18l-77072,-95904r-15,-10l-77104,-95917r-18,3l-77137,-95904r-9,14l-77150,-95872r4,18l-77137,-95840r15,10l-77104,-95827r17,-3l-77072,-95840r10,-14l-77059,-95872xe" filled="f" strokecolor="red" strokeweight=".40128mm">
                  <v:path arrowok="t" o:connecttype="custom" o:connectlocs="-77408,2593;-77432,2568;-77468,2568;-77492,2593;-77492,2628;-77468,2652;-77432,2652;-77408,2628;-77337,2597;-77350,2565;-77382,2551;-77414,2565;-77428,2597;-77414,2629;-77382,2642;-77350,2629;-77337,2597;-77272,2593;-77296,2568;-77331,2568;-77356,2593;-77356,2628;-77331,2652;-77296,2652;-77272,2628;-77200,2597;-77213,2565;-77245,2551;-77278,2565;-77291,2597;-77278,2629;-77245,2642;-77213,2629;-77200,2597;-77135,2597;-77159,2573;-77195,2573;-77219,2597;-77219,2633;-77195,2657;-77159,2657;-77135,2633;-77059,2606;-77072,2574;-77104,2561;-77137,2574;-77150,2606;-77137,2638;-77104,2651;-77072,2638;-77059,2606" o:connectangles="0,0,0,0,0,0,0,0,0,0,0,0,0,0,0,0,0,0,0,0,0,0,0,0,0,0,0,0,0,0,0,0,0,0,0,0,0,0,0,0,0,0,0,0,0,0,0,0,0,0,0"/>
                </v:shape>
                <v:shape id="Freeform 497" o:spid="_x0000_s1090" style="position:absolute;left:4875;top:2533;width:92;height:92;visibility:visible;mso-wrap-style:square;v-text-anchor:top" coordsize="92,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" path="m92,46l88,28,78,13,64,4,46,,28,4,14,13,4,28,,46,4,63,14,78,28,88r18,3l64,88,78,78,88,63,92,46xe" filled="f" strokecolor="red" strokeweight=".40128mm">
                  <v:path arrowok="t" o:connecttype="custom" o:connectlocs="92,2579;88,2561;78,2546;64,2537;46,2533;28,2537;14,2546;4,2561;0,2579;4,2596;14,2611;28,2621;46,2624;64,2621;78,2611;88,2596;92,2579" o:connectangles="0,0,0,0,0,0,0,0,0,0,0,0,0,0,0,0,0"/>
                </v:shape>
                <v:shape id="AutoShape 496" o:spid="_x0000_s1091" style="position:absolute;left:100242;top:97434;width:180994;height:5348;visibility:visible;mso-wrap-style:square;v-text-anchor:top" coordsize="180994,53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" path="m-95207,-94837r-4,-18l-95221,-94869r-14,-10l-95253,-94883r-18,4l-95285,-94869r-10,14l-95298,-94837r3,17l-95285,-94805r14,10l-95253,-94792r18,-3l-95221,-94805r10,-15l-95207,-94837xm-95139,-94837r-4,-18l-95152,-94869r-15,-10l-95184,-94883r-18,4l-95217,-94869r-9,14l-95230,-94837r4,17l-95217,-94805r15,10l-95184,-94792r17,-3l-95152,-94805r9,-15l-95139,-94837xm-95071,-94837r-3,-18l-95084,-94869r-15,-10l-95116,-94883r-18,4l-95148,-94869r-10,14l-95162,-94837r4,17l-95148,-94805r14,10l-95116,-94792r17,-3l-95084,-94805r10,-15l-95071,-94837xm-95002,-94833r-4,-17l-95016,-94865r-14,-10l-95048,-94878r-18,3l-95080,-94865r-10,15l-95094,-94833r4,18l-95080,-94800r14,9l-95048,-94787r18,-4l-95016,-94800r10,-15l-95002,-94833xm-94934,-94842r-4,-17l-94947,-94874r-15,-10l-94980,-94887r-17,3l-95012,-94874r-10,15l-95025,-94842r3,18l-95012,-94810r15,10l-94980,-94796r18,-4l-94947,-94810r9,-14l-94934,-94842xm-94861,-94828r-4,-18l-94875,-94860r-14,-10l-94907,-94873r-18,3l-94939,-94860r-10,14l-94952,-94828r3,18l-94939,-94796r14,10l-94907,-94783r18,-3l-94875,-94796r10,-14l-94861,-94828xm-94793,-94824r-4,-17l-94806,-94856r-15,-10l-94839,-94869r-17,3l-94871,-94856r-10,15l-94884,-94824r3,18l-94871,-94791r15,9l-94839,-94778r18,-4l-94806,-94791r9,-15l-94793,-94824xm-94725,-94828r-3,-18l-94738,-94860r-15,-10l-94770,-94873r-18,3l-94802,-94860r-10,14l-94816,-94828r4,18l-94802,-94796r14,10l-94770,-94783r17,-3l-94738,-94796r10,-14l-94725,-94828xm-94656,-94828r-4,-18l-94670,-94860r-14,-10l-94702,-94873r-18,3l-94734,-94860r-10,14l-94748,-94828r4,18l-94734,-94796r14,10l-94702,-94783r18,-3l-94670,-94796r10,-14l-94656,-94828xm-94588,-94837r-4,-18l-94602,-94869r-14,-10l-94634,-94883r-17,4l-94666,-94869r-10,14l-94679,-94837r3,17l-94666,-94805r15,10l-94634,-94792r18,-3l-94602,-94805r10,-15l-94588,-94837xm-94520,-94824r-4,-17l-94533,-94856r-15,-10l-94565,-94869r-18,3l-94598,-94856r-9,15l-94611,-94824r4,18l-94598,-94791r15,9l-94565,-94778r17,-4l-94533,-94791r9,-15l-94520,-94824xm-94452,-94833r-3,-17l-94465,-94865r-15,-10l-94497,-94878r-18,3l-94530,-94865r-9,15l-94543,-94833r4,18l-94530,-94800r15,9l-94497,-94787r17,-4l-94465,-94800r10,-15l-94452,-94833xm-94379,-94810r-3,-18l-94392,-94842r-15,-10l-94424,-94855r-18,3l-94457,-94842r-9,14l-94470,-94810r4,18l-94457,-94778r15,10l-94424,-94764r17,-4l-94392,-94778r10,-14l-94379,-94810xm-94311,-94833r-3,-17l-94324,-94865r-14,-10l-94356,-94878r-18,3l-94388,-94865r-10,15l-94402,-94833r4,18l-94388,-94800r14,9l-94356,-94787r18,-4l-94324,-94800r10,-15l-94311,-94833xm-94242,-94833r-4,-17l-94256,-94865r-14,-10l-94288,-94878r-18,3l-94320,-94865r-10,15l-94334,-94833r4,18l-94320,-94800r14,9l-94288,-94787r18,-4l-94256,-94800r10,-15l-94242,-94833xm-94174,-94815r-4,-17l-94187,-94847r-15,-9l-94220,-94860r-17,4l-94252,-94847r-10,15l-94265,-94815r3,18l-94252,-94782r15,9l-94220,-94769r18,-4l-94187,-94782r9,-15l-94174,-94815xm-94106,-94824r-3,-17l-94119,-94856r-15,-10l-94151,-94869r-18,3l-94184,-94856r-9,15l-94197,-94824r4,18l-94184,-94791r15,9l-94151,-94778r17,-4l-94119,-94791r10,-15l-94106,-94824xm-94037,-94819r-4,-18l-94051,-94851r-14,-10l-94083,-94864r-18,3l-94115,-94851r-10,14l-94129,-94819r4,18l-94115,-94787r14,10l-94083,-94774r18,-3l-94051,-94787r10,-14l-94037,-94819xm-93969,-94819r-4,-18l-93982,-94851r-15,-10l-94015,-94864r-17,3l-94047,-94851r-10,14l-94060,-94819r3,18l-94047,-94787r15,10l-94015,-94774r18,-3l-93982,-94787r9,-14l-93969,-94819xm-93896,-94819r-4,-18l-93910,-94851r-14,-10l-93942,-94864r-18,3l-93974,-94851r-10,14l-93988,-94819r4,18l-93974,-94787r14,10l-93942,-94774r18,-3l-93910,-94787r10,-14l-93896,-94819xm-93828,-94828r-4,-18l-93841,-94860r-15,-10l-93874,-94873r-17,3l-93906,-94860r-10,14l-93919,-94828r3,18l-93906,-94796r15,10l-93874,-94783r18,-3l-93841,-94796r9,-14l-93828,-94828xm-93760,-94824r-3,-17l-93773,-94856r-15,-10l-93805,-94869r-18,3l-93838,-94856r-9,15l-93851,-94824r4,18l-93838,-94791r15,9l-93805,-94778r17,-4l-93773,-94791r10,-15l-93760,-94824xm-93692,-94828r-3,-18l-93705,-94860r-15,-10l-93737,-94873r-18,3l-93769,-94860r-10,14l-93782,-94828r3,18l-93769,-94796r14,10l-93737,-94783r17,-3l-93705,-94796r10,-14l-93692,-94828xm-93623,-94801r-4,-18l-93637,-94833r-14,-10l-93669,-94846r-18,3l-93701,-94833r-10,14l-93715,-94801r4,18l-93701,-94769r14,10l-93669,-94755r18,-4l-93637,-94769r10,-14l-93623,-94801xm-93555,-94801r-4,-18l-93568,-94833r-15,-10l-93601,-94846r-17,3l-93633,-94833r-10,14l-93646,-94801r3,18l-93633,-94769r15,10l-93601,-94755r18,-4l-93568,-94769r9,-14l-93555,-94801xm-93487,-94810r-3,-18l-93500,-94842r-15,-10l-93532,-94855r-18,3l-93565,-94842r-9,14l-93578,-94810r4,18l-93565,-94778r15,10l-93532,-94764r17,-4l-93500,-94778r10,-14l-93487,-94810xm-93418,-94819r-4,-18l-93432,-94851r-14,-10l-93464,-94864r-18,3l-93496,-94851r-10,14l-93509,-94819r3,18l-93496,-94787r14,10l-93464,-94774r18,-3l-93432,-94787r10,-14l-93418,-94819xm-93346,-94819r-3,-18l-93359,-94851r-14,-10l-93391,-94864r-18,3l-93423,-94851r-10,14l-93437,-94819r4,18l-93423,-94787r14,10l-93391,-94774r18,-3l-93359,-94787r10,-14l-93346,-94819xm-93277,-94819r-4,-18l-93291,-94851r-14,-10l-93323,-94864r-18,3l-93355,-94851r-10,14l-93368,-94819r3,18l-93355,-94787r14,10l-93323,-94774r18,-3l-93291,-94787r10,-14l-93277,-94819xm-93209,-94815r-4,-17l-93222,-94847r-15,-9l-93255,-94860r-17,4l-93287,-94847r-10,15l-93300,-94815r3,18l-93287,-94782r15,9l-93255,-94769r18,-4l-93222,-94782r9,-15l-93209,-94815xm-93141,-94810r-4,-18l-93154,-94842r-15,-10l-93186,-94855r-18,3l-93219,-94842r-9,14l-93232,-94810r4,18l-93219,-94778r15,10l-93186,-94764r17,-4l-93154,-94778r9,-14l-93141,-94810xm-93073,-94801r-3,-18l-93086,-94833r-14,-10l-93118,-94846r-18,3l-93150,-94833r-10,14l-93163,-94801r3,18l-93150,-94769r14,10l-93118,-94755r18,-4l-93086,-94769r10,-14l-93073,-94801xm-93004,-94824r-4,-17l-93018,-94856r-14,-10l-93050,-94869r-18,3l-93082,-94856r-10,15l-93096,-94824r4,18l-93082,-94791r14,9l-93050,-94778r18,-4l-93018,-94791r10,-15l-93004,-94824xm-92936,-94824r-4,-17l-92949,-94856r-15,-10l-92982,-94869r-17,3l-93014,-94856r-10,15l-93027,-94824r3,18l-93014,-94791r15,9l-92982,-94778r18,-4l-92949,-94791r9,-15l-92936,-94824xm-92863,-94810r-4,-18l-92877,-94842r-14,-10l-92909,-94855r-18,3l-92941,-94842r-10,14l-92954,-94810r3,18l-92941,-94778r14,10l-92909,-94764r18,-4l-92877,-94778r10,-14l-92863,-94810xm-92795,-94815r-4,-17l-92808,-94847r-15,-9l-92841,-94860r-17,4l-92873,-94847r-10,15l-92886,-94815r3,18l-92873,-94782r15,9l-92841,-94769r18,-4l-92808,-94782r9,-15l-92795,-94815xm-92727,-94824r-3,-17l-92740,-94856r-14,-10l-92772,-94869r-18,3l-92804,-94856r-10,15l-92818,-94824r4,18l-92804,-94791r14,9l-92772,-94778r18,-4l-92740,-94791r10,-15l-92727,-94824xm-92658,-94815r-4,-17l-92672,-94847r-14,-9l-92704,-94860r-18,4l-92736,-94847r-10,15l-92749,-94815r3,18l-92736,-94782r14,9l-92704,-94769r18,-4l-92672,-94782r10,-15l-92658,-94815xm-92590,-94801r-4,-18l-92603,-94833r-15,-10l-92636,-94846r-17,3l-92668,-94833r-10,14l-92681,-94801r3,18l-92668,-94769r15,10l-92636,-94755r18,-4l-92603,-94769r9,-14l-92590,-94801xm-92522,-94819r-4,-18l-92535,-94851r-15,-10l-92568,-94864r-17,3l-92600,-94851r-9,14l-92613,-94819r4,18l-92600,-94787r15,10l-92568,-94774r18,-3l-92535,-94787r9,-14l-92522,-94819xm-92454,-94824r-3,-17l-92467,-94856r-14,-10l-92499,-94869r-18,3l-92531,-94856r-10,15l-92545,-94824r4,18l-92531,-94791r14,9l-92499,-94778r18,-4l-92467,-94791r10,-15l-92454,-94824xm-92381,-94815r-3,-17l-92394,-94847r-15,-9l-92426,-94860r-18,4l-92458,-94847r-10,15l-92472,-94815r4,18l-92458,-94782r14,9l-92426,-94769r17,-4l-92394,-94782r10,-15l-92381,-94815xm-92313,-94824r-3,-17l-92326,-94856r-14,-10l-92358,-94869r-18,3l-92390,-94856r-10,15l-92403,-94824r3,18l-92390,-94791r14,9l-92358,-94778r18,-4l-92326,-94791r10,-15l-92313,-94824xm-92244,-94824r-4,-17l-92258,-94856r-14,-10l-92290,-94869r-18,3l-92322,-94856r-10,15l-92335,-94824r3,18l-92322,-94791r14,9l-92290,-94778r18,-4l-92258,-94791r10,-15l-92244,-94824xm-92176,-94824r-4,-17l-92189,-94856r-15,-10l-92222,-94869r-17,3l-92254,-94856r-10,15l-92267,-94824r3,18l-92254,-94791r15,9l-92222,-94778r18,-4l-92189,-94791r9,-15l-92176,-94824xm-92108,-94824r-3,-17l-92121,-94856r-15,-10l-92153,-94869r-18,3l-92185,-94856r-10,15l-92199,-94824r4,18l-92185,-94791r14,9l-92153,-94778r17,-4l-92121,-94791r10,-15l-92108,-94824xm-92039,-94824r-4,-17l-92053,-94856r-14,-10l-92085,-94869r-18,3l-92117,-94856r-10,15l-92130,-94824r3,18l-92117,-94791r14,9l-92085,-94778r18,-4l-92053,-94791r10,-15l-92039,-94824xm-91971,-94815r-4,-17l-91985,-94847r-14,-9l-92016,-94860r-18,4l-92049,-94847r-10,15l-92062,-94815r3,18l-92049,-94782r15,9l-92016,-94769r17,-4l-91985,-94782r10,-15l-91971,-94815xm-91898,-94819r-4,-18l-91912,-94851r-14,-10l-91944,-94864r-18,3l-91976,-94851r-10,14l-91989,-94819r3,18l-91976,-94787r14,10l-91944,-94774r18,-3l-91912,-94787r10,-14l-91898,-94819xm-91830,-94824r-4,-17l-91843,-94856r-15,-10l-91876,-94869r-17,3l-91908,-94856r-10,15l-91921,-94824r3,18l-91908,-94791r15,9l-91876,-94778r18,-4l-91843,-94791r9,-15l-91830,-94824xm-91762,-94810r-4,-18l-91775,-94842r-15,-10l-91807,-94855r-18,3l-91839,-94842r-10,14l-91853,-94810r4,18l-91839,-94778r14,10l-91807,-94764r17,-4l-91775,-94778r9,-14l-91762,-94810xm-91694,-94819r-3,-18l-91707,-94851r-14,-10l-91739,-94864r-18,3l-91771,-94851r-10,14l-91784,-94819r3,18l-91771,-94787r14,10l-91739,-94774r18,-3l-91707,-94787r10,-14l-91694,-94819xm-91625,-94796r-4,-18l-91639,-94828r-14,-10l-91671,-94842r-18,4l-91703,-94828r-10,14l-91716,-94796r3,17l-91703,-94764r14,10l-91671,-94751r18,-3l-91639,-94764r10,-14l-91625,-94796xm-91557,-94815r-4,-17l-91570,-94847r-15,-9l-91602,-94860r-18,4l-91635,-94847r-9,15l-91648,-94815r4,18l-91635,-94782r15,9l-91602,-94769r17,-4l-91570,-94782r9,-15l-91557,-94815xm-91489,-94815r-3,-17l-91502,-94847r-15,-9l-91534,-94860r-18,4l-91566,-94847r-10,15l-91580,-94815r4,18l-91566,-94782r14,9l-91534,-94769r17,-4l-91502,-94782r10,-15l-91489,-94815xm-91416,-94819r-3,-18l-91429,-94851r-15,-10l-91462,-94864r-17,3l-91494,-94851r-9,14l-91507,-94819r4,18l-91494,-94787r15,10l-91462,-94774r18,-3l-91429,-94787r10,-14l-91416,-94819xm-91348,-94801r-3,-18l-91361,-94833r-14,-10l-91393,-94846r-18,3l-91425,-94833r-10,14l-91439,-94801r4,18l-91425,-94769r14,10l-91393,-94755r18,-4l-91361,-94769r10,-14l-91348,-94801xm-91279,-94819r-4,-18l-91293,-94851r-14,-10l-91325,-94864r-18,3l-91357,-94851r-10,14l-91370,-94819r3,18l-91357,-94787r14,10l-91325,-94774r18,-3l-91293,-94787r10,-14l-91279,-94819xm-91211,-94815r-3,-17l-91224,-94847r-15,-9l-91256,-94860r-18,4l-91289,-94847r-9,15l-91302,-94815r4,18l-91289,-94782r15,9l-91256,-94769r17,-4l-91224,-94782r10,-15l-91211,-94815xm-91143,-94815r-4,-17l-91156,-94847r-15,-9l-91188,-94860r-18,4l-91220,-94847r-10,15l-91234,-94815r4,18l-91220,-94782r14,9l-91188,-94769r17,-4l-91156,-94782r9,-15l-91143,-94815xm-91075,-94819r-3,-18l-91088,-94851r-14,-10l-91120,-94864r-18,3l-91152,-94851r-10,14l-91166,-94819r4,18l-91152,-94787r14,10l-91120,-94774r18,-3l-91088,-94787r10,-14l-91075,-94819xm-91006,-94815r-4,-17l-91020,-94847r-14,-9l-91052,-94860r-17,4l-91084,-94847r-10,15l-91097,-94815r3,18l-91084,-94782r15,9l-91052,-94769r18,-4l-91020,-94782r10,-15l-91006,-94815xm-90934,-94810r-3,-18l-90947,-94842r-14,-10l-90979,-94855r-18,3l-91011,-94842r-10,14l-91024,-94810r3,18l-91011,-94778r14,10l-90979,-94764r18,-4l-90947,-94778r10,-14l-90934,-94810xm-90865,-94792r-4,-17l-90879,-94824r-14,-10l-90911,-94837r-17,3l-90943,-94824r-10,15l-90956,-94792r3,18l-90943,-94759r15,9l-90911,-94746r18,-4l-90879,-94759r10,-15l-90865,-94792xm-90797,-94806r-3,-17l-90810,-94838r-15,-9l-90842,-94851r-18,4l-90875,-94838r-9,15l-90888,-94806r4,18l-90875,-94773r15,9l-90842,-94760r17,-4l-90810,-94773r10,-15l-90797,-94806xm-90729,-94806r-3,-17l-90742,-94838r-14,-9l-90774,-94851r-18,4l-90806,-94838r-10,15l-90820,-94806r4,18l-90806,-94773r14,9l-90774,-94760r18,-4l-90742,-94773r10,-15l-90729,-94806xm-90660,-94801r-4,-18l-90674,-94833r-14,-10l-90706,-94846r-18,3l-90738,-94833r-10,14l-90751,-94801r3,18l-90738,-94769r14,10l-90706,-94755r18,-4l-90674,-94769r10,-14l-90660,-94801xm-90592,-94819r-4,-18l-90606,-94851r-14,-10l-90637,-94864r-18,3l-90670,-94851r-9,14l-90683,-94819r4,18l-90670,-94787r15,10l-90637,-94774r17,-3l-90606,-94787r10,-14l-90592,-94819xm-90524,-94810r-3,-18l-90537,-94842r-15,-10l-90570,-94855r-17,3l-90601,-94842r-10,14l-90615,-94810r4,18l-90601,-94778r14,10l-90570,-94764r18,-4l-90537,-94778r10,-14l-90524,-94810xe" filled="f" strokecolor="red" strokeweight=".40128mm">
                  <v:path arrowok="t" o:connecttype="custom" o:connectlocs="-95143,2579;-95099,2555;-95066,2559;-95022,2575;-94949,2624;-94856,2652;-94753,2648;-94660,2624;-94520,2610;-94465,2569;-94424,2579;-94388,2569;-94334,2601;-94252,2652;-94151,2656;-94051,2647;-93969,2615;-93832,2588;-93788,2568;-93755,2564;-93711,2615;-93643,2651;-93550,2666;-93446,2657;-93349,2633;-93209,2619;-93154,2592;-93118,2588;-93082,2578;-93027,2610;-92941,2656;-92841,2665;-92740,2643;-92658,2619;-92526,2597;-92481,2568;-92444,2578;-92400,2593;-92332,2628;-92239,2652;-92136,2652;-92043,2628;-91898,2615;-91843,2578;-91807,2579;-91771,2583;-91716,2638;-91635,2652;-91534,2665;-91429,2647;-91348,2633;-91214,2602;-91171,2578;-91138,2573;-91094,2602;-91021,2642;-90928,2684;-90825,2670;-90732,2646;-90592,2615;-90537,2592" o:connectangles="0,0,0,0,0,0,0,0,0,0,0,0,0,0,0,0,0,0,0,0,0,0,0,0,0,0,0,0,0,0,0,0,0,0,0,0,0,0,0,0,0,0,0,0,0,0,0,0,0,0,0,0,0,0,0,0,0,0,0,0,0"/>
                </v:shape>
                <v:shape id="Freeform 495" o:spid="_x0000_s1092" style="position:absolute;left:9700;top:2588;width:92;height:92;visibility:visible;mso-wrap-style:square;v-text-anchor:top" coordsize="92,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" path="m91,45l88,27,78,13,63,3,46,,28,3,13,13,4,27,,45,4,63r9,14l28,87r18,4l63,87,78,77,88,63,91,45xe" filled="f" strokecolor="red" strokeweight=".40128mm">
                  <v:path arrowok="t" o:connecttype="custom" o:connectlocs="91,2633;88,2615;78,2601;63,2591;46,2588;28,2591;13,2601;4,2615;0,2633;4,2651;13,2665;28,2675;46,2679;63,2675;78,2665;88,2651;91,2633" o:connectangles="0,0,0,0,0,0,0,0,0,0,0,0,0,0,0,0,0"/>
                </v:shape>
                <v:shape id="Freeform 494" o:spid="_x0000_s1093" style="position:absolute;left:2854;top:2401;width:6892;height:1944;visibility:visible;mso-wrap-style:square;v-text-anchor:top" coordsize="6892,19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" path="m,1943l69,514,137,246r69,46l273,173r69,-9l410,109,479,50r72,46l620,100,688,68r68,5l825,73,893,41r68,32l1034,50r68,-13l1170,46r69,-5l1307,50r68,-22l1443,41r73,9l1585,32r68,9l1721,23r68,27l1858,23r68,36l1999,r68,46l2135,37r69,-9l2408,28r73,4l2549,28r69,9l2686,32r68,-4l2823,28r68,-5l2964,14r68,-5l3100,28r68,-10l3305,18r68,5l3446,28r68,l3583,9r68,-4l3719,18r68,10l3856,28r68,4l3997,28,4065,r68,23l4202,9r68,5l4338,9r68,-4l4479,23r68,5l4616,18r68,-4l4752,14r68,4l4889,18r73,-9l5030,18r68,-9l5166,14r69,-5l5303,32,5372,5r72,l5512,23,5581,5r68,9l5717,14r69,-5l5854,28r72,-14l6063,14r69,4l6336,18r73,-4l6546,14r68,9l6682,9r69,19l6818,18r74,10e" filled="f" strokecolor="fuchsia" strokeweight=".40122mm">
                  <v:path arrowok="t" o:connecttype="custom" o:connectlocs="69,2915;206,2693;342,2565;479,2451;620,2501;756,2474;893,2442;1034,2451;1170,2447;1307,2451;1443,2442;1585,2433;1721,2424;1858,2424;1999,2401;2135,2438;2408,2429;2549,2429;2686,2433;2823,2429;2964,2415;3100,2429;3305,2419;3446,2429;3583,2410;3719,2419;3856,2429;3997,2429;4133,2424;4270,2415;4406,2406;4547,2429;4684,2415;4820,2419;4962,2410;5098,2410;5235,2410;5372,2406;5512,2424;5649,2415;5786,2410;5926,2415;6132,2419;6409,2415;6614,2424;6751,2429;6892,2429" o:connectangles="0,0,0,0,0,0,0,0,0,0,0,0,0,0,0,0,0,0,0,0,0,0,0,0,0,0,0,0,0,0,0,0,0,0,0,0,0,0,0,0,0,0,0,0,0,0,0"/>
                </v:shape>
                <v:rect id="Rectangle 493" o:spid="_x0000_s1094" style="position:absolute;left:2818;top:4308;width:73;height: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" filled="f" strokecolor="fuchsia" strokeweight=".40128mm"/>
                <v:shape id="AutoShape 492" o:spid="_x0000_s1095" style="position:absolute;left:22245;top:87424;width:49706;height:20885;visibility:visible;mso-wrap-style:square;v-text-anchor:top" coordsize="49706,208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" path="m-19359,-84545r73,l-19286,-84472r-73,l-19359,-84545xm-19290,-84814r73,l-19217,-84741r-73,l-19290,-84814xm-19222,-84768r73,l-19149,-84695r-73,l-19222,-84768xm-19154,-84886r73,l-19081,-84814r-73,l-19154,-84886xm-19085,-84896r72,l-19013,-84823r-72,l-19085,-84896xm-19017,-84950r73,l-18944,-84877r-73,l-19017,-84950xm-18949,-85009r73,l-18876,-84937r-73,l-18949,-85009xm-18876,-84964r73,l-18803,-84891r-73,l-18876,-84964xm-18808,-84959r73,l-18735,-84886r-73,l-18808,-84959xm-18740,-84991r73,l-18667,-84918r-73,l-18740,-84991xm-18671,-84986r72,l-18599,-84914r-72,l-18671,-84986xm-18603,-84986r73,l-18530,-84914r-73,l-18603,-84986xm-18535,-85018r73,l-18462,-84946r-73,l-18535,-85018xm-18467,-84986r73,l-18394,-84914r-73,l-18467,-84986xm-18394,-85009r73,l-18321,-84937r-73,l-18394,-85009xm-18325,-85023r72,l-18253,-84950r-72,l-18325,-85023xm-18257,-85014r73,l-18184,-84941r-73,l-18257,-85014xm-18189,-85018r73,l-18116,-84946r-73,l-18189,-85018xm-18121,-85009r73,l-18048,-84937r-73,l-18121,-85009xe" filled="f" strokecolor="fuchsia" strokeweight=".40128mm">
                  <v:path arrowok="t" o:connecttype="custom" o:connectlocs="-19286,2879;-19359,2952;-19290,2610;-19217,2683;-19290,2610;-19149,2656;-19222,2729;-19154,2538;-19081,2610;-19154,2538;-19013,2528;-19085,2601;-19017,2474;-18944,2547;-19017,2474;-18876,2415;-18949,2487;-18876,2460;-18803,2533;-18876,2460;-18735,2465;-18808,2538;-18740,2433;-18667,2506;-18740,2433;-18599,2438;-18671,2510;-18603,2438;-18530,2510;-18603,2438;-18462,2406;-18535,2478;-18467,2438;-18394,2510;-18467,2438;-18321,2415;-18394,2487;-18325,2401;-18253,2474;-18325,2401;-18184,2410;-18257,2483;-18189,2406;-18116,2478;-18189,2406;-18048,2415;-18121,2487" o:connectangles="0,0,0,0,0,0,0,0,0,0,0,0,0,0,0,0,0,0,0,0,0,0,0,0,0,0,0,0,0,0,0,0,0,0,0,0,0,0,0,0,0,0,0,0,0,0,0"/>
                </v:shape>
                <v:rect id="Rectangle 491" o:spid="_x0000_s1096" style="position:absolute;left:4193;top:2392;width:73;height: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" filled="f" strokecolor="fuchsia" strokeweight=".40128mm"/>
                <v:shape id="AutoShape 490" o:spid="_x0000_s1097" style="position:absolute;left:74363;top:105032;width:10691;height:3440;visibility:visible;mso-wrap-style:square;v-text-anchor:top" coordsize="10691,3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" path="m-70102,-102626r73,l-70029,-102554r-73,l-70102,-102626xm-70029,-102617r73,l-69956,-102545r-73,l-70029,-102617xm-69961,-102635r73,l-69888,-102563r-73,l-69961,-102635xm-69893,-102626r73,l-69820,-102554r-73,l-69893,-102626xe" filled="f" strokecolor="fuchsia" strokeweight=".40128mm">
                  <v:path arrowok="t" o:connecttype="custom" o:connectlocs="-70102,2406;-70029,2406;-70029,2478;-70102,2478;-70102,2406;-70029,2415;-69956,2415;-69956,2487;-70029,2487;-70029,2415;-69961,2397;-69888,2397;-69888,2469;-69961,2469;-69961,2397;-69893,2406;-69820,2406;-69820,2478;-69893,2478;-69893,2406" o:connectangles="0,0,0,0,0,0,0,0,0,0,0,0,0,0,0,0,0,0,0,0"/>
                </v:shape>
                <v:rect id="Rectangle 489" o:spid="_x0000_s1098" style="position:absolute;left:4539;top:2387;width:73;height: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" filled="f" strokecolor="fuchsia" strokeweight=".40128mm"/>
                <v:rect id="Rectangle 488" o:spid="_x0000_s1099" style="position:absolute;left:4607;top:2415;width:73;height: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" filled="f" strokecolor="fuchsia" strokeweight=".40128mm"/>
                <v:rect id="Rectangle 487" o:spid="_x0000_s1100" style="position:absolute;left:4675;top:2387;width:73;height: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" filled="f" strokecolor="fuchsia" strokeweight=".40128mm"/>
                <v:rect id="Rectangle 486" o:spid="_x0000_s1101" style="position:absolute;left:4743;top:2424;width:73;height: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" filled="f" strokecolor="fuchsia" strokeweight=".40128mm"/>
                <v:rect id="Rectangle 485" o:spid="_x0000_s1102" style="position:absolute;left:4816;top:2365;width:73;height: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" filled="f" strokecolor="fuchsia" strokeweight=".40128mm"/>
                <v:shape id="AutoShape 484" o:spid="_x0000_s1103" style="position:absolute;left:97993;top:105195;width:5362;height:3114;visibility:visible;mso-wrap-style:square;v-text-anchor:top" coordsize="5362,31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" path="m-93109,-102785r73,l-93036,-102712r-73,l-93109,-102785xm-93040,-102794r73,l-92967,-102721r-73,l-93040,-102794xe" filled="f" strokecolor="fuchsia" strokeweight=".40128mm">
                  <v:path arrowok="t" o:connecttype="custom" o:connectlocs="-93109,2410;-93036,2410;-93036,2483;-93109,2483;-93109,2410;-93040,2401;-92967,2401;-92967,2474;-93040,2474;-93040,2401" o:connectangles="0,0,0,0,0,0,0,0,0,0"/>
                </v:shape>
                <v:rect id="Rectangle 483" o:spid="_x0000_s1104" style="position:absolute;left:5021;top:2392;width:73;height: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" filled="f" strokecolor="fuchsia" strokeweight=".40128mm"/>
                <v:rect id="Rectangle 482" o:spid="_x0000_s1105" style="position:absolute;left:5089;top:2392;width:73;height: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" filled="f" strokecolor="fuchsia" strokeweight=".40128mm"/>
                <v:rect id="Rectangle 481" o:spid="_x0000_s1106" style="position:absolute;left:5158;top:2392;width:73;height: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" filled="f" strokecolor="fuchsia" strokeweight=".40128mm"/>
                <v:rect id="Rectangle 480" o:spid="_x0000_s1107" style="position:absolute;left:5226;top:2392;width:73;height: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" filled="f" strokecolor="fuchsia" strokeweight=".40128mm"/>
                <v:rect id="Rectangle 479" o:spid="_x0000_s1108" style="position:absolute;left:5299;top:2397;width:73;height: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" filled="f" strokecolor="fuchsia" strokeweight=".40128mm"/>
                <v:rect id="Rectangle 478" o:spid="_x0000_s1109" style="position:absolute;left:5367;top:2392;width:73;height: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" filled="f" strokecolor="fuchsia" strokeweight=".40128mm"/>
                <v:shape id="AutoShape 477" o:spid="_x0000_s1110" style="position:absolute;left:118870;top:105553;width:5362;height:2919;visibility:visible;mso-wrap-style:square;v-text-anchor:top" coordsize="5362,29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" path="m-113435,-103152r73,l-113362,-103079r-73,l-113435,-103152xm-113367,-103156r74,l-113293,-103084r-74,l-113367,-103156xe" filled="f" strokecolor="fuchsia" strokeweight=".40128mm">
                  <v:path arrowok="t" o:connecttype="custom" o:connectlocs="-113435,2401;-113362,2401;-113362,2474;-113435,2474;-113435,2401;-113367,2397;-113293,2397;-113293,2469;-113367,2469;-113367,2397" o:connectangles="0,0,0,0,0,0,0,0,0,0"/>
                </v:shape>
                <v:rect id="Rectangle 476" o:spid="_x0000_s1111" style="position:absolute;left:5572;top:2392;width:73;height: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" filled="f" strokecolor="fuchsia" strokeweight=".40128mm"/>
                <v:rect id="Rectangle 475" o:spid="_x0000_s1112" style="position:absolute;left:5640;top:2392;width:73;height: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" filled="f" strokecolor="fuchsia" strokeweight=".40128mm"/>
                <v:rect id="Rectangle 474" o:spid="_x0000_s1113" style="position:absolute;left:5709;top:2387;width:73;height: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" filled="f" strokecolor="fuchsia" strokeweight=".40128mm"/>
                <v:rect id="Rectangle 473" o:spid="_x0000_s1114" style="position:absolute;left:5781;top:2378;width:73;height: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" filled="f" strokecolor="fuchsia" strokeweight=".40128mm"/>
                <v:rect id="Rectangle 472" o:spid="_x0000_s1115" style="position:absolute;left:5850;top:2374;width:73;height: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" filled="f" strokecolor="fuchsia" strokeweight=".40128mm"/>
                <v:rect id="Rectangle 471" o:spid="_x0000_s1116" style="position:absolute;left:5918;top:2392;width:73;height: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" filled="f" strokecolor="fuchsia" strokeweight=".40128mm"/>
                <v:rect id="Rectangle 470" o:spid="_x0000_s1117" style="position:absolute;left:5986;top:2383;width:73;height: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" filled="f" strokecolor="fuchsia" strokeweight=".40128mm"/>
                <v:rect id="Rectangle 469" o:spid="_x0000_s1118" style="position:absolute;left:6054;top:2383;width:73;height: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" filled="f" strokecolor="fuchsia" strokeweight=".40128mm"/>
                <v:rect id="Rectangle 468" o:spid="_x0000_s1119" style="position:absolute;left:6122;top:2383;width:73;height: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" filled="f" strokecolor="fuchsia" strokeweight=".40128mm"/>
                <v:rect id="Rectangle 467" o:spid="_x0000_s1120" style="position:absolute;left:6191;top:2387;width:73;height: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" filled="f" strokecolor="fuchsia" strokeweight=".40128mm"/>
                <v:rect id="Rectangle 466" o:spid="_x0000_s1121" style="position:absolute;left:6263;top:2392;width:73;height: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" filled="f" strokecolor="fuchsia" strokeweight=".40128mm"/>
                <v:rect id="Rectangle 465" o:spid="_x0000_s1122" style="position:absolute;left:6332;top:2392;width:73;height: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" filled="f" strokecolor="fuchsia" strokeweight=".40128mm"/>
                <v:rect id="Rectangle 464" o:spid="_x0000_s1123" style="position:absolute;left:6400;top:2374;width:73;height: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" filled="f" strokecolor="fuchsia" strokeweight=".40128mm"/>
                <v:rect id="Rectangle 463" o:spid="_x0000_s1124" style="position:absolute;left:6469;top:2369;width:73;height: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" filled="f" strokecolor="fuchsia" strokeweight=".40128mm"/>
                <v:rect id="Rectangle 462" o:spid="_x0000_s1125" style="position:absolute;left:6537;top:2383;width:73;height: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" filled="f" strokecolor="fuchsia" strokeweight=".40128mm"/>
                <v:rect id="Rectangle 461" o:spid="_x0000_s1126" style="position:absolute;left:6605;top:2392;width:73;height: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" filled="f" strokecolor="fuchsia" strokeweight=".40128mm"/>
                <v:rect id="Rectangle 460" o:spid="_x0000_s1127" style="position:absolute;left:6673;top:2392;width:73;height: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" filled="f" strokecolor="fuchsia" strokeweight=".40128mm"/>
                <v:rect id="Rectangle 459" o:spid="_x0000_s1128" style="position:absolute;left:6742;top:2397;width:73;height: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" filled="f" strokecolor="fuchsia" strokeweight=".40128mm"/>
                <v:rect id="Rectangle 458" o:spid="_x0000_s1129" style="position:absolute;left:6814;top:2392;width:73;height: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" filled="f" strokecolor="fuchsia" strokeweight=".40128mm"/>
                <v:rect id="Rectangle 457" o:spid="_x0000_s1130" style="position:absolute;left:6883;top:2365;width:73;height: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" filled="f" strokecolor="fuchsia" strokeweight=".40128mm"/>
                <v:rect id="Rectangle 456" o:spid="_x0000_s1131" style="position:absolute;left:6951;top:2387;width:73;height: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" filled="f" strokecolor="fuchsia" strokeweight=".40128mm"/>
                <v:rect id="Rectangle 455" o:spid="_x0000_s1132" style="position:absolute;left:7019;top:2374;width:73;height: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" filled="f" strokecolor="fuchsia" strokeweight=".40128mm"/>
                <v:rect id="Rectangle 454" o:spid="_x0000_s1133" style="position:absolute;left:7088;top:2378;width:73;height: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" filled="f" strokecolor="fuchsia" strokeweight=".40128mm"/>
                <v:rect id="Rectangle 453" o:spid="_x0000_s1134" style="position:absolute;left:7156;top:2374;width:73;height: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" filled="f" strokecolor="fuchsia" strokeweight=".40128mm"/>
                <v:rect id="Rectangle 452" o:spid="_x0000_s1135" style="position:absolute;left:7224;top:2369;width:73;height: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" filled="f" strokecolor="fuchsia" strokeweight=".40128mm"/>
                <v:rect id="Rectangle 451" o:spid="_x0000_s1136" style="position:absolute;left:7297;top:2387;width:73;height: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" filled="f" strokecolor="fuchsia" strokeweight=".40128mm"/>
                <v:rect id="Rectangle 450" o:spid="_x0000_s1137" style="position:absolute;left:7365;top:2392;width:73;height: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" filled="f" strokecolor="fuchsia" strokeweight=".40128mm"/>
                <v:rect id="Rectangle 449" o:spid="_x0000_s1138" style="position:absolute;left:7433;top:2383;width:73;height: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" filled="f" strokecolor="fuchsia" strokeweight=".40128mm"/>
                <v:rect id="Rectangle 448" o:spid="_x0000_s1139" style="position:absolute;left:7502;top:2378;width:73;height: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" filled="f" strokecolor="fuchsia" strokeweight=".40128mm"/>
                <v:rect id="Rectangle 447" o:spid="_x0000_s1140" style="position:absolute;left:7570;top:2378;width:73;height: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" filled="f" strokecolor="fuchsia" strokeweight=".40128mm"/>
                <v:rect id="Rectangle 446" o:spid="_x0000_s1141" style="position:absolute;left:7638;top:2383;width:73;height: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" filled="f" strokecolor="fuchsia" strokeweight=".40128mm"/>
                <v:rect id="Rectangle 445" o:spid="_x0000_s1142" style="position:absolute;left:7707;top:2383;width:73;height: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" filled="f" strokecolor="fuchsia" strokeweight=".40128mm"/>
                <v:rect id="Rectangle 444" o:spid="_x0000_s1143" style="position:absolute;left:7779;top:2374;width:73;height: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" filled="f" strokecolor="fuchsia" strokeweight=".40128mm"/>
                <v:rect id="Rectangle 443" o:spid="_x0000_s1144" style="position:absolute;left:7848;top:2383;width:73;height: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" filled="f" strokecolor="fuchsia" strokeweight=".40128mm"/>
                <v:rect id="Rectangle 442" o:spid="_x0000_s1145" style="position:absolute;left:7916;top:2374;width:73;height: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" filled="f" strokecolor="fuchsia" strokeweight=".40128mm"/>
                <v:rect id="Rectangle 441" o:spid="_x0000_s1146" style="position:absolute;left:7984;top:2378;width:73;height: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" filled="f" strokecolor="fuchsia" strokeweight=".40128mm"/>
                <v:rect id="Rectangle 440" o:spid="_x0000_s1147" style="position:absolute;left:8052;top:2374;width:73;height: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" filled="f" strokecolor="fuchsia" strokeweight=".40128mm"/>
                <v:rect id="Rectangle 439" o:spid="_x0000_s1148" style="position:absolute;left:8121;top:2397;width:73;height: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" filled="f" strokecolor="fuchsia" strokeweight=".40128mm"/>
                <v:rect id="Rectangle 438" o:spid="_x0000_s1149" style="position:absolute;left:8189;top:2369;width:73;height: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" filled="f" strokecolor="fuchsia" strokeweight=".40128mm"/>
                <v:rect id="Rectangle 437" o:spid="_x0000_s1150" style="position:absolute;left:8262;top:2369;width:73;height: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" filled="f" strokecolor="fuchsia" strokeweight=".40128mm"/>
                <v:rect id="Rectangle 436" o:spid="_x0000_s1151" style="position:absolute;left:8330;top:2387;width:73;height: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" filled="f" strokecolor="fuchsia" strokeweight=".40128mm"/>
                <v:rect id="Rectangle 435" o:spid="_x0000_s1152" style="position:absolute;left:8398;top:2369;width:73;height: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" filled="f" strokecolor="fuchsia" strokeweight=".40128mm"/>
                <v:rect id="Rectangle 434" o:spid="_x0000_s1153" style="position:absolute;left:8467;top:2378;width:73;height: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" filled="f" strokecolor="fuchsia" strokeweight=".40128mm"/>
                <v:rect id="Rectangle 433" o:spid="_x0000_s1154" style="position:absolute;left:8535;top:2378;width:73;height: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" filled="f" strokecolor="fuchsia" strokeweight=".40128mm"/>
                <v:rect id="Rectangle 432" o:spid="_x0000_s1155" style="position:absolute;left:8603;top:2374;width:73;height: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" filled="f" strokecolor="fuchsia" strokeweight=".40128mm"/>
                <v:rect id="Rectangle 431" o:spid="_x0000_s1156" style="position:absolute;left:8671;top:2392;width:73;height: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" filled="f" strokecolor="fuchsia" strokeweight=".40128mm"/>
                <v:rect id="Rectangle 430" o:spid="_x0000_s1157" style="position:absolute;left:8744;top:2378;width:73;height: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" filled="f" strokecolor="fuchsia" strokeweight=".40128mm"/>
                <v:rect id="Rectangle 429" o:spid="_x0000_s1158" style="position:absolute;left:8812;top:2378;width:73;height: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" filled="f" strokecolor="fuchsia" strokeweight=".40128mm"/>
                <v:rect id="Rectangle 428" o:spid="_x0000_s1159" style="position:absolute;left:8881;top:2378;width:73;height: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" filled="f" strokecolor="fuchsia" strokeweight=".40128mm"/>
                <v:rect id="Rectangle 427" o:spid="_x0000_s1160" style="position:absolute;left:8949;top:2383;width:73;height: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" filled="f" strokecolor="fuchsia" strokeweight=".40128mm"/>
                <v:rect id="Rectangle 426" o:spid="_x0000_s1161" style="position:absolute;left:9017;top:2383;width:73;height: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" filled="f" strokecolor="fuchsia" strokeweight=".40128mm"/>
                <v:rect id="Rectangle 425" o:spid="_x0000_s1162" style="position:absolute;left:9086;top:2383;width:73;height: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" filled="f" strokecolor="fuchsia" strokeweight=".40128mm"/>
                <v:rect id="Rectangle 424" o:spid="_x0000_s1163" style="position:absolute;left:9154;top:2383;width:73;height: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" filled="f" strokecolor="fuchsia" strokeweight=".40128mm"/>
                <v:rect id="Rectangle 423" o:spid="_x0000_s1164" style="position:absolute;left:9227;top:2378;width:73;height: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" filled="f" strokecolor="fuchsia" strokeweight=".40128mm"/>
                <v:rect id="Rectangle 422" o:spid="_x0000_s1165" style="position:absolute;left:9295;top:2378;width:73;height: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" filled="f" strokecolor="fuchsia" strokeweight=".40128mm"/>
                <v:rect id="Rectangle 421" o:spid="_x0000_s1166" style="position:absolute;left:9363;top:2378;width:73;height: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" filled="f" strokecolor="fuchsia" strokeweight=".40128mm"/>
                <v:rect id="Rectangle 420" o:spid="_x0000_s1167" style="position:absolute;left:9431;top:2387;width:73;height: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" filled="f" strokecolor="fuchsia" strokeweight=".40128mm"/>
                <v:rect id="Rectangle 419" o:spid="_x0000_s1168" style="position:absolute;left:9500;top:2374;width:73;height: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" filled="f" strokecolor="fuchsia" strokeweight=".40128mm"/>
                <v:rect id="Rectangle 418" o:spid="_x0000_s1169" style="position:absolute;left:9568;top:2392;width:73;height: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" filled="f" strokecolor="fuchsia" strokeweight=".40128mm"/>
                <v:rect id="Rectangle 417" o:spid="_x0000_s1170" style="position:absolute;left:9636;top:2383;width:73;height: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" filled="f" strokecolor="fuchsia" strokeweight=".40128mm"/>
                <v:rect id="Rectangle 416" o:spid="_x0000_s1171" style="position:absolute;left:9709;top:2392;width:73;height: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" filled="f" strokecolor="fuchsia" strokeweight=".40128mm"/>
                <v:shape id="AutoShape 415" o:spid="_x0000_s1172" style="position:absolute;left:193791;top:-163142;width:88362;height:61435;visibility:visible;mso-wrap-style:square;v-text-anchor:top" coordsize="88362,614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" path="m-186381,163327r2331,m-186381,164947r2331,m-186381,164947r2331,m-186381,163327r2331,m-186381,164947r2331,e" filled="f" strokeweight=".00758mm">
                  <v:path arrowok="t" o:connecttype="custom" o:connectlocs="-186381,185;-184050,185;-186381,1805;-184050,1805;-186381,1805;-184050,1805;-186381,185;-184050,185;-186381,1805;-184050,1805" o:connectangles="0,0,0,0,0,0,0,0,0,0"/>
                </v:shape>
                <v:line id="Line 414" o:spid="_x0000_s1173" style="position:absolute;visibility:visible;mso-wrap-style:square" from="9741,185" to="9741,18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" strokeweight=".01972mm"/>
                <v:line id="Line 413" o:spid="_x0000_s1174" style="position:absolute;visibility:visible;mso-wrap-style:square" from="7411,185" to="7411,18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" strokeweight=".01889mm"/>
                <v:line id="Line 412" o:spid="_x0000_s1175" style="position:absolute;visibility:visible;mso-wrap-style:square" from="7447,326" to="7629,3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" strokecolor="#007e00" strokeweight=".40119mm"/>
                <v:line id="Line 411" o:spid="_x0000_s1176" style="position:absolute;visibility:visible;mso-wrap-style:square" from="7447,595" to="7629,5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" strokecolor="red" strokeweight=".40119mm">
                  <v:stroke dashstyle="longDash"/>
                </v:line>
                <v:line id="Line 410" o:spid="_x0000_s1177" style="position:absolute;visibility:visible;mso-wrap-style:square" from="7447,859" to="7629,8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" strokeweight=".40119mm"/>
                <v:shape id="Freeform 409" o:spid="_x0000_s1178" style="position:absolute;left:7506;top:804;width:91;height:110;visibility:visible;mso-wrap-style:square;v-text-anchor:top" coordsize="91,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" path="m,109l91,55,,,,109xe" filled="f" strokeweight=".40131mm">
                  <v:path arrowok="t" o:connecttype="custom" o:connectlocs="0,913;91,859;0,804;0,913" o:connectangles="0,0,0,0"/>
                </v:shape>
                <v:line id="Line 408" o:spid="_x0000_s1179" style="position:absolute;visibility:visible;mso-wrap-style:square" from="7447,1127" to="7629,11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" strokecolor="blue" strokeweight=".40119mm"/>
                <v:shape id="Freeform 407" o:spid="_x0000_s1180" style="position:absolute;left:7479;top:1072;width:92;height:110;visibility:visible;mso-wrap-style:square;v-text-anchor:top" coordsize="92,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" path="m,55r91,54l91,,,55xe" filled="f" strokecolor="blue" strokeweight=".40131mm">
                  <v:path arrowok="t" o:connecttype="custom" o:connectlocs="0,1127;91,1181;91,1072;0,1127" o:connectangles="0,0,0,0"/>
                </v:shape>
                <v:shape id="Picture 406" o:spid="_x0000_s1181" type="#_x0000_t75" style="position:absolute;left:7436;top:1334;width:205;height:1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">
                  <v:imagedata r:id="rId361" o:title=""/>
                </v:shape>
                <v:line id="Line 405" o:spid="_x0000_s1182" style="position:absolute;visibility:visible;mso-wrap-style:square" from="7447,1660" to="7629,16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" strokecolor="fuchsia" strokeweight=".40119mm"/>
                <v:rect id="Rectangle 404" o:spid="_x0000_s1183" style="position:absolute;left:7502;top:1623;width:73;height: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" filled="f" strokecolor="fuchsia" strokeweight=".40128mm"/>
                <w10:wrap anchorx="page"/>
              </v:group>
            </w:pict>
          </mc:Fallback>
        </mc:AlternateContent>
      </w:r>
      <w:r w:rsidR="00FA655D">
        <w:rPr>
          <w:rFonts w:ascii="Calibri"/>
          <w:position w:val="14"/>
          <w:sz w:val="21"/>
        </w:rPr>
        <w:t>40</w:t>
      </w:r>
      <w:r w:rsidR="00FA655D">
        <w:rPr>
          <w:rFonts w:ascii="Calibri"/>
          <w:position w:val="14"/>
          <w:sz w:val="21"/>
        </w:rPr>
        <w:tab/>
      </w:r>
      <w:r w:rsidR="00FA655D">
        <w:rPr>
          <w:rFonts w:ascii="Calibri"/>
          <w:sz w:val="21"/>
        </w:rPr>
        <w:t>Perfect</w:t>
      </w:r>
      <w:r w:rsidR="00FA655D">
        <w:rPr>
          <w:rFonts w:ascii="Calibri"/>
          <w:spacing w:val="-19"/>
          <w:sz w:val="21"/>
        </w:rPr>
        <w:t xml:space="preserve"> </w:t>
      </w:r>
      <w:r w:rsidR="00FA655D">
        <w:rPr>
          <w:rFonts w:ascii="Calibri"/>
          <w:sz w:val="21"/>
        </w:rPr>
        <w:t>Estimation</w:t>
      </w:r>
    </w:p>
    <w:p w14:paraId="047C7D86" w14:textId="77777777" w:rsidR="00ED6B8B" w:rsidRDefault="00FA655D" w:rsidP="00F672C4">
      <w:pPr>
        <w:tabs>
          <w:tab w:val="left" w:pos="5766"/>
        </w:tabs>
        <w:spacing w:before="7" w:line="323" w:lineRule="exact"/>
        <w:ind w:left="947"/>
        <w:rPr>
          <w:rFonts w:ascii="Calibri"/>
          <w:sz w:val="21"/>
        </w:rPr>
      </w:pPr>
      <w:r>
        <w:rPr>
          <w:rFonts w:ascii="Calibri"/>
          <w:position w:val="-11"/>
          <w:sz w:val="21"/>
        </w:rPr>
        <w:t>35</w:t>
      </w:r>
      <w:r>
        <w:rPr>
          <w:rFonts w:ascii="Calibri"/>
          <w:position w:val="-11"/>
          <w:sz w:val="21"/>
        </w:rPr>
        <w:tab/>
      </w:r>
      <w:r>
        <w:rPr>
          <w:rFonts w:ascii="Calibri"/>
          <w:sz w:val="21"/>
        </w:rPr>
        <w:t>Proposed ML</w:t>
      </w:r>
      <w:r>
        <w:rPr>
          <w:rFonts w:ascii="Calibri"/>
          <w:spacing w:val="-8"/>
          <w:sz w:val="21"/>
        </w:rPr>
        <w:t xml:space="preserve"> </w:t>
      </w:r>
      <w:r>
        <w:rPr>
          <w:rFonts w:ascii="Calibri"/>
          <w:sz w:val="21"/>
        </w:rPr>
        <w:t>Estimation</w:t>
      </w:r>
    </w:p>
    <w:p w14:paraId="36E8301B" w14:textId="77777777" w:rsidR="00ED6B8B" w:rsidRDefault="00890932">
      <w:pPr>
        <w:spacing w:line="203" w:lineRule="exact"/>
        <w:ind w:left="2907" w:right="660"/>
        <w:rPr>
          <w:rFonts w:ascii="Calibri"/>
          <w:sz w:val="21"/>
        </w:rPr>
        <w:pPrChange w:id="641" w:author="Raghda Wahdan" w:date="2017-11-06T13:08:00Z">
          <w:pPr>
            <w:spacing w:line="203" w:lineRule="exact"/>
            <w:ind w:left="2907" w:right="660"/>
            <w:jc w:val="center"/>
          </w:pPr>
        </w:pPrChange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522048" behindDoc="0" locked="0" layoutInCell="1" allowOverlap="1" wp14:anchorId="6166CD3D" wp14:editId="3FDC8ED4">
                <wp:simplePos x="0" y="0"/>
                <wp:positionH relativeFrom="page">
                  <wp:posOffset>1497330</wp:posOffset>
                </wp:positionH>
                <wp:positionV relativeFrom="paragraph">
                  <wp:posOffset>92075</wp:posOffset>
                </wp:positionV>
                <wp:extent cx="158750" cy="1698625"/>
                <wp:effectExtent l="1905" t="0" r="1270" b="0"/>
                <wp:wrapNone/>
                <wp:docPr id="426" name="Text Box 4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8750" cy="169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6D7AF33" w14:textId="77777777" w:rsidR="00B0570F" w:rsidRDefault="00B0570F">
                            <w:pPr>
                              <w:spacing w:line="242" w:lineRule="exact"/>
                              <w:ind w:left="20" w:right="-755"/>
                              <w:rPr>
                                <w:rFonts w:ascii="Calibri"/>
                                <w:sz w:val="21"/>
                              </w:rPr>
                            </w:pPr>
                            <w:r>
                              <w:rPr>
                                <w:rFonts w:ascii="Calibri"/>
                                <w:spacing w:val="-2"/>
                                <w:w w:val="99"/>
                                <w:sz w:val="21"/>
                              </w:rPr>
                              <w:t>M</w:t>
                            </w:r>
                            <w:r>
                              <w:rPr>
                                <w:rFonts w:ascii="Calibri"/>
                                <w:w w:val="99"/>
                                <w:sz w:val="21"/>
                              </w:rPr>
                              <w:t>ean</w:t>
                            </w:r>
                            <w:r>
                              <w:rPr>
                                <w:rFonts w:ascii="Calibri"/>
                                <w:spacing w:val="-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  <w:w w:val="99"/>
                                <w:sz w:val="21"/>
                              </w:rPr>
                              <w:t>r</w:t>
                            </w:r>
                            <w:r>
                              <w:rPr>
                                <w:rFonts w:ascii="Calibri"/>
                                <w:w w:val="99"/>
                                <w:sz w:val="21"/>
                              </w:rPr>
                              <w:t>e</w:t>
                            </w:r>
                            <w:r>
                              <w:rPr>
                                <w:rFonts w:ascii="Calibri"/>
                                <w:spacing w:val="-1"/>
                                <w:w w:val="99"/>
                                <w:sz w:val="21"/>
                              </w:rPr>
                              <w:t>ad</w:t>
                            </w:r>
                            <w:r>
                              <w:rPr>
                                <w:rFonts w:ascii="Calibri"/>
                                <w:spacing w:val="2"/>
                                <w:w w:val="99"/>
                                <w:sz w:val="21"/>
                              </w:rPr>
                              <w:t>i</w:t>
                            </w:r>
                            <w:r>
                              <w:rPr>
                                <w:rFonts w:ascii="Calibri"/>
                                <w:spacing w:val="-1"/>
                                <w:w w:val="99"/>
                                <w:sz w:val="21"/>
                              </w:rPr>
                              <w:t>n</w:t>
                            </w:r>
                            <w:r>
                              <w:rPr>
                                <w:rFonts w:ascii="Calibri"/>
                                <w:w w:val="99"/>
                                <w:sz w:val="21"/>
                              </w:rPr>
                              <w:t>g</w:t>
                            </w:r>
                            <w:r>
                              <w:rPr>
                                <w:rFonts w:ascii="Calibri"/>
                                <w:spacing w:val="-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3"/>
                                <w:w w:val="99"/>
                                <w:sz w:val="21"/>
                              </w:rPr>
                              <w:t>t</w:t>
                            </w:r>
                            <w:r>
                              <w:rPr>
                                <w:rFonts w:ascii="Calibri"/>
                                <w:spacing w:val="2"/>
                                <w:w w:val="99"/>
                                <w:sz w:val="21"/>
                              </w:rPr>
                              <w:t>i</w:t>
                            </w:r>
                            <w:r>
                              <w:rPr>
                                <w:rFonts w:ascii="Calibri"/>
                                <w:w w:val="99"/>
                                <w:sz w:val="21"/>
                              </w:rPr>
                              <w:t>me</w:t>
                            </w:r>
                            <w:r>
                              <w:rPr>
                                <w:rFonts w:ascii="Calibri"/>
                                <w:spacing w:val="-2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  <w:w w:val="99"/>
                                <w:sz w:val="21"/>
                              </w:rPr>
                              <w:t>r</w:t>
                            </w:r>
                            <w:r>
                              <w:rPr>
                                <w:rFonts w:ascii="Calibri"/>
                                <w:w w:val="99"/>
                                <w:sz w:val="21"/>
                              </w:rPr>
                              <w:t>e</w:t>
                            </w:r>
                            <w:r>
                              <w:rPr>
                                <w:rFonts w:ascii="Calibri"/>
                                <w:spacing w:val="-1"/>
                                <w:w w:val="99"/>
                                <w:sz w:val="21"/>
                              </w:rPr>
                              <w:t>du</w:t>
                            </w:r>
                            <w:r>
                              <w:rPr>
                                <w:rFonts w:ascii="Calibri"/>
                                <w:spacing w:val="-3"/>
                                <w:w w:val="99"/>
                                <w:sz w:val="21"/>
                              </w:rPr>
                              <w:t>ct</w:t>
                            </w:r>
                            <w:r>
                              <w:rPr>
                                <w:rFonts w:ascii="Calibri"/>
                                <w:spacing w:val="2"/>
                                <w:w w:val="99"/>
                                <w:sz w:val="21"/>
                              </w:rPr>
                              <w:t>i</w:t>
                            </w:r>
                            <w:r>
                              <w:rPr>
                                <w:rFonts w:ascii="Calibri"/>
                                <w:spacing w:val="-2"/>
                                <w:w w:val="99"/>
                                <w:sz w:val="21"/>
                              </w:rPr>
                              <w:t>o</w:t>
                            </w:r>
                            <w:r>
                              <w:rPr>
                                <w:rFonts w:ascii="Calibri"/>
                                <w:spacing w:val="-1"/>
                                <w:w w:val="99"/>
                                <w:sz w:val="21"/>
                              </w:rPr>
                              <w:t>n</w:t>
                            </w:r>
                            <w:r>
                              <w:rPr>
                                <w:rFonts w:ascii="Calibri"/>
                                <w:w w:val="99"/>
                                <w:sz w:val="21"/>
                              </w:rPr>
                              <w:t>%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166CD3D" id="Text Box 402" o:spid="_x0000_s1647" type="#_x0000_t202" style="position:absolute;left:0;text-align:left;margin-left:117.9pt;margin-top:7.25pt;width:12.5pt;height:133.75pt;z-index:251522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" filled="f" stroked="f">
                <v:textbox style="layout-flow:vertical;mso-layout-flow-alt:bottom-to-top" inset="0,0,0,0">
                  <w:txbxContent>
                    <w:p w14:paraId="66D7AF33" w14:textId="77777777" w:rsidR="00B0570F" w:rsidRDefault="00B0570F">
                      <w:pPr>
                        <w:spacing w:line="242" w:lineRule="exact"/>
                        <w:ind w:left="20" w:right="-755"/>
                        <w:rPr>
                          <w:rFonts w:ascii="Calibri"/>
                          <w:sz w:val="21"/>
                        </w:rPr>
                      </w:pPr>
                      <w:r>
                        <w:rPr>
                          <w:rFonts w:ascii="Calibri"/>
                          <w:spacing w:val="-2"/>
                          <w:w w:val="99"/>
                          <w:sz w:val="21"/>
                        </w:rPr>
                        <w:t>M</w:t>
                      </w:r>
                      <w:r>
                        <w:rPr>
                          <w:rFonts w:ascii="Calibri"/>
                          <w:w w:val="99"/>
                          <w:sz w:val="21"/>
                        </w:rPr>
                        <w:t>ean</w:t>
                      </w:r>
                      <w:r>
                        <w:rPr>
                          <w:rFonts w:ascii="Calibri"/>
                          <w:spacing w:val="-3"/>
                          <w:sz w:val="21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1"/>
                          <w:w w:val="99"/>
                          <w:sz w:val="21"/>
                        </w:rPr>
                        <w:t>r</w:t>
                      </w:r>
                      <w:r>
                        <w:rPr>
                          <w:rFonts w:ascii="Calibri"/>
                          <w:w w:val="99"/>
                          <w:sz w:val="21"/>
                        </w:rPr>
                        <w:t>e</w:t>
                      </w:r>
                      <w:r>
                        <w:rPr>
                          <w:rFonts w:ascii="Calibri"/>
                          <w:spacing w:val="-1"/>
                          <w:w w:val="99"/>
                          <w:sz w:val="21"/>
                        </w:rPr>
                        <w:t>ad</w:t>
                      </w:r>
                      <w:r>
                        <w:rPr>
                          <w:rFonts w:ascii="Calibri"/>
                          <w:spacing w:val="2"/>
                          <w:w w:val="99"/>
                          <w:sz w:val="21"/>
                        </w:rPr>
                        <w:t>i</w:t>
                      </w:r>
                      <w:r>
                        <w:rPr>
                          <w:rFonts w:ascii="Calibri"/>
                          <w:spacing w:val="-1"/>
                          <w:w w:val="99"/>
                          <w:sz w:val="21"/>
                        </w:rPr>
                        <w:t>n</w:t>
                      </w:r>
                      <w:r>
                        <w:rPr>
                          <w:rFonts w:ascii="Calibri"/>
                          <w:w w:val="99"/>
                          <w:sz w:val="21"/>
                        </w:rPr>
                        <w:t>g</w:t>
                      </w:r>
                      <w:r>
                        <w:rPr>
                          <w:rFonts w:ascii="Calibri"/>
                          <w:spacing w:val="-1"/>
                          <w:sz w:val="21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3"/>
                          <w:w w:val="99"/>
                          <w:sz w:val="21"/>
                        </w:rPr>
                        <w:t>t</w:t>
                      </w:r>
                      <w:r>
                        <w:rPr>
                          <w:rFonts w:ascii="Calibri"/>
                          <w:spacing w:val="2"/>
                          <w:w w:val="99"/>
                          <w:sz w:val="21"/>
                        </w:rPr>
                        <w:t>i</w:t>
                      </w:r>
                      <w:r>
                        <w:rPr>
                          <w:rFonts w:ascii="Calibri"/>
                          <w:w w:val="99"/>
                          <w:sz w:val="21"/>
                        </w:rPr>
                        <w:t>me</w:t>
                      </w:r>
                      <w:r>
                        <w:rPr>
                          <w:rFonts w:ascii="Calibri"/>
                          <w:spacing w:val="-2"/>
                          <w:sz w:val="21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1"/>
                          <w:w w:val="99"/>
                          <w:sz w:val="21"/>
                        </w:rPr>
                        <w:t>r</w:t>
                      </w:r>
                      <w:r>
                        <w:rPr>
                          <w:rFonts w:ascii="Calibri"/>
                          <w:w w:val="99"/>
                          <w:sz w:val="21"/>
                        </w:rPr>
                        <w:t>e</w:t>
                      </w:r>
                      <w:r>
                        <w:rPr>
                          <w:rFonts w:ascii="Calibri"/>
                          <w:spacing w:val="-1"/>
                          <w:w w:val="99"/>
                          <w:sz w:val="21"/>
                        </w:rPr>
                        <w:t>du</w:t>
                      </w:r>
                      <w:r>
                        <w:rPr>
                          <w:rFonts w:ascii="Calibri"/>
                          <w:spacing w:val="-3"/>
                          <w:w w:val="99"/>
                          <w:sz w:val="21"/>
                        </w:rPr>
                        <w:t>ct</w:t>
                      </w:r>
                      <w:r>
                        <w:rPr>
                          <w:rFonts w:ascii="Calibri"/>
                          <w:spacing w:val="2"/>
                          <w:w w:val="99"/>
                          <w:sz w:val="21"/>
                        </w:rPr>
                        <w:t>i</w:t>
                      </w:r>
                      <w:r>
                        <w:rPr>
                          <w:rFonts w:ascii="Calibri"/>
                          <w:spacing w:val="-2"/>
                          <w:w w:val="99"/>
                          <w:sz w:val="21"/>
                        </w:rPr>
                        <w:t>o</w:t>
                      </w:r>
                      <w:r>
                        <w:rPr>
                          <w:rFonts w:ascii="Calibri"/>
                          <w:spacing w:val="-1"/>
                          <w:w w:val="99"/>
                          <w:sz w:val="21"/>
                        </w:rPr>
                        <w:t>n</w:t>
                      </w:r>
                      <w:r>
                        <w:rPr>
                          <w:rFonts w:ascii="Calibri"/>
                          <w:w w:val="99"/>
                          <w:sz w:val="21"/>
                        </w:rPr>
                        <w:t>%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FA655D">
        <w:rPr>
          <w:rFonts w:ascii="Calibri"/>
          <w:sz w:val="21"/>
        </w:rPr>
        <w:t>MFML</w:t>
      </w:r>
    </w:p>
    <w:p w14:paraId="048A5F05" w14:textId="77777777" w:rsidR="00ED6B8B" w:rsidRDefault="00FA655D" w:rsidP="00F672C4">
      <w:pPr>
        <w:tabs>
          <w:tab w:val="left" w:pos="5967"/>
        </w:tabs>
        <w:spacing w:before="12" w:line="313" w:lineRule="exact"/>
        <w:ind w:left="947"/>
        <w:rPr>
          <w:rFonts w:ascii="Calibri"/>
          <w:sz w:val="21"/>
        </w:rPr>
      </w:pPr>
      <w:r>
        <w:rPr>
          <w:rFonts w:ascii="Calibri"/>
          <w:position w:val="-9"/>
          <w:sz w:val="21"/>
        </w:rPr>
        <w:t>30</w:t>
      </w:r>
      <w:r>
        <w:rPr>
          <w:rFonts w:ascii="Calibri"/>
          <w:position w:val="-9"/>
          <w:sz w:val="21"/>
        </w:rPr>
        <w:tab/>
      </w:r>
      <w:r>
        <w:rPr>
          <w:rFonts w:ascii="Calibri"/>
          <w:sz w:val="21"/>
        </w:rPr>
        <w:t>Biased</w:t>
      </w:r>
      <w:r>
        <w:rPr>
          <w:rFonts w:ascii="Calibri"/>
          <w:spacing w:val="-10"/>
          <w:sz w:val="21"/>
        </w:rPr>
        <w:t xml:space="preserve"> </w:t>
      </w:r>
      <w:r>
        <w:rPr>
          <w:rFonts w:ascii="Calibri"/>
          <w:sz w:val="21"/>
        </w:rPr>
        <w:t>Chebyshev</w:t>
      </w:r>
    </w:p>
    <w:p w14:paraId="4B6BE2CF" w14:textId="77777777" w:rsidR="00ED6B8B" w:rsidRDefault="00FA655D">
      <w:pPr>
        <w:spacing w:line="213" w:lineRule="exact"/>
        <w:ind w:left="3051" w:right="660"/>
        <w:rPr>
          <w:rFonts w:ascii="Calibri"/>
          <w:sz w:val="21"/>
        </w:rPr>
        <w:pPrChange w:id="642" w:author="Raghda Wahdan" w:date="2017-11-06T13:08:00Z">
          <w:pPr>
            <w:spacing w:line="213" w:lineRule="exact"/>
            <w:ind w:left="3051" w:right="660"/>
            <w:jc w:val="center"/>
          </w:pPr>
        </w:pPrChange>
      </w:pPr>
      <w:r>
        <w:rPr>
          <w:rFonts w:ascii="Calibri"/>
          <w:sz w:val="21"/>
        </w:rPr>
        <w:t>Schoute</w:t>
      </w:r>
    </w:p>
    <w:p w14:paraId="04E90E8C" w14:textId="77777777" w:rsidR="00ED6B8B" w:rsidRDefault="00FA655D" w:rsidP="00F672C4">
      <w:pPr>
        <w:tabs>
          <w:tab w:val="left" w:pos="5967"/>
        </w:tabs>
        <w:spacing w:before="8"/>
        <w:ind w:left="947"/>
        <w:rPr>
          <w:rFonts w:ascii="Calibri"/>
          <w:sz w:val="21"/>
        </w:rPr>
      </w:pPr>
      <w:r>
        <w:rPr>
          <w:rFonts w:ascii="Calibri"/>
          <w:position w:val="-8"/>
          <w:sz w:val="21"/>
        </w:rPr>
        <w:t>25</w:t>
      </w:r>
      <w:r>
        <w:rPr>
          <w:rFonts w:ascii="Calibri"/>
          <w:position w:val="-8"/>
          <w:sz w:val="21"/>
        </w:rPr>
        <w:tab/>
      </w:r>
      <w:r>
        <w:rPr>
          <w:rFonts w:ascii="Calibri"/>
          <w:sz w:val="21"/>
        </w:rPr>
        <w:t>Lower</w:t>
      </w:r>
      <w:r>
        <w:rPr>
          <w:rFonts w:ascii="Calibri"/>
          <w:spacing w:val="-15"/>
          <w:sz w:val="21"/>
        </w:rPr>
        <w:t xml:space="preserve"> </w:t>
      </w:r>
      <w:r>
        <w:rPr>
          <w:rFonts w:ascii="Calibri"/>
          <w:sz w:val="21"/>
        </w:rPr>
        <w:t>bound</w:t>
      </w:r>
    </w:p>
    <w:p w14:paraId="7BDFC12F" w14:textId="77777777" w:rsidR="00ED6B8B" w:rsidRDefault="00ED6B8B" w:rsidP="00F672C4">
      <w:pPr>
        <w:pStyle w:val="BodyText"/>
        <w:spacing w:before="8"/>
        <w:rPr>
          <w:rFonts w:ascii="Calibri"/>
          <w:sz w:val="15"/>
        </w:rPr>
      </w:pPr>
    </w:p>
    <w:p w14:paraId="52032E58" w14:textId="77777777" w:rsidR="00ED6B8B" w:rsidRDefault="00FA655D" w:rsidP="00F672C4">
      <w:pPr>
        <w:spacing w:before="67"/>
        <w:ind w:left="947"/>
        <w:rPr>
          <w:rFonts w:ascii="Calibri"/>
          <w:sz w:val="21"/>
        </w:rPr>
      </w:pPr>
      <w:r>
        <w:rPr>
          <w:rFonts w:ascii="Calibri"/>
          <w:sz w:val="21"/>
        </w:rPr>
        <w:t>20</w:t>
      </w:r>
    </w:p>
    <w:p w14:paraId="5F15D2FD" w14:textId="77777777" w:rsidR="00ED6B8B" w:rsidRDefault="00ED6B8B" w:rsidP="00F672C4">
      <w:pPr>
        <w:pStyle w:val="BodyText"/>
        <w:rPr>
          <w:rFonts w:ascii="Calibri"/>
          <w:sz w:val="16"/>
        </w:rPr>
      </w:pPr>
    </w:p>
    <w:p w14:paraId="634C18C3" w14:textId="77777777" w:rsidR="00ED6B8B" w:rsidRDefault="00FA655D" w:rsidP="00F672C4">
      <w:pPr>
        <w:spacing w:before="67"/>
        <w:ind w:left="947"/>
        <w:rPr>
          <w:rFonts w:ascii="Calibri"/>
          <w:sz w:val="21"/>
        </w:rPr>
      </w:pPr>
      <w:r>
        <w:rPr>
          <w:rFonts w:ascii="Calibri"/>
          <w:sz w:val="21"/>
        </w:rPr>
        <w:t>15</w:t>
      </w:r>
    </w:p>
    <w:p w14:paraId="795EDD68" w14:textId="77777777" w:rsidR="00ED6B8B" w:rsidRDefault="00ED6B8B" w:rsidP="00F672C4">
      <w:pPr>
        <w:pStyle w:val="BodyText"/>
        <w:rPr>
          <w:rFonts w:ascii="Calibri"/>
          <w:sz w:val="16"/>
        </w:rPr>
      </w:pPr>
    </w:p>
    <w:p w14:paraId="4760E68D" w14:textId="77777777" w:rsidR="00ED6B8B" w:rsidRDefault="00FA655D" w:rsidP="00F672C4">
      <w:pPr>
        <w:spacing w:before="67"/>
        <w:ind w:left="947"/>
        <w:rPr>
          <w:rFonts w:ascii="Calibri"/>
          <w:sz w:val="21"/>
        </w:rPr>
      </w:pPr>
      <w:r>
        <w:rPr>
          <w:rFonts w:ascii="Calibri"/>
          <w:sz w:val="21"/>
        </w:rPr>
        <w:t>10</w:t>
      </w:r>
    </w:p>
    <w:p w14:paraId="6B798E28" w14:textId="77777777" w:rsidR="00ED6B8B" w:rsidRDefault="00ED6B8B" w:rsidP="00F672C4">
      <w:pPr>
        <w:pStyle w:val="BodyText"/>
        <w:rPr>
          <w:rFonts w:ascii="Calibri"/>
          <w:sz w:val="16"/>
        </w:rPr>
      </w:pPr>
    </w:p>
    <w:p w14:paraId="314F73B1" w14:textId="77777777" w:rsidR="00ED6B8B" w:rsidRDefault="00FA655D" w:rsidP="00F672C4">
      <w:pPr>
        <w:spacing w:before="66"/>
        <w:ind w:left="1051"/>
        <w:rPr>
          <w:rFonts w:ascii="Calibri"/>
          <w:sz w:val="21"/>
        </w:rPr>
      </w:pPr>
      <w:r>
        <w:rPr>
          <w:rFonts w:ascii="Calibri"/>
          <w:w w:val="99"/>
          <w:sz w:val="21"/>
        </w:rPr>
        <w:t>5</w:t>
      </w:r>
    </w:p>
    <w:p w14:paraId="50161B27" w14:textId="77777777" w:rsidR="00ED6B8B" w:rsidRDefault="00ED6B8B" w:rsidP="00F672C4">
      <w:pPr>
        <w:pStyle w:val="BodyText"/>
        <w:spacing w:before="4"/>
        <w:rPr>
          <w:rFonts w:ascii="Calibri"/>
          <w:sz w:val="16"/>
        </w:rPr>
      </w:pPr>
    </w:p>
    <w:p w14:paraId="7B1C7670" w14:textId="77777777" w:rsidR="00ED6B8B" w:rsidRDefault="00FA655D" w:rsidP="00F672C4">
      <w:pPr>
        <w:spacing w:before="67" w:line="197" w:lineRule="exact"/>
        <w:ind w:left="1051"/>
        <w:rPr>
          <w:rFonts w:ascii="Calibri"/>
          <w:sz w:val="21"/>
        </w:rPr>
      </w:pPr>
      <w:r>
        <w:rPr>
          <w:rFonts w:ascii="Calibri"/>
          <w:w w:val="99"/>
          <w:sz w:val="21"/>
        </w:rPr>
        <w:t>0</w:t>
      </w:r>
    </w:p>
    <w:p w14:paraId="0DF8ADA3" w14:textId="77777777" w:rsidR="00ED6B8B" w:rsidRDefault="00FA655D">
      <w:pPr>
        <w:tabs>
          <w:tab w:val="left" w:pos="582"/>
          <w:tab w:val="left" w:pos="1269"/>
          <w:tab w:val="left" w:pos="1961"/>
          <w:tab w:val="left" w:pos="2648"/>
          <w:tab w:val="left" w:pos="3341"/>
          <w:tab w:val="left" w:pos="4027"/>
          <w:tab w:val="left" w:pos="4715"/>
          <w:tab w:val="left" w:pos="5407"/>
          <w:tab w:val="left" w:pos="6094"/>
          <w:tab w:val="left" w:pos="6731"/>
        </w:tabs>
        <w:spacing w:line="162" w:lineRule="exact"/>
        <w:ind w:right="822"/>
        <w:rPr>
          <w:rFonts w:ascii="Calibri"/>
          <w:sz w:val="21"/>
        </w:rPr>
        <w:pPrChange w:id="643" w:author="Raghda Wahdan" w:date="2017-11-06T13:08:00Z">
          <w:pPr>
            <w:tabs>
              <w:tab w:val="left" w:pos="582"/>
              <w:tab w:val="left" w:pos="1269"/>
              <w:tab w:val="left" w:pos="1961"/>
              <w:tab w:val="left" w:pos="2648"/>
              <w:tab w:val="left" w:pos="3341"/>
              <w:tab w:val="left" w:pos="4027"/>
              <w:tab w:val="left" w:pos="4715"/>
              <w:tab w:val="left" w:pos="5407"/>
              <w:tab w:val="left" w:pos="6094"/>
              <w:tab w:val="left" w:pos="6731"/>
            </w:tabs>
            <w:spacing w:line="162" w:lineRule="exact"/>
            <w:ind w:right="822"/>
            <w:jc w:val="center"/>
          </w:pPr>
        </w:pPrChange>
      </w:pPr>
      <w:r>
        <w:rPr>
          <w:rFonts w:ascii="Calibri"/>
          <w:sz w:val="21"/>
        </w:rPr>
        <w:t>0</w:t>
      </w:r>
      <w:r>
        <w:rPr>
          <w:rFonts w:ascii="Calibri"/>
          <w:sz w:val="21"/>
        </w:rPr>
        <w:tab/>
        <w:t>100</w:t>
      </w:r>
      <w:r>
        <w:rPr>
          <w:rFonts w:ascii="Calibri"/>
          <w:sz w:val="21"/>
        </w:rPr>
        <w:tab/>
        <w:t>200</w:t>
      </w:r>
      <w:r>
        <w:rPr>
          <w:rFonts w:ascii="Calibri"/>
          <w:sz w:val="21"/>
        </w:rPr>
        <w:tab/>
        <w:t>300</w:t>
      </w:r>
      <w:r>
        <w:rPr>
          <w:rFonts w:ascii="Calibri"/>
          <w:sz w:val="21"/>
        </w:rPr>
        <w:tab/>
        <w:t>400</w:t>
      </w:r>
      <w:r>
        <w:rPr>
          <w:rFonts w:ascii="Calibri"/>
          <w:sz w:val="21"/>
        </w:rPr>
        <w:tab/>
        <w:t>500</w:t>
      </w:r>
      <w:r>
        <w:rPr>
          <w:rFonts w:ascii="Calibri"/>
          <w:sz w:val="21"/>
        </w:rPr>
        <w:tab/>
        <w:t>600</w:t>
      </w:r>
      <w:r>
        <w:rPr>
          <w:rFonts w:ascii="Calibri"/>
          <w:sz w:val="21"/>
        </w:rPr>
        <w:tab/>
        <w:t>700</w:t>
      </w:r>
      <w:r>
        <w:rPr>
          <w:rFonts w:ascii="Calibri"/>
          <w:sz w:val="21"/>
        </w:rPr>
        <w:tab/>
        <w:t>800</w:t>
      </w:r>
      <w:r>
        <w:rPr>
          <w:rFonts w:ascii="Calibri"/>
          <w:sz w:val="21"/>
        </w:rPr>
        <w:tab/>
        <w:t>900</w:t>
      </w:r>
      <w:r>
        <w:rPr>
          <w:rFonts w:ascii="Calibri"/>
          <w:sz w:val="21"/>
        </w:rPr>
        <w:tab/>
        <w:t>1000</w:t>
      </w:r>
    </w:p>
    <w:p w14:paraId="1829FEF0" w14:textId="77777777" w:rsidR="00ED6B8B" w:rsidRDefault="00FA655D">
      <w:pPr>
        <w:spacing w:line="221" w:lineRule="exact"/>
        <w:ind w:right="996"/>
        <w:rPr>
          <w:rFonts w:ascii="Calibri"/>
          <w:sz w:val="21"/>
        </w:rPr>
        <w:pPrChange w:id="644" w:author="Raghda Wahdan" w:date="2017-11-06T13:08:00Z">
          <w:pPr>
            <w:spacing w:line="221" w:lineRule="exact"/>
            <w:ind w:right="996"/>
            <w:jc w:val="center"/>
          </w:pPr>
        </w:pPrChange>
      </w:pPr>
      <w:r>
        <w:rPr>
          <w:rFonts w:ascii="Calibri"/>
          <w:sz w:val="21"/>
        </w:rPr>
        <w:t>No. of tags {n)</w:t>
      </w:r>
    </w:p>
    <w:p w14:paraId="1E2603EC" w14:textId="77777777" w:rsidR="00ED6B8B" w:rsidRDefault="00ED6B8B" w:rsidP="00F672C4">
      <w:pPr>
        <w:pStyle w:val="BodyText"/>
        <w:spacing w:before="9"/>
        <w:rPr>
          <w:rFonts w:ascii="Calibri"/>
          <w:sz w:val="25"/>
        </w:rPr>
      </w:pPr>
    </w:p>
    <w:p w14:paraId="33713A32" w14:textId="77777777" w:rsidR="00ED6B8B" w:rsidRDefault="00FA655D">
      <w:pPr>
        <w:pStyle w:val="BodyText"/>
        <w:spacing w:line="151" w:lineRule="auto"/>
        <w:ind w:left="480" w:right="1725"/>
        <w:rPr>
          <w:rFonts w:ascii="Arial Unicode MS"/>
        </w:rPr>
        <w:pPrChange w:id="645" w:author="Raghda Wahdan" w:date="2017-11-06T13:08:00Z">
          <w:pPr>
            <w:pStyle w:val="BodyText"/>
            <w:spacing w:line="151" w:lineRule="auto"/>
            <w:ind w:left="480" w:right="1725"/>
            <w:jc w:val="both"/>
          </w:pPr>
        </w:pPrChange>
      </w:pPr>
      <w:r>
        <w:rPr>
          <w:w w:val="95"/>
        </w:rPr>
        <w:t xml:space="preserve">Figure 5.13: Mean reading time reduction using the proposed MCRA compared </w:t>
      </w:r>
      <w:r>
        <w:t>to</w:t>
      </w:r>
      <w:r>
        <w:rPr>
          <w:spacing w:val="-27"/>
        </w:rPr>
        <w:t xml:space="preserve"> </w:t>
      </w:r>
      <w:r>
        <w:t>the</w:t>
      </w:r>
      <w:r>
        <w:rPr>
          <w:spacing w:val="-27"/>
        </w:rPr>
        <w:t xml:space="preserve"> </w:t>
      </w:r>
      <w:r>
        <w:rPr>
          <w:spacing w:val="-3"/>
        </w:rPr>
        <w:t>conventional</w:t>
      </w:r>
      <w:r>
        <w:rPr>
          <w:spacing w:val="-27"/>
        </w:rPr>
        <w:t xml:space="preserve"> </w:t>
      </w:r>
      <w:r>
        <w:t>frame</w:t>
      </w:r>
      <w:r>
        <w:rPr>
          <w:spacing w:val="-28"/>
        </w:rPr>
        <w:t xml:space="preserve"> </w:t>
      </w:r>
      <w:r>
        <w:t>length</w:t>
      </w:r>
      <w:r>
        <w:rPr>
          <w:spacing w:val="-27"/>
        </w:rPr>
        <w:t xml:space="preserve"> </w:t>
      </w:r>
      <w:r>
        <w:rPr>
          <w:rFonts w:ascii="Bookman Old Style"/>
          <w:i/>
        </w:rPr>
        <w:t>L</w:t>
      </w:r>
      <w:r>
        <w:rPr>
          <w:rFonts w:ascii="Bookman Old Style"/>
          <w:i/>
          <w:spacing w:val="-41"/>
        </w:rPr>
        <w:t xml:space="preserve"> </w:t>
      </w:r>
      <w:r>
        <w:rPr>
          <w:rFonts w:ascii="Arial Unicode MS"/>
        </w:rPr>
        <w:t>=</w:t>
      </w:r>
      <w:r>
        <w:rPr>
          <w:rFonts w:ascii="Arial Unicode MS"/>
          <w:spacing w:val="-35"/>
        </w:rPr>
        <w:t xml:space="preserve"> </w:t>
      </w:r>
      <w:r>
        <w:rPr>
          <w:rFonts w:ascii="Bookman Old Style"/>
          <w:i/>
        </w:rPr>
        <w:t>n</w:t>
      </w:r>
      <w:r>
        <w:rPr>
          <w:rFonts w:ascii="Bookman Old Style"/>
          <w:i/>
          <w:spacing w:val="-39"/>
        </w:rPr>
        <w:t xml:space="preserve"> </w:t>
      </w:r>
      <w:r>
        <w:t>using</w:t>
      </w:r>
      <w:r>
        <w:rPr>
          <w:spacing w:val="-27"/>
        </w:rPr>
        <w:t xml:space="preserve"> </w:t>
      </w:r>
      <w:r>
        <w:t>different</w:t>
      </w:r>
      <w:r>
        <w:rPr>
          <w:spacing w:val="-27"/>
        </w:rPr>
        <w:t xml:space="preserve"> </w:t>
      </w:r>
      <w:r>
        <w:t>anti-collision</w:t>
      </w:r>
      <w:r>
        <w:rPr>
          <w:spacing w:val="-27"/>
        </w:rPr>
        <w:t xml:space="preserve"> </w:t>
      </w:r>
      <w:r>
        <w:t xml:space="preserve">algorithms </w:t>
      </w:r>
      <w:r>
        <w:rPr>
          <w:w w:val="105"/>
        </w:rPr>
        <w:t>with</w:t>
      </w:r>
      <w:r>
        <w:rPr>
          <w:spacing w:val="-6"/>
          <w:w w:val="105"/>
        </w:rPr>
        <w:t xml:space="preserve"> </w:t>
      </w:r>
      <w:r>
        <w:rPr>
          <w:rFonts w:ascii="Bookman Old Style"/>
          <w:i/>
          <w:w w:val="105"/>
        </w:rPr>
        <w:t>C</w:t>
      </w:r>
      <w:r>
        <w:rPr>
          <w:rFonts w:ascii="Arial"/>
          <w:i/>
          <w:w w:val="105"/>
          <w:position w:val="-3"/>
          <w:sz w:val="16"/>
        </w:rPr>
        <w:t>t</w:t>
      </w:r>
      <w:r>
        <w:rPr>
          <w:rFonts w:ascii="Arial"/>
          <w:i/>
          <w:spacing w:val="9"/>
          <w:w w:val="105"/>
          <w:position w:val="-3"/>
          <w:sz w:val="16"/>
        </w:rPr>
        <w:t xml:space="preserve"> </w:t>
      </w:r>
      <w:r>
        <w:rPr>
          <w:rFonts w:ascii="Arial Unicode MS"/>
          <w:w w:val="105"/>
        </w:rPr>
        <w:t>=</w:t>
      </w:r>
      <w:r>
        <w:rPr>
          <w:rFonts w:ascii="Arial Unicode MS"/>
          <w:spacing w:val="-22"/>
          <w:w w:val="105"/>
        </w:rPr>
        <w:t xml:space="preserve"> </w:t>
      </w:r>
      <w:r>
        <w:rPr>
          <w:rFonts w:ascii="Arial Unicode MS"/>
          <w:w w:val="105"/>
        </w:rPr>
        <w:t>0</w:t>
      </w:r>
      <w:r>
        <w:rPr>
          <w:rFonts w:ascii="Bookman Old Style"/>
          <w:i/>
          <w:w w:val="105"/>
        </w:rPr>
        <w:t>.</w:t>
      </w:r>
      <w:r>
        <w:rPr>
          <w:rFonts w:ascii="Arial Unicode MS"/>
          <w:w w:val="105"/>
        </w:rPr>
        <w:t>2</w:t>
      </w:r>
      <w:r>
        <w:rPr>
          <w:rFonts w:ascii="Arial Unicode MS"/>
          <w:spacing w:val="-13"/>
          <w:w w:val="105"/>
        </w:rPr>
        <w:t xml:space="preserve"> </w:t>
      </w:r>
      <w:r>
        <w:rPr>
          <w:w w:val="105"/>
        </w:rPr>
        <w:t>and</w:t>
      </w:r>
      <w:r>
        <w:rPr>
          <w:spacing w:val="-5"/>
          <w:w w:val="105"/>
        </w:rPr>
        <w:t xml:space="preserve"> </w:t>
      </w:r>
      <w:r>
        <w:rPr>
          <w:rFonts w:ascii="Bookman Old Style"/>
          <w:i/>
          <w:spacing w:val="12"/>
          <w:w w:val="105"/>
        </w:rPr>
        <w:t>SNR</w:t>
      </w:r>
      <w:r>
        <w:rPr>
          <w:rFonts w:ascii="Bookman Old Style"/>
          <w:i/>
          <w:spacing w:val="-25"/>
          <w:w w:val="105"/>
        </w:rPr>
        <w:t xml:space="preserve"> </w:t>
      </w:r>
      <w:r>
        <w:rPr>
          <w:rFonts w:ascii="Arial Unicode MS"/>
          <w:w w:val="105"/>
        </w:rPr>
        <w:t>=</w:t>
      </w:r>
      <w:r>
        <w:rPr>
          <w:rFonts w:ascii="Arial Unicode MS"/>
          <w:spacing w:val="-22"/>
          <w:w w:val="105"/>
        </w:rPr>
        <w:t xml:space="preserve"> </w:t>
      </w:r>
      <w:r>
        <w:rPr>
          <w:rFonts w:ascii="Arial Unicode MS"/>
          <w:w w:val="105"/>
        </w:rPr>
        <w:t>4</w:t>
      </w:r>
      <w:r>
        <w:rPr>
          <w:rFonts w:ascii="Arial Unicode MS"/>
          <w:spacing w:val="-42"/>
          <w:w w:val="105"/>
        </w:rPr>
        <w:t xml:space="preserve"> </w:t>
      </w:r>
      <w:r>
        <w:rPr>
          <w:rFonts w:ascii="Arial Unicode MS"/>
          <w:w w:val="105"/>
        </w:rPr>
        <w:t>dB</w:t>
      </w:r>
    </w:p>
    <w:p w14:paraId="19D25241" w14:textId="77777777" w:rsidR="00ED6B8B" w:rsidRDefault="00ED6B8B" w:rsidP="00F672C4">
      <w:pPr>
        <w:pStyle w:val="BodyText"/>
        <w:rPr>
          <w:rFonts w:ascii="Arial Unicode MS"/>
          <w:sz w:val="34"/>
        </w:rPr>
      </w:pPr>
    </w:p>
    <w:p w14:paraId="34AA4308" w14:textId="77777777" w:rsidR="00ED6B8B" w:rsidRDefault="00ED6B8B" w:rsidP="00F672C4">
      <w:pPr>
        <w:pStyle w:val="BodyText"/>
        <w:spacing w:before="14"/>
        <w:rPr>
          <w:rFonts w:ascii="Arial Unicode MS"/>
          <w:sz w:val="44"/>
        </w:rPr>
      </w:pPr>
    </w:p>
    <w:p w14:paraId="02DA6553" w14:textId="5A770E57" w:rsidR="00ED6B8B" w:rsidRDefault="00FA655D">
      <w:pPr>
        <w:pStyle w:val="BodyText"/>
        <w:spacing w:line="261" w:lineRule="auto"/>
        <w:ind w:left="480" w:right="1725"/>
        <w:pPrChange w:id="646" w:author="Raghda Wahdan" w:date="2017-11-06T13:08:00Z">
          <w:pPr>
            <w:pStyle w:val="BodyText"/>
            <w:spacing w:line="261" w:lineRule="auto"/>
            <w:ind w:left="480" w:right="1725"/>
            <w:jc w:val="both"/>
          </w:pPr>
        </w:pPrChange>
      </w:pPr>
      <w:r>
        <w:t>estimation.</w:t>
      </w:r>
      <w:r>
        <w:rPr>
          <w:spacing w:val="-6"/>
        </w:rPr>
        <w:t xml:space="preserve"> </w:t>
      </w:r>
      <w:r>
        <w:t>The</w:t>
      </w:r>
      <w:r>
        <w:rPr>
          <w:spacing w:val="-24"/>
        </w:rPr>
        <w:t xml:space="preserve"> </w:t>
      </w:r>
      <w:r>
        <w:t>simulation</w:t>
      </w:r>
      <w:r>
        <w:rPr>
          <w:spacing w:val="-24"/>
        </w:rPr>
        <w:t xml:space="preserve"> </w:t>
      </w:r>
      <w:r>
        <w:t>uses</w:t>
      </w:r>
      <w:r>
        <w:rPr>
          <w:spacing w:val="-24"/>
        </w:rPr>
        <w:t xml:space="preserve"> </w:t>
      </w:r>
      <w:r>
        <w:rPr>
          <w:rFonts w:ascii="Bookman Old Style"/>
          <w:i/>
        </w:rPr>
        <w:t>C</w:t>
      </w:r>
      <w:r>
        <w:rPr>
          <w:rFonts w:ascii="Arial"/>
          <w:i/>
          <w:position w:val="-3"/>
          <w:sz w:val="16"/>
        </w:rPr>
        <w:t>t</w:t>
      </w:r>
      <w:r>
        <w:rPr>
          <w:rFonts w:ascii="Arial"/>
          <w:i/>
          <w:spacing w:val="-3"/>
          <w:position w:val="-3"/>
          <w:sz w:val="16"/>
        </w:rPr>
        <w:t xml:space="preserve"> </w:t>
      </w:r>
      <w:r>
        <w:rPr>
          <w:rFonts w:ascii="Arial Unicode MS"/>
        </w:rPr>
        <w:t>=</w:t>
      </w:r>
      <w:r>
        <w:rPr>
          <w:rFonts w:ascii="Arial Unicode MS"/>
          <w:spacing w:val="-31"/>
        </w:rPr>
        <w:t xml:space="preserve"> </w:t>
      </w:r>
      <w:r>
        <w:rPr>
          <w:rFonts w:ascii="Arial Unicode MS"/>
        </w:rPr>
        <w:t>0</w:t>
      </w:r>
      <w:r>
        <w:rPr>
          <w:rFonts w:ascii="Bookman Old Style"/>
          <w:i/>
        </w:rPr>
        <w:t>.</w:t>
      </w:r>
      <w:r>
        <w:rPr>
          <w:rFonts w:ascii="Arial Unicode MS"/>
        </w:rPr>
        <w:t>2</w:t>
      </w:r>
      <w:r>
        <w:rPr>
          <w:rFonts w:ascii="Arial Unicode MS"/>
          <w:spacing w:val="-31"/>
        </w:rPr>
        <w:t xml:space="preserve"> </w:t>
      </w:r>
      <w:r>
        <w:t>and</w:t>
      </w:r>
      <w:r>
        <w:rPr>
          <w:spacing w:val="-24"/>
        </w:rPr>
        <w:t xml:space="preserve"> </w:t>
      </w:r>
      <w:r>
        <w:t>different</w:t>
      </w:r>
      <w:r>
        <w:rPr>
          <w:spacing w:val="-24"/>
        </w:rPr>
        <w:t xml:space="preserve"> </w:t>
      </w:r>
      <w:r>
        <w:rPr>
          <w:rFonts w:ascii="Bookman Old Style"/>
          <w:i/>
          <w:spacing w:val="12"/>
        </w:rPr>
        <w:t>SNR</w:t>
      </w:r>
      <w:r>
        <w:rPr>
          <w:rFonts w:ascii="Bookman Old Style"/>
          <w:i/>
          <w:spacing w:val="-35"/>
        </w:rPr>
        <w:t xml:space="preserve"> </w:t>
      </w:r>
      <w:r>
        <w:rPr>
          <w:spacing w:val="-3"/>
        </w:rPr>
        <w:t>values.</w:t>
      </w:r>
      <w:r>
        <w:rPr>
          <w:spacing w:val="-5"/>
        </w:rPr>
        <w:t xml:space="preserve"> </w:t>
      </w:r>
      <w:r>
        <w:t xml:space="preserve">According </w:t>
      </w:r>
      <w:r>
        <w:rPr>
          <w:w w:val="105"/>
        </w:rPr>
        <w:t>to</w:t>
      </w:r>
      <w:r>
        <w:rPr>
          <w:spacing w:val="-15"/>
          <w:w w:val="105"/>
        </w:rPr>
        <w:t xml:space="preserve"> </w:t>
      </w:r>
      <w:ins w:id="647" w:author="Raghda Wahdan" w:date="2017-11-19T00:18:00Z">
        <w:r w:rsidR="00400BA0">
          <w:rPr>
            <w:w w:val="105"/>
          </w:rPr>
          <w:t>F</w:t>
        </w:r>
      </w:ins>
      <w:del w:id="648" w:author="Raghda Wahdan" w:date="2017-11-19T00:18:00Z">
        <w:r w:rsidDel="00400BA0">
          <w:rPr>
            <w:w w:val="105"/>
          </w:rPr>
          <w:delText>f</w:delText>
        </w:r>
      </w:del>
      <w:r>
        <w:rPr>
          <w:w w:val="105"/>
        </w:rPr>
        <w:t>igure</w:t>
      </w:r>
      <w:r>
        <w:rPr>
          <w:spacing w:val="-15"/>
          <w:w w:val="105"/>
        </w:rPr>
        <w:t xml:space="preserve"> </w:t>
      </w:r>
      <w:r>
        <w:rPr>
          <w:w w:val="105"/>
        </w:rPr>
        <w:t>5.12,</w:t>
      </w:r>
      <w:r>
        <w:rPr>
          <w:spacing w:val="-11"/>
          <w:w w:val="105"/>
        </w:rPr>
        <w:t xml:space="preserve"> </w:t>
      </w:r>
      <w:r>
        <w:rPr>
          <w:w w:val="105"/>
        </w:rPr>
        <w:t>when</w:t>
      </w:r>
      <w:r>
        <w:rPr>
          <w:spacing w:val="-15"/>
          <w:w w:val="105"/>
        </w:rPr>
        <w:t xml:space="preserve"> </w:t>
      </w:r>
      <w:r>
        <w:rPr>
          <w:w w:val="105"/>
        </w:rPr>
        <w:t>the</w:t>
      </w:r>
      <w:r>
        <w:rPr>
          <w:spacing w:val="-15"/>
          <w:w w:val="105"/>
        </w:rPr>
        <w:t xml:space="preserve"> </w:t>
      </w:r>
      <w:r>
        <w:rPr>
          <w:spacing w:val="-4"/>
          <w:w w:val="105"/>
        </w:rPr>
        <w:t>value</w:t>
      </w:r>
      <w:r>
        <w:rPr>
          <w:spacing w:val="-15"/>
          <w:w w:val="105"/>
        </w:rPr>
        <w:t xml:space="preserve"> </w:t>
      </w:r>
      <w:r>
        <w:rPr>
          <w:w w:val="105"/>
        </w:rPr>
        <w:t>of</w:t>
      </w:r>
      <w:r>
        <w:rPr>
          <w:spacing w:val="-15"/>
          <w:w w:val="105"/>
        </w:rPr>
        <w:t xml:space="preserve"> </w:t>
      </w:r>
      <w:r>
        <w:rPr>
          <w:w w:val="105"/>
        </w:rPr>
        <w:t>the</w:t>
      </w:r>
      <w:r>
        <w:rPr>
          <w:spacing w:val="-15"/>
          <w:w w:val="105"/>
        </w:rPr>
        <w:t xml:space="preserve"> </w:t>
      </w:r>
      <w:r>
        <w:rPr>
          <w:rFonts w:ascii="Bookman Old Style"/>
          <w:i/>
          <w:spacing w:val="12"/>
          <w:w w:val="105"/>
        </w:rPr>
        <w:t>SNR</w:t>
      </w:r>
      <w:r>
        <w:rPr>
          <w:rFonts w:ascii="Bookman Old Style"/>
          <w:i/>
          <w:spacing w:val="-26"/>
          <w:w w:val="105"/>
        </w:rPr>
        <w:t xml:space="preserve"> </w:t>
      </w:r>
      <w:r>
        <w:rPr>
          <w:w w:val="105"/>
        </w:rPr>
        <w:t>increases,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5"/>
          <w:w w:val="105"/>
        </w:rPr>
        <w:t xml:space="preserve"> </w:t>
      </w:r>
      <w:r>
        <w:rPr>
          <w:w w:val="105"/>
        </w:rPr>
        <w:t>collision</w:t>
      </w:r>
      <w:r>
        <w:rPr>
          <w:spacing w:val="-15"/>
          <w:w w:val="105"/>
        </w:rPr>
        <w:t xml:space="preserve"> </w:t>
      </w:r>
      <w:r>
        <w:rPr>
          <w:w w:val="105"/>
        </w:rPr>
        <w:t xml:space="preserve">recovery </w:t>
      </w:r>
      <w:r>
        <w:t>probability</w:t>
      </w:r>
      <w:r>
        <w:rPr>
          <w:spacing w:val="-34"/>
        </w:rPr>
        <w:t xml:space="preserve"> </w:t>
      </w:r>
      <w:r>
        <w:t>increases.</w:t>
      </w:r>
      <w:r>
        <w:rPr>
          <w:spacing w:val="-25"/>
        </w:rPr>
        <w:t xml:space="preserve"> </w:t>
      </w:r>
      <w:r>
        <w:t>Hence,</w:t>
      </w:r>
      <w:r>
        <w:rPr>
          <w:spacing w:val="-34"/>
        </w:rPr>
        <w:t xml:space="preserve"> </w:t>
      </w:r>
      <w:r>
        <w:t>the</w:t>
      </w:r>
      <w:r>
        <w:rPr>
          <w:spacing w:val="-34"/>
        </w:rPr>
        <w:t xml:space="preserve"> </w:t>
      </w:r>
      <w:r>
        <w:t>mean</w:t>
      </w:r>
      <w:r>
        <w:rPr>
          <w:spacing w:val="-34"/>
        </w:rPr>
        <w:t xml:space="preserve"> </w:t>
      </w:r>
      <w:r>
        <w:t>reading</w:t>
      </w:r>
      <w:r>
        <w:rPr>
          <w:spacing w:val="-34"/>
        </w:rPr>
        <w:t xml:space="preserve"> </w:t>
      </w:r>
      <w:r>
        <w:t>time</w:t>
      </w:r>
      <w:r>
        <w:rPr>
          <w:spacing w:val="-34"/>
        </w:rPr>
        <w:t xml:space="preserve"> </w:t>
      </w:r>
      <w:r>
        <w:t>reduction</w:t>
      </w:r>
      <w:r>
        <w:rPr>
          <w:spacing w:val="-34"/>
        </w:rPr>
        <w:t xml:space="preserve"> </w:t>
      </w:r>
      <w:r>
        <w:t>also</w:t>
      </w:r>
      <w:r>
        <w:rPr>
          <w:spacing w:val="-34"/>
        </w:rPr>
        <w:t xml:space="preserve"> </w:t>
      </w:r>
      <w:r>
        <w:t>increases.</w:t>
      </w:r>
    </w:p>
    <w:p w14:paraId="0F6DC559" w14:textId="77777777" w:rsidR="00ED6B8B" w:rsidRDefault="00ED6B8B" w:rsidP="00F672C4">
      <w:pPr>
        <w:pStyle w:val="BodyText"/>
        <w:spacing w:before="2"/>
        <w:rPr>
          <w:sz w:val="37"/>
        </w:rPr>
      </w:pPr>
    </w:p>
    <w:p w14:paraId="0138908D" w14:textId="77777777" w:rsidR="00ED6B8B" w:rsidRDefault="00FA655D">
      <w:pPr>
        <w:pStyle w:val="BodyText"/>
        <w:spacing w:line="358" w:lineRule="exact"/>
        <w:ind w:left="480" w:right="1725" w:firstLine="351"/>
        <w:pPrChange w:id="649" w:author="Raghda Wahdan" w:date="2017-11-06T13:08:00Z">
          <w:pPr>
            <w:pStyle w:val="BodyText"/>
            <w:spacing w:line="358" w:lineRule="exact"/>
            <w:ind w:left="480" w:right="1725" w:firstLine="351"/>
            <w:jc w:val="both"/>
          </w:pPr>
        </w:pPrChange>
      </w:pPr>
      <w:r>
        <w:t>Figure</w:t>
      </w:r>
      <w:r>
        <w:rPr>
          <w:spacing w:val="-15"/>
        </w:rPr>
        <w:t xml:space="preserve"> </w:t>
      </w:r>
      <w:r>
        <w:t>5.13</w:t>
      </w:r>
      <w:r>
        <w:rPr>
          <w:spacing w:val="-15"/>
        </w:rPr>
        <w:t xml:space="preserve"> </w:t>
      </w:r>
      <w:r>
        <w:t>shows</w:t>
      </w:r>
      <w:r>
        <w:rPr>
          <w:spacing w:val="-15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percentages</w:t>
      </w:r>
      <w:r>
        <w:rPr>
          <w:spacing w:val="-15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saving</w:t>
      </w:r>
      <w:r>
        <w:rPr>
          <w:spacing w:val="-15"/>
        </w:rPr>
        <w:t xml:space="preserve"> </w:t>
      </w:r>
      <w:r>
        <w:t>time</w:t>
      </w:r>
      <w:r>
        <w:rPr>
          <w:spacing w:val="-15"/>
        </w:rPr>
        <w:t xml:space="preserve"> </w:t>
      </w:r>
      <w:r>
        <w:t>with</w:t>
      </w:r>
      <w:r>
        <w:rPr>
          <w:spacing w:val="-15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proposed</w:t>
      </w:r>
      <w:r>
        <w:rPr>
          <w:spacing w:val="-15"/>
        </w:rPr>
        <w:t xml:space="preserve"> </w:t>
      </w:r>
      <w:r>
        <w:t>MCR compared</w:t>
      </w:r>
      <w:r>
        <w:rPr>
          <w:spacing w:val="-20"/>
        </w:rPr>
        <w:t xml:space="preserve"> </w:t>
      </w:r>
      <w:r>
        <w:t>to</w:t>
      </w:r>
      <w:r>
        <w:rPr>
          <w:spacing w:val="-20"/>
        </w:rPr>
        <w:t xml:space="preserve"> </w:t>
      </w:r>
      <w:r>
        <w:t>the</w:t>
      </w:r>
      <w:r>
        <w:rPr>
          <w:spacing w:val="-19"/>
        </w:rPr>
        <w:t xml:space="preserve"> </w:t>
      </w:r>
      <w:r>
        <w:rPr>
          <w:spacing w:val="-3"/>
        </w:rPr>
        <w:t>conventional</w:t>
      </w:r>
      <w:r>
        <w:rPr>
          <w:spacing w:val="-19"/>
        </w:rPr>
        <w:t xml:space="preserve"> </w:t>
      </w:r>
      <w:r>
        <w:t>frame</w:t>
      </w:r>
      <w:r>
        <w:rPr>
          <w:spacing w:val="-20"/>
        </w:rPr>
        <w:t xml:space="preserve"> </w:t>
      </w:r>
      <w:r>
        <w:t>length</w:t>
      </w:r>
      <w:r>
        <w:rPr>
          <w:spacing w:val="-20"/>
        </w:rPr>
        <w:t xml:space="preserve"> </w:t>
      </w:r>
      <w:r>
        <w:rPr>
          <w:rFonts w:ascii="Bookman Old Style"/>
          <w:i/>
        </w:rPr>
        <w:t>L</w:t>
      </w:r>
      <w:r>
        <w:rPr>
          <w:rFonts w:ascii="Bookman Old Style"/>
          <w:i/>
          <w:spacing w:val="-37"/>
        </w:rPr>
        <w:t xml:space="preserve"> </w:t>
      </w:r>
      <w:r>
        <w:rPr>
          <w:rFonts w:ascii="Arial Unicode MS"/>
        </w:rPr>
        <w:t>=</w:t>
      </w:r>
      <w:r>
        <w:rPr>
          <w:rFonts w:ascii="Arial Unicode MS"/>
          <w:spacing w:val="-32"/>
        </w:rPr>
        <w:t xml:space="preserve"> </w:t>
      </w:r>
      <w:r>
        <w:rPr>
          <w:rFonts w:ascii="Bookman Old Style"/>
          <w:i/>
        </w:rPr>
        <w:t>n</w:t>
      </w:r>
      <w:r>
        <w:rPr>
          <w:rFonts w:ascii="Bookman Old Style"/>
          <w:i/>
          <w:spacing w:val="-31"/>
        </w:rPr>
        <w:t xml:space="preserve"> </w:t>
      </w:r>
      <w:r>
        <w:t>using</w:t>
      </w:r>
      <w:r>
        <w:rPr>
          <w:spacing w:val="-19"/>
        </w:rPr>
        <w:t xml:space="preserve"> </w:t>
      </w:r>
      <w:r>
        <w:t>different</w:t>
      </w:r>
      <w:r>
        <w:rPr>
          <w:spacing w:val="-19"/>
        </w:rPr>
        <w:t xml:space="preserve"> </w:t>
      </w:r>
      <w:r>
        <w:t xml:space="preserve">anti-collision algorithms with </w:t>
      </w:r>
      <w:r>
        <w:rPr>
          <w:rFonts w:ascii="Bookman Old Style"/>
          <w:i/>
        </w:rPr>
        <w:t>C</w:t>
      </w:r>
      <w:r>
        <w:rPr>
          <w:rFonts w:ascii="Arial"/>
          <w:i/>
          <w:position w:val="-3"/>
          <w:sz w:val="16"/>
        </w:rPr>
        <w:t xml:space="preserve">t </w:t>
      </w:r>
      <w:r>
        <w:rPr>
          <w:rFonts w:ascii="Arial Unicode MS"/>
        </w:rPr>
        <w:t>= 0</w:t>
      </w:r>
      <w:r>
        <w:rPr>
          <w:rFonts w:ascii="Bookman Old Style"/>
          <w:i/>
        </w:rPr>
        <w:t>.</w:t>
      </w:r>
      <w:r>
        <w:rPr>
          <w:rFonts w:ascii="Arial Unicode MS"/>
        </w:rPr>
        <w:t xml:space="preserve">2 </w:t>
      </w:r>
      <w:r>
        <w:t xml:space="preserve">and </w:t>
      </w:r>
      <w:r>
        <w:rPr>
          <w:rFonts w:ascii="Bookman Old Style"/>
          <w:i/>
          <w:spacing w:val="12"/>
        </w:rPr>
        <w:t xml:space="preserve">SNR </w:t>
      </w:r>
      <w:r>
        <w:rPr>
          <w:rFonts w:ascii="Arial Unicode MS"/>
        </w:rPr>
        <w:t>= 4</w:t>
      </w:r>
      <w:r>
        <w:rPr>
          <w:rFonts w:ascii="Arial Unicode MS"/>
          <w:spacing w:val="-31"/>
        </w:rPr>
        <w:t xml:space="preserve"> </w:t>
      </w:r>
      <w:r>
        <w:rPr>
          <w:rFonts w:ascii="Arial Unicode MS"/>
        </w:rPr>
        <w:t>dB</w:t>
      </w:r>
      <w:r>
        <w:t>.</w:t>
      </w:r>
    </w:p>
    <w:p w14:paraId="720E1197" w14:textId="77777777" w:rsidR="00ED6B8B" w:rsidRDefault="00ED6B8B" w:rsidP="00F672C4">
      <w:pPr>
        <w:pStyle w:val="BodyText"/>
        <w:spacing w:before="11"/>
        <w:rPr>
          <w:sz w:val="41"/>
        </w:rPr>
      </w:pPr>
    </w:p>
    <w:p w14:paraId="20C5B9AE" w14:textId="77777777" w:rsidR="00ED6B8B" w:rsidRDefault="00FA655D">
      <w:pPr>
        <w:pStyle w:val="BodyText"/>
        <w:spacing w:before="1" w:line="266" w:lineRule="auto"/>
        <w:ind w:left="480" w:right="1725" w:firstLine="351"/>
        <w:pPrChange w:id="650" w:author="Raghda Wahdan" w:date="2017-11-06T13:08:00Z">
          <w:pPr>
            <w:pStyle w:val="BodyText"/>
            <w:spacing w:before="1" w:line="266" w:lineRule="auto"/>
            <w:ind w:left="480" w:right="1725" w:firstLine="351"/>
            <w:jc w:val="both"/>
          </w:pPr>
        </w:pPrChange>
      </w:pPr>
      <w:r>
        <w:t>In</w:t>
      </w:r>
      <w:r>
        <w:rPr>
          <w:spacing w:val="-39"/>
        </w:rPr>
        <w:t xml:space="preserve"> </w:t>
      </w:r>
      <w:r>
        <w:t>this</w:t>
      </w:r>
      <w:r>
        <w:rPr>
          <w:spacing w:val="-39"/>
        </w:rPr>
        <w:t xml:space="preserve"> </w:t>
      </w:r>
      <w:r>
        <w:t>section,</w:t>
      </w:r>
      <w:r>
        <w:rPr>
          <w:spacing w:val="-37"/>
        </w:rPr>
        <w:t xml:space="preserve"> </w:t>
      </w:r>
      <w:r>
        <w:t>the</w:t>
      </w:r>
      <w:r>
        <w:rPr>
          <w:spacing w:val="-39"/>
        </w:rPr>
        <w:t xml:space="preserve"> </w:t>
      </w:r>
      <w:r>
        <w:t>FSA</w:t>
      </w:r>
      <w:r>
        <w:rPr>
          <w:spacing w:val="-39"/>
        </w:rPr>
        <w:t xml:space="preserve"> </w:t>
      </w:r>
      <w:r>
        <w:t>reading</w:t>
      </w:r>
      <w:r>
        <w:rPr>
          <w:spacing w:val="-39"/>
        </w:rPr>
        <w:t xml:space="preserve"> </w:t>
      </w:r>
      <w:r>
        <w:t>efficiency</w:t>
      </w:r>
      <w:r>
        <w:rPr>
          <w:spacing w:val="-39"/>
        </w:rPr>
        <w:t xml:space="preserve"> </w:t>
      </w:r>
      <w:r>
        <w:t>is</w:t>
      </w:r>
      <w:r>
        <w:rPr>
          <w:spacing w:val="-39"/>
        </w:rPr>
        <w:t xml:space="preserve"> </w:t>
      </w:r>
      <w:r>
        <w:t>proposed</w:t>
      </w:r>
      <w:r>
        <w:rPr>
          <w:spacing w:val="-39"/>
        </w:rPr>
        <w:t xml:space="preserve"> </w:t>
      </w:r>
      <w:r>
        <w:t>for</w:t>
      </w:r>
      <w:r>
        <w:rPr>
          <w:spacing w:val="-39"/>
        </w:rPr>
        <w:t xml:space="preserve"> </w:t>
      </w:r>
      <w:r>
        <w:t>equal</w:t>
      </w:r>
      <w:r>
        <w:rPr>
          <w:spacing w:val="-39"/>
        </w:rPr>
        <w:t xml:space="preserve"> </w:t>
      </w:r>
      <w:r>
        <w:t>slot</w:t>
      </w:r>
      <w:r>
        <w:rPr>
          <w:spacing w:val="-39"/>
        </w:rPr>
        <w:t xml:space="preserve"> </w:t>
      </w:r>
      <w:r>
        <w:t xml:space="preserve">duration </w:t>
      </w:r>
      <w:r>
        <w:rPr>
          <w:w w:val="95"/>
        </w:rPr>
        <w:t xml:space="preserve">system with multiple collision </w:t>
      </w:r>
      <w:r>
        <w:rPr>
          <w:spacing w:val="-3"/>
          <w:w w:val="95"/>
        </w:rPr>
        <w:t xml:space="preserve">recovery </w:t>
      </w:r>
      <w:r>
        <w:rPr>
          <w:w w:val="95"/>
        </w:rPr>
        <w:t xml:space="preserve">coefficients. </w:t>
      </w:r>
      <w:r>
        <w:rPr>
          <w:spacing w:val="-3"/>
          <w:w w:val="95"/>
        </w:rPr>
        <w:t xml:space="preserve">However, </w:t>
      </w:r>
      <w:r>
        <w:rPr>
          <w:w w:val="95"/>
        </w:rPr>
        <w:t xml:space="preserve">practically, there </w:t>
      </w:r>
      <w:r>
        <w:t>are</w:t>
      </w:r>
      <w:r>
        <w:rPr>
          <w:spacing w:val="-12"/>
        </w:rPr>
        <w:t xml:space="preserve"> </w:t>
      </w:r>
      <w:r>
        <w:t>differences</w:t>
      </w:r>
      <w:r>
        <w:rPr>
          <w:spacing w:val="-12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slot</w:t>
      </w:r>
      <w:r>
        <w:rPr>
          <w:spacing w:val="-12"/>
        </w:rPr>
        <w:t xml:space="preserve"> </w:t>
      </w:r>
      <w:r>
        <w:t>durations</w:t>
      </w:r>
      <w:r>
        <w:rPr>
          <w:spacing w:val="-12"/>
        </w:rPr>
        <w:t xml:space="preserve"> </w:t>
      </w:r>
      <w:r>
        <w:t>depending</w:t>
      </w:r>
      <w:r>
        <w:rPr>
          <w:spacing w:val="-12"/>
        </w:rPr>
        <w:t xml:space="preserve"> </w:t>
      </w:r>
      <w:r>
        <w:t>on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slot</w:t>
      </w:r>
      <w:r>
        <w:rPr>
          <w:spacing w:val="-12"/>
        </w:rPr>
        <w:t xml:space="preserve"> </w:t>
      </w:r>
      <w:r>
        <w:t>type.</w:t>
      </w:r>
      <w:r>
        <w:rPr>
          <w:spacing w:val="10"/>
        </w:rPr>
        <w:t xml:space="preserve"> </w:t>
      </w:r>
      <w:r>
        <w:t>Therefore,</w:t>
      </w:r>
      <w:r>
        <w:rPr>
          <w:spacing w:val="-12"/>
        </w:rPr>
        <w:t xml:space="preserve"> </w:t>
      </w:r>
      <w:r>
        <w:t xml:space="preserve">in </w:t>
      </w:r>
      <w:r>
        <w:rPr>
          <w:w w:val="95"/>
        </w:rPr>
        <w:t>the following section, the FSA reading efficiency will consider the differences</w:t>
      </w:r>
      <w:r>
        <w:rPr>
          <w:spacing w:val="-28"/>
          <w:w w:val="95"/>
        </w:rPr>
        <w:t xml:space="preserve"> </w:t>
      </w:r>
      <w:r>
        <w:rPr>
          <w:w w:val="95"/>
        </w:rPr>
        <w:t xml:space="preserve">in </w:t>
      </w:r>
      <w:r>
        <w:t>slot</w:t>
      </w:r>
      <w:r>
        <w:rPr>
          <w:spacing w:val="-30"/>
        </w:rPr>
        <w:t xml:space="preserve"> </w:t>
      </w:r>
      <w:r>
        <w:t>durations</w:t>
      </w:r>
      <w:r>
        <w:rPr>
          <w:spacing w:val="-30"/>
        </w:rPr>
        <w:t xml:space="preserve"> </w:t>
      </w:r>
      <w:r>
        <w:t>as</w:t>
      </w:r>
      <w:r>
        <w:rPr>
          <w:spacing w:val="-30"/>
        </w:rPr>
        <w:t xml:space="preserve"> </w:t>
      </w:r>
      <w:r>
        <w:t>well</w:t>
      </w:r>
      <w:r>
        <w:rPr>
          <w:spacing w:val="-30"/>
        </w:rPr>
        <w:t xml:space="preserve"> </w:t>
      </w:r>
      <w:r>
        <w:t>as</w:t>
      </w:r>
      <w:r>
        <w:rPr>
          <w:spacing w:val="-30"/>
        </w:rPr>
        <w:t xml:space="preserve"> </w:t>
      </w:r>
      <w:r>
        <w:t>the</w:t>
      </w:r>
      <w:r>
        <w:rPr>
          <w:spacing w:val="-30"/>
        </w:rPr>
        <w:t xml:space="preserve"> </w:t>
      </w:r>
      <w:r>
        <w:t>differences</w:t>
      </w:r>
      <w:r>
        <w:rPr>
          <w:spacing w:val="-30"/>
        </w:rPr>
        <w:t xml:space="preserve"> </w:t>
      </w:r>
      <w:r>
        <w:t>in</w:t>
      </w:r>
      <w:r>
        <w:rPr>
          <w:spacing w:val="-30"/>
        </w:rPr>
        <w:t xml:space="preserve"> </w:t>
      </w:r>
      <w:r>
        <w:t>the</w:t>
      </w:r>
      <w:r>
        <w:rPr>
          <w:spacing w:val="-30"/>
        </w:rPr>
        <w:t xml:space="preserve"> </w:t>
      </w:r>
      <w:r>
        <w:t>collision</w:t>
      </w:r>
      <w:r>
        <w:rPr>
          <w:spacing w:val="-30"/>
        </w:rPr>
        <w:t xml:space="preserve"> </w:t>
      </w:r>
      <w:r>
        <w:rPr>
          <w:spacing w:val="-3"/>
        </w:rPr>
        <w:t>recovery</w:t>
      </w:r>
      <w:r>
        <w:rPr>
          <w:spacing w:val="-30"/>
        </w:rPr>
        <w:t xml:space="preserve"> </w:t>
      </w:r>
      <w:r>
        <w:t>coefficients.</w:t>
      </w:r>
    </w:p>
    <w:p w14:paraId="5C7115E9" w14:textId="77777777" w:rsidR="00ED6B8B" w:rsidRDefault="00ED6B8B">
      <w:pPr>
        <w:spacing w:line="266" w:lineRule="auto"/>
        <w:sectPr w:rsidR="00ED6B8B">
          <w:pgSz w:w="11910" w:h="16840"/>
          <w:pgMar w:top="1920" w:right="0" w:bottom="280" w:left="1680" w:header="1603" w:footer="0" w:gutter="0"/>
          <w:cols w:space="720"/>
        </w:sectPr>
        <w:pPrChange w:id="651" w:author="Raghda Wahdan" w:date="2017-11-06T13:08:00Z">
          <w:pPr>
            <w:spacing w:line="266" w:lineRule="auto"/>
            <w:jc w:val="both"/>
          </w:pPr>
        </w:pPrChange>
      </w:pPr>
    </w:p>
    <w:p w14:paraId="79627358" w14:textId="77777777" w:rsidR="00ED6B8B" w:rsidRDefault="00ED6B8B" w:rsidP="00F672C4">
      <w:pPr>
        <w:pStyle w:val="BodyText"/>
        <w:spacing w:before="4"/>
        <w:rPr>
          <w:sz w:val="8"/>
        </w:rPr>
      </w:pPr>
    </w:p>
    <w:p w14:paraId="50EFDFCB" w14:textId="77777777" w:rsidR="00ED6B8B" w:rsidRDefault="00FA655D" w:rsidP="00F672C4">
      <w:pPr>
        <w:pStyle w:val="Heading1"/>
        <w:numPr>
          <w:ilvl w:val="1"/>
          <w:numId w:val="4"/>
        </w:numPr>
        <w:tabs>
          <w:tab w:val="left" w:pos="990"/>
          <w:tab w:val="left" w:pos="991"/>
        </w:tabs>
        <w:spacing w:before="180" w:line="338" w:lineRule="auto"/>
        <w:ind w:right="477" w:hanging="882"/>
      </w:pPr>
      <w:r>
        <w:t>Time</w:t>
      </w:r>
      <w:r>
        <w:rPr>
          <w:spacing w:val="-42"/>
        </w:rPr>
        <w:t xml:space="preserve"> </w:t>
      </w:r>
      <w:r>
        <w:t>and</w:t>
      </w:r>
      <w:r>
        <w:rPr>
          <w:spacing w:val="-42"/>
        </w:rPr>
        <w:t xml:space="preserve"> </w:t>
      </w:r>
      <w:r>
        <w:t>Multiple</w:t>
      </w:r>
      <w:r>
        <w:rPr>
          <w:spacing w:val="-42"/>
        </w:rPr>
        <w:t xml:space="preserve"> </w:t>
      </w:r>
      <w:r>
        <w:t>Collision</w:t>
      </w:r>
      <w:r>
        <w:rPr>
          <w:spacing w:val="-41"/>
        </w:rPr>
        <w:t xml:space="preserve"> </w:t>
      </w:r>
      <w:r>
        <w:rPr>
          <w:spacing w:val="-3"/>
        </w:rPr>
        <w:t>Recovery</w:t>
      </w:r>
      <w:r>
        <w:rPr>
          <w:spacing w:val="-42"/>
        </w:rPr>
        <w:t xml:space="preserve"> </w:t>
      </w:r>
      <w:r>
        <w:t>Sys- tem</w:t>
      </w:r>
    </w:p>
    <w:p w14:paraId="1D694D15" w14:textId="77777777" w:rsidR="00ED6B8B" w:rsidRDefault="00890932">
      <w:pPr>
        <w:pStyle w:val="BodyText"/>
        <w:spacing w:before="128" w:line="358" w:lineRule="exact"/>
        <w:ind w:left="107" w:right="477"/>
        <w:pPrChange w:id="652" w:author="Raghda Wahdan" w:date="2017-11-06T13:08:00Z">
          <w:pPr>
            <w:pStyle w:val="BodyText"/>
            <w:spacing w:before="128" w:line="358" w:lineRule="exact"/>
            <w:ind w:left="107" w:right="477"/>
            <w:jc w:val="both"/>
          </w:pPr>
        </w:pPrChange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831296" behindDoc="1" locked="0" layoutInCell="1" allowOverlap="1" wp14:anchorId="0B60238D" wp14:editId="0240851C">
                <wp:simplePos x="0" y="0"/>
                <wp:positionH relativeFrom="page">
                  <wp:posOffset>5329555</wp:posOffset>
                </wp:positionH>
                <wp:positionV relativeFrom="paragraph">
                  <wp:posOffset>473710</wp:posOffset>
                </wp:positionV>
                <wp:extent cx="444500" cy="76200"/>
                <wp:effectExtent l="0" t="0" r="0" b="2540"/>
                <wp:wrapNone/>
                <wp:docPr id="425" name="Text Box 4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4500" cy="76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AEE3C40" w14:textId="77777777" w:rsidR="00B0570F" w:rsidRDefault="00B0570F">
                            <w:pPr>
                              <w:spacing w:line="115" w:lineRule="exact"/>
                              <w:rPr>
                                <w:rFonts w:ascii="Arial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Arial"/>
                                <w:i/>
                                <w:w w:val="125"/>
                                <w:sz w:val="12"/>
                              </w:rPr>
                              <w:t>TAMCRC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B60238D" id="Text Box 401" o:spid="_x0000_s1648" type="#_x0000_t202" style="position:absolute;left:0;text-align:left;margin-left:419.65pt;margin-top:37.3pt;width:35pt;height:6pt;z-index:-2514851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" filled="f" stroked="f">
                <v:textbox inset="0,0,0,0">
                  <w:txbxContent>
                    <w:p w14:paraId="0AEE3C40" w14:textId="77777777" w:rsidR="00B0570F" w:rsidRDefault="00B0570F">
                      <w:pPr>
                        <w:spacing w:line="115" w:lineRule="exact"/>
                        <w:rPr>
                          <w:rFonts w:ascii="Arial"/>
                          <w:i/>
                          <w:sz w:val="12"/>
                        </w:rPr>
                      </w:pPr>
                      <w:r>
                        <w:rPr>
                          <w:rFonts w:ascii="Arial"/>
                          <w:i/>
                          <w:w w:val="125"/>
                          <w:sz w:val="12"/>
                        </w:rPr>
                        <w:t>TAMCRC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FA655D">
        <w:t xml:space="preserve">In this section </w:t>
      </w:r>
      <w:r w:rsidR="00FA655D">
        <w:rPr>
          <w:spacing w:val="-4"/>
        </w:rPr>
        <w:t xml:space="preserve">we </w:t>
      </w:r>
      <w:r w:rsidR="00FA655D">
        <w:t xml:space="preserve">present a new FSA reading efficiency metric called time </w:t>
      </w:r>
      <w:r w:rsidR="00FA655D">
        <w:rPr>
          <w:spacing w:val="-4"/>
        </w:rPr>
        <w:t xml:space="preserve">aware </w:t>
      </w:r>
      <w:r w:rsidR="00FA655D">
        <w:t xml:space="preserve">multiple collision </w:t>
      </w:r>
      <w:r w:rsidR="00FA655D">
        <w:rPr>
          <w:spacing w:val="-3"/>
        </w:rPr>
        <w:t xml:space="preserve">recovery </w:t>
      </w:r>
      <w:r w:rsidR="00FA655D">
        <w:t xml:space="preserve">coefficients reading efficiency </w:t>
      </w:r>
      <w:r w:rsidR="00FA655D">
        <w:rPr>
          <w:rFonts w:ascii="Bookman Old Style" w:hAnsi="Bookman Old Style"/>
          <w:i/>
        </w:rPr>
        <w:t xml:space="preserve">η </w:t>
      </w:r>
      <w:r w:rsidR="00FA655D">
        <w:t>.  The main contribution in this new efficiency is that it contains a unique</w:t>
      </w:r>
      <w:r w:rsidR="00FA655D">
        <w:rPr>
          <w:spacing w:val="-21"/>
        </w:rPr>
        <w:t xml:space="preserve"> </w:t>
      </w:r>
      <w:r w:rsidR="00FA655D">
        <w:t xml:space="preserve">collision </w:t>
      </w:r>
      <w:r w:rsidR="00FA655D">
        <w:rPr>
          <w:spacing w:val="-3"/>
        </w:rPr>
        <w:t>recovery</w:t>
      </w:r>
      <w:r w:rsidR="00FA655D">
        <w:rPr>
          <w:spacing w:val="-10"/>
        </w:rPr>
        <w:t xml:space="preserve"> </w:t>
      </w:r>
      <w:r w:rsidR="00FA655D">
        <w:t>coefficient</w:t>
      </w:r>
      <w:r w:rsidR="00FA655D">
        <w:rPr>
          <w:spacing w:val="-10"/>
        </w:rPr>
        <w:t xml:space="preserve"> </w:t>
      </w:r>
      <w:r w:rsidR="00FA655D">
        <w:rPr>
          <w:rFonts w:ascii="Bookman Old Style" w:hAnsi="Bookman Old Style"/>
          <w:i/>
        </w:rPr>
        <w:t>α</w:t>
      </w:r>
      <w:r w:rsidR="00FA655D">
        <w:rPr>
          <w:rFonts w:ascii="Arial" w:hAnsi="Arial"/>
          <w:i/>
          <w:position w:val="-3"/>
          <w:sz w:val="16"/>
        </w:rPr>
        <w:t>i</w:t>
      </w:r>
      <w:r w:rsidR="00FA655D">
        <w:rPr>
          <w:rFonts w:ascii="Arial" w:hAnsi="Arial"/>
          <w:i/>
          <w:spacing w:val="11"/>
          <w:position w:val="-3"/>
          <w:sz w:val="16"/>
        </w:rPr>
        <w:t xml:space="preserve"> </w:t>
      </w:r>
      <w:r w:rsidR="00FA655D">
        <w:t>for</w:t>
      </w:r>
      <w:r w:rsidR="00FA655D">
        <w:rPr>
          <w:spacing w:val="-10"/>
        </w:rPr>
        <w:t xml:space="preserve"> </w:t>
      </w:r>
      <w:r w:rsidR="00FA655D">
        <w:t>each</w:t>
      </w:r>
      <w:r w:rsidR="00FA655D">
        <w:rPr>
          <w:spacing w:val="-10"/>
        </w:rPr>
        <w:t xml:space="preserve"> </w:t>
      </w:r>
      <w:r w:rsidR="00FA655D">
        <w:t>probability</w:t>
      </w:r>
      <w:r w:rsidR="00FA655D">
        <w:rPr>
          <w:spacing w:val="-10"/>
        </w:rPr>
        <w:t xml:space="preserve"> </w:t>
      </w:r>
      <w:r w:rsidR="00FA655D">
        <w:t>of</w:t>
      </w:r>
      <w:r w:rsidR="00FA655D">
        <w:rPr>
          <w:spacing w:val="-10"/>
        </w:rPr>
        <w:t xml:space="preserve"> </w:t>
      </w:r>
      <w:r w:rsidR="00FA655D">
        <w:t>collision</w:t>
      </w:r>
      <w:r w:rsidR="00FA655D">
        <w:rPr>
          <w:spacing w:val="-11"/>
        </w:rPr>
        <w:t xml:space="preserve"> </w:t>
      </w:r>
      <w:r w:rsidR="00FA655D">
        <w:rPr>
          <w:rFonts w:ascii="Bookman Old Style" w:hAnsi="Bookman Old Style"/>
          <w:i/>
        </w:rPr>
        <w:t>P</w:t>
      </w:r>
      <w:r w:rsidR="00FA655D">
        <w:rPr>
          <w:rFonts w:ascii="Bookman Old Style" w:hAnsi="Bookman Old Style"/>
          <w:i/>
          <w:spacing w:val="-53"/>
        </w:rPr>
        <w:t xml:space="preserve"> </w:t>
      </w:r>
      <w:r w:rsidR="00FA655D">
        <w:rPr>
          <w:rFonts w:ascii="Arial Unicode MS" w:hAnsi="Arial Unicode MS"/>
        </w:rPr>
        <w:t>(</w:t>
      </w:r>
      <w:r w:rsidR="00FA655D">
        <w:rPr>
          <w:rFonts w:ascii="Bookman Old Style" w:hAnsi="Bookman Old Style"/>
          <w:i/>
        </w:rPr>
        <w:t>i</w:t>
      </w:r>
      <w:r w:rsidR="00FA655D">
        <w:rPr>
          <w:rFonts w:ascii="Arial Unicode MS" w:hAnsi="Arial Unicode MS"/>
        </w:rPr>
        <w:t>)</w:t>
      </w:r>
      <w:r w:rsidR="00FA655D">
        <w:t>.</w:t>
      </w:r>
      <w:r w:rsidR="00FA655D">
        <w:rPr>
          <w:spacing w:val="13"/>
        </w:rPr>
        <w:t xml:space="preserve"> </w:t>
      </w:r>
      <w:r w:rsidR="00FA655D">
        <w:t>These</w:t>
      </w:r>
      <w:r w:rsidR="00FA655D">
        <w:rPr>
          <w:spacing w:val="-10"/>
        </w:rPr>
        <w:t xml:space="preserve"> </w:t>
      </w:r>
      <w:r w:rsidR="00FA655D">
        <w:t>new</w:t>
      </w:r>
      <w:r w:rsidR="00FA655D">
        <w:rPr>
          <w:spacing w:val="-10"/>
        </w:rPr>
        <w:t xml:space="preserve"> </w:t>
      </w:r>
      <w:r w:rsidR="00FA655D">
        <w:t>coeffi- cients</w:t>
      </w:r>
      <w:r w:rsidR="00FA655D">
        <w:rPr>
          <w:spacing w:val="-12"/>
        </w:rPr>
        <w:t xml:space="preserve"> </w:t>
      </w:r>
      <w:r w:rsidR="00FA655D">
        <w:t>indicate</w:t>
      </w:r>
      <w:r w:rsidR="00FA655D">
        <w:rPr>
          <w:spacing w:val="-12"/>
        </w:rPr>
        <w:t xml:space="preserve"> </w:t>
      </w:r>
      <w:r w:rsidR="00FA655D">
        <w:t>the</w:t>
      </w:r>
      <w:r w:rsidR="00FA655D">
        <w:rPr>
          <w:spacing w:val="-12"/>
        </w:rPr>
        <w:t xml:space="preserve"> </w:t>
      </w:r>
      <w:r w:rsidR="00FA655D">
        <w:t>ability</w:t>
      </w:r>
      <w:r w:rsidR="00FA655D">
        <w:rPr>
          <w:spacing w:val="-13"/>
        </w:rPr>
        <w:t xml:space="preserve"> </w:t>
      </w:r>
      <w:r w:rsidR="00FA655D">
        <w:t>of</w:t>
      </w:r>
      <w:r w:rsidR="00FA655D">
        <w:rPr>
          <w:spacing w:val="-12"/>
        </w:rPr>
        <w:t xml:space="preserve"> </w:t>
      </w:r>
      <w:r w:rsidR="00FA655D">
        <w:t>the</w:t>
      </w:r>
      <w:r w:rsidR="00FA655D">
        <w:rPr>
          <w:spacing w:val="-12"/>
        </w:rPr>
        <w:t xml:space="preserve"> </w:t>
      </w:r>
      <w:r w:rsidR="00FA655D">
        <w:t>reader</w:t>
      </w:r>
      <w:r w:rsidR="00FA655D">
        <w:rPr>
          <w:spacing w:val="-12"/>
        </w:rPr>
        <w:t xml:space="preserve"> </w:t>
      </w:r>
      <w:r w:rsidR="00FA655D">
        <w:t>to</w:t>
      </w:r>
      <w:r w:rsidR="00FA655D">
        <w:rPr>
          <w:spacing w:val="-12"/>
        </w:rPr>
        <w:t xml:space="preserve"> </w:t>
      </w:r>
      <w:r w:rsidR="00FA655D">
        <w:rPr>
          <w:spacing w:val="-3"/>
        </w:rPr>
        <w:t>recover</w:t>
      </w:r>
      <w:r w:rsidR="00FA655D">
        <w:rPr>
          <w:spacing w:val="-13"/>
        </w:rPr>
        <w:t xml:space="preserve"> </w:t>
      </w:r>
      <w:r w:rsidR="00FA655D">
        <w:t>one</w:t>
      </w:r>
      <w:r w:rsidR="00FA655D">
        <w:rPr>
          <w:spacing w:val="-12"/>
        </w:rPr>
        <w:t xml:space="preserve"> </w:t>
      </w:r>
      <w:r w:rsidR="00FA655D">
        <w:t>tag</w:t>
      </w:r>
      <w:r w:rsidR="00FA655D">
        <w:rPr>
          <w:spacing w:val="-12"/>
        </w:rPr>
        <w:t xml:space="preserve"> </w:t>
      </w:r>
      <w:r w:rsidR="00FA655D">
        <w:t>from</w:t>
      </w:r>
      <w:r w:rsidR="00FA655D">
        <w:rPr>
          <w:spacing w:val="-13"/>
        </w:rPr>
        <w:t xml:space="preserve"> </w:t>
      </w:r>
      <w:r w:rsidR="00FA655D">
        <w:rPr>
          <w:rFonts w:ascii="Bookman Old Style" w:hAnsi="Bookman Old Style"/>
          <w:i/>
        </w:rPr>
        <w:t>i</w:t>
      </w:r>
      <w:r w:rsidR="00FA655D">
        <w:rPr>
          <w:rFonts w:ascii="Bookman Old Style" w:hAnsi="Bookman Old Style"/>
          <w:i/>
          <w:spacing w:val="-24"/>
        </w:rPr>
        <w:t xml:space="preserve"> </w:t>
      </w:r>
      <w:r w:rsidR="00FA655D">
        <w:t>collided</w:t>
      </w:r>
      <w:r w:rsidR="00FA655D">
        <w:rPr>
          <w:spacing w:val="-13"/>
        </w:rPr>
        <w:t xml:space="preserve"> </w:t>
      </w:r>
      <w:r w:rsidR="00FA655D">
        <w:t xml:space="preserve">tags, where this ability </w:t>
      </w:r>
      <w:r w:rsidR="00FA655D">
        <w:rPr>
          <w:spacing w:val="-3"/>
        </w:rPr>
        <w:t xml:space="preserve">varies </w:t>
      </w:r>
      <w:r w:rsidR="00FA655D">
        <w:t>based on the number of collided tags. Moreover, it takes</w:t>
      </w:r>
      <w:r w:rsidR="00FA655D">
        <w:rPr>
          <w:spacing w:val="-33"/>
        </w:rPr>
        <w:t xml:space="preserve"> </w:t>
      </w:r>
      <w:r w:rsidR="00FA655D">
        <w:t>into</w:t>
      </w:r>
      <w:r w:rsidR="00FA655D">
        <w:rPr>
          <w:spacing w:val="-33"/>
        </w:rPr>
        <w:t xml:space="preserve"> </w:t>
      </w:r>
      <w:r w:rsidR="00FA655D">
        <w:t>consideration</w:t>
      </w:r>
      <w:r w:rsidR="00FA655D">
        <w:rPr>
          <w:spacing w:val="-33"/>
        </w:rPr>
        <w:t xml:space="preserve"> </w:t>
      </w:r>
      <w:r w:rsidR="00FA655D">
        <w:t>the</w:t>
      </w:r>
      <w:r w:rsidR="00FA655D">
        <w:rPr>
          <w:spacing w:val="-33"/>
        </w:rPr>
        <w:t xml:space="preserve"> </w:t>
      </w:r>
      <w:r w:rsidR="00FA655D">
        <w:t>different</w:t>
      </w:r>
      <w:r w:rsidR="00FA655D">
        <w:rPr>
          <w:spacing w:val="-33"/>
        </w:rPr>
        <w:t xml:space="preserve"> </w:t>
      </w:r>
      <w:r w:rsidR="00FA655D">
        <w:t>slot</w:t>
      </w:r>
      <w:r w:rsidR="00FA655D">
        <w:rPr>
          <w:spacing w:val="-33"/>
        </w:rPr>
        <w:t xml:space="preserve"> </w:t>
      </w:r>
      <w:r w:rsidR="00FA655D">
        <w:t>durations.</w:t>
      </w:r>
    </w:p>
    <w:p w14:paraId="6BBEEC67" w14:textId="77777777" w:rsidR="00ED6B8B" w:rsidRDefault="00ED6B8B" w:rsidP="00F672C4">
      <w:pPr>
        <w:pStyle w:val="BodyText"/>
        <w:spacing w:before="2"/>
        <w:rPr>
          <w:sz w:val="45"/>
        </w:rPr>
      </w:pPr>
    </w:p>
    <w:p w14:paraId="16801A17" w14:textId="77777777" w:rsidR="00ED6B8B" w:rsidRDefault="00FA655D" w:rsidP="00F672C4">
      <w:pPr>
        <w:pStyle w:val="Heading2"/>
        <w:numPr>
          <w:ilvl w:val="2"/>
          <w:numId w:val="4"/>
        </w:numPr>
        <w:tabs>
          <w:tab w:val="left" w:pos="1094"/>
          <w:tab w:val="left" w:pos="1095"/>
        </w:tabs>
        <w:spacing w:before="1" w:line="336" w:lineRule="auto"/>
        <w:ind w:right="478" w:hanging="986"/>
      </w:pPr>
      <w:r>
        <w:t xml:space="preserve">Closed </w:t>
      </w:r>
      <w:r>
        <w:rPr>
          <w:spacing w:val="-8"/>
        </w:rPr>
        <w:t xml:space="preserve">Form </w:t>
      </w:r>
      <w:r>
        <w:t>Solution for Time Multiple</w:t>
      </w:r>
      <w:r>
        <w:rPr>
          <w:spacing w:val="-28"/>
        </w:rPr>
        <w:t xml:space="preserve"> </w:t>
      </w:r>
      <w:r>
        <w:t xml:space="preserve">Collision </w:t>
      </w:r>
      <w:r>
        <w:rPr>
          <w:spacing w:val="-3"/>
        </w:rPr>
        <w:t xml:space="preserve">Recovery </w:t>
      </w:r>
      <w:r>
        <w:rPr>
          <w:spacing w:val="-8"/>
        </w:rPr>
        <w:t>Aware</w:t>
      </w:r>
      <w:r>
        <w:rPr>
          <w:spacing w:val="28"/>
        </w:rPr>
        <w:t xml:space="preserve"> </w:t>
      </w:r>
      <w:r>
        <w:t>System</w:t>
      </w:r>
    </w:p>
    <w:p w14:paraId="4B75A2C5" w14:textId="1060A866" w:rsidR="00ED6B8B" w:rsidRDefault="00FA655D">
      <w:pPr>
        <w:pStyle w:val="BodyText"/>
        <w:spacing w:before="90" w:line="358" w:lineRule="exact"/>
        <w:ind w:left="107" w:right="477"/>
        <w:pPrChange w:id="653" w:author="Raghda Wahdan" w:date="2017-11-06T13:08:00Z">
          <w:pPr>
            <w:pStyle w:val="BodyText"/>
            <w:spacing w:before="90" w:line="358" w:lineRule="exact"/>
            <w:ind w:left="107" w:right="477"/>
            <w:jc w:val="both"/>
          </w:pPr>
        </w:pPrChange>
      </w:pPr>
      <w:r>
        <w:t>According</w:t>
      </w:r>
      <w:r>
        <w:rPr>
          <w:spacing w:val="-33"/>
        </w:rPr>
        <w:t xml:space="preserve"> </w:t>
      </w:r>
      <w:r>
        <w:t>to</w:t>
      </w:r>
      <w:r>
        <w:rPr>
          <w:spacing w:val="-32"/>
        </w:rPr>
        <w:t xml:space="preserve"> </w:t>
      </w:r>
      <w:ins w:id="654" w:author="Raghda Wahdan" w:date="2017-11-19T00:20:00Z">
        <w:r w:rsidR="00400BA0">
          <w:t>F</w:t>
        </w:r>
      </w:ins>
      <w:del w:id="655" w:author="Raghda Wahdan" w:date="2017-11-19T00:20:00Z">
        <w:r w:rsidDel="00400BA0">
          <w:delText>f</w:delText>
        </w:r>
      </w:del>
      <w:r>
        <w:t>igure</w:t>
      </w:r>
      <w:r>
        <w:rPr>
          <w:spacing w:val="-32"/>
        </w:rPr>
        <w:t xml:space="preserve"> </w:t>
      </w:r>
      <w:r>
        <w:t>5.9,</w:t>
      </w:r>
      <w:r>
        <w:rPr>
          <w:spacing w:val="-31"/>
        </w:rPr>
        <w:t xml:space="preserve"> </w:t>
      </w:r>
      <w:r>
        <w:t>the</w:t>
      </w:r>
      <w:r>
        <w:rPr>
          <w:spacing w:val="-32"/>
        </w:rPr>
        <w:t xml:space="preserve"> </w:t>
      </w:r>
      <w:r>
        <w:t>probability</w:t>
      </w:r>
      <w:r>
        <w:rPr>
          <w:spacing w:val="-32"/>
        </w:rPr>
        <w:t xml:space="preserve"> </w:t>
      </w:r>
      <w:r>
        <w:t>that</w:t>
      </w:r>
      <w:r>
        <w:rPr>
          <w:spacing w:val="-32"/>
        </w:rPr>
        <w:t xml:space="preserve"> </w:t>
      </w:r>
      <w:r>
        <w:t>a</w:t>
      </w:r>
      <w:r>
        <w:rPr>
          <w:spacing w:val="-32"/>
        </w:rPr>
        <w:t xml:space="preserve"> </w:t>
      </w:r>
      <w:r>
        <w:t>collision</w:t>
      </w:r>
      <w:r>
        <w:rPr>
          <w:spacing w:val="-33"/>
        </w:rPr>
        <w:t xml:space="preserve"> </w:t>
      </w:r>
      <w:r>
        <w:t>results</w:t>
      </w:r>
      <w:r>
        <w:rPr>
          <w:spacing w:val="-32"/>
        </w:rPr>
        <w:t xml:space="preserve"> </w:t>
      </w:r>
      <w:r>
        <w:t>from</w:t>
      </w:r>
      <w:r>
        <w:rPr>
          <w:spacing w:val="-32"/>
        </w:rPr>
        <w:t xml:space="preserve"> </w:t>
      </w:r>
      <w:r>
        <w:rPr>
          <w:spacing w:val="-5"/>
        </w:rPr>
        <w:t>two</w:t>
      </w:r>
      <w:r>
        <w:rPr>
          <w:spacing w:val="-32"/>
        </w:rPr>
        <w:t xml:space="preserve"> </w:t>
      </w:r>
      <w:r>
        <w:t>or</w:t>
      </w:r>
      <w:r>
        <w:rPr>
          <w:spacing w:val="-32"/>
        </w:rPr>
        <w:t xml:space="preserve"> </w:t>
      </w:r>
      <w:r>
        <w:t xml:space="preserve">three collided tags is approx. </w:t>
      </w:r>
      <w:r>
        <w:rPr>
          <w:rFonts w:ascii="Arial Unicode MS" w:hAnsi="Arial Unicode MS"/>
        </w:rPr>
        <w:t>85%</w:t>
      </w:r>
      <w:r>
        <w:t xml:space="preserve">. Moreover, the </w:t>
      </w:r>
      <w:r>
        <w:rPr>
          <w:spacing w:val="-3"/>
        </w:rPr>
        <w:t xml:space="preserve">values </w:t>
      </w:r>
      <w:r>
        <w:t xml:space="preserve">of the collision </w:t>
      </w:r>
      <w:r>
        <w:rPr>
          <w:spacing w:val="-3"/>
        </w:rPr>
        <w:t xml:space="preserve">recovery </w:t>
      </w:r>
      <w:r>
        <w:t>coefficient</w:t>
      </w:r>
      <w:r>
        <w:rPr>
          <w:spacing w:val="-13"/>
        </w:rPr>
        <w:t xml:space="preserve"> </w:t>
      </w:r>
      <w:r>
        <w:rPr>
          <w:rFonts w:ascii="Bookman Old Style" w:hAnsi="Bookman Old Style"/>
          <w:i/>
        </w:rPr>
        <w:t>α</w:t>
      </w:r>
      <w:r>
        <w:rPr>
          <w:rFonts w:ascii="Arial" w:hAnsi="Arial"/>
          <w:i/>
          <w:position w:val="-3"/>
          <w:sz w:val="16"/>
        </w:rPr>
        <w:t>i</w:t>
      </w:r>
      <w:r>
        <w:rPr>
          <w:rFonts w:ascii="Arial" w:hAnsi="Arial"/>
          <w:i/>
          <w:spacing w:val="9"/>
          <w:position w:val="-3"/>
          <w:sz w:val="16"/>
        </w:rPr>
        <w:t xml:space="preserve"> </w:t>
      </w:r>
      <w:r>
        <w:t>when</w:t>
      </w:r>
      <w:r>
        <w:rPr>
          <w:spacing w:val="-13"/>
        </w:rPr>
        <w:t xml:space="preserve"> </w:t>
      </w:r>
      <w:r>
        <w:rPr>
          <w:rFonts w:ascii="Bookman Old Style" w:hAnsi="Bookman Old Style"/>
          <w:i/>
        </w:rPr>
        <w:t>i</w:t>
      </w:r>
      <w:r>
        <w:rPr>
          <w:rFonts w:ascii="Bookman Old Style" w:hAnsi="Bookman Old Style"/>
          <w:i/>
          <w:spacing w:val="-28"/>
        </w:rPr>
        <w:t xml:space="preserve"> </w:t>
      </w:r>
      <w:r>
        <w:rPr>
          <w:rFonts w:ascii="Arial" w:hAnsi="Arial"/>
          <w:i/>
          <w:w w:val="110"/>
        </w:rPr>
        <w:t>≥</w:t>
      </w:r>
      <w:r>
        <w:rPr>
          <w:rFonts w:ascii="Arial" w:hAnsi="Arial"/>
          <w:i/>
          <w:spacing w:val="-30"/>
          <w:w w:val="110"/>
        </w:rPr>
        <w:t xml:space="preserve"> </w:t>
      </w:r>
      <w:r>
        <w:rPr>
          <w:rFonts w:ascii="Arial Unicode MS" w:hAnsi="Arial Unicode MS"/>
        </w:rPr>
        <w:t>4</w:t>
      </w:r>
      <w:r>
        <w:rPr>
          <w:rFonts w:ascii="Arial Unicode MS" w:hAnsi="Arial Unicode MS"/>
          <w:spacing w:val="-20"/>
        </w:rPr>
        <w:t xml:space="preserve"> </w:t>
      </w:r>
      <w:r>
        <w:t>(i.e.</w:t>
      </w:r>
      <w:r>
        <w:rPr>
          <w:spacing w:val="7"/>
        </w:rPr>
        <w:t xml:space="preserve"> </w:t>
      </w:r>
      <w:r>
        <w:t>4</w:t>
      </w:r>
      <w:r>
        <w:rPr>
          <w:spacing w:val="-14"/>
        </w:rPr>
        <w:t xml:space="preserve"> </w:t>
      </w:r>
      <w:r>
        <w:t>or</w:t>
      </w:r>
      <w:r>
        <w:rPr>
          <w:spacing w:val="-13"/>
        </w:rPr>
        <w:t xml:space="preserve"> </w:t>
      </w:r>
      <w:r>
        <w:t>more</w:t>
      </w:r>
      <w:r>
        <w:rPr>
          <w:spacing w:val="-14"/>
        </w:rPr>
        <w:t xml:space="preserve"> </w:t>
      </w:r>
      <w:r>
        <w:t>collided</w:t>
      </w:r>
      <w:r>
        <w:rPr>
          <w:spacing w:val="-14"/>
        </w:rPr>
        <w:t xml:space="preserve"> </w:t>
      </w:r>
      <w:r>
        <w:t>tags)</w:t>
      </w:r>
      <w:r>
        <w:rPr>
          <w:spacing w:val="-13"/>
        </w:rPr>
        <w:t xml:space="preserve"> </w:t>
      </w:r>
      <w:r>
        <w:t>will</w:t>
      </w:r>
      <w:r>
        <w:rPr>
          <w:spacing w:val="-13"/>
        </w:rPr>
        <w:t xml:space="preserve"> </w:t>
      </w:r>
      <w:r>
        <w:rPr>
          <w:spacing w:val="3"/>
        </w:rPr>
        <w:t>be</w:t>
      </w:r>
      <w:r>
        <w:rPr>
          <w:spacing w:val="-13"/>
        </w:rPr>
        <w:t xml:space="preserve"> </w:t>
      </w:r>
      <w:r>
        <w:t>small.</w:t>
      </w:r>
      <w:r>
        <w:rPr>
          <w:spacing w:val="7"/>
        </w:rPr>
        <w:t xml:space="preserve"> </w:t>
      </w:r>
      <w:r>
        <w:t>Therefore, only</w:t>
      </w:r>
      <w:r>
        <w:rPr>
          <w:spacing w:val="-20"/>
        </w:rPr>
        <w:t xml:space="preserve"> </w:t>
      </w:r>
      <w:r>
        <w:t>up</w:t>
      </w:r>
      <w:r>
        <w:rPr>
          <w:spacing w:val="-20"/>
        </w:rPr>
        <w:t xml:space="preserve"> </w:t>
      </w:r>
      <w:r>
        <w:t>to</w:t>
      </w:r>
      <w:r>
        <w:rPr>
          <w:spacing w:val="-20"/>
        </w:rPr>
        <w:t xml:space="preserve"> </w:t>
      </w:r>
      <w:r>
        <w:t>three</w:t>
      </w:r>
      <w:r>
        <w:rPr>
          <w:spacing w:val="-20"/>
        </w:rPr>
        <w:t xml:space="preserve"> </w:t>
      </w:r>
      <w:r>
        <w:t>collided</w:t>
      </w:r>
      <w:r>
        <w:rPr>
          <w:spacing w:val="-20"/>
        </w:rPr>
        <w:t xml:space="preserve"> </w:t>
      </w:r>
      <w:r>
        <w:t>tags</w:t>
      </w:r>
      <w:r>
        <w:rPr>
          <w:spacing w:val="-20"/>
        </w:rPr>
        <w:t xml:space="preserve"> </w:t>
      </w:r>
      <w:r>
        <w:t>will</w:t>
      </w:r>
      <w:r>
        <w:rPr>
          <w:spacing w:val="-20"/>
        </w:rPr>
        <w:t xml:space="preserve"> </w:t>
      </w:r>
      <w:r>
        <w:rPr>
          <w:spacing w:val="3"/>
        </w:rPr>
        <w:t>be</w:t>
      </w:r>
      <w:r>
        <w:rPr>
          <w:spacing w:val="-20"/>
        </w:rPr>
        <w:t xml:space="preserve"> </w:t>
      </w:r>
      <w:r>
        <w:t>considered.</w:t>
      </w:r>
      <w:r>
        <w:rPr>
          <w:spacing w:val="-5"/>
        </w:rPr>
        <w:t xml:space="preserve"> </w:t>
      </w:r>
      <w:r>
        <w:t>The</w:t>
      </w:r>
      <w:r>
        <w:rPr>
          <w:spacing w:val="-20"/>
        </w:rPr>
        <w:t xml:space="preserve"> </w:t>
      </w:r>
      <w:r>
        <w:t>next</w:t>
      </w:r>
      <w:r>
        <w:rPr>
          <w:spacing w:val="-20"/>
        </w:rPr>
        <w:t xml:space="preserve"> </w:t>
      </w:r>
      <w:r>
        <w:t>step</w:t>
      </w:r>
      <w:r>
        <w:rPr>
          <w:spacing w:val="-20"/>
        </w:rPr>
        <w:t xml:space="preserve"> </w:t>
      </w:r>
      <w:r>
        <w:t>is</w:t>
      </w:r>
      <w:r>
        <w:rPr>
          <w:spacing w:val="-20"/>
        </w:rPr>
        <w:t xml:space="preserve"> </w:t>
      </w:r>
      <w:r>
        <w:t xml:space="preserve">normalizing the slot duration </w:t>
      </w:r>
      <w:r>
        <w:rPr>
          <w:rFonts w:ascii="Bookman Old Style" w:hAnsi="Bookman Old Style"/>
          <w:i/>
        </w:rPr>
        <w:t>t</w:t>
      </w:r>
      <w:r>
        <w:rPr>
          <w:rFonts w:ascii="Arial" w:hAnsi="Arial"/>
          <w:i/>
          <w:position w:val="-3"/>
          <w:sz w:val="16"/>
        </w:rPr>
        <w:t xml:space="preserve">k </w:t>
      </w:r>
      <w:r>
        <w:t xml:space="preserve">of successful and collided tags to </w:t>
      </w:r>
      <w:r>
        <w:rPr>
          <w:spacing w:val="-5"/>
        </w:rPr>
        <w:t xml:space="preserve">unity. </w:t>
      </w:r>
      <w:r>
        <w:t>Furthermore, it will</w:t>
      </w:r>
      <w:r>
        <w:rPr>
          <w:spacing w:val="-13"/>
        </w:rPr>
        <w:t xml:space="preserve"> </w:t>
      </w:r>
      <w:r>
        <w:rPr>
          <w:spacing w:val="3"/>
        </w:rPr>
        <w:t>be</w:t>
      </w:r>
      <w:r>
        <w:rPr>
          <w:spacing w:val="-13"/>
        </w:rPr>
        <w:t xml:space="preserve"> </w:t>
      </w:r>
      <w:r>
        <w:t>assumed</w:t>
      </w:r>
      <w:r>
        <w:rPr>
          <w:spacing w:val="-13"/>
        </w:rPr>
        <w:t xml:space="preserve"> </w:t>
      </w:r>
      <w:r>
        <w:t>that</w:t>
      </w:r>
      <w:r>
        <w:rPr>
          <w:spacing w:val="-13"/>
        </w:rPr>
        <w:t xml:space="preserve"> </w:t>
      </w:r>
      <w:r>
        <w:t>empty</w:t>
      </w:r>
      <w:r>
        <w:rPr>
          <w:spacing w:val="-13"/>
        </w:rPr>
        <w:t xml:space="preserve"> </w:t>
      </w:r>
      <w:r>
        <w:t>slots</w:t>
      </w:r>
      <w:r>
        <w:rPr>
          <w:spacing w:val="-13"/>
        </w:rPr>
        <w:t xml:space="preserve"> </w:t>
      </w:r>
      <w:r>
        <w:t>are</w:t>
      </w:r>
      <w:r>
        <w:rPr>
          <w:spacing w:val="-13"/>
        </w:rPr>
        <w:t xml:space="preserve"> </w:t>
      </w:r>
      <w:r>
        <w:t>shorter</w:t>
      </w:r>
      <w:r>
        <w:rPr>
          <w:spacing w:val="-13"/>
        </w:rPr>
        <w:t xml:space="preserve"> </w:t>
      </w:r>
      <w:r>
        <w:t>than</w:t>
      </w:r>
      <w:r>
        <w:rPr>
          <w:spacing w:val="-13"/>
        </w:rPr>
        <w:t xml:space="preserve"> </w:t>
      </w:r>
      <w:r>
        <w:t>successful</w:t>
      </w:r>
      <w:r>
        <w:rPr>
          <w:spacing w:val="-13"/>
        </w:rPr>
        <w:t xml:space="preserve"> </w:t>
      </w:r>
      <w:r>
        <w:t>slots</w:t>
      </w:r>
      <w:r>
        <w:rPr>
          <w:spacing w:val="-13"/>
        </w:rPr>
        <w:t xml:space="preserve"> </w:t>
      </w:r>
      <w:r>
        <w:t>(i.e.</w:t>
      </w:r>
      <w:r>
        <w:rPr>
          <w:spacing w:val="10"/>
        </w:rPr>
        <w:t xml:space="preserve"> </w:t>
      </w:r>
      <w:r>
        <w:rPr>
          <w:rFonts w:ascii="Bookman Old Style" w:hAnsi="Bookman Old Style"/>
          <w:i/>
        </w:rPr>
        <w:t>t</w:t>
      </w:r>
      <w:r>
        <w:rPr>
          <w:rFonts w:ascii="Tahoma" w:hAnsi="Tahoma"/>
          <w:position w:val="-3"/>
          <w:sz w:val="16"/>
        </w:rPr>
        <w:t>0</w:t>
      </w:r>
      <w:r>
        <w:rPr>
          <w:rFonts w:ascii="Tahoma" w:hAnsi="Tahoma"/>
          <w:spacing w:val="2"/>
          <w:position w:val="-3"/>
          <w:sz w:val="16"/>
        </w:rPr>
        <w:t xml:space="preserve"> </w:t>
      </w:r>
      <w:r>
        <w:rPr>
          <w:rFonts w:ascii="Arial" w:hAnsi="Arial"/>
          <w:i/>
          <w:w w:val="110"/>
        </w:rPr>
        <w:t>≤</w:t>
      </w:r>
      <w:r>
        <w:rPr>
          <w:rFonts w:ascii="Arial" w:hAnsi="Arial"/>
          <w:i/>
          <w:spacing w:val="-28"/>
          <w:w w:val="110"/>
        </w:rPr>
        <w:t xml:space="preserve"> </w:t>
      </w:r>
      <w:r>
        <w:rPr>
          <w:rFonts w:ascii="Bookman Old Style" w:hAnsi="Bookman Old Style"/>
          <w:i/>
          <w:spacing w:val="2"/>
        </w:rPr>
        <w:t>t</w:t>
      </w:r>
      <w:r>
        <w:rPr>
          <w:rFonts w:ascii="Arial" w:hAnsi="Arial"/>
          <w:i/>
          <w:spacing w:val="2"/>
          <w:position w:val="-3"/>
          <w:sz w:val="16"/>
        </w:rPr>
        <w:t>k</w:t>
      </w:r>
      <w:r>
        <w:rPr>
          <w:spacing w:val="2"/>
        </w:rPr>
        <w:t xml:space="preserve">), </w:t>
      </w:r>
      <w:r>
        <w:t>which</w:t>
      </w:r>
      <w:r>
        <w:rPr>
          <w:spacing w:val="-12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case</w:t>
      </w:r>
      <w:r>
        <w:rPr>
          <w:spacing w:val="-12"/>
        </w:rPr>
        <w:t xml:space="preserve"> </w:t>
      </w:r>
      <w:r>
        <w:t>for</w:t>
      </w:r>
      <w:r>
        <w:rPr>
          <w:spacing w:val="-12"/>
        </w:rPr>
        <w:t xml:space="preserve"> </w:t>
      </w:r>
      <w:r>
        <w:t>practical</w:t>
      </w:r>
      <w:r>
        <w:rPr>
          <w:spacing w:val="-12"/>
        </w:rPr>
        <w:t xml:space="preserve"> </w:t>
      </w:r>
      <w:r>
        <w:t>readers.</w:t>
      </w:r>
      <w:r>
        <w:rPr>
          <w:spacing w:val="15"/>
        </w:rPr>
        <w:t xml:space="preserve"> </w:t>
      </w:r>
      <w:r>
        <w:t>Then,</w:t>
      </w:r>
      <w:r>
        <w:rPr>
          <w:spacing w:val="-11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proposed</w:t>
      </w:r>
      <w:r>
        <w:rPr>
          <w:spacing w:val="-12"/>
        </w:rPr>
        <w:t xml:space="preserve"> </w:t>
      </w:r>
      <w:r>
        <w:t>reading</w:t>
      </w:r>
      <w:r>
        <w:rPr>
          <w:spacing w:val="-12"/>
        </w:rPr>
        <w:t xml:space="preserve"> </w:t>
      </w:r>
      <w:r>
        <w:t xml:space="preserve">efficiency </w:t>
      </w:r>
      <w:r>
        <w:rPr>
          <w:rFonts w:ascii="Bookman Old Style" w:hAnsi="Bookman Old Style"/>
          <w:i/>
          <w:spacing w:val="5"/>
          <w:w w:val="110"/>
        </w:rPr>
        <w:t>η</w:t>
      </w:r>
      <w:r>
        <w:rPr>
          <w:rFonts w:ascii="Arial" w:hAnsi="Arial"/>
          <w:i/>
          <w:spacing w:val="5"/>
          <w:w w:val="110"/>
          <w:position w:val="-5"/>
          <w:sz w:val="12"/>
        </w:rPr>
        <w:t xml:space="preserve">TAMCRC  </w:t>
      </w:r>
      <w:r>
        <w:t xml:space="preserve">can </w:t>
      </w:r>
      <w:r>
        <w:rPr>
          <w:spacing w:val="3"/>
        </w:rPr>
        <w:t xml:space="preserve">be </w:t>
      </w:r>
      <w:r>
        <w:t>expressed</w:t>
      </w:r>
      <w:r>
        <w:rPr>
          <w:spacing w:val="3"/>
        </w:rPr>
        <w:t xml:space="preserve"> </w:t>
      </w:r>
      <w:r>
        <w:t>as:</w:t>
      </w:r>
    </w:p>
    <w:p w14:paraId="7AF2452A" w14:textId="77777777" w:rsidR="00ED6B8B" w:rsidRDefault="00ED6B8B" w:rsidP="00F672C4">
      <w:pPr>
        <w:pStyle w:val="BodyText"/>
        <w:spacing w:before="11"/>
        <w:rPr>
          <w:sz w:val="9"/>
        </w:rPr>
      </w:pPr>
    </w:p>
    <w:p w14:paraId="3B546826" w14:textId="77777777" w:rsidR="00ED6B8B" w:rsidRDefault="00FA655D" w:rsidP="00F672C4">
      <w:pPr>
        <w:spacing w:before="20" w:line="228" w:lineRule="exact"/>
        <w:ind w:left="3240"/>
        <w:rPr>
          <w:rFonts w:ascii="Arial Unicode MS" w:hAnsi="Arial Unicode MS"/>
          <w:sz w:val="21"/>
        </w:rPr>
      </w:pPr>
      <w:r>
        <w:rPr>
          <w:rFonts w:ascii="Georgia" w:hAnsi="Georgia"/>
          <w:i/>
          <w:w w:val="110"/>
          <w:sz w:val="21"/>
          <w:u w:val="single"/>
        </w:rPr>
        <w:t xml:space="preserve">P </w:t>
      </w:r>
      <w:r>
        <w:rPr>
          <w:rFonts w:ascii="Arial Unicode MS" w:hAnsi="Arial Unicode MS"/>
          <w:w w:val="110"/>
          <w:sz w:val="21"/>
          <w:u w:val="single"/>
        </w:rPr>
        <w:t xml:space="preserve">(1) + </w:t>
      </w:r>
      <w:r>
        <w:rPr>
          <w:rFonts w:ascii="Georgia" w:hAnsi="Georgia"/>
          <w:i/>
          <w:w w:val="110"/>
          <w:sz w:val="21"/>
          <w:u w:val="single"/>
        </w:rPr>
        <w:t>α</w:t>
      </w:r>
      <w:r>
        <w:rPr>
          <w:rFonts w:ascii="Tahoma" w:hAnsi="Tahoma"/>
          <w:w w:val="110"/>
          <w:position w:val="-2"/>
          <w:sz w:val="16"/>
          <w:u w:val="single"/>
        </w:rPr>
        <w:t>2</w:t>
      </w:r>
      <w:r>
        <w:rPr>
          <w:rFonts w:ascii="Georgia" w:hAnsi="Georgia"/>
          <w:i/>
          <w:w w:val="110"/>
          <w:sz w:val="21"/>
          <w:u w:val="single"/>
        </w:rPr>
        <w:t>P</w:t>
      </w:r>
      <w:r>
        <w:rPr>
          <w:rFonts w:ascii="Arial" w:hAnsi="Arial"/>
          <w:i/>
          <w:w w:val="110"/>
          <w:position w:val="-3"/>
          <w:sz w:val="16"/>
          <w:u w:val="single"/>
        </w:rPr>
        <w:t>col.</w:t>
      </w:r>
      <w:r>
        <w:rPr>
          <w:rFonts w:ascii="Arial Unicode MS" w:hAnsi="Arial Unicode MS"/>
          <w:w w:val="110"/>
          <w:sz w:val="21"/>
          <w:u w:val="single"/>
        </w:rPr>
        <w:t xml:space="preserve">(2) + </w:t>
      </w:r>
      <w:r>
        <w:rPr>
          <w:rFonts w:ascii="Georgia" w:hAnsi="Georgia"/>
          <w:i/>
          <w:w w:val="110"/>
          <w:sz w:val="21"/>
          <w:u w:val="single"/>
        </w:rPr>
        <w:t>α</w:t>
      </w:r>
      <w:r>
        <w:rPr>
          <w:rFonts w:ascii="Tahoma" w:hAnsi="Tahoma"/>
          <w:w w:val="110"/>
          <w:position w:val="-2"/>
          <w:sz w:val="16"/>
          <w:u w:val="single"/>
        </w:rPr>
        <w:t>3</w:t>
      </w:r>
      <w:r>
        <w:rPr>
          <w:rFonts w:ascii="Georgia" w:hAnsi="Georgia"/>
          <w:i/>
          <w:w w:val="110"/>
          <w:sz w:val="21"/>
          <w:u w:val="single"/>
        </w:rPr>
        <w:t>P</w:t>
      </w:r>
      <w:r>
        <w:rPr>
          <w:rFonts w:ascii="Arial" w:hAnsi="Arial"/>
          <w:i/>
          <w:w w:val="110"/>
          <w:position w:val="-3"/>
          <w:sz w:val="16"/>
          <w:u w:val="single"/>
        </w:rPr>
        <w:t>col.</w:t>
      </w:r>
      <w:r>
        <w:rPr>
          <w:rFonts w:ascii="Arial Unicode MS" w:hAnsi="Arial Unicode MS"/>
          <w:w w:val="110"/>
          <w:sz w:val="21"/>
          <w:u w:val="single"/>
        </w:rPr>
        <w:t>(3)</w:t>
      </w:r>
    </w:p>
    <w:p w14:paraId="302C5871" w14:textId="77777777" w:rsidR="00ED6B8B" w:rsidRDefault="00ED6B8B" w:rsidP="00F672C4">
      <w:pPr>
        <w:spacing w:line="228" w:lineRule="exact"/>
        <w:rPr>
          <w:rFonts w:ascii="Arial Unicode MS" w:hAnsi="Arial Unicode MS"/>
          <w:sz w:val="21"/>
        </w:rPr>
        <w:sectPr w:rsidR="00ED6B8B">
          <w:pgSz w:w="11910" w:h="16840"/>
          <w:pgMar w:top="1920" w:right="1680" w:bottom="280" w:left="1620" w:header="1603" w:footer="0" w:gutter="0"/>
          <w:cols w:space="720"/>
        </w:sectPr>
      </w:pPr>
    </w:p>
    <w:p w14:paraId="3049AA56" w14:textId="77777777" w:rsidR="00ED6B8B" w:rsidRDefault="00890932" w:rsidP="00F672C4">
      <w:pPr>
        <w:spacing w:line="331" w:lineRule="exact"/>
        <w:ind w:left="2090"/>
        <w:rPr>
          <w:rFonts w:ascii="Arial Unicode MS" w:hAnsi="Arial Unicode MS"/>
          <w:sz w:val="21"/>
        </w:rPr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526144" behindDoc="0" locked="0" layoutInCell="1" allowOverlap="1" wp14:anchorId="003F2F16" wp14:editId="12FDFD0B">
                <wp:simplePos x="0" y="0"/>
                <wp:positionH relativeFrom="page">
                  <wp:posOffset>4415155</wp:posOffset>
                </wp:positionH>
                <wp:positionV relativeFrom="paragraph">
                  <wp:posOffset>94615</wp:posOffset>
                </wp:positionV>
                <wp:extent cx="123190" cy="196850"/>
                <wp:effectExtent l="0" t="0" r="0" b="3810"/>
                <wp:wrapNone/>
                <wp:docPr id="424" name="Text Box 4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3190" cy="196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FE988F5" w14:textId="77777777" w:rsidR="00B0570F" w:rsidRDefault="00B0570F">
                            <w:pPr>
                              <w:spacing w:line="306" w:lineRule="exact"/>
                              <w:rPr>
                                <w:rFonts w:ascii="Arial Unicode MS"/>
                                <w:sz w:val="21"/>
                              </w:rPr>
                            </w:pPr>
                            <w:r>
                              <w:rPr>
                                <w:rFonts w:ascii="Arial Unicode MS"/>
                                <w:sz w:val="21"/>
                              </w:rPr>
                              <w:t>1)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03F2F16" id="Text Box 400" o:spid="_x0000_s1649" type="#_x0000_t202" style="position:absolute;left:0;text-align:left;margin-left:347.65pt;margin-top:7.45pt;width:9.7pt;height:15.5pt;z-index:251526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" filled="f" stroked="f">
                <v:textbox inset="0,0,0,0">
                  <w:txbxContent>
                    <w:p w14:paraId="7FE988F5" w14:textId="77777777" w:rsidR="00B0570F" w:rsidRDefault="00B0570F">
                      <w:pPr>
                        <w:spacing w:line="306" w:lineRule="exact"/>
                        <w:rPr>
                          <w:rFonts w:ascii="Arial Unicode MS"/>
                          <w:sz w:val="21"/>
                        </w:rPr>
                      </w:pPr>
                      <w:r>
                        <w:rPr>
                          <w:rFonts w:ascii="Arial Unicode MS"/>
                          <w:sz w:val="21"/>
                        </w:rPr>
                        <w:t>1)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FA655D">
        <w:rPr>
          <w:rFonts w:ascii="Georgia" w:hAnsi="Georgia"/>
          <w:i/>
          <w:w w:val="125"/>
          <w:position w:val="6"/>
          <w:sz w:val="21"/>
        </w:rPr>
        <w:t>η</w:t>
      </w:r>
      <w:r w:rsidR="00FA655D">
        <w:rPr>
          <w:rFonts w:ascii="Arial" w:hAnsi="Arial"/>
          <w:i/>
          <w:w w:val="125"/>
          <w:sz w:val="12"/>
        </w:rPr>
        <w:t xml:space="preserve">TAMCRC </w:t>
      </w:r>
      <w:r w:rsidR="00FA655D">
        <w:rPr>
          <w:rFonts w:ascii="Arial Unicode MS" w:hAnsi="Arial Unicode MS"/>
          <w:w w:val="125"/>
          <w:position w:val="6"/>
          <w:sz w:val="21"/>
        </w:rPr>
        <w:t>=</w:t>
      </w:r>
    </w:p>
    <w:p w14:paraId="1518836E" w14:textId="77777777" w:rsidR="00ED6B8B" w:rsidRDefault="00FA655D" w:rsidP="00F672C4">
      <w:pPr>
        <w:spacing w:before="69"/>
        <w:ind w:left="575"/>
        <w:rPr>
          <w:rFonts w:ascii="Arial" w:hAnsi="Arial"/>
          <w:i/>
          <w:sz w:val="16"/>
        </w:rPr>
      </w:pPr>
      <w:r>
        <w:br w:type="column"/>
      </w:r>
      <w:r>
        <w:rPr>
          <w:rFonts w:ascii="Arial Unicode MS" w:hAnsi="Arial Unicode MS"/>
          <w:w w:val="105"/>
          <w:sz w:val="21"/>
        </w:rPr>
        <w:t>1</w:t>
      </w:r>
      <w:r>
        <w:rPr>
          <w:rFonts w:ascii="Arial Unicode MS" w:hAnsi="Arial Unicode MS"/>
          <w:spacing w:val="-17"/>
          <w:w w:val="105"/>
          <w:sz w:val="21"/>
        </w:rPr>
        <w:t xml:space="preserve"> </w:t>
      </w:r>
      <w:r>
        <w:rPr>
          <w:rFonts w:ascii="Arial Unicode MS" w:hAnsi="Arial Unicode MS"/>
          <w:w w:val="110"/>
          <w:sz w:val="21"/>
        </w:rPr>
        <w:t>+</w:t>
      </w:r>
      <w:r>
        <w:rPr>
          <w:rFonts w:ascii="Arial Unicode MS" w:hAnsi="Arial Unicode MS"/>
          <w:spacing w:val="-20"/>
          <w:w w:val="110"/>
          <w:sz w:val="21"/>
        </w:rPr>
        <w:t xml:space="preserve"> </w:t>
      </w:r>
      <w:r>
        <w:rPr>
          <w:rFonts w:ascii="Georgia" w:hAnsi="Georgia"/>
          <w:i/>
          <w:w w:val="110"/>
          <w:sz w:val="21"/>
        </w:rPr>
        <w:t>P</w:t>
      </w:r>
      <w:r>
        <w:rPr>
          <w:rFonts w:ascii="Georgia" w:hAnsi="Georgia"/>
          <w:i/>
          <w:spacing w:val="-29"/>
          <w:w w:val="110"/>
          <w:sz w:val="21"/>
        </w:rPr>
        <w:t xml:space="preserve"> </w:t>
      </w:r>
      <w:r>
        <w:rPr>
          <w:rFonts w:ascii="Arial Unicode MS" w:hAnsi="Arial Unicode MS"/>
          <w:w w:val="110"/>
          <w:sz w:val="21"/>
        </w:rPr>
        <w:t>(0)</w:t>
      </w:r>
      <w:r>
        <w:rPr>
          <w:rFonts w:ascii="Arial Unicode MS" w:hAnsi="Arial Unicode MS"/>
          <w:spacing w:val="-20"/>
          <w:w w:val="110"/>
          <w:sz w:val="21"/>
        </w:rPr>
        <w:t xml:space="preserve"> </w:t>
      </w:r>
      <w:r>
        <w:rPr>
          <w:rFonts w:ascii="Arial" w:hAnsi="Arial"/>
          <w:i/>
          <w:w w:val="105"/>
          <w:sz w:val="21"/>
        </w:rPr>
        <w:t>·</w:t>
      </w:r>
      <w:r>
        <w:rPr>
          <w:rFonts w:ascii="Arial" w:hAnsi="Arial"/>
          <w:i/>
          <w:spacing w:val="-17"/>
          <w:w w:val="105"/>
          <w:sz w:val="21"/>
        </w:rPr>
        <w:t xml:space="preserve"> </w:t>
      </w:r>
      <w:r>
        <w:rPr>
          <w:rFonts w:ascii="Arial Unicode MS" w:hAnsi="Arial Unicode MS"/>
          <w:w w:val="110"/>
          <w:sz w:val="21"/>
        </w:rPr>
        <w:t>(</w:t>
      </w:r>
      <w:r>
        <w:rPr>
          <w:rFonts w:ascii="Georgia" w:hAnsi="Georgia"/>
          <w:i/>
          <w:w w:val="110"/>
          <w:sz w:val="21"/>
        </w:rPr>
        <w:t>C</w:t>
      </w:r>
      <w:r>
        <w:rPr>
          <w:rFonts w:ascii="Arial" w:hAnsi="Arial"/>
          <w:i/>
          <w:w w:val="110"/>
          <w:position w:val="-2"/>
          <w:sz w:val="16"/>
        </w:rPr>
        <w:t>t</w:t>
      </w:r>
    </w:p>
    <w:p w14:paraId="6876D2CC" w14:textId="77777777" w:rsidR="00ED6B8B" w:rsidRDefault="00FA655D" w:rsidP="00F672C4">
      <w:pPr>
        <w:tabs>
          <w:tab w:val="left" w:pos="2471"/>
        </w:tabs>
        <w:spacing w:before="28" w:line="213" w:lineRule="exact"/>
        <w:ind w:left="985"/>
        <w:rPr>
          <w:rFonts w:ascii="Century"/>
          <w:sz w:val="21"/>
        </w:rPr>
      </w:pPr>
      <w:r>
        <w:br w:type="column"/>
      </w:r>
      <w:r>
        <w:rPr>
          <w:rFonts w:ascii="Georgia"/>
          <w:i/>
          <w:sz w:val="21"/>
        </w:rPr>
        <w:t>,</w:t>
      </w:r>
      <w:r>
        <w:rPr>
          <w:rFonts w:ascii="Georgia"/>
          <w:i/>
          <w:sz w:val="21"/>
        </w:rPr>
        <w:tab/>
      </w:r>
      <w:r>
        <w:rPr>
          <w:rFonts w:ascii="Century"/>
          <w:sz w:val="21"/>
        </w:rPr>
        <w:t>(5.45)</w:t>
      </w:r>
    </w:p>
    <w:p w14:paraId="3181D306" w14:textId="77777777" w:rsidR="00ED6B8B" w:rsidRDefault="00FA655D" w:rsidP="00F672C4">
      <w:pPr>
        <w:spacing w:line="201" w:lineRule="exact"/>
        <w:ind w:left="18"/>
        <w:rPr>
          <w:rFonts w:ascii="Arial" w:hAnsi="Arial"/>
          <w:i/>
          <w:sz w:val="21"/>
        </w:rPr>
      </w:pPr>
      <w:r>
        <w:rPr>
          <w:rFonts w:ascii="Arial" w:hAnsi="Arial"/>
          <w:i/>
          <w:w w:val="132"/>
          <w:sz w:val="21"/>
        </w:rPr>
        <w:t>−</w:t>
      </w:r>
    </w:p>
    <w:p w14:paraId="5C894AC5" w14:textId="77777777" w:rsidR="00ED6B8B" w:rsidRDefault="00ED6B8B" w:rsidP="00F672C4">
      <w:pPr>
        <w:spacing w:line="201" w:lineRule="exact"/>
        <w:rPr>
          <w:rFonts w:ascii="Arial" w:hAnsi="Arial"/>
          <w:sz w:val="21"/>
        </w:rPr>
        <w:sectPr w:rsidR="00ED6B8B">
          <w:type w:val="continuous"/>
          <w:pgSz w:w="11910" w:h="16840"/>
          <w:pgMar w:top="1580" w:right="1680" w:bottom="280" w:left="1620" w:header="720" w:footer="720" w:gutter="0"/>
          <w:cols w:num="3" w:space="720" w:equalWidth="0">
            <w:col w:w="3157" w:space="40"/>
            <w:col w:w="1861" w:space="40"/>
            <w:col w:w="3512"/>
          </w:cols>
        </w:sectPr>
      </w:pPr>
    </w:p>
    <w:p w14:paraId="1A064D3F" w14:textId="77777777" w:rsidR="00ED6B8B" w:rsidRDefault="00890932" w:rsidP="00F672C4">
      <w:pPr>
        <w:pStyle w:val="BodyText"/>
        <w:spacing w:before="7" w:line="259" w:lineRule="auto"/>
        <w:ind w:left="107" w:right="465"/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833344" behindDoc="1" locked="0" layoutInCell="1" allowOverlap="1" wp14:anchorId="34E15340" wp14:editId="43439A0A">
                <wp:simplePos x="0" y="0"/>
                <wp:positionH relativeFrom="page">
                  <wp:posOffset>1878965</wp:posOffset>
                </wp:positionH>
                <wp:positionV relativeFrom="paragraph">
                  <wp:posOffset>207010</wp:posOffset>
                </wp:positionV>
                <wp:extent cx="89535" cy="113030"/>
                <wp:effectExtent l="2540" t="0" r="3175" b="3810"/>
                <wp:wrapNone/>
                <wp:docPr id="423" name="Text Box 3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9535" cy="1130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E317912" w14:textId="77777777" w:rsidR="00B0570F" w:rsidRDefault="00B0570F">
                            <w:pPr>
                              <w:spacing w:line="175" w:lineRule="exact"/>
                              <w:rPr>
                                <w:rFonts w:ascii="Arial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Arial"/>
                                <w:i/>
                                <w:w w:val="135"/>
                                <w:sz w:val="16"/>
                              </w:rPr>
                              <w:t>t</w:t>
                            </w:r>
                            <w:r>
                              <w:rPr>
                                <w:rFonts w:ascii="Arial"/>
                                <w:i/>
                                <w:w w:val="135"/>
                                <w:position w:val="-2"/>
                                <w:sz w:val="12"/>
                              </w:rPr>
                              <w:t>k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4E15340" id="Text Box 399" o:spid="_x0000_s1650" type="#_x0000_t202" style="position:absolute;left:0;text-align:left;margin-left:147.95pt;margin-top:16.3pt;width:7.05pt;height:8.9pt;z-index:-2514831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" filled="f" stroked="f">
                <v:textbox inset="0,0,0,0">
                  <w:txbxContent>
                    <w:p w14:paraId="2E317912" w14:textId="77777777" w:rsidR="00B0570F" w:rsidRDefault="00B0570F">
                      <w:pPr>
                        <w:spacing w:line="175" w:lineRule="exact"/>
                        <w:rPr>
                          <w:rFonts w:ascii="Arial"/>
                          <w:i/>
                          <w:sz w:val="12"/>
                        </w:rPr>
                      </w:pPr>
                      <w:r>
                        <w:rPr>
                          <w:rFonts w:ascii="Arial"/>
                          <w:i/>
                          <w:w w:val="135"/>
                          <w:sz w:val="16"/>
                        </w:rPr>
                        <w:t>t</w:t>
                      </w:r>
                      <w:r>
                        <w:rPr>
                          <w:rFonts w:ascii="Arial"/>
                          <w:i/>
                          <w:w w:val="135"/>
                          <w:position w:val="-2"/>
                          <w:sz w:val="12"/>
                        </w:rPr>
                        <w:t>k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FA655D">
        <w:t>where</w:t>
      </w:r>
      <w:r w:rsidR="00FA655D">
        <w:rPr>
          <w:spacing w:val="-27"/>
        </w:rPr>
        <w:t xml:space="preserve"> </w:t>
      </w:r>
      <w:r w:rsidR="00FA655D">
        <w:rPr>
          <w:rFonts w:ascii="Bookman Old Style" w:hAnsi="Bookman Old Style"/>
          <w:i/>
        </w:rPr>
        <w:t>C</w:t>
      </w:r>
      <w:r w:rsidR="00FA655D">
        <w:rPr>
          <w:rFonts w:ascii="Arial" w:hAnsi="Arial"/>
          <w:i/>
          <w:position w:val="-3"/>
          <w:sz w:val="16"/>
        </w:rPr>
        <w:t>t</w:t>
      </w:r>
      <w:r w:rsidR="00FA655D">
        <w:rPr>
          <w:rFonts w:ascii="Arial" w:hAnsi="Arial"/>
          <w:i/>
          <w:spacing w:val="1"/>
          <w:position w:val="-3"/>
          <w:sz w:val="16"/>
        </w:rPr>
        <w:t xml:space="preserve"> </w:t>
      </w:r>
      <w:r w:rsidR="00FA655D">
        <w:rPr>
          <w:rFonts w:ascii="Arial Unicode MS" w:hAnsi="Arial Unicode MS"/>
        </w:rPr>
        <w:t>=</w:t>
      </w:r>
      <w:r w:rsidR="00FA655D">
        <w:rPr>
          <w:rFonts w:ascii="Arial Unicode MS" w:hAnsi="Arial Unicode MS"/>
          <w:spacing w:val="-11"/>
        </w:rPr>
        <w:t xml:space="preserve"> </w:t>
      </w:r>
      <w:r w:rsidR="00FA655D">
        <w:rPr>
          <w:rFonts w:ascii="Arial" w:hAnsi="Arial"/>
          <w:i/>
          <w:position w:val="9"/>
          <w:sz w:val="16"/>
          <w:u w:val="single"/>
        </w:rPr>
        <w:t>t</w:t>
      </w:r>
      <w:r w:rsidR="00FA655D">
        <w:rPr>
          <w:rFonts w:ascii="Lucida Sans Unicode" w:hAnsi="Lucida Sans Unicode"/>
          <w:position w:val="7"/>
          <w:sz w:val="12"/>
          <w:u w:val="single"/>
        </w:rPr>
        <w:t>0</w:t>
      </w:r>
      <w:r w:rsidR="00FA655D">
        <w:rPr>
          <w:rFonts w:ascii="Lucida Sans Unicode" w:hAnsi="Lucida Sans Unicode"/>
          <w:spacing w:val="17"/>
          <w:position w:val="7"/>
          <w:sz w:val="12"/>
          <w:u w:val="single"/>
        </w:rPr>
        <w:t xml:space="preserve"> </w:t>
      </w:r>
      <w:r w:rsidR="00FA655D">
        <w:t>represents</w:t>
      </w:r>
      <w:r w:rsidR="00FA655D">
        <w:rPr>
          <w:spacing w:val="-27"/>
        </w:rPr>
        <w:t xml:space="preserve"> </w:t>
      </w:r>
      <w:r w:rsidR="00FA655D">
        <w:t>the</w:t>
      </w:r>
      <w:r w:rsidR="00FA655D">
        <w:rPr>
          <w:spacing w:val="-27"/>
        </w:rPr>
        <w:t xml:space="preserve"> </w:t>
      </w:r>
      <w:r w:rsidR="00FA655D">
        <w:t>slots</w:t>
      </w:r>
      <w:r w:rsidR="00FA655D">
        <w:rPr>
          <w:spacing w:val="-27"/>
        </w:rPr>
        <w:t xml:space="preserve"> </w:t>
      </w:r>
      <w:r w:rsidR="00FA655D">
        <w:t>duration</w:t>
      </w:r>
      <w:r w:rsidR="00FA655D">
        <w:rPr>
          <w:spacing w:val="-28"/>
        </w:rPr>
        <w:t xml:space="preserve"> </w:t>
      </w:r>
      <w:r w:rsidR="00FA655D">
        <w:t>constant,</w:t>
      </w:r>
      <w:r w:rsidR="00FA655D">
        <w:rPr>
          <w:spacing w:val="-25"/>
        </w:rPr>
        <w:t xml:space="preserve"> </w:t>
      </w:r>
      <w:r w:rsidR="00FA655D">
        <w:t>and</w:t>
      </w:r>
      <w:r w:rsidR="00FA655D">
        <w:rPr>
          <w:spacing w:val="-27"/>
        </w:rPr>
        <w:t xml:space="preserve"> </w:t>
      </w:r>
      <w:r w:rsidR="00FA655D">
        <w:rPr>
          <w:rFonts w:ascii="Bookman Old Style" w:hAnsi="Bookman Old Style"/>
          <w:i/>
          <w:spacing w:val="3"/>
        </w:rPr>
        <w:t>α</w:t>
      </w:r>
      <w:r w:rsidR="00FA655D">
        <w:rPr>
          <w:rFonts w:ascii="Tahoma" w:hAnsi="Tahoma"/>
          <w:spacing w:val="3"/>
          <w:position w:val="-3"/>
          <w:sz w:val="16"/>
        </w:rPr>
        <w:t>2</w:t>
      </w:r>
      <w:r w:rsidR="00FA655D">
        <w:rPr>
          <w:spacing w:val="3"/>
        </w:rPr>
        <w:t>,</w:t>
      </w:r>
      <w:r w:rsidR="00FA655D">
        <w:rPr>
          <w:spacing w:val="-25"/>
        </w:rPr>
        <w:t xml:space="preserve"> </w:t>
      </w:r>
      <w:r w:rsidR="00FA655D">
        <w:rPr>
          <w:rFonts w:ascii="Bookman Old Style" w:hAnsi="Bookman Old Style"/>
          <w:i/>
        </w:rPr>
        <w:t>α</w:t>
      </w:r>
      <w:r w:rsidR="00FA655D">
        <w:rPr>
          <w:rFonts w:ascii="Tahoma" w:hAnsi="Tahoma"/>
          <w:position w:val="-3"/>
          <w:sz w:val="16"/>
        </w:rPr>
        <w:t>3</w:t>
      </w:r>
      <w:r w:rsidR="00FA655D">
        <w:rPr>
          <w:rFonts w:ascii="Tahoma" w:hAnsi="Tahoma"/>
          <w:spacing w:val="-11"/>
          <w:position w:val="-3"/>
          <w:sz w:val="16"/>
        </w:rPr>
        <w:t xml:space="preserve"> </w:t>
      </w:r>
      <w:r w:rsidR="00FA655D">
        <w:t>are</w:t>
      </w:r>
      <w:r w:rsidR="00FA655D">
        <w:rPr>
          <w:spacing w:val="-27"/>
        </w:rPr>
        <w:t xml:space="preserve"> </w:t>
      </w:r>
      <w:r w:rsidR="00FA655D">
        <w:t xml:space="preserve">respectively </w:t>
      </w:r>
      <w:r w:rsidR="00FA655D">
        <w:rPr>
          <w:w w:val="95"/>
        </w:rPr>
        <w:t xml:space="preserve">the second, third collision </w:t>
      </w:r>
      <w:r w:rsidR="00FA655D">
        <w:rPr>
          <w:spacing w:val="-3"/>
          <w:w w:val="95"/>
        </w:rPr>
        <w:t>recovery</w:t>
      </w:r>
      <w:r w:rsidR="00FA655D">
        <w:rPr>
          <w:spacing w:val="30"/>
          <w:w w:val="95"/>
        </w:rPr>
        <w:t xml:space="preserve"> </w:t>
      </w:r>
      <w:r w:rsidR="00FA655D">
        <w:rPr>
          <w:w w:val="95"/>
        </w:rPr>
        <w:t>coefficients.</w:t>
      </w:r>
    </w:p>
    <w:p w14:paraId="7ECE3004" w14:textId="77777777" w:rsidR="00ED6B8B" w:rsidRDefault="00FA655D">
      <w:pPr>
        <w:pStyle w:val="BodyText"/>
        <w:spacing w:before="34" w:line="261" w:lineRule="auto"/>
        <w:ind w:left="107" w:right="477" w:firstLine="351"/>
        <w:pPrChange w:id="656" w:author="Raghda Wahdan" w:date="2017-11-06T13:08:00Z">
          <w:pPr>
            <w:pStyle w:val="BodyText"/>
            <w:spacing w:before="34" w:line="261" w:lineRule="auto"/>
            <w:ind w:left="107" w:right="477" w:firstLine="351"/>
            <w:jc w:val="both"/>
          </w:pPr>
        </w:pPrChange>
      </w:pPr>
      <w:r>
        <w:t>The</w:t>
      </w:r>
      <w:r>
        <w:rPr>
          <w:spacing w:val="-17"/>
        </w:rPr>
        <w:t xml:space="preserve"> </w:t>
      </w:r>
      <w:r>
        <w:t>next</w:t>
      </w:r>
      <w:r>
        <w:rPr>
          <w:spacing w:val="-17"/>
        </w:rPr>
        <w:t xml:space="preserve"> </w:t>
      </w:r>
      <w:r>
        <w:t>step</w:t>
      </w:r>
      <w:r>
        <w:rPr>
          <w:spacing w:val="-17"/>
        </w:rPr>
        <w:t xml:space="preserve"> </w:t>
      </w:r>
      <w:r>
        <w:t>is</w:t>
      </w:r>
      <w:r>
        <w:rPr>
          <w:spacing w:val="-17"/>
        </w:rPr>
        <w:t xml:space="preserve"> </w:t>
      </w:r>
      <w:r>
        <w:t>to</w:t>
      </w:r>
      <w:r>
        <w:rPr>
          <w:spacing w:val="-17"/>
        </w:rPr>
        <w:t xml:space="preserve"> </w:t>
      </w:r>
      <w:r>
        <w:t>derive</w:t>
      </w:r>
      <w:r>
        <w:rPr>
          <w:spacing w:val="-17"/>
        </w:rPr>
        <w:t xml:space="preserve"> </w:t>
      </w:r>
      <w:r>
        <w:t>a</w:t>
      </w:r>
      <w:r>
        <w:rPr>
          <w:spacing w:val="-17"/>
        </w:rPr>
        <w:t xml:space="preserve"> </w:t>
      </w:r>
      <w:r>
        <w:t>closed</w:t>
      </w:r>
      <w:r>
        <w:rPr>
          <w:spacing w:val="-17"/>
        </w:rPr>
        <w:t xml:space="preserve"> </w:t>
      </w:r>
      <w:r>
        <w:t>form</w:t>
      </w:r>
      <w:r>
        <w:rPr>
          <w:spacing w:val="-17"/>
        </w:rPr>
        <w:t xml:space="preserve"> </w:t>
      </w:r>
      <w:r>
        <w:t>for</w:t>
      </w:r>
      <w:r>
        <w:rPr>
          <w:spacing w:val="-17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t>new</w:t>
      </w:r>
      <w:r>
        <w:rPr>
          <w:spacing w:val="-17"/>
        </w:rPr>
        <w:t xml:space="preserve"> </w:t>
      </w:r>
      <w:r>
        <w:t>optimum</w:t>
      </w:r>
      <w:r>
        <w:rPr>
          <w:spacing w:val="-17"/>
        </w:rPr>
        <w:t xml:space="preserve"> </w:t>
      </w:r>
      <w:r>
        <w:t>frame</w:t>
      </w:r>
      <w:r>
        <w:rPr>
          <w:spacing w:val="-17"/>
        </w:rPr>
        <w:t xml:space="preserve"> </w:t>
      </w:r>
      <w:r>
        <w:t xml:space="preserve">length </w:t>
      </w:r>
      <w:r>
        <w:rPr>
          <w:rFonts w:ascii="Bookman Old Style" w:hAnsi="Bookman Old Style"/>
          <w:i/>
          <w:spacing w:val="5"/>
          <w:w w:val="105"/>
        </w:rPr>
        <w:t>L</w:t>
      </w:r>
      <w:r>
        <w:rPr>
          <w:rFonts w:ascii="Arial" w:hAnsi="Arial"/>
          <w:i/>
          <w:spacing w:val="5"/>
          <w:w w:val="105"/>
          <w:position w:val="-5"/>
          <w:sz w:val="12"/>
        </w:rPr>
        <w:t xml:space="preserve">TAMCRC </w:t>
      </w:r>
      <w:r>
        <w:rPr>
          <w:w w:val="105"/>
        </w:rPr>
        <w:t xml:space="preserve">which maximizes </w:t>
      </w:r>
      <w:r>
        <w:rPr>
          <w:rFonts w:ascii="Bookman Old Style" w:hAnsi="Bookman Old Style"/>
          <w:i/>
          <w:spacing w:val="5"/>
          <w:w w:val="105"/>
        </w:rPr>
        <w:t>η</w:t>
      </w:r>
      <w:r>
        <w:rPr>
          <w:rFonts w:ascii="Arial" w:hAnsi="Arial"/>
          <w:i/>
          <w:spacing w:val="5"/>
          <w:w w:val="105"/>
          <w:position w:val="-5"/>
          <w:sz w:val="12"/>
        </w:rPr>
        <w:t xml:space="preserve">TAMCRC </w:t>
      </w:r>
      <w:r>
        <w:rPr>
          <w:w w:val="105"/>
        </w:rPr>
        <w:t xml:space="preserve">. After substituting </w:t>
      </w:r>
      <w:r>
        <w:rPr>
          <w:spacing w:val="-4"/>
          <w:w w:val="105"/>
        </w:rPr>
        <w:t xml:space="preserve">by </w:t>
      </w:r>
      <w:r>
        <w:rPr>
          <w:w w:val="105"/>
        </w:rPr>
        <w:t xml:space="preserve">(5.39) in (5.45) </w:t>
      </w:r>
      <w:r>
        <w:rPr>
          <w:spacing w:val="-4"/>
          <w:w w:val="105"/>
        </w:rPr>
        <w:t xml:space="preserve">we </w:t>
      </w:r>
      <w:r>
        <w:rPr>
          <w:w w:val="105"/>
        </w:rPr>
        <w:t>obtain:</w:t>
      </w:r>
    </w:p>
    <w:p w14:paraId="47150A41" w14:textId="77777777" w:rsidR="00ED6B8B" w:rsidRDefault="00ED6B8B" w:rsidP="00F672C4">
      <w:pPr>
        <w:pStyle w:val="BodyText"/>
        <w:spacing w:before="4"/>
        <w:rPr>
          <w:sz w:val="8"/>
        </w:rPr>
      </w:pPr>
    </w:p>
    <w:p w14:paraId="0D3742BF" w14:textId="77777777" w:rsidR="00ED6B8B" w:rsidRDefault="00890932" w:rsidP="00F672C4">
      <w:pPr>
        <w:spacing w:before="98"/>
        <w:ind w:left="3271"/>
        <w:rPr>
          <w:rFonts w:ascii="Tahoma" w:hAnsi="Tahoma"/>
          <w:sz w:val="16"/>
        </w:rPr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0" distR="0" simplePos="0" relativeHeight="251524096" behindDoc="0" locked="0" layoutInCell="1" allowOverlap="1" wp14:anchorId="137938AB" wp14:editId="2C7FB317">
                <wp:simplePos x="0" y="0"/>
                <wp:positionH relativeFrom="page">
                  <wp:posOffset>3872230</wp:posOffset>
                </wp:positionH>
                <wp:positionV relativeFrom="paragraph">
                  <wp:posOffset>313690</wp:posOffset>
                </wp:positionV>
                <wp:extent cx="46990" cy="108585"/>
                <wp:effectExtent l="0" t="0" r="0" b="0"/>
                <wp:wrapTopAndBottom/>
                <wp:docPr id="422" name="Text Box 3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990" cy="1085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D6BFDCD" w14:textId="77777777" w:rsidR="00B0570F" w:rsidRDefault="00B0570F">
                            <w:pPr>
                              <w:spacing w:before="3" w:line="167" w:lineRule="exact"/>
                              <w:rPr>
                                <w:rFonts w:ascii="Lucida Sans Unicode"/>
                                <w:sz w:val="12"/>
                              </w:rPr>
                            </w:pPr>
                            <w:r>
                              <w:rPr>
                                <w:rFonts w:ascii="Lucida Sans Unicode"/>
                                <w:w w:val="96"/>
                                <w:sz w:val="12"/>
                                <w:u w:val="single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37938AB" id="Text Box 398" o:spid="_x0000_s1651" type="#_x0000_t202" style="position:absolute;left:0;text-align:left;margin-left:304.9pt;margin-top:24.7pt;width:3.7pt;height:8.55pt;z-index:2515240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" filled="f" stroked="f">
                <v:textbox inset="0,0,0,0">
                  <w:txbxContent>
                    <w:p w14:paraId="4D6BFDCD" w14:textId="77777777" w:rsidR="00B0570F" w:rsidRDefault="00B0570F">
                      <w:pPr>
                        <w:spacing w:before="3" w:line="167" w:lineRule="exact"/>
                        <w:rPr>
                          <w:rFonts w:ascii="Lucida Sans Unicode"/>
                          <w:sz w:val="12"/>
                        </w:rPr>
                      </w:pPr>
                      <w:r>
                        <w:rPr>
                          <w:rFonts w:ascii="Lucida Sans Unicode"/>
                          <w:w w:val="96"/>
                          <w:sz w:val="12"/>
                          <w:u w:val="single"/>
                        </w:rPr>
                        <w:t>1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829248" behindDoc="1" locked="0" layoutInCell="1" allowOverlap="1" wp14:anchorId="3A065152" wp14:editId="1F6A9A12">
                <wp:simplePos x="0" y="0"/>
                <wp:positionH relativeFrom="page">
                  <wp:posOffset>3105785</wp:posOffset>
                </wp:positionH>
                <wp:positionV relativeFrom="paragraph">
                  <wp:posOffset>332740</wp:posOffset>
                </wp:positionV>
                <wp:extent cx="1789430" cy="0"/>
                <wp:effectExtent l="10160" t="8890" r="10160" b="10160"/>
                <wp:wrapNone/>
                <wp:docPr id="421" name="Line 3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789430" cy="0"/>
                        </a:xfrm>
                        <a:prstGeom prst="line">
                          <a:avLst/>
                        </a:pr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E9E5B7B" id="Line 397" o:spid="_x0000_s1026" style="position:absolute;z-index:-2514872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44.55pt,26.2pt" to="385.45pt,26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" strokeweight=".14042mm">
                <w10:wrap anchorx="page"/>
              </v:line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835392" behindDoc="1" locked="0" layoutInCell="1" allowOverlap="1" wp14:anchorId="57A571DD" wp14:editId="010E1683">
                <wp:simplePos x="0" y="0"/>
                <wp:positionH relativeFrom="page">
                  <wp:posOffset>3274695</wp:posOffset>
                </wp:positionH>
                <wp:positionV relativeFrom="paragraph">
                  <wp:posOffset>64135</wp:posOffset>
                </wp:positionV>
                <wp:extent cx="1620520" cy="472440"/>
                <wp:effectExtent l="0" t="0" r="635" b="0"/>
                <wp:wrapNone/>
                <wp:docPr id="420" name="Text Box 3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20520" cy="472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AD4BF16" w14:textId="77777777" w:rsidR="00B0570F" w:rsidRDefault="00B0570F">
                            <w:pPr>
                              <w:tabs>
                                <w:tab w:val="left" w:pos="2460"/>
                              </w:tabs>
                              <w:spacing w:line="197" w:lineRule="exact"/>
                              <w:rPr>
                                <w:rFonts w:ascii="Arial"/>
                                <w:sz w:val="20"/>
                              </w:rPr>
                            </w:pPr>
                            <w:r>
                              <w:rPr>
                                <w:rFonts w:ascii="Lucida Sans Unicode"/>
                                <w:w w:val="115"/>
                                <w:position w:val="1"/>
                                <w:sz w:val="12"/>
                                <w:u w:val="single"/>
                              </w:rPr>
                              <w:t xml:space="preserve">1   </w:t>
                            </w:r>
                            <w:r>
                              <w:rPr>
                                <w:rFonts w:ascii="Lucida Sans Unicode"/>
                                <w:spacing w:val="20"/>
                                <w:w w:val="115"/>
                                <w:position w:val="1"/>
                                <w:sz w:val="12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w w:val="125"/>
                                <w:sz w:val="20"/>
                              </w:rPr>
                              <w:t>(</w:t>
                            </w:r>
                            <w:r>
                              <w:rPr>
                                <w:rFonts w:ascii="Arial"/>
                                <w:w w:val="125"/>
                                <w:sz w:val="20"/>
                              </w:rPr>
                              <w:tab/>
                              <w:t>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7A571DD" id="Text Box 396" o:spid="_x0000_s1652" type="#_x0000_t202" style="position:absolute;left:0;text-align:left;margin-left:257.85pt;margin-top:5.05pt;width:127.6pt;height:37.2pt;z-index:-2514810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" filled="f" stroked="f">
                <v:textbox inset="0,0,0,0">
                  <w:txbxContent>
                    <w:p w14:paraId="3AD4BF16" w14:textId="77777777" w:rsidR="00B0570F" w:rsidRDefault="00B0570F">
                      <w:pPr>
                        <w:tabs>
                          <w:tab w:val="left" w:pos="2460"/>
                        </w:tabs>
                        <w:spacing w:line="197" w:lineRule="exact"/>
                        <w:rPr>
                          <w:rFonts w:ascii="Arial"/>
                          <w:sz w:val="20"/>
                        </w:rPr>
                      </w:pPr>
                      <w:r>
                        <w:rPr>
                          <w:rFonts w:ascii="Lucida Sans Unicode"/>
                          <w:w w:val="115"/>
                          <w:position w:val="1"/>
                          <w:sz w:val="12"/>
                          <w:u w:val="single"/>
                        </w:rPr>
                        <w:t xml:space="preserve">1   </w:t>
                      </w:r>
                      <w:r>
                        <w:rPr>
                          <w:rFonts w:ascii="Lucida Sans Unicode"/>
                          <w:spacing w:val="20"/>
                          <w:w w:val="115"/>
                          <w:position w:val="1"/>
                          <w:sz w:val="12"/>
                          <w:u w:val="single"/>
                        </w:rPr>
                        <w:t xml:space="preserve"> </w:t>
                      </w:r>
                      <w:r>
                        <w:rPr>
                          <w:rFonts w:ascii="Arial"/>
                          <w:w w:val="125"/>
                          <w:sz w:val="20"/>
                        </w:rPr>
                        <w:t>(</w:t>
                      </w:r>
                      <w:r>
                        <w:rPr>
                          <w:rFonts w:ascii="Arial"/>
                          <w:w w:val="125"/>
                          <w:sz w:val="20"/>
                        </w:rPr>
                        <w:tab/>
                        <w:t>)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528192" behindDoc="0" locked="0" layoutInCell="1" allowOverlap="1" wp14:anchorId="1482504C" wp14:editId="664F29A2">
                <wp:simplePos x="0" y="0"/>
                <wp:positionH relativeFrom="page">
                  <wp:posOffset>2375535</wp:posOffset>
                </wp:positionH>
                <wp:positionV relativeFrom="paragraph">
                  <wp:posOffset>210820</wp:posOffset>
                </wp:positionV>
                <wp:extent cx="677545" cy="213360"/>
                <wp:effectExtent l="3810" t="1270" r="4445" b="4445"/>
                <wp:wrapNone/>
                <wp:docPr id="419" name="Text Box 3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7545" cy="213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5E06439" w14:textId="77777777" w:rsidR="00B0570F" w:rsidRDefault="00B0570F">
                            <w:pPr>
                              <w:spacing w:line="331" w:lineRule="exact"/>
                              <w:rPr>
                                <w:rFonts w:ascii="Arial Unicode MS" w:hAnsi="Arial Unicode MS"/>
                                <w:sz w:val="21"/>
                              </w:rPr>
                            </w:pPr>
                            <w:r>
                              <w:rPr>
                                <w:rFonts w:ascii="Georgia" w:hAnsi="Georgia"/>
                                <w:i/>
                                <w:w w:val="125"/>
                                <w:position w:val="6"/>
                                <w:sz w:val="21"/>
                              </w:rPr>
                              <w:t>η</w:t>
                            </w:r>
                            <w:r>
                              <w:rPr>
                                <w:rFonts w:ascii="Arial" w:hAnsi="Arial"/>
                                <w:i/>
                                <w:w w:val="125"/>
                                <w:sz w:val="12"/>
                              </w:rPr>
                              <w:t xml:space="preserve">TAMCRC </w:t>
                            </w:r>
                            <w:r>
                              <w:rPr>
                                <w:rFonts w:ascii="Arial Unicode MS" w:hAnsi="Arial Unicode MS"/>
                                <w:w w:val="125"/>
                                <w:position w:val="6"/>
                                <w:sz w:val="21"/>
                              </w:rPr>
                              <w:t>=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482504C" id="Text Box 395" o:spid="_x0000_s1653" type="#_x0000_t202" style="position:absolute;left:0;text-align:left;margin-left:187.05pt;margin-top:16.6pt;width:53.35pt;height:16.8pt;z-index:251528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" filled="f" stroked="f">
                <v:textbox inset="0,0,0,0">
                  <w:txbxContent>
                    <w:p w14:paraId="15E06439" w14:textId="77777777" w:rsidR="00B0570F" w:rsidRDefault="00B0570F">
                      <w:pPr>
                        <w:spacing w:line="331" w:lineRule="exact"/>
                        <w:rPr>
                          <w:rFonts w:ascii="Arial Unicode MS" w:hAnsi="Arial Unicode MS"/>
                          <w:sz w:val="21"/>
                        </w:rPr>
                      </w:pPr>
                      <w:r>
                        <w:rPr>
                          <w:rFonts w:ascii="Georgia" w:hAnsi="Georgia"/>
                          <w:i/>
                          <w:w w:val="125"/>
                          <w:position w:val="6"/>
                          <w:sz w:val="21"/>
                        </w:rPr>
                        <w:t>η</w:t>
                      </w:r>
                      <w:r>
                        <w:rPr>
                          <w:rFonts w:ascii="Arial" w:hAnsi="Arial"/>
                          <w:i/>
                          <w:w w:val="125"/>
                          <w:sz w:val="12"/>
                        </w:rPr>
                        <w:t xml:space="preserve">TAMCRC </w:t>
                      </w:r>
                      <w:r>
                        <w:rPr>
                          <w:rFonts w:ascii="Arial Unicode MS" w:hAnsi="Arial Unicode MS"/>
                          <w:w w:val="125"/>
                          <w:position w:val="6"/>
                          <w:sz w:val="21"/>
                        </w:rPr>
                        <w:t>=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837440" behindDoc="1" locked="0" layoutInCell="1" allowOverlap="1" wp14:anchorId="05FD0FC6" wp14:editId="5852C78A">
                <wp:simplePos x="0" y="0"/>
                <wp:positionH relativeFrom="page">
                  <wp:posOffset>3269615</wp:posOffset>
                </wp:positionH>
                <wp:positionV relativeFrom="paragraph">
                  <wp:posOffset>180340</wp:posOffset>
                </wp:positionV>
                <wp:extent cx="53340" cy="76200"/>
                <wp:effectExtent l="2540" t="0" r="1270" b="635"/>
                <wp:wrapNone/>
                <wp:docPr id="418" name="Text Box 3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340" cy="76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B4CCEE6" w14:textId="77777777" w:rsidR="00B0570F" w:rsidRDefault="00B0570F">
                            <w:pPr>
                              <w:spacing w:line="115" w:lineRule="exact"/>
                              <w:rPr>
                                <w:rFonts w:ascii="Arial" w:hAnsi="Arial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Arial" w:hAnsi="Arial"/>
                                <w:i/>
                                <w:w w:val="121"/>
                                <w:sz w:val="12"/>
                              </w:rPr>
                              <w:t>β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5FD0FC6" id="Text Box 394" o:spid="_x0000_s1654" type="#_x0000_t202" style="position:absolute;left:0;text-align:left;margin-left:257.45pt;margin-top:14.2pt;width:4.2pt;height:6pt;z-index:-2514790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" filled="f" stroked="f">
                <v:textbox inset="0,0,0,0">
                  <w:txbxContent>
                    <w:p w14:paraId="0B4CCEE6" w14:textId="77777777" w:rsidR="00B0570F" w:rsidRDefault="00B0570F">
                      <w:pPr>
                        <w:spacing w:line="115" w:lineRule="exact"/>
                        <w:rPr>
                          <w:rFonts w:ascii="Arial" w:hAnsi="Arial"/>
                          <w:i/>
                          <w:sz w:val="12"/>
                        </w:rPr>
                      </w:pPr>
                      <w:r>
                        <w:rPr>
                          <w:rFonts w:ascii="Arial" w:hAnsi="Arial"/>
                          <w:i/>
                          <w:w w:val="121"/>
                          <w:sz w:val="12"/>
                        </w:rPr>
                        <w:t>β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839488" behindDoc="1" locked="0" layoutInCell="1" allowOverlap="1" wp14:anchorId="7ABDE434" wp14:editId="61E88E62">
                <wp:simplePos x="0" y="0"/>
                <wp:positionH relativeFrom="page">
                  <wp:posOffset>3953510</wp:posOffset>
                </wp:positionH>
                <wp:positionV relativeFrom="paragraph">
                  <wp:posOffset>201295</wp:posOffset>
                </wp:positionV>
                <wp:extent cx="53975" cy="143510"/>
                <wp:effectExtent l="635" t="1270" r="2540" b="0"/>
                <wp:wrapNone/>
                <wp:docPr id="417" name="Text Box 3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975" cy="1435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F8F11BF" w14:textId="77777777" w:rsidR="00B0570F" w:rsidRDefault="00B0570F">
                            <w:pPr>
                              <w:spacing w:before="19"/>
                              <w:rPr>
                                <w:rFonts w:ascii="Tahoma"/>
                                <w:sz w:val="16"/>
                              </w:rPr>
                            </w:pPr>
                            <w:r>
                              <w:rPr>
                                <w:rFonts w:ascii="Tahoma"/>
                                <w:w w:val="96"/>
                                <w:sz w:val="16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ABDE434" id="Text Box 393" o:spid="_x0000_s1655" type="#_x0000_t202" style="position:absolute;left:0;text-align:left;margin-left:311.3pt;margin-top:15.85pt;width:4.25pt;height:11.3pt;z-index:-2514769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" filled="f" stroked="f">
                <v:textbox inset="0,0,0,0">
                  <w:txbxContent>
                    <w:p w14:paraId="3F8F11BF" w14:textId="77777777" w:rsidR="00B0570F" w:rsidRDefault="00B0570F">
                      <w:pPr>
                        <w:spacing w:before="19"/>
                        <w:rPr>
                          <w:rFonts w:ascii="Tahoma"/>
                          <w:sz w:val="16"/>
                        </w:rPr>
                      </w:pPr>
                      <w:r>
                        <w:rPr>
                          <w:rFonts w:ascii="Tahoma"/>
                          <w:w w:val="96"/>
                          <w:sz w:val="16"/>
                        </w:rPr>
                        <w:t>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841536" behindDoc="1" locked="0" layoutInCell="1" allowOverlap="1" wp14:anchorId="31AB2A3B" wp14:editId="0E7FF11A">
                <wp:simplePos x="0" y="0"/>
                <wp:positionH relativeFrom="page">
                  <wp:posOffset>4504690</wp:posOffset>
                </wp:positionH>
                <wp:positionV relativeFrom="paragraph">
                  <wp:posOffset>201295</wp:posOffset>
                </wp:positionV>
                <wp:extent cx="53975" cy="143510"/>
                <wp:effectExtent l="0" t="1270" r="3810" b="0"/>
                <wp:wrapNone/>
                <wp:docPr id="416" name="Text Box 3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975" cy="1435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3A25769" w14:textId="77777777" w:rsidR="00B0570F" w:rsidRDefault="00B0570F">
                            <w:pPr>
                              <w:spacing w:before="19"/>
                              <w:rPr>
                                <w:rFonts w:ascii="Tahoma"/>
                                <w:sz w:val="16"/>
                              </w:rPr>
                            </w:pPr>
                            <w:r>
                              <w:rPr>
                                <w:rFonts w:ascii="Tahoma"/>
                                <w:w w:val="96"/>
                                <w:sz w:val="16"/>
                              </w:rPr>
                              <w:t>6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1AB2A3B" id="Text Box 392" o:spid="_x0000_s1656" type="#_x0000_t202" style="position:absolute;left:0;text-align:left;margin-left:354.7pt;margin-top:15.85pt;width:4.25pt;height:11.3pt;z-index:-2514749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" filled="f" stroked="f">
                <v:textbox inset="0,0,0,0">
                  <w:txbxContent>
                    <w:p w14:paraId="53A25769" w14:textId="77777777" w:rsidR="00B0570F" w:rsidRDefault="00B0570F">
                      <w:pPr>
                        <w:spacing w:before="19"/>
                        <w:rPr>
                          <w:rFonts w:ascii="Tahoma"/>
                          <w:sz w:val="16"/>
                        </w:rPr>
                      </w:pPr>
                      <w:r>
                        <w:rPr>
                          <w:rFonts w:ascii="Tahoma"/>
                          <w:w w:val="96"/>
                          <w:sz w:val="16"/>
                        </w:rPr>
                        <w:t>6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530240" behindDoc="0" locked="0" layoutInCell="1" allowOverlap="1" wp14:anchorId="5D5139DA" wp14:editId="10253E02">
                <wp:simplePos x="0" y="0"/>
                <wp:positionH relativeFrom="page">
                  <wp:posOffset>5834380</wp:posOffset>
                </wp:positionH>
                <wp:positionV relativeFrom="paragraph">
                  <wp:posOffset>210820</wp:posOffset>
                </wp:positionV>
                <wp:extent cx="354330" cy="196850"/>
                <wp:effectExtent l="0" t="1270" r="2540" b="1905"/>
                <wp:wrapNone/>
                <wp:docPr id="415" name="Text Box 3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4330" cy="196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104FDFB" w14:textId="77777777" w:rsidR="00B0570F" w:rsidRDefault="00B0570F">
                            <w:pPr>
                              <w:spacing w:before="29"/>
                              <w:rPr>
                                <w:rFonts w:ascii="Century"/>
                                <w:sz w:val="21"/>
                              </w:rPr>
                            </w:pPr>
                            <w:r>
                              <w:rPr>
                                <w:rFonts w:ascii="Century"/>
                                <w:w w:val="95"/>
                                <w:sz w:val="21"/>
                              </w:rPr>
                              <w:t>(5.46)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D5139DA" id="Text Box 391" o:spid="_x0000_s1657" type="#_x0000_t202" style="position:absolute;left:0;text-align:left;margin-left:459.4pt;margin-top:16.6pt;width:27.9pt;height:15.5pt;z-index:251530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" filled="f" stroked="f">
                <v:textbox inset="0,0,0,0">
                  <w:txbxContent>
                    <w:p w14:paraId="2104FDFB" w14:textId="77777777" w:rsidR="00B0570F" w:rsidRDefault="00B0570F">
                      <w:pPr>
                        <w:spacing w:before="29"/>
                        <w:rPr>
                          <w:rFonts w:ascii="Century"/>
                          <w:sz w:val="21"/>
                        </w:rPr>
                      </w:pPr>
                      <w:r>
                        <w:rPr>
                          <w:rFonts w:ascii="Century"/>
                          <w:w w:val="95"/>
                          <w:sz w:val="21"/>
                        </w:rPr>
                        <w:t>(5.46)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FA655D">
        <w:rPr>
          <w:rFonts w:ascii="Georgia" w:hAnsi="Georgia"/>
          <w:i/>
          <w:w w:val="110"/>
          <w:position w:val="-6"/>
          <w:sz w:val="21"/>
        </w:rPr>
        <w:t>e</w:t>
      </w:r>
      <w:r w:rsidR="00FA655D">
        <w:rPr>
          <w:rFonts w:ascii="Arial" w:hAnsi="Arial"/>
          <w:i/>
          <w:w w:val="110"/>
          <w:position w:val="4"/>
          <w:sz w:val="16"/>
        </w:rPr>
        <w:t xml:space="preserve">−    </w:t>
      </w:r>
      <w:r w:rsidR="00FA655D">
        <w:rPr>
          <w:rFonts w:ascii="Arial" w:hAnsi="Arial"/>
          <w:i/>
          <w:w w:val="110"/>
          <w:position w:val="-6"/>
          <w:sz w:val="21"/>
        </w:rPr>
        <w:t xml:space="preserve">·  </w:t>
      </w:r>
      <w:r w:rsidR="00FA655D">
        <w:rPr>
          <w:rFonts w:ascii="Georgia" w:hAnsi="Georgia"/>
          <w:i/>
          <w:w w:val="110"/>
          <w:position w:val="-6"/>
          <w:sz w:val="21"/>
        </w:rPr>
        <w:t>β</w:t>
      </w:r>
      <w:r w:rsidR="00FA655D">
        <w:rPr>
          <w:rFonts w:ascii="Arial" w:hAnsi="Arial"/>
          <w:i/>
          <w:w w:val="110"/>
          <w:position w:val="1"/>
          <w:sz w:val="16"/>
        </w:rPr>
        <w:t>−</w:t>
      </w:r>
      <w:r w:rsidR="00FA655D">
        <w:rPr>
          <w:rFonts w:ascii="Tahoma" w:hAnsi="Tahoma"/>
          <w:w w:val="110"/>
          <w:position w:val="1"/>
          <w:sz w:val="16"/>
        </w:rPr>
        <w:t xml:space="preserve">1 </w:t>
      </w:r>
      <w:r w:rsidR="00FA655D">
        <w:rPr>
          <w:rFonts w:ascii="Arial Unicode MS" w:hAnsi="Arial Unicode MS"/>
          <w:w w:val="110"/>
          <w:position w:val="-6"/>
          <w:sz w:val="21"/>
        </w:rPr>
        <w:t xml:space="preserve">+ </w:t>
      </w:r>
      <w:r w:rsidR="00FA655D">
        <w:rPr>
          <w:rFonts w:ascii="Arial" w:hAnsi="Arial"/>
          <w:i/>
          <w:w w:val="110"/>
          <w:position w:val="2"/>
          <w:sz w:val="16"/>
          <w:u w:val="single"/>
        </w:rPr>
        <w:t>α</w:t>
      </w:r>
      <w:r w:rsidR="00FA655D">
        <w:rPr>
          <w:rFonts w:ascii="Lucida Sans Unicode" w:hAnsi="Lucida Sans Unicode"/>
          <w:w w:val="110"/>
          <w:sz w:val="12"/>
          <w:u w:val="single"/>
        </w:rPr>
        <w:t xml:space="preserve">2 </w:t>
      </w:r>
      <w:r w:rsidR="00FA655D">
        <w:rPr>
          <w:rFonts w:ascii="Georgia" w:hAnsi="Georgia"/>
          <w:i/>
          <w:w w:val="110"/>
          <w:position w:val="-6"/>
          <w:sz w:val="21"/>
        </w:rPr>
        <w:t>β</w:t>
      </w:r>
      <w:r w:rsidR="00FA655D">
        <w:rPr>
          <w:rFonts w:ascii="Arial" w:hAnsi="Arial"/>
          <w:i/>
          <w:w w:val="110"/>
          <w:position w:val="1"/>
          <w:sz w:val="16"/>
        </w:rPr>
        <w:t>−</w:t>
      </w:r>
      <w:r w:rsidR="00FA655D">
        <w:rPr>
          <w:rFonts w:ascii="Tahoma" w:hAnsi="Tahoma"/>
          <w:w w:val="110"/>
          <w:position w:val="1"/>
          <w:sz w:val="16"/>
        </w:rPr>
        <w:t xml:space="preserve">2 </w:t>
      </w:r>
      <w:r w:rsidR="00FA655D">
        <w:rPr>
          <w:rFonts w:ascii="Arial Unicode MS" w:hAnsi="Arial Unicode MS"/>
          <w:w w:val="110"/>
          <w:position w:val="-6"/>
          <w:sz w:val="21"/>
        </w:rPr>
        <w:t xml:space="preserve">+ </w:t>
      </w:r>
      <w:r w:rsidR="00FA655D">
        <w:rPr>
          <w:rFonts w:ascii="Arial" w:hAnsi="Arial"/>
          <w:i/>
          <w:w w:val="110"/>
          <w:position w:val="2"/>
          <w:sz w:val="16"/>
          <w:u w:val="single"/>
        </w:rPr>
        <w:t>α</w:t>
      </w:r>
      <w:r w:rsidR="00FA655D">
        <w:rPr>
          <w:rFonts w:ascii="Lucida Sans Unicode" w:hAnsi="Lucida Sans Unicode"/>
          <w:w w:val="110"/>
          <w:sz w:val="12"/>
          <w:u w:val="single"/>
        </w:rPr>
        <w:t xml:space="preserve">3  </w:t>
      </w:r>
      <w:r w:rsidR="00FA655D">
        <w:rPr>
          <w:rFonts w:ascii="Georgia" w:hAnsi="Georgia"/>
          <w:i/>
          <w:w w:val="110"/>
          <w:position w:val="-6"/>
          <w:sz w:val="21"/>
        </w:rPr>
        <w:t>β</w:t>
      </w:r>
      <w:r w:rsidR="00FA655D">
        <w:rPr>
          <w:rFonts w:ascii="Arial" w:hAnsi="Arial"/>
          <w:i/>
          <w:w w:val="110"/>
          <w:position w:val="1"/>
          <w:sz w:val="16"/>
        </w:rPr>
        <w:t>−</w:t>
      </w:r>
      <w:r w:rsidR="00FA655D">
        <w:rPr>
          <w:rFonts w:ascii="Tahoma" w:hAnsi="Tahoma"/>
          <w:w w:val="110"/>
          <w:position w:val="1"/>
          <w:sz w:val="16"/>
        </w:rPr>
        <w:t>3</w:t>
      </w:r>
    </w:p>
    <w:p w14:paraId="1C0858C7" w14:textId="77777777" w:rsidR="00ED6B8B" w:rsidRDefault="00ED6B8B" w:rsidP="00F672C4">
      <w:pPr>
        <w:rPr>
          <w:rFonts w:ascii="Tahoma" w:hAnsi="Tahoma"/>
          <w:sz w:val="16"/>
        </w:rPr>
        <w:sectPr w:rsidR="00ED6B8B">
          <w:type w:val="continuous"/>
          <w:pgSz w:w="11910" w:h="16840"/>
          <w:pgMar w:top="1580" w:right="1680" w:bottom="280" w:left="1620" w:header="720" w:footer="720" w:gutter="0"/>
          <w:cols w:space="720"/>
        </w:sectPr>
      </w:pPr>
    </w:p>
    <w:p w14:paraId="07429766" w14:textId="77777777" w:rsidR="00ED6B8B" w:rsidRDefault="00ED6B8B" w:rsidP="00F672C4">
      <w:pPr>
        <w:pStyle w:val="BodyText"/>
        <w:spacing w:before="3"/>
        <w:rPr>
          <w:rFonts w:ascii="Tahoma"/>
          <w:sz w:val="33"/>
        </w:rPr>
      </w:pPr>
    </w:p>
    <w:p w14:paraId="20B6D403" w14:textId="77777777" w:rsidR="00ED6B8B" w:rsidRDefault="00890932" w:rsidP="00F672C4">
      <w:pPr>
        <w:ind w:left="108"/>
        <w:rPr>
          <w:sz w:val="24"/>
        </w:rPr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843584" behindDoc="1" locked="0" layoutInCell="1" allowOverlap="1" wp14:anchorId="7FC89615" wp14:editId="4D32AF25">
                <wp:simplePos x="0" y="0"/>
                <wp:positionH relativeFrom="page">
                  <wp:posOffset>1879600</wp:posOffset>
                </wp:positionH>
                <wp:positionV relativeFrom="paragraph">
                  <wp:posOffset>202565</wp:posOffset>
                </wp:positionV>
                <wp:extent cx="65405" cy="101600"/>
                <wp:effectExtent l="3175" t="2540" r="0" b="635"/>
                <wp:wrapNone/>
                <wp:docPr id="414" name="Text Box 3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405" cy="101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2D89BE0" w14:textId="77777777" w:rsidR="00B0570F" w:rsidRDefault="00B0570F">
                            <w:pPr>
                              <w:spacing w:line="153" w:lineRule="exact"/>
                              <w:rPr>
                                <w:rFonts w:ascii="Arial"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Arial"/>
                                <w:i/>
                                <w:w w:val="115"/>
                                <w:sz w:val="16"/>
                              </w:rPr>
                              <w:t>n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FC89615" id="Text Box 390" o:spid="_x0000_s1658" type="#_x0000_t202" style="position:absolute;left:0;text-align:left;margin-left:148pt;margin-top:15.95pt;width:5.15pt;height:8pt;z-index:-251472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" filled="f" stroked="f">
                <v:textbox inset="0,0,0,0">
                  <w:txbxContent>
                    <w:p w14:paraId="52D89BE0" w14:textId="77777777" w:rsidR="00B0570F" w:rsidRDefault="00B0570F">
                      <w:pPr>
                        <w:spacing w:line="153" w:lineRule="exact"/>
                        <w:rPr>
                          <w:rFonts w:ascii="Arial"/>
                          <w:i/>
                          <w:sz w:val="16"/>
                        </w:rPr>
                      </w:pPr>
                      <w:r>
                        <w:rPr>
                          <w:rFonts w:ascii="Arial"/>
                          <w:i/>
                          <w:w w:val="115"/>
                          <w:sz w:val="16"/>
                        </w:rPr>
                        <w:t>n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FA655D">
        <w:rPr>
          <w:w w:val="110"/>
          <w:sz w:val="24"/>
        </w:rPr>
        <w:t>where,</w:t>
      </w:r>
      <w:r w:rsidR="00FA655D">
        <w:rPr>
          <w:spacing w:val="-23"/>
          <w:w w:val="110"/>
          <w:sz w:val="24"/>
        </w:rPr>
        <w:t xml:space="preserve"> </w:t>
      </w:r>
      <w:r w:rsidR="00FA655D">
        <w:rPr>
          <w:rFonts w:ascii="Bookman Old Style" w:hAnsi="Bookman Old Style"/>
          <w:i/>
          <w:w w:val="110"/>
          <w:sz w:val="24"/>
        </w:rPr>
        <w:t>β</w:t>
      </w:r>
      <w:r w:rsidR="00FA655D">
        <w:rPr>
          <w:rFonts w:ascii="Bookman Old Style" w:hAnsi="Bookman Old Style"/>
          <w:i/>
          <w:spacing w:val="-35"/>
          <w:w w:val="110"/>
          <w:sz w:val="24"/>
        </w:rPr>
        <w:t xml:space="preserve"> </w:t>
      </w:r>
      <w:r w:rsidR="00FA655D">
        <w:rPr>
          <w:rFonts w:ascii="Arial Unicode MS" w:hAnsi="Arial Unicode MS"/>
          <w:w w:val="110"/>
          <w:sz w:val="24"/>
        </w:rPr>
        <w:t>=</w:t>
      </w:r>
      <w:r w:rsidR="00FA655D">
        <w:rPr>
          <w:rFonts w:ascii="Arial Unicode MS" w:hAnsi="Arial Unicode MS"/>
          <w:spacing w:val="-23"/>
          <w:w w:val="110"/>
          <w:sz w:val="24"/>
        </w:rPr>
        <w:t xml:space="preserve"> </w:t>
      </w:r>
      <w:r w:rsidR="00FA655D">
        <w:rPr>
          <w:rFonts w:ascii="Arial" w:hAnsi="Arial"/>
          <w:i/>
          <w:w w:val="110"/>
          <w:position w:val="9"/>
          <w:sz w:val="16"/>
          <w:u w:val="single"/>
        </w:rPr>
        <w:t>L</w:t>
      </w:r>
      <w:r w:rsidR="00FA655D">
        <w:rPr>
          <w:rFonts w:ascii="Arial" w:hAnsi="Arial"/>
          <w:i/>
          <w:spacing w:val="-36"/>
          <w:w w:val="110"/>
          <w:position w:val="9"/>
          <w:sz w:val="16"/>
          <w:u w:val="single"/>
        </w:rPr>
        <w:t xml:space="preserve"> </w:t>
      </w:r>
      <w:r w:rsidR="00FA655D">
        <w:rPr>
          <w:w w:val="110"/>
          <w:sz w:val="24"/>
        </w:rPr>
        <w:t>.</w:t>
      </w:r>
    </w:p>
    <w:p w14:paraId="20F03429" w14:textId="77777777" w:rsidR="00ED6B8B" w:rsidRDefault="00FA655D" w:rsidP="00F672C4">
      <w:pPr>
        <w:spacing w:line="383" w:lineRule="exact"/>
        <w:ind w:left="108"/>
        <w:rPr>
          <w:rFonts w:ascii="Arial Unicode MS" w:hAnsi="Arial Unicode MS"/>
          <w:sz w:val="21"/>
        </w:rPr>
      </w:pPr>
      <w:r>
        <w:br w:type="column"/>
      </w:r>
      <w:r>
        <w:rPr>
          <w:rFonts w:ascii="Arial Unicode MS" w:hAnsi="Arial Unicode MS"/>
          <w:w w:val="110"/>
          <w:sz w:val="21"/>
        </w:rPr>
        <w:t xml:space="preserve">1 + </w:t>
      </w:r>
      <w:r>
        <w:rPr>
          <w:rFonts w:ascii="Georgia" w:hAnsi="Georgia"/>
          <w:i/>
          <w:w w:val="110"/>
          <w:sz w:val="21"/>
        </w:rPr>
        <w:t>e</w:t>
      </w:r>
      <w:r>
        <w:rPr>
          <w:rFonts w:ascii="Arial" w:hAnsi="Arial"/>
          <w:i/>
          <w:w w:val="110"/>
          <w:position w:val="11"/>
          <w:sz w:val="16"/>
        </w:rPr>
        <w:t>−</w:t>
      </w:r>
      <w:r>
        <w:rPr>
          <w:rFonts w:ascii="Arial" w:hAnsi="Arial"/>
          <w:i/>
          <w:w w:val="110"/>
          <w:position w:val="5"/>
          <w:sz w:val="12"/>
        </w:rPr>
        <w:t xml:space="preserve">β  </w:t>
      </w:r>
      <w:r>
        <w:rPr>
          <w:rFonts w:ascii="Arial" w:hAnsi="Arial"/>
          <w:i/>
          <w:w w:val="110"/>
          <w:sz w:val="21"/>
        </w:rPr>
        <w:t xml:space="preserve">· </w:t>
      </w:r>
      <w:r>
        <w:rPr>
          <w:rFonts w:ascii="Arial Unicode MS" w:hAnsi="Arial Unicode MS"/>
          <w:w w:val="110"/>
          <w:sz w:val="21"/>
        </w:rPr>
        <w:t>(</w:t>
      </w:r>
      <w:r>
        <w:rPr>
          <w:rFonts w:ascii="Georgia" w:hAnsi="Georgia"/>
          <w:i/>
          <w:w w:val="110"/>
          <w:sz w:val="21"/>
        </w:rPr>
        <w:t>C</w:t>
      </w:r>
      <w:r>
        <w:rPr>
          <w:rFonts w:ascii="Arial" w:hAnsi="Arial"/>
          <w:i/>
          <w:w w:val="110"/>
          <w:position w:val="-2"/>
          <w:sz w:val="16"/>
        </w:rPr>
        <w:t xml:space="preserve">t </w:t>
      </w:r>
      <w:r>
        <w:rPr>
          <w:rFonts w:ascii="Arial" w:hAnsi="Arial"/>
          <w:i/>
          <w:w w:val="110"/>
          <w:sz w:val="21"/>
        </w:rPr>
        <w:t xml:space="preserve">− </w:t>
      </w:r>
      <w:r>
        <w:rPr>
          <w:rFonts w:ascii="Arial Unicode MS" w:hAnsi="Arial Unicode MS"/>
          <w:w w:val="110"/>
          <w:sz w:val="21"/>
        </w:rPr>
        <w:t>1)</w:t>
      </w:r>
    </w:p>
    <w:p w14:paraId="3A0DBDCB" w14:textId="77777777" w:rsidR="00ED6B8B" w:rsidRDefault="00ED6B8B" w:rsidP="00F672C4">
      <w:pPr>
        <w:spacing w:line="383" w:lineRule="exact"/>
        <w:rPr>
          <w:rFonts w:ascii="Arial Unicode MS" w:hAnsi="Arial Unicode MS"/>
          <w:sz w:val="21"/>
        </w:rPr>
        <w:sectPr w:rsidR="00ED6B8B">
          <w:type w:val="continuous"/>
          <w:pgSz w:w="11910" w:h="16840"/>
          <w:pgMar w:top="1580" w:right="1680" w:bottom="280" w:left="1620" w:header="720" w:footer="720" w:gutter="0"/>
          <w:cols w:num="2" w:space="720" w:equalWidth="0">
            <w:col w:w="1538" w:space="2191"/>
            <w:col w:w="4881"/>
          </w:cols>
        </w:sectPr>
      </w:pPr>
    </w:p>
    <w:p w14:paraId="3C36F7BA" w14:textId="77777777" w:rsidR="00ED6B8B" w:rsidRDefault="00ED6B8B" w:rsidP="00F672C4">
      <w:pPr>
        <w:pStyle w:val="BodyText"/>
        <w:spacing w:before="6"/>
        <w:rPr>
          <w:rFonts w:ascii="Arial Unicode MS"/>
          <w:sz w:val="13"/>
        </w:rPr>
      </w:pPr>
    </w:p>
    <w:p w14:paraId="23CA7263" w14:textId="50F0C068" w:rsidR="00ED6B8B" w:rsidRDefault="00890932">
      <w:pPr>
        <w:pStyle w:val="BodyText"/>
        <w:spacing w:before="118" w:line="266" w:lineRule="auto"/>
        <w:ind w:left="480" w:right="106" w:firstLine="351"/>
        <w:pPrChange w:id="657" w:author="Raghda Wahdan" w:date="2017-11-06T13:08:00Z">
          <w:pPr>
            <w:pStyle w:val="BodyText"/>
            <w:spacing w:before="118" w:line="266" w:lineRule="auto"/>
            <w:ind w:left="480" w:right="106" w:firstLine="351"/>
            <w:jc w:val="both"/>
          </w:pPr>
        </w:pPrChange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853824" behindDoc="1" locked="0" layoutInCell="1" allowOverlap="1" wp14:anchorId="2C7600AD" wp14:editId="4604A558">
                <wp:simplePos x="0" y="0"/>
                <wp:positionH relativeFrom="page">
                  <wp:posOffset>5372100</wp:posOffset>
                </wp:positionH>
                <wp:positionV relativeFrom="paragraph">
                  <wp:posOffset>217805</wp:posOffset>
                </wp:positionV>
                <wp:extent cx="444500" cy="76200"/>
                <wp:effectExtent l="0" t="0" r="3175" b="1270"/>
                <wp:wrapNone/>
                <wp:docPr id="413" name="Text Box 3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4500" cy="76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D29010F" w14:textId="77777777" w:rsidR="00B0570F" w:rsidRDefault="00B0570F">
                            <w:pPr>
                              <w:spacing w:line="115" w:lineRule="exact"/>
                              <w:rPr>
                                <w:rFonts w:ascii="Arial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Arial"/>
                                <w:i/>
                                <w:w w:val="125"/>
                                <w:sz w:val="12"/>
                              </w:rPr>
                              <w:t>TAMCRC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C7600AD" id="Text Box 389" o:spid="_x0000_s1659" type="#_x0000_t202" style="position:absolute;left:0;text-align:left;margin-left:423pt;margin-top:17.15pt;width:35pt;height:6pt;z-index:-2514626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" filled="f" stroked="f">
                <v:textbox inset="0,0,0,0">
                  <w:txbxContent>
                    <w:p w14:paraId="7D29010F" w14:textId="77777777" w:rsidR="00B0570F" w:rsidRDefault="00B0570F">
                      <w:pPr>
                        <w:spacing w:line="115" w:lineRule="exact"/>
                        <w:rPr>
                          <w:rFonts w:ascii="Arial"/>
                          <w:i/>
                          <w:sz w:val="12"/>
                        </w:rPr>
                      </w:pPr>
                      <w:r>
                        <w:rPr>
                          <w:rFonts w:ascii="Arial"/>
                          <w:i/>
                          <w:w w:val="125"/>
                          <w:sz w:val="12"/>
                        </w:rPr>
                        <w:t>TAMCRC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FA655D">
        <w:rPr>
          <w:spacing w:val="-3"/>
        </w:rPr>
        <w:t xml:space="preserve">Now </w:t>
      </w:r>
      <w:r w:rsidR="00FA655D">
        <w:rPr>
          <w:spacing w:val="-4"/>
        </w:rPr>
        <w:t xml:space="preserve">we have </w:t>
      </w:r>
      <w:r w:rsidR="00FA655D">
        <w:t xml:space="preserve">to find the </w:t>
      </w:r>
      <w:r w:rsidR="00FA655D">
        <w:rPr>
          <w:spacing w:val="-4"/>
        </w:rPr>
        <w:t xml:space="preserve">value </w:t>
      </w:r>
      <w:r w:rsidR="00FA655D">
        <w:t xml:space="preserve">of </w:t>
      </w:r>
      <w:r w:rsidR="00FA655D">
        <w:rPr>
          <w:rFonts w:ascii="Bookman Old Style" w:hAnsi="Bookman Old Style"/>
          <w:i/>
        </w:rPr>
        <w:t xml:space="preserve">β </w:t>
      </w:r>
      <w:r w:rsidR="00FA655D">
        <w:t xml:space="preserve">which maximizes </w:t>
      </w:r>
      <w:r w:rsidR="00FA655D">
        <w:rPr>
          <w:rFonts w:ascii="Bookman Old Style" w:hAnsi="Bookman Old Style"/>
          <w:i/>
        </w:rPr>
        <w:t xml:space="preserve">η </w:t>
      </w:r>
      <w:r w:rsidR="00FA655D">
        <w:t xml:space="preserve">. This </w:t>
      </w:r>
      <w:del w:id="658" w:author="Raghda Wahdan" w:date="2017-11-19T00:20:00Z">
        <w:r w:rsidR="00FA655D" w:rsidDel="00400BA0">
          <w:delText>is  achieved</w:delText>
        </w:r>
      </w:del>
      <w:ins w:id="659" w:author="Raghda Wahdan" w:date="2017-11-19T00:20:00Z">
        <w:r w:rsidR="00400BA0">
          <w:t>is achieved</w:t>
        </w:r>
      </w:ins>
      <w:r w:rsidR="00FA655D">
        <w:t xml:space="preserve"> </w:t>
      </w:r>
      <w:r w:rsidR="00FA655D">
        <w:rPr>
          <w:spacing w:val="-4"/>
        </w:rPr>
        <w:t xml:space="preserve">by </w:t>
      </w:r>
      <w:r w:rsidR="00FA655D">
        <w:t xml:space="preserve">differentiating the reading efficiency in (5.46) with respect to </w:t>
      </w:r>
      <w:r w:rsidR="00FA655D">
        <w:rPr>
          <w:rFonts w:ascii="Bookman Old Style" w:hAnsi="Bookman Old Style"/>
          <w:i/>
        </w:rPr>
        <w:t xml:space="preserve">β </w:t>
      </w:r>
      <w:r w:rsidR="00FA655D">
        <w:t>and</w:t>
      </w:r>
      <w:r w:rsidR="00FA655D">
        <w:rPr>
          <w:spacing w:val="-14"/>
        </w:rPr>
        <w:t xml:space="preserve"> </w:t>
      </w:r>
      <w:r w:rsidR="00FA655D">
        <w:t>equate</w:t>
      </w:r>
      <w:r w:rsidR="00FA655D">
        <w:rPr>
          <w:spacing w:val="-14"/>
        </w:rPr>
        <w:t xml:space="preserve"> </w:t>
      </w:r>
      <w:r w:rsidR="00FA655D">
        <w:t>the</w:t>
      </w:r>
      <w:r w:rsidR="00FA655D">
        <w:rPr>
          <w:spacing w:val="-14"/>
        </w:rPr>
        <w:t xml:space="preserve"> </w:t>
      </w:r>
      <w:r w:rsidR="00FA655D">
        <w:t>result</w:t>
      </w:r>
      <w:r w:rsidR="00FA655D">
        <w:rPr>
          <w:spacing w:val="-14"/>
        </w:rPr>
        <w:t xml:space="preserve"> </w:t>
      </w:r>
      <w:r w:rsidR="00FA655D">
        <w:t>to</w:t>
      </w:r>
      <w:r w:rsidR="00FA655D">
        <w:rPr>
          <w:spacing w:val="-14"/>
        </w:rPr>
        <w:t xml:space="preserve"> </w:t>
      </w:r>
      <w:r w:rsidR="00FA655D">
        <w:t>zero:</w:t>
      </w:r>
    </w:p>
    <w:p w14:paraId="2893154F" w14:textId="77777777" w:rsidR="00ED6B8B" w:rsidRDefault="00ED6B8B" w:rsidP="00F672C4">
      <w:pPr>
        <w:pStyle w:val="BodyText"/>
        <w:spacing w:before="3"/>
        <w:rPr>
          <w:sz w:val="12"/>
        </w:rPr>
      </w:pPr>
    </w:p>
    <w:p w14:paraId="2DA54D45" w14:textId="77777777" w:rsidR="00ED6B8B" w:rsidRDefault="00ED6B8B" w:rsidP="00F672C4">
      <w:pPr>
        <w:rPr>
          <w:sz w:val="12"/>
        </w:rPr>
        <w:sectPr w:rsidR="00ED6B8B">
          <w:headerReference w:type="even" r:id="rId362"/>
          <w:headerReference w:type="default" r:id="rId363"/>
          <w:pgSz w:w="11910" w:h="16840"/>
          <w:pgMar w:top="1920" w:right="1620" w:bottom="280" w:left="1680" w:header="1603" w:footer="0" w:gutter="0"/>
          <w:pgNumType w:start="81"/>
          <w:cols w:space="720"/>
        </w:sectPr>
      </w:pPr>
    </w:p>
    <w:p w14:paraId="3992142D" w14:textId="77777777" w:rsidR="00ED6B8B" w:rsidRDefault="00890932">
      <w:pPr>
        <w:spacing w:before="62"/>
        <w:rPr>
          <w:rFonts w:ascii="Arial" w:hAnsi="Arial"/>
          <w:i/>
          <w:sz w:val="12"/>
        </w:rPr>
        <w:pPrChange w:id="660" w:author="Raghda Wahdan" w:date="2017-11-06T13:08:00Z">
          <w:pPr>
            <w:spacing w:before="62"/>
            <w:jc w:val="right"/>
          </w:pPr>
        </w:pPrChange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548672" behindDoc="0" locked="0" layoutInCell="1" allowOverlap="1" wp14:anchorId="3B47F929" wp14:editId="532E6BB7">
                <wp:simplePos x="0" y="0"/>
                <wp:positionH relativeFrom="page">
                  <wp:posOffset>3484245</wp:posOffset>
                </wp:positionH>
                <wp:positionV relativeFrom="paragraph">
                  <wp:posOffset>226695</wp:posOffset>
                </wp:positionV>
                <wp:extent cx="612140" cy="0"/>
                <wp:effectExtent l="7620" t="7620" r="8890" b="11430"/>
                <wp:wrapNone/>
                <wp:docPr id="412" name="Line 3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12140" cy="0"/>
                        </a:xfrm>
                        <a:prstGeom prst="line">
                          <a:avLst/>
                        </a:pr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3E2CA2D" id="Line 388" o:spid="_x0000_s1026" style="position:absolute;z-index:251548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74.35pt,17.85pt" to="322.55pt,17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" strokeweight=".14042mm">
                <w10:wrap anchorx="page"/>
              </v:line>
            </w:pict>
          </mc:Fallback>
        </mc:AlternateContent>
      </w:r>
      <w:r w:rsidR="00FA655D">
        <w:rPr>
          <w:rFonts w:ascii="Georgia" w:hAnsi="Georgia"/>
          <w:i/>
          <w:w w:val="115"/>
          <w:position w:val="6"/>
          <w:sz w:val="21"/>
        </w:rPr>
        <w:t>∂η</w:t>
      </w:r>
      <w:r w:rsidR="00FA655D">
        <w:rPr>
          <w:rFonts w:ascii="Arial" w:hAnsi="Arial"/>
          <w:i/>
          <w:w w:val="115"/>
          <w:sz w:val="12"/>
        </w:rPr>
        <w:t>TAMCRC</w:t>
      </w:r>
    </w:p>
    <w:p w14:paraId="341CE075" w14:textId="77777777" w:rsidR="00ED6B8B" w:rsidRDefault="00FA655D">
      <w:pPr>
        <w:spacing w:before="10"/>
        <w:ind w:right="331"/>
        <w:rPr>
          <w:rFonts w:ascii="Georgia" w:hAnsi="Georgia"/>
          <w:i/>
          <w:sz w:val="21"/>
        </w:rPr>
        <w:pPrChange w:id="661" w:author="Raghda Wahdan" w:date="2017-11-06T13:08:00Z">
          <w:pPr>
            <w:spacing w:before="10"/>
            <w:ind w:right="331"/>
            <w:jc w:val="right"/>
          </w:pPr>
        </w:pPrChange>
      </w:pPr>
      <w:r>
        <w:rPr>
          <w:rFonts w:ascii="Georgia" w:hAnsi="Georgia"/>
          <w:i/>
          <w:w w:val="95"/>
          <w:sz w:val="21"/>
        </w:rPr>
        <w:t>∂β</w:t>
      </w:r>
    </w:p>
    <w:p w14:paraId="52DBC7BD" w14:textId="77777777" w:rsidR="00ED6B8B" w:rsidRDefault="00FA655D" w:rsidP="00F672C4">
      <w:pPr>
        <w:tabs>
          <w:tab w:val="left" w:pos="3157"/>
        </w:tabs>
        <w:spacing w:before="85"/>
        <w:ind w:left="72"/>
        <w:rPr>
          <w:rFonts w:ascii="Century"/>
          <w:sz w:val="21"/>
        </w:rPr>
      </w:pPr>
      <w:r>
        <w:br w:type="column"/>
      </w:r>
      <w:r>
        <w:rPr>
          <w:rFonts w:ascii="Arial Unicode MS"/>
          <w:w w:val="105"/>
          <w:sz w:val="21"/>
        </w:rPr>
        <w:t>=</w:t>
      </w:r>
      <w:r>
        <w:rPr>
          <w:rFonts w:ascii="Arial Unicode MS"/>
          <w:spacing w:val="2"/>
          <w:w w:val="105"/>
          <w:sz w:val="21"/>
        </w:rPr>
        <w:t xml:space="preserve"> </w:t>
      </w:r>
      <w:r>
        <w:rPr>
          <w:rFonts w:ascii="Arial Unicode MS"/>
          <w:w w:val="105"/>
          <w:sz w:val="21"/>
        </w:rPr>
        <w:t>0</w:t>
      </w:r>
      <w:r>
        <w:rPr>
          <w:rFonts w:ascii="Arial Unicode MS"/>
          <w:w w:val="105"/>
          <w:sz w:val="21"/>
        </w:rPr>
        <w:tab/>
      </w:r>
      <w:r>
        <w:rPr>
          <w:rFonts w:ascii="Century"/>
          <w:w w:val="105"/>
          <w:sz w:val="21"/>
        </w:rPr>
        <w:t>(5.47)</w:t>
      </w:r>
    </w:p>
    <w:p w14:paraId="548A7254" w14:textId="77777777" w:rsidR="00ED6B8B" w:rsidRDefault="00ED6B8B" w:rsidP="00F672C4">
      <w:pPr>
        <w:rPr>
          <w:rFonts w:ascii="Century"/>
          <w:sz w:val="21"/>
        </w:rPr>
        <w:sectPr w:rsidR="00ED6B8B">
          <w:type w:val="continuous"/>
          <w:pgSz w:w="11910" w:h="16840"/>
          <w:pgMar w:top="1580" w:right="1620" w:bottom="280" w:left="1680" w:header="720" w:footer="720" w:gutter="0"/>
          <w:cols w:num="2" w:space="720" w:equalWidth="0">
            <w:col w:w="4743" w:space="40"/>
            <w:col w:w="3827"/>
          </w:cols>
        </w:sectPr>
      </w:pPr>
    </w:p>
    <w:p w14:paraId="5E50E418" w14:textId="77777777" w:rsidR="00ED6B8B" w:rsidRDefault="00FA655D" w:rsidP="00F672C4">
      <w:pPr>
        <w:pStyle w:val="BodyText"/>
        <w:spacing w:before="68" w:line="266" w:lineRule="auto"/>
        <w:ind w:left="479"/>
      </w:pPr>
      <w:r>
        <w:t>After differentiating and simplifications, the final equation is a fourth order polynomial:</w:t>
      </w:r>
    </w:p>
    <w:p w14:paraId="604B55EB" w14:textId="77777777" w:rsidR="00ED6B8B" w:rsidRDefault="00ED6B8B" w:rsidP="00F672C4">
      <w:pPr>
        <w:pStyle w:val="BodyText"/>
        <w:spacing w:before="4"/>
        <w:rPr>
          <w:sz w:val="15"/>
        </w:rPr>
      </w:pPr>
    </w:p>
    <w:p w14:paraId="452BF31C" w14:textId="77777777" w:rsidR="00ED6B8B" w:rsidRDefault="00890932" w:rsidP="00F672C4">
      <w:pPr>
        <w:tabs>
          <w:tab w:val="left" w:pos="7939"/>
        </w:tabs>
        <w:spacing w:before="43"/>
        <w:ind w:left="2738"/>
        <w:rPr>
          <w:rFonts w:ascii="Century" w:hAnsi="Century"/>
          <w:sz w:val="21"/>
        </w:rPr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857920" behindDoc="1" locked="0" layoutInCell="1" allowOverlap="1" wp14:anchorId="36E732CF" wp14:editId="5E94F52E">
                <wp:simplePos x="0" y="0"/>
                <wp:positionH relativeFrom="page">
                  <wp:posOffset>3065145</wp:posOffset>
                </wp:positionH>
                <wp:positionV relativeFrom="paragraph">
                  <wp:posOffset>63500</wp:posOffset>
                </wp:positionV>
                <wp:extent cx="1003935" cy="143510"/>
                <wp:effectExtent l="0" t="0" r="0" b="2540"/>
                <wp:wrapNone/>
                <wp:docPr id="411" name="Text Box 3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03935" cy="1435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C7FC9D8" w14:textId="77777777" w:rsidR="00B0570F" w:rsidRDefault="00B0570F">
                            <w:pPr>
                              <w:tabs>
                                <w:tab w:val="left" w:pos="747"/>
                                <w:tab w:val="left" w:pos="1495"/>
                              </w:tabs>
                              <w:spacing w:before="19"/>
                              <w:rPr>
                                <w:rFonts w:ascii="Tahoma"/>
                                <w:sz w:val="16"/>
                              </w:rPr>
                            </w:pPr>
                            <w:r>
                              <w:rPr>
                                <w:rFonts w:ascii="Tahoma"/>
                                <w:sz w:val="16"/>
                              </w:rPr>
                              <w:t>4</w:t>
                            </w:r>
                            <w:r>
                              <w:rPr>
                                <w:rFonts w:ascii="Tahoma"/>
                                <w:sz w:val="16"/>
                              </w:rPr>
                              <w:tab/>
                              <w:t>3</w:t>
                            </w:r>
                            <w:r>
                              <w:rPr>
                                <w:rFonts w:ascii="Tahoma"/>
                                <w:sz w:val="16"/>
                              </w:rPr>
                              <w:tab/>
                            </w:r>
                            <w:r>
                              <w:rPr>
                                <w:rFonts w:ascii="Tahoma"/>
                                <w:w w:val="95"/>
                                <w:sz w:val="16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6E732CF" id="Text Box 387" o:spid="_x0000_s1660" type="#_x0000_t202" style="position:absolute;left:0;text-align:left;margin-left:241.35pt;margin-top:5pt;width:79.05pt;height:11.3pt;z-index:-251458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" filled="f" stroked="f">
                <v:textbox inset="0,0,0,0">
                  <w:txbxContent>
                    <w:p w14:paraId="7C7FC9D8" w14:textId="77777777" w:rsidR="00B0570F" w:rsidRDefault="00B0570F">
                      <w:pPr>
                        <w:tabs>
                          <w:tab w:val="left" w:pos="747"/>
                          <w:tab w:val="left" w:pos="1495"/>
                        </w:tabs>
                        <w:spacing w:before="19"/>
                        <w:rPr>
                          <w:rFonts w:ascii="Tahoma"/>
                          <w:sz w:val="16"/>
                        </w:rPr>
                      </w:pPr>
                      <w:r>
                        <w:rPr>
                          <w:rFonts w:ascii="Tahoma"/>
                          <w:sz w:val="16"/>
                        </w:rPr>
                        <w:t>4</w:t>
                      </w:r>
                      <w:r>
                        <w:rPr>
                          <w:rFonts w:ascii="Tahoma"/>
                          <w:sz w:val="16"/>
                        </w:rPr>
                        <w:tab/>
                        <w:t>3</w:t>
                      </w:r>
                      <w:r>
                        <w:rPr>
                          <w:rFonts w:ascii="Tahoma"/>
                          <w:sz w:val="16"/>
                        </w:rPr>
                        <w:tab/>
                      </w:r>
                      <w:r>
                        <w:rPr>
                          <w:rFonts w:ascii="Tahoma"/>
                          <w:w w:val="95"/>
                          <w:sz w:val="16"/>
                        </w:rPr>
                        <w:t>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FA655D">
        <w:rPr>
          <w:rFonts w:ascii="Georgia" w:hAnsi="Georgia"/>
          <w:i/>
          <w:sz w:val="21"/>
        </w:rPr>
        <w:t xml:space="preserve">a </w:t>
      </w:r>
      <w:r w:rsidR="00FA655D">
        <w:rPr>
          <w:rFonts w:ascii="Arial" w:hAnsi="Arial"/>
          <w:i/>
          <w:sz w:val="21"/>
        </w:rPr>
        <w:t xml:space="preserve">· </w:t>
      </w:r>
      <w:r w:rsidR="00FA655D">
        <w:rPr>
          <w:rFonts w:ascii="Georgia" w:hAnsi="Georgia"/>
          <w:i/>
          <w:sz w:val="21"/>
        </w:rPr>
        <w:t xml:space="preserve">β   </w:t>
      </w:r>
      <w:r w:rsidR="00FA655D">
        <w:rPr>
          <w:rFonts w:ascii="Arial Unicode MS" w:hAnsi="Arial Unicode MS"/>
          <w:w w:val="105"/>
          <w:sz w:val="21"/>
        </w:rPr>
        <w:t xml:space="preserve">+ </w:t>
      </w:r>
      <w:r w:rsidR="00FA655D">
        <w:rPr>
          <w:rFonts w:ascii="Georgia" w:hAnsi="Georgia"/>
          <w:i/>
          <w:sz w:val="21"/>
        </w:rPr>
        <w:t xml:space="preserve">b </w:t>
      </w:r>
      <w:r w:rsidR="00FA655D">
        <w:rPr>
          <w:rFonts w:ascii="Arial" w:hAnsi="Arial"/>
          <w:i/>
          <w:sz w:val="21"/>
        </w:rPr>
        <w:t xml:space="preserve">· </w:t>
      </w:r>
      <w:r w:rsidR="00FA655D">
        <w:rPr>
          <w:rFonts w:ascii="Georgia" w:hAnsi="Georgia"/>
          <w:i/>
          <w:sz w:val="21"/>
        </w:rPr>
        <w:t xml:space="preserve">β   </w:t>
      </w:r>
      <w:r w:rsidR="00FA655D">
        <w:rPr>
          <w:rFonts w:ascii="Arial Unicode MS" w:hAnsi="Arial Unicode MS"/>
          <w:w w:val="105"/>
          <w:sz w:val="21"/>
        </w:rPr>
        <w:t xml:space="preserve">+ </w:t>
      </w:r>
      <w:r w:rsidR="00FA655D">
        <w:rPr>
          <w:rFonts w:ascii="Georgia" w:hAnsi="Georgia"/>
          <w:i/>
          <w:sz w:val="21"/>
        </w:rPr>
        <w:t xml:space="preserve">c </w:t>
      </w:r>
      <w:r w:rsidR="00FA655D">
        <w:rPr>
          <w:rFonts w:ascii="Arial" w:hAnsi="Arial"/>
          <w:i/>
          <w:sz w:val="21"/>
        </w:rPr>
        <w:t xml:space="preserve">· </w:t>
      </w:r>
      <w:r w:rsidR="00FA655D">
        <w:rPr>
          <w:rFonts w:ascii="Georgia" w:hAnsi="Georgia"/>
          <w:i/>
          <w:sz w:val="21"/>
        </w:rPr>
        <w:t xml:space="preserve">β   </w:t>
      </w:r>
      <w:r w:rsidR="00FA655D">
        <w:rPr>
          <w:rFonts w:ascii="Arial Unicode MS" w:hAnsi="Arial Unicode MS"/>
          <w:w w:val="105"/>
          <w:sz w:val="21"/>
        </w:rPr>
        <w:t xml:space="preserve">+ </w:t>
      </w:r>
      <w:r w:rsidR="00FA655D">
        <w:rPr>
          <w:rFonts w:ascii="Georgia" w:hAnsi="Georgia"/>
          <w:i/>
          <w:sz w:val="21"/>
        </w:rPr>
        <w:t xml:space="preserve">d </w:t>
      </w:r>
      <w:r w:rsidR="00FA655D">
        <w:rPr>
          <w:rFonts w:ascii="Arial" w:hAnsi="Arial"/>
          <w:i/>
          <w:sz w:val="21"/>
        </w:rPr>
        <w:t xml:space="preserve">· </w:t>
      </w:r>
      <w:r w:rsidR="00FA655D">
        <w:rPr>
          <w:rFonts w:ascii="Georgia" w:hAnsi="Georgia"/>
          <w:i/>
          <w:sz w:val="21"/>
        </w:rPr>
        <w:t xml:space="preserve">β </w:t>
      </w:r>
      <w:r w:rsidR="00FA655D">
        <w:rPr>
          <w:rFonts w:ascii="Arial Unicode MS" w:hAnsi="Arial Unicode MS"/>
          <w:w w:val="105"/>
          <w:sz w:val="21"/>
        </w:rPr>
        <w:t>+</w:t>
      </w:r>
      <w:r w:rsidR="00FA655D">
        <w:rPr>
          <w:rFonts w:ascii="Arial Unicode MS" w:hAnsi="Arial Unicode MS"/>
          <w:spacing w:val="-43"/>
          <w:w w:val="105"/>
          <w:sz w:val="21"/>
        </w:rPr>
        <w:t xml:space="preserve"> </w:t>
      </w:r>
      <w:r w:rsidR="00FA655D">
        <w:rPr>
          <w:rFonts w:ascii="Georgia" w:hAnsi="Georgia"/>
          <w:i/>
          <w:sz w:val="21"/>
        </w:rPr>
        <w:t xml:space="preserve">e </w:t>
      </w:r>
      <w:r w:rsidR="00FA655D">
        <w:rPr>
          <w:rFonts w:ascii="Arial Unicode MS" w:hAnsi="Arial Unicode MS"/>
          <w:w w:val="105"/>
          <w:sz w:val="21"/>
        </w:rPr>
        <w:t>=</w:t>
      </w:r>
      <w:r w:rsidR="00FA655D">
        <w:rPr>
          <w:rFonts w:ascii="Arial Unicode MS" w:hAnsi="Arial Unicode MS"/>
          <w:spacing w:val="1"/>
          <w:w w:val="105"/>
          <w:sz w:val="21"/>
        </w:rPr>
        <w:t xml:space="preserve"> </w:t>
      </w:r>
      <w:r w:rsidR="00FA655D">
        <w:rPr>
          <w:rFonts w:ascii="Arial Unicode MS" w:hAnsi="Arial Unicode MS"/>
          <w:sz w:val="21"/>
        </w:rPr>
        <w:t>0</w:t>
      </w:r>
      <w:r w:rsidR="00FA655D">
        <w:rPr>
          <w:rFonts w:ascii="Georgia" w:hAnsi="Georgia"/>
          <w:i/>
          <w:sz w:val="21"/>
        </w:rPr>
        <w:t>,</w:t>
      </w:r>
      <w:r w:rsidR="00FA655D">
        <w:rPr>
          <w:rFonts w:ascii="Georgia" w:hAnsi="Georgia"/>
          <w:i/>
          <w:sz w:val="21"/>
        </w:rPr>
        <w:tab/>
      </w:r>
      <w:r w:rsidR="00FA655D">
        <w:rPr>
          <w:rFonts w:ascii="Century" w:hAnsi="Century"/>
          <w:sz w:val="21"/>
        </w:rPr>
        <w:t>(5.48)</w:t>
      </w:r>
    </w:p>
    <w:p w14:paraId="421A51BD" w14:textId="77777777" w:rsidR="00ED6B8B" w:rsidRDefault="00890932" w:rsidP="00F672C4">
      <w:pPr>
        <w:tabs>
          <w:tab w:val="left" w:pos="1823"/>
        </w:tabs>
        <w:spacing w:before="110" w:after="8"/>
        <w:ind w:left="480"/>
        <w:rPr>
          <w:rFonts w:ascii="Georgia"/>
          <w:i/>
          <w:sz w:val="21"/>
        </w:rPr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855872" behindDoc="1" locked="0" layoutInCell="1" allowOverlap="1" wp14:anchorId="138ED894" wp14:editId="6A176AB3">
                <wp:simplePos x="0" y="0"/>
                <wp:positionH relativeFrom="page">
                  <wp:posOffset>2117090</wp:posOffset>
                </wp:positionH>
                <wp:positionV relativeFrom="paragraph">
                  <wp:posOffset>169545</wp:posOffset>
                </wp:positionV>
                <wp:extent cx="671830" cy="240665"/>
                <wp:effectExtent l="2540" t="0" r="1905" b="0"/>
                <wp:wrapNone/>
                <wp:docPr id="410" name="Text Box 3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1830" cy="2406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37B043D" w14:textId="77777777" w:rsidR="00B0570F" w:rsidRDefault="00B0570F">
                            <w:pPr>
                              <w:tabs>
                                <w:tab w:val="left" w:pos="1057"/>
                              </w:tabs>
                              <w:spacing w:line="233" w:lineRule="exact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  <w:r>
                              <w:rPr>
                                <w:rFonts w:ascii="Arial" w:hAnsi="Arial"/>
                                <w:i/>
                                <w:w w:val="135"/>
                                <w:sz w:val="21"/>
                              </w:rPr>
                              <w:t>−</w:t>
                            </w:r>
                            <w:r>
                              <w:rPr>
                                <w:rFonts w:ascii="Arial" w:hAnsi="Arial"/>
                                <w:i/>
                                <w:spacing w:val="73"/>
                                <w:w w:val="13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i/>
                                <w:w w:val="135"/>
                                <w:position w:val="-2"/>
                                <w:sz w:val="16"/>
                              </w:rPr>
                              <w:t>t</w:t>
                            </w:r>
                            <w:r>
                              <w:rPr>
                                <w:rFonts w:ascii="Arial" w:hAnsi="Arial"/>
                                <w:i/>
                                <w:spacing w:val="-10"/>
                                <w:position w:val="-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w w:val="99"/>
                                <w:position w:val="-11"/>
                                <w:sz w:val="20"/>
                                <w:u w:val="thick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position w:val="-11"/>
                                <w:sz w:val="20"/>
                                <w:u w:val="thick"/>
                              </w:rPr>
                              <w:tab/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38ED894" id="Text Box 386" o:spid="_x0000_s1661" type="#_x0000_t202" style="position:absolute;left:0;text-align:left;margin-left:166.7pt;margin-top:13.35pt;width:52.9pt;height:18.95pt;z-index:-2514606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" filled="f" stroked="f">
                <v:textbox inset="0,0,0,0">
                  <w:txbxContent>
                    <w:p w14:paraId="437B043D" w14:textId="77777777" w:rsidR="00B0570F" w:rsidRDefault="00B0570F">
                      <w:pPr>
                        <w:tabs>
                          <w:tab w:val="left" w:pos="1057"/>
                        </w:tabs>
                        <w:spacing w:line="233" w:lineRule="exact"/>
                        <w:rPr>
                          <w:rFonts w:ascii="Times New Roman" w:hAnsi="Times New Roman"/>
                          <w:sz w:val="20"/>
                        </w:rPr>
                      </w:pPr>
                      <w:r>
                        <w:rPr>
                          <w:rFonts w:ascii="Arial" w:hAnsi="Arial"/>
                          <w:i/>
                          <w:w w:val="135"/>
                          <w:sz w:val="21"/>
                        </w:rPr>
                        <w:t>−</w:t>
                      </w:r>
                      <w:r>
                        <w:rPr>
                          <w:rFonts w:ascii="Arial" w:hAnsi="Arial"/>
                          <w:i/>
                          <w:spacing w:val="73"/>
                          <w:w w:val="135"/>
                          <w:sz w:val="21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i/>
                          <w:w w:val="135"/>
                          <w:position w:val="-2"/>
                          <w:sz w:val="16"/>
                        </w:rPr>
                        <w:t>t</w:t>
                      </w:r>
                      <w:r>
                        <w:rPr>
                          <w:rFonts w:ascii="Arial" w:hAnsi="Arial"/>
                          <w:i/>
                          <w:spacing w:val="-10"/>
                          <w:position w:val="-2"/>
                          <w:sz w:val="16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w w:val="99"/>
                          <w:position w:val="-11"/>
                          <w:sz w:val="20"/>
                          <w:u w:val="thick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position w:val="-11"/>
                          <w:sz w:val="20"/>
                          <w:u w:val="thick"/>
                        </w:rPr>
                        <w:tab/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FA655D">
        <w:rPr>
          <w:w w:val="105"/>
          <w:sz w:val="24"/>
        </w:rPr>
        <w:t>where:</w:t>
      </w:r>
      <w:r w:rsidR="00FA655D">
        <w:rPr>
          <w:spacing w:val="16"/>
          <w:w w:val="105"/>
          <w:sz w:val="24"/>
        </w:rPr>
        <w:t xml:space="preserve"> </w:t>
      </w:r>
      <w:r w:rsidR="00FA655D">
        <w:rPr>
          <w:rFonts w:ascii="Georgia"/>
          <w:i/>
          <w:w w:val="105"/>
          <w:sz w:val="21"/>
        </w:rPr>
        <w:t>a</w:t>
      </w:r>
      <w:r w:rsidR="00FA655D">
        <w:rPr>
          <w:rFonts w:ascii="Georgia"/>
          <w:i/>
          <w:spacing w:val="-8"/>
          <w:w w:val="105"/>
          <w:sz w:val="21"/>
        </w:rPr>
        <w:t xml:space="preserve"> </w:t>
      </w:r>
      <w:r w:rsidR="00FA655D">
        <w:rPr>
          <w:rFonts w:ascii="Arial Unicode MS"/>
          <w:w w:val="105"/>
          <w:sz w:val="21"/>
        </w:rPr>
        <w:t>=</w:t>
      </w:r>
      <w:r w:rsidR="00FA655D">
        <w:rPr>
          <w:rFonts w:ascii="Arial Unicode MS"/>
          <w:w w:val="105"/>
          <w:sz w:val="21"/>
        </w:rPr>
        <w:tab/>
      </w:r>
      <w:r w:rsidR="00FA655D">
        <w:rPr>
          <w:rFonts w:ascii="Georgia"/>
          <w:i/>
          <w:w w:val="105"/>
          <w:sz w:val="21"/>
        </w:rPr>
        <w:t>C</w:t>
      </w:r>
    </w:p>
    <w:p w14:paraId="06BE8DF7" w14:textId="77777777" w:rsidR="00ED6B8B" w:rsidRDefault="00890932" w:rsidP="00F672C4">
      <w:pPr>
        <w:spacing w:line="47" w:lineRule="exact"/>
        <w:ind w:left="1740"/>
        <w:rPr>
          <w:rFonts w:ascii="Georgia"/>
          <w:sz w:val="4"/>
        </w:rPr>
      </w:pPr>
      <w:r>
        <w:rPr>
          <w:rFonts w:ascii="Georgia"/>
          <w:noProof/>
          <w:sz w:val="4"/>
          <w:lang w:val="en-GB" w:eastAsia="en-GB"/>
        </w:rPr>
        <mc:AlternateContent>
          <mc:Choice Requires="wpg">
            <w:drawing>
              <wp:inline distT="0" distB="0" distL="0" distR="0" wp14:anchorId="1F653311" wp14:editId="0864C515">
                <wp:extent cx="15240" cy="30480"/>
                <wp:effectExtent l="9525" t="0" r="13335" b="0"/>
                <wp:docPr id="408" name="Group 3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240" cy="30480"/>
                          <a:chOff x="0" y="0"/>
                          <a:chExt cx="24" cy="48"/>
                        </a:xfrm>
                      </wpg:grpSpPr>
                      <wps:wsp>
                        <wps:cNvPr id="409" name="Line 385"/>
                        <wps:cNvCnPr/>
                        <wps:spPr bwMode="auto">
                          <a:xfrm>
                            <a:off x="2" y="24"/>
                            <a:ext cx="20" cy="0"/>
                          </a:xfrm>
                          <a:prstGeom prst="line">
                            <a:avLst/>
                          </a:prstGeom>
                          <a:noFill/>
                          <a:ln w="1517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5361271" id="Group 384" o:spid="_x0000_s1026" style="width:1.2pt;height:2.4pt;mso-position-horizontal-relative:char;mso-position-vertical-relative:line" coordsize="24,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">
                <v:line id="Line 385" o:spid="_x0000_s1027" style="position:absolute;visibility:visible;mso-wrap-style:square" from="2,24" to="22,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" strokeweight=".42156mm"/>
                <w10:anchorlock/>
              </v:group>
            </w:pict>
          </mc:Fallback>
        </mc:AlternateContent>
      </w:r>
      <w:r w:rsidR="00FA655D">
        <w:rPr>
          <w:rFonts w:ascii="Times New Roman"/>
          <w:spacing w:val="162"/>
          <w:sz w:val="4"/>
        </w:rPr>
        <w:t xml:space="preserve"> </w:t>
      </w:r>
      <w:r>
        <w:rPr>
          <w:rFonts w:ascii="Georgia"/>
          <w:noProof/>
          <w:spacing w:val="162"/>
          <w:sz w:val="4"/>
          <w:lang w:val="en-GB" w:eastAsia="en-GB"/>
        </w:rPr>
        <mc:AlternateContent>
          <mc:Choice Requires="wpg">
            <w:drawing>
              <wp:inline distT="0" distB="0" distL="0" distR="0" wp14:anchorId="1CE9690F" wp14:editId="4170214B">
                <wp:extent cx="15240" cy="30480"/>
                <wp:effectExtent l="9525" t="0" r="13335" b="0"/>
                <wp:docPr id="406" name="Group 3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240" cy="30480"/>
                          <a:chOff x="0" y="0"/>
                          <a:chExt cx="24" cy="48"/>
                        </a:xfrm>
                      </wpg:grpSpPr>
                      <wps:wsp>
                        <wps:cNvPr id="407" name="Line 383"/>
                        <wps:cNvCnPr/>
                        <wps:spPr bwMode="auto">
                          <a:xfrm>
                            <a:off x="2" y="24"/>
                            <a:ext cx="20" cy="0"/>
                          </a:xfrm>
                          <a:prstGeom prst="line">
                            <a:avLst/>
                          </a:prstGeom>
                          <a:noFill/>
                          <a:ln w="1517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3CA3B37" id="Group 382" o:spid="_x0000_s1026" style="width:1.2pt;height:2.4pt;mso-position-horizontal-relative:char;mso-position-vertical-relative:line" coordsize="24,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">
                <v:line id="Line 383" o:spid="_x0000_s1027" style="position:absolute;visibility:visible;mso-wrap-style:square" from="2,24" to="22,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" strokeweight=".42156mm"/>
                <w10:anchorlock/>
              </v:group>
            </w:pict>
          </mc:Fallback>
        </mc:AlternateContent>
      </w:r>
    </w:p>
    <w:p w14:paraId="5758E916" w14:textId="77777777" w:rsidR="00ED6B8B" w:rsidRDefault="00890932" w:rsidP="00F672C4">
      <w:pPr>
        <w:spacing w:line="210" w:lineRule="exact"/>
        <w:ind w:left="1653"/>
        <w:rPr>
          <w:rFonts w:ascii="Arial"/>
          <w:sz w:val="20"/>
        </w:rPr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859968" behindDoc="1" locked="0" layoutInCell="1" allowOverlap="1" wp14:anchorId="05BA009C" wp14:editId="4BB6034A">
                <wp:simplePos x="0" y="0"/>
                <wp:positionH relativeFrom="page">
                  <wp:posOffset>1838960</wp:posOffset>
                </wp:positionH>
                <wp:positionV relativeFrom="paragraph">
                  <wp:posOffset>287020</wp:posOffset>
                </wp:positionV>
                <wp:extent cx="57150" cy="472440"/>
                <wp:effectExtent l="635" t="1270" r="0" b="2540"/>
                <wp:wrapNone/>
                <wp:docPr id="405" name="Text Box 3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" cy="472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C657CE8" w14:textId="77777777" w:rsidR="00B0570F" w:rsidRDefault="00B0570F">
                            <w:pPr>
                              <w:spacing w:line="196" w:lineRule="exact"/>
                              <w:rPr>
                                <w:rFonts w:ascii="Arial"/>
                                <w:sz w:val="20"/>
                              </w:rPr>
                            </w:pPr>
                            <w:r>
                              <w:rPr>
                                <w:rFonts w:ascii="Arial"/>
                                <w:w w:val="161"/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5BA009C" id="Text Box 381" o:spid="_x0000_s1662" type="#_x0000_t202" style="position:absolute;left:0;text-align:left;margin-left:144.8pt;margin-top:22.6pt;width:4.5pt;height:37.2pt;z-index:-251456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" filled="f" stroked="f">
                <v:textbox inset="0,0,0,0">
                  <w:txbxContent>
                    <w:p w14:paraId="7C657CE8" w14:textId="77777777" w:rsidR="00B0570F" w:rsidRDefault="00B0570F">
                      <w:pPr>
                        <w:spacing w:line="196" w:lineRule="exact"/>
                        <w:rPr>
                          <w:rFonts w:ascii="Arial"/>
                          <w:sz w:val="20"/>
                        </w:rPr>
                      </w:pPr>
                      <w:r>
                        <w:rPr>
                          <w:rFonts w:ascii="Arial"/>
                          <w:w w:val="161"/>
                          <w:sz w:val="20"/>
                        </w:rPr>
                        <w:t xml:space="preserve"> 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862016" behindDoc="1" locked="0" layoutInCell="1" allowOverlap="1" wp14:anchorId="20A90494" wp14:editId="0F215B50">
                <wp:simplePos x="0" y="0"/>
                <wp:positionH relativeFrom="page">
                  <wp:posOffset>2759710</wp:posOffset>
                </wp:positionH>
                <wp:positionV relativeFrom="paragraph">
                  <wp:posOffset>287020</wp:posOffset>
                </wp:positionV>
                <wp:extent cx="57150" cy="472440"/>
                <wp:effectExtent l="0" t="1270" r="2540" b="2540"/>
                <wp:wrapNone/>
                <wp:docPr id="404" name="Text Box 3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" cy="472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C78F17E" w14:textId="77777777" w:rsidR="00B0570F" w:rsidRDefault="00B0570F">
                            <w:pPr>
                              <w:spacing w:line="196" w:lineRule="exact"/>
                              <w:rPr>
                                <w:rFonts w:ascii="Arial"/>
                                <w:sz w:val="20"/>
                              </w:rPr>
                            </w:pPr>
                            <w:r>
                              <w:rPr>
                                <w:rFonts w:ascii="Arial"/>
                                <w:w w:val="161"/>
                                <w:sz w:val="20"/>
                                <w:u w:val="single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0A90494" id="Text Box 380" o:spid="_x0000_s1663" type="#_x0000_t202" style="position:absolute;left:0;text-align:left;margin-left:217.3pt;margin-top:22.6pt;width:4.5pt;height:37.2pt;z-index:-251454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" filled="f" stroked="f">
                <v:textbox inset="0,0,0,0">
                  <w:txbxContent>
                    <w:p w14:paraId="2C78F17E" w14:textId="77777777" w:rsidR="00B0570F" w:rsidRDefault="00B0570F">
                      <w:pPr>
                        <w:spacing w:line="196" w:lineRule="exact"/>
                        <w:rPr>
                          <w:rFonts w:ascii="Arial"/>
                          <w:sz w:val="20"/>
                        </w:rPr>
                      </w:pPr>
                      <w:r>
                        <w:rPr>
                          <w:rFonts w:ascii="Arial"/>
                          <w:w w:val="161"/>
                          <w:sz w:val="20"/>
                          <w:u w:val="single"/>
                        </w:rPr>
                        <w:t xml:space="preserve"> 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FA655D">
        <w:rPr>
          <w:rFonts w:ascii="Arial"/>
          <w:spacing w:val="-66"/>
          <w:w w:val="161"/>
          <w:sz w:val="20"/>
        </w:rPr>
        <w:t xml:space="preserve"> </w:t>
      </w:r>
      <w:r w:rsidR="00FA655D">
        <w:rPr>
          <w:rFonts w:ascii="Tahoma"/>
          <w:w w:val="107"/>
          <w:position w:val="-20"/>
          <w:sz w:val="16"/>
        </w:rPr>
        <w:t>(</w:t>
      </w:r>
      <w:r w:rsidR="00FA655D">
        <w:rPr>
          <w:rFonts w:ascii="Arial"/>
          <w:i/>
          <w:spacing w:val="-114"/>
          <w:w w:val="140"/>
          <w:position w:val="-20"/>
          <w:sz w:val="16"/>
        </w:rPr>
        <w:t>&lt;</w:t>
      </w:r>
      <w:r w:rsidR="00FA655D">
        <w:rPr>
          <w:rFonts w:ascii="Arial"/>
          <w:w w:val="161"/>
          <w:sz w:val="20"/>
        </w:rPr>
        <w:t xml:space="preserve"> </w:t>
      </w:r>
      <w:r w:rsidR="00FA655D">
        <w:rPr>
          <w:rFonts w:ascii="Arial"/>
          <w:spacing w:val="-67"/>
          <w:w w:val="161"/>
          <w:sz w:val="20"/>
        </w:rPr>
        <w:t xml:space="preserve"> </w:t>
      </w:r>
      <w:r w:rsidR="00FA655D">
        <w:rPr>
          <w:rFonts w:ascii="Tahoma"/>
          <w:w w:val="96"/>
          <w:position w:val="-20"/>
          <w:sz w:val="16"/>
        </w:rPr>
        <w:t>0</w:t>
      </w:r>
      <w:r w:rsidR="00FA655D">
        <w:rPr>
          <w:rFonts w:ascii="Tahoma"/>
          <w:spacing w:val="-66"/>
          <w:w w:val="107"/>
          <w:position w:val="-20"/>
          <w:sz w:val="16"/>
        </w:rPr>
        <w:t>)</w:t>
      </w:r>
      <w:r w:rsidR="00FA655D">
        <w:rPr>
          <w:rFonts w:ascii="Arial"/>
          <w:w w:val="161"/>
          <w:sz w:val="20"/>
        </w:rPr>
        <w:t xml:space="preserve"> </w:t>
      </w:r>
    </w:p>
    <w:p w14:paraId="08F2DF37" w14:textId="77777777" w:rsidR="00ED6B8B" w:rsidRDefault="00890932" w:rsidP="00F672C4">
      <w:pPr>
        <w:pStyle w:val="BodyText"/>
        <w:spacing w:before="10"/>
        <w:rPr>
          <w:rFonts w:ascii="Arial"/>
          <w:sz w:val="27"/>
        </w:rPr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0" distR="0" simplePos="0" relativeHeight="251532288" behindDoc="0" locked="0" layoutInCell="1" allowOverlap="1" wp14:anchorId="0DB8D2B9" wp14:editId="0678C1B3">
                <wp:simplePos x="0" y="0"/>
                <wp:positionH relativeFrom="page">
                  <wp:posOffset>1895475</wp:posOffset>
                </wp:positionH>
                <wp:positionV relativeFrom="paragraph">
                  <wp:posOffset>236220</wp:posOffset>
                </wp:positionV>
                <wp:extent cx="375285" cy="0"/>
                <wp:effectExtent l="9525" t="7620" r="15240" b="11430"/>
                <wp:wrapTopAndBottom/>
                <wp:docPr id="403" name="Line 3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75285" cy="0"/>
                        </a:xfrm>
                        <a:prstGeom prst="line">
                          <a:avLst/>
                        </a:prstGeom>
                        <a:noFill/>
                        <a:ln w="15176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0517269" id="Line 379" o:spid="_x0000_s1026" style="position:absolute;z-index:25153228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149.25pt,18.6pt" to="178.8pt,18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" strokeweight=".42156mm">
                <w10:wrap type="topAndBottom" anchorx="page"/>
              </v:line>
            </w:pict>
          </mc:Fallback>
        </mc:AlternateContent>
      </w:r>
    </w:p>
    <w:p w14:paraId="6869FBDF" w14:textId="77777777" w:rsidR="00ED6B8B" w:rsidRDefault="00FA655D" w:rsidP="00F672C4">
      <w:pPr>
        <w:spacing w:line="230" w:lineRule="exact"/>
        <w:ind w:left="831"/>
        <w:rPr>
          <w:rFonts w:ascii="Arial Unicode MS" w:hAnsi="Arial Unicode MS"/>
          <w:sz w:val="21"/>
        </w:rPr>
      </w:pPr>
      <w:r>
        <w:rPr>
          <w:rFonts w:ascii="Georgia" w:hAnsi="Georgia"/>
          <w:i/>
          <w:sz w:val="21"/>
        </w:rPr>
        <w:t xml:space="preserve">b </w:t>
      </w:r>
      <w:r>
        <w:rPr>
          <w:rFonts w:ascii="Arial Unicode MS" w:hAnsi="Arial Unicode MS"/>
          <w:w w:val="110"/>
          <w:sz w:val="21"/>
        </w:rPr>
        <w:t xml:space="preserve">= </w:t>
      </w:r>
      <w:r>
        <w:rPr>
          <w:rFonts w:ascii="Georgia" w:hAnsi="Georgia"/>
          <w:i/>
          <w:w w:val="110"/>
          <w:sz w:val="21"/>
        </w:rPr>
        <w:t>C</w:t>
      </w:r>
      <w:r>
        <w:rPr>
          <w:rFonts w:ascii="Arial" w:hAnsi="Arial"/>
          <w:i/>
          <w:w w:val="110"/>
          <w:position w:val="-2"/>
          <w:sz w:val="16"/>
        </w:rPr>
        <w:t xml:space="preserve">t </w:t>
      </w:r>
      <w:r>
        <w:rPr>
          <w:rFonts w:ascii="Arial" w:hAnsi="Arial"/>
          <w:i/>
          <w:sz w:val="21"/>
        </w:rPr>
        <w:t xml:space="preserve">· </w:t>
      </w:r>
      <w:r>
        <w:rPr>
          <w:rFonts w:ascii="Arial Unicode MS" w:hAnsi="Arial Unicode MS"/>
          <w:w w:val="110"/>
          <w:sz w:val="21"/>
        </w:rPr>
        <w:t xml:space="preserve">(1 </w:t>
      </w:r>
      <w:r>
        <w:rPr>
          <w:rFonts w:ascii="Arial" w:hAnsi="Arial"/>
          <w:i/>
          <w:w w:val="110"/>
          <w:sz w:val="21"/>
        </w:rPr>
        <w:t xml:space="preserve">− </w:t>
      </w:r>
      <w:r>
        <w:rPr>
          <w:rFonts w:ascii="Georgia" w:hAnsi="Georgia"/>
          <w:i/>
          <w:w w:val="110"/>
          <w:sz w:val="21"/>
        </w:rPr>
        <w:t>α</w:t>
      </w:r>
      <w:r>
        <w:rPr>
          <w:rFonts w:ascii="Tahoma" w:hAnsi="Tahoma"/>
          <w:w w:val="110"/>
          <w:position w:val="-2"/>
          <w:sz w:val="16"/>
        </w:rPr>
        <w:t>2</w:t>
      </w:r>
      <w:r>
        <w:rPr>
          <w:rFonts w:ascii="Arial Unicode MS" w:hAnsi="Arial Unicode MS"/>
          <w:w w:val="110"/>
          <w:sz w:val="21"/>
        </w:rPr>
        <w:t xml:space="preserve">) </w:t>
      </w:r>
      <w:r>
        <w:rPr>
          <w:rFonts w:ascii="Arial" w:hAnsi="Arial"/>
          <w:i/>
          <w:w w:val="110"/>
          <w:sz w:val="21"/>
        </w:rPr>
        <w:t xml:space="preserve">− </w:t>
      </w:r>
      <w:r>
        <w:rPr>
          <w:rFonts w:ascii="Arial Unicode MS" w:hAnsi="Arial Unicode MS"/>
          <w:sz w:val="21"/>
        </w:rPr>
        <w:t>1</w:t>
      </w:r>
    </w:p>
    <w:p w14:paraId="44F0915F" w14:textId="77777777" w:rsidR="00ED6B8B" w:rsidRDefault="00ED6B8B" w:rsidP="00F672C4">
      <w:pPr>
        <w:spacing w:line="230" w:lineRule="exact"/>
        <w:rPr>
          <w:rFonts w:ascii="Arial Unicode MS" w:hAnsi="Arial Unicode MS"/>
          <w:sz w:val="21"/>
        </w:rPr>
        <w:sectPr w:rsidR="00ED6B8B">
          <w:type w:val="continuous"/>
          <w:pgSz w:w="11910" w:h="16840"/>
          <w:pgMar w:top="1580" w:right="1620" w:bottom="280" w:left="1680" w:header="720" w:footer="720" w:gutter="0"/>
          <w:cols w:space="720"/>
        </w:sectPr>
      </w:pPr>
    </w:p>
    <w:p w14:paraId="5C05D0E9" w14:textId="77777777" w:rsidR="00ED6B8B" w:rsidRDefault="00ED6B8B" w:rsidP="00F672C4">
      <w:pPr>
        <w:pStyle w:val="BodyText"/>
        <w:spacing w:before="7"/>
        <w:rPr>
          <w:rFonts w:ascii="Arial Unicode MS"/>
        </w:rPr>
      </w:pPr>
    </w:p>
    <w:p w14:paraId="662C6DF5" w14:textId="77777777" w:rsidR="00ED6B8B" w:rsidRDefault="00FA655D" w:rsidP="00F672C4">
      <w:pPr>
        <w:spacing w:line="230" w:lineRule="exact"/>
        <w:ind w:left="831"/>
        <w:rPr>
          <w:rFonts w:ascii="Arial" w:hAnsi="Arial"/>
          <w:i/>
          <w:sz w:val="16"/>
        </w:rPr>
      </w:pPr>
      <w:r>
        <w:rPr>
          <w:rFonts w:ascii="Georgia" w:hAnsi="Georgia"/>
          <w:i/>
          <w:w w:val="110"/>
          <w:sz w:val="21"/>
        </w:rPr>
        <w:t xml:space="preserve">c </w:t>
      </w:r>
      <w:r>
        <w:rPr>
          <w:rFonts w:ascii="Arial Unicode MS" w:hAnsi="Arial Unicode MS"/>
          <w:w w:val="115"/>
          <w:sz w:val="21"/>
        </w:rPr>
        <w:t xml:space="preserve">= </w:t>
      </w:r>
      <w:r>
        <w:rPr>
          <w:rFonts w:ascii="Arial Unicode MS" w:hAnsi="Arial Unicode MS"/>
          <w:w w:val="110"/>
          <w:sz w:val="21"/>
        </w:rPr>
        <w:t xml:space="preserve">2 </w:t>
      </w:r>
      <w:r>
        <w:rPr>
          <w:rFonts w:ascii="Arial" w:hAnsi="Arial"/>
          <w:i/>
          <w:w w:val="115"/>
          <w:sz w:val="21"/>
          <w:u w:val="thick"/>
        </w:rPr>
        <w:t xml:space="preserve">− </w:t>
      </w:r>
      <w:r>
        <w:rPr>
          <w:rFonts w:ascii="Georgia" w:hAnsi="Georgia"/>
          <w:i/>
          <w:w w:val="115"/>
          <w:sz w:val="21"/>
          <w:u w:val="thick"/>
        </w:rPr>
        <w:t>C</w:t>
      </w:r>
      <w:r>
        <w:rPr>
          <w:rFonts w:ascii="Arial" w:hAnsi="Arial"/>
          <w:i/>
          <w:w w:val="115"/>
          <w:position w:val="-2"/>
          <w:sz w:val="16"/>
        </w:rPr>
        <w:t>t</w:t>
      </w:r>
    </w:p>
    <w:p w14:paraId="51833EBF" w14:textId="77777777" w:rsidR="00ED6B8B" w:rsidRDefault="00FA655D" w:rsidP="00F672C4">
      <w:pPr>
        <w:spacing w:before="206"/>
        <w:ind w:left="-38"/>
        <w:rPr>
          <w:rFonts w:ascii="Tahoma"/>
          <w:sz w:val="16"/>
        </w:rPr>
      </w:pPr>
      <w:r>
        <w:br w:type="column"/>
      </w:r>
      <w:r>
        <w:rPr>
          <w:rFonts w:ascii="Tahoma"/>
          <w:w w:val="107"/>
          <w:sz w:val="16"/>
        </w:rPr>
        <w:t>(</w:t>
      </w:r>
      <w:r>
        <w:rPr>
          <w:rFonts w:ascii="Arial"/>
          <w:i/>
          <w:spacing w:val="-114"/>
          <w:w w:val="140"/>
          <w:sz w:val="16"/>
        </w:rPr>
        <w:t>&lt;</w:t>
      </w:r>
      <w:r>
        <w:rPr>
          <w:rFonts w:ascii="Arial"/>
          <w:w w:val="161"/>
          <w:position w:val="21"/>
          <w:sz w:val="20"/>
        </w:rPr>
        <w:t xml:space="preserve"> </w:t>
      </w:r>
      <w:r>
        <w:rPr>
          <w:rFonts w:ascii="Arial"/>
          <w:spacing w:val="-67"/>
          <w:w w:val="161"/>
          <w:position w:val="21"/>
          <w:sz w:val="20"/>
        </w:rPr>
        <w:t xml:space="preserve"> </w:t>
      </w:r>
      <w:r>
        <w:rPr>
          <w:rFonts w:ascii="Tahoma"/>
          <w:w w:val="101"/>
          <w:sz w:val="16"/>
        </w:rPr>
        <w:t>0)</w:t>
      </w:r>
    </w:p>
    <w:p w14:paraId="330B110F" w14:textId="77777777" w:rsidR="00ED6B8B" w:rsidRDefault="00FA655D" w:rsidP="00F672C4">
      <w:pPr>
        <w:pStyle w:val="ListParagraph"/>
        <w:numPr>
          <w:ilvl w:val="0"/>
          <w:numId w:val="8"/>
        </w:numPr>
        <w:tabs>
          <w:tab w:val="left" w:pos="237"/>
        </w:tabs>
        <w:spacing w:before="147" w:line="110" w:lineRule="exact"/>
        <w:ind w:left="236" w:hanging="218"/>
        <w:rPr>
          <w:rFonts w:ascii="Tahoma" w:hAnsi="Tahoma"/>
          <w:sz w:val="16"/>
        </w:rPr>
      </w:pPr>
      <w:r>
        <w:rPr>
          <w:i/>
          <w:sz w:val="21"/>
          <w:u w:val="thick"/>
        </w:rPr>
        <w:t>α</w:t>
      </w:r>
      <w:r>
        <w:rPr>
          <w:rFonts w:ascii="Tahoma" w:hAnsi="Tahoma"/>
          <w:position w:val="-2"/>
          <w:sz w:val="16"/>
        </w:rPr>
        <w:t>2</w:t>
      </w:r>
    </w:p>
    <w:p w14:paraId="4A9A46F6" w14:textId="77777777" w:rsidR="00ED6B8B" w:rsidRDefault="00FA655D" w:rsidP="00F672C4">
      <w:pPr>
        <w:pStyle w:val="BodyText"/>
        <w:spacing w:before="4"/>
        <w:rPr>
          <w:rFonts w:ascii="Tahoma"/>
          <w:sz w:val="33"/>
        </w:rPr>
      </w:pPr>
      <w:r>
        <w:br w:type="column"/>
      </w:r>
    </w:p>
    <w:p w14:paraId="1BA13565" w14:textId="77777777" w:rsidR="00ED6B8B" w:rsidRDefault="00FA655D" w:rsidP="00F672C4">
      <w:pPr>
        <w:spacing w:line="256" w:lineRule="exact"/>
        <w:ind w:left="18"/>
        <w:rPr>
          <w:rFonts w:ascii="Tahoma" w:hAnsi="Tahoma"/>
          <w:sz w:val="16"/>
        </w:rPr>
      </w:pPr>
      <w:r>
        <w:rPr>
          <w:rFonts w:ascii="Arial Unicode MS" w:hAnsi="Arial Unicode MS"/>
          <w:w w:val="120"/>
          <w:sz w:val="21"/>
        </w:rPr>
        <w:t>+</w:t>
      </w:r>
      <w:r>
        <w:rPr>
          <w:rFonts w:ascii="Arial Unicode MS" w:hAnsi="Arial Unicode MS"/>
          <w:spacing w:val="-51"/>
          <w:w w:val="120"/>
          <w:sz w:val="21"/>
        </w:rPr>
        <w:t xml:space="preserve"> </w:t>
      </w:r>
      <w:r>
        <w:rPr>
          <w:rFonts w:ascii="Georgia" w:hAnsi="Georgia"/>
          <w:i/>
          <w:w w:val="120"/>
          <w:position w:val="15"/>
          <w:sz w:val="21"/>
        </w:rPr>
        <w:t>C</w:t>
      </w:r>
      <w:r>
        <w:rPr>
          <w:rFonts w:ascii="Arial" w:hAnsi="Arial"/>
          <w:i/>
          <w:w w:val="120"/>
          <w:position w:val="11"/>
          <w:sz w:val="16"/>
        </w:rPr>
        <w:t xml:space="preserve">t </w:t>
      </w:r>
      <w:r>
        <w:rPr>
          <w:rFonts w:ascii="Arial Unicode MS" w:hAnsi="Arial Unicode MS"/>
          <w:w w:val="120"/>
          <w:sz w:val="21"/>
        </w:rPr>
        <w:t>(</w:t>
      </w:r>
      <w:r>
        <w:rPr>
          <w:rFonts w:ascii="Georgia" w:hAnsi="Georgia"/>
          <w:i/>
          <w:w w:val="120"/>
          <w:sz w:val="21"/>
        </w:rPr>
        <w:t>α</w:t>
      </w:r>
      <w:r>
        <w:rPr>
          <w:rFonts w:ascii="Tahoma" w:hAnsi="Tahoma"/>
          <w:w w:val="120"/>
          <w:position w:val="-2"/>
          <w:sz w:val="16"/>
        </w:rPr>
        <w:t>2</w:t>
      </w:r>
    </w:p>
    <w:p w14:paraId="128A17FF" w14:textId="77777777" w:rsidR="00ED6B8B" w:rsidRDefault="00FA655D" w:rsidP="00F672C4">
      <w:pPr>
        <w:pStyle w:val="BodyText"/>
        <w:spacing w:before="5"/>
        <w:rPr>
          <w:rFonts w:ascii="Tahoma"/>
          <w:sz w:val="35"/>
        </w:rPr>
      </w:pPr>
      <w:r>
        <w:br w:type="column"/>
      </w:r>
    </w:p>
    <w:p w14:paraId="56C73CDF" w14:textId="77777777" w:rsidR="00ED6B8B" w:rsidRDefault="00FA655D" w:rsidP="00F672C4">
      <w:pPr>
        <w:spacing w:before="1" w:line="230" w:lineRule="exact"/>
        <w:ind w:left="18"/>
        <w:rPr>
          <w:rFonts w:ascii="Arial Unicode MS" w:hAnsi="Arial Unicode MS"/>
          <w:sz w:val="21"/>
        </w:rPr>
      </w:pPr>
      <w:r>
        <w:rPr>
          <w:rFonts w:ascii="Arial" w:hAnsi="Arial"/>
          <w:i/>
          <w:w w:val="120"/>
          <w:sz w:val="21"/>
        </w:rPr>
        <w:t xml:space="preserve">− </w:t>
      </w:r>
      <w:r>
        <w:rPr>
          <w:rFonts w:ascii="Georgia" w:hAnsi="Georgia"/>
          <w:i/>
          <w:spacing w:val="3"/>
          <w:w w:val="120"/>
          <w:sz w:val="21"/>
        </w:rPr>
        <w:t>α</w:t>
      </w:r>
      <w:r>
        <w:rPr>
          <w:rFonts w:ascii="Tahoma" w:hAnsi="Tahoma"/>
          <w:spacing w:val="3"/>
          <w:w w:val="120"/>
          <w:position w:val="-2"/>
          <w:sz w:val="16"/>
        </w:rPr>
        <w:t>3</w:t>
      </w:r>
      <w:r>
        <w:rPr>
          <w:rFonts w:ascii="Arial Unicode MS" w:hAnsi="Arial Unicode MS"/>
          <w:spacing w:val="3"/>
          <w:w w:val="120"/>
          <w:sz w:val="21"/>
        </w:rPr>
        <w:t>)</w:t>
      </w:r>
    </w:p>
    <w:p w14:paraId="3477096F" w14:textId="77777777" w:rsidR="00ED6B8B" w:rsidRDefault="00ED6B8B" w:rsidP="00F672C4">
      <w:pPr>
        <w:pStyle w:val="BodyText"/>
        <w:spacing w:before="16"/>
        <w:rPr>
          <w:rFonts w:ascii="Arial Unicode MS"/>
          <w:sz w:val="2"/>
        </w:rPr>
      </w:pPr>
    </w:p>
    <w:p w14:paraId="55B1B9AB" w14:textId="77777777" w:rsidR="00ED6B8B" w:rsidRDefault="00890932" w:rsidP="00F672C4">
      <w:pPr>
        <w:pStyle w:val="BodyText"/>
        <w:spacing w:line="241" w:lineRule="exact"/>
        <w:ind w:left="55"/>
        <w:rPr>
          <w:rFonts w:ascii="Arial Unicode MS"/>
          <w:sz w:val="20"/>
        </w:rPr>
      </w:pPr>
      <w:r>
        <w:rPr>
          <w:rFonts w:ascii="Arial Unicode MS"/>
          <w:noProof/>
          <w:position w:val="-4"/>
          <w:sz w:val="20"/>
          <w:lang w:val="en-GB" w:eastAsia="en-GB"/>
        </w:rPr>
        <mc:AlternateContent>
          <mc:Choice Requires="wps">
            <w:drawing>
              <wp:inline distT="0" distB="0" distL="0" distR="0" wp14:anchorId="61ABB63C" wp14:editId="137AFD35">
                <wp:extent cx="292735" cy="153670"/>
                <wp:effectExtent l="0" t="0" r="2540" b="0"/>
                <wp:docPr id="402" name="Text Box 3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2735" cy="1536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ADA540D" w14:textId="77777777" w:rsidR="00B0570F" w:rsidRDefault="00B0570F">
                            <w:pPr>
                              <w:tabs>
                                <w:tab w:val="left" w:pos="459"/>
                              </w:tabs>
                              <w:spacing w:line="242" w:lineRule="exact"/>
                              <w:rPr>
                                <w:rFonts w:ascii="Times New Roman"/>
                                <w:sz w:val="21"/>
                              </w:rPr>
                            </w:pPr>
                            <w:r>
                              <w:rPr>
                                <w:rFonts w:ascii="Times New Roman"/>
                                <w:w w:val="99"/>
                                <w:sz w:val="21"/>
                                <w:u w:val="thick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1"/>
                                <w:u w:val="thick"/>
                              </w:rPr>
                              <w:tab/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1ABB63C" id="Text Box 378" o:spid="_x0000_s1664" type="#_x0000_t202" style="width:23.05pt;height:12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" filled="f" stroked="f">
                <v:textbox inset="0,0,0,0">
                  <w:txbxContent>
                    <w:p w14:paraId="2ADA540D" w14:textId="77777777" w:rsidR="00B0570F" w:rsidRDefault="00B0570F">
                      <w:pPr>
                        <w:tabs>
                          <w:tab w:val="left" w:pos="459"/>
                        </w:tabs>
                        <w:spacing w:line="242" w:lineRule="exact"/>
                        <w:rPr>
                          <w:rFonts w:ascii="Times New Roman"/>
                          <w:sz w:val="21"/>
                        </w:rPr>
                      </w:pPr>
                      <w:r>
                        <w:rPr>
                          <w:rFonts w:ascii="Times New Roman"/>
                          <w:w w:val="99"/>
                          <w:sz w:val="21"/>
                          <w:u w:val="thick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1"/>
                          <w:u w:val="thick"/>
                        </w:rPr>
                        <w:tab/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E2CC6DD" w14:textId="77777777" w:rsidR="00ED6B8B" w:rsidRDefault="00ED6B8B" w:rsidP="00F672C4">
      <w:pPr>
        <w:spacing w:line="241" w:lineRule="exact"/>
        <w:rPr>
          <w:rFonts w:ascii="Arial Unicode MS"/>
          <w:sz w:val="20"/>
        </w:rPr>
        <w:sectPr w:rsidR="00ED6B8B">
          <w:type w:val="continuous"/>
          <w:pgSz w:w="11910" w:h="16840"/>
          <w:pgMar w:top="1580" w:right="1620" w:bottom="280" w:left="1680" w:header="720" w:footer="720" w:gutter="0"/>
          <w:cols w:num="4" w:space="720" w:equalWidth="0">
            <w:col w:w="1810" w:space="40"/>
            <w:col w:w="461" w:space="40"/>
            <w:col w:w="821" w:space="40"/>
            <w:col w:w="5398"/>
          </w:cols>
        </w:sectPr>
      </w:pPr>
    </w:p>
    <w:p w14:paraId="36D5DBC9" w14:textId="77777777" w:rsidR="00ED6B8B" w:rsidRDefault="00FA655D" w:rsidP="00F672C4">
      <w:pPr>
        <w:tabs>
          <w:tab w:val="left" w:pos="2669"/>
          <w:tab w:val="left" w:pos="3086"/>
        </w:tabs>
        <w:spacing w:line="175" w:lineRule="exact"/>
        <w:ind w:left="1594"/>
        <w:rPr>
          <w:rFonts w:ascii="Arial Unicode MS"/>
          <w:sz w:val="21"/>
        </w:rPr>
      </w:pPr>
      <w:r>
        <w:rPr>
          <w:rFonts w:ascii="Tahoma"/>
          <w:w w:val="107"/>
          <w:sz w:val="16"/>
        </w:rPr>
        <w:t>(</w:t>
      </w:r>
      <w:r>
        <w:rPr>
          <w:rFonts w:ascii="Arial"/>
          <w:i/>
          <w:spacing w:val="-114"/>
          <w:w w:val="140"/>
          <w:sz w:val="16"/>
        </w:rPr>
        <w:t>&gt;</w:t>
      </w:r>
      <w:r>
        <w:rPr>
          <w:rFonts w:ascii="Arial"/>
          <w:w w:val="161"/>
          <w:position w:val="21"/>
          <w:sz w:val="20"/>
        </w:rPr>
        <w:t xml:space="preserve"> </w:t>
      </w:r>
      <w:r>
        <w:rPr>
          <w:rFonts w:ascii="Arial"/>
          <w:spacing w:val="-67"/>
          <w:w w:val="161"/>
          <w:position w:val="21"/>
          <w:sz w:val="20"/>
        </w:rPr>
        <w:t xml:space="preserve"> </w:t>
      </w:r>
      <w:r>
        <w:rPr>
          <w:rFonts w:ascii="Tahoma"/>
          <w:w w:val="101"/>
          <w:sz w:val="16"/>
        </w:rPr>
        <w:t>0)</w:t>
      </w:r>
      <w:r>
        <w:rPr>
          <w:rFonts w:ascii="Tahoma"/>
          <w:sz w:val="16"/>
        </w:rPr>
        <w:tab/>
      </w:r>
      <w:r>
        <w:rPr>
          <w:rFonts w:ascii="Arial Unicode MS"/>
          <w:w w:val="89"/>
          <w:position w:val="18"/>
          <w:sz w:val="21"/>
          <w:u w:val="thick"/>
        </w:rPr>
        <w:t>2</w:t>
      </w:r>
      <w:r>
        <w:rPr>
          <w:rFonts w:ascii="Arial Unicode MS"/>
          <w:position w:val="18"/>
          <w:sz w:val="21"/>
          <w:u w:val="thick"/>
        </w:rPr>
        <w:tab/>
      </w:r>
    </w:p>
    <w:p w14:paraId="455D7D25" w14:textId="77777777" w:rsidR="00ED6B8B" w:rsidRDefault="00890932" w:rsidP="00F672C4">
      <w:pPr>
        <w:pStyle w:val="BodyText"/>
        <w:spacing w:before="8"/>
        <w:rPr>
          <w:rFonts w:ascii="Arial Unicode MS"/>
          <w:sz w:val="25"/>
        </w:rPr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0" distR="0" simplePos="0" relativeHeight="251534336" behindDoc="0" locked="0" layoutInCell="1" allowOverlap="1" wp14:anchorId="705092D2" wp14:editId="5E1D87CF">
                <wp:simplePos x="0" y="0"/>
                <wp:positionH relativeFrom="page">
                  <wp:posOffset>1896110</wp:posOffset>
                </wp:positionH>
                <wp:positionV relativeFrom="paragraph">
                  <wp:posOffset>316230</wp:posOffset>
                </wp:positionV>
                <wp:extent cx="695960" cy="0"/>
                <wp:effectExtent l="10160" t="11430" r="8255" b="7620"/>
                <wp:wrapTopAndBottom/>
                <wp:docPr id="401" name="Line 3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95960" cy="0"/>
                        </a:xfrm>
                        <a:prstGeom prst="line">
                          <a:avLst/>
                        </a:prstGeom>
                        <a:noFill/>
                        <a:ln w="15176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CC6F3A1" id="Line 377" o:spid="_x0000_s1026" style="position:absolute;z-index:25153433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149.3pt,24.9pt" to="204.1pt,24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" strokeweight=".42156mm">
                <w10:wrap type="topAndBottom" anchorx="page"/>
              </v:line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0" distB="0" distL="0" distR="0" simplePos="0" relativeHeight="251536384" behindDoc="0" locked="0" layoutInCell="1" allowOverlap="1" wp14:anchorId="2DF0046A" wp14:editId="6BE625C8">
                <wp:simplePos x="0" y="0"/>
                <wp:positionH relativeFrom="page">
                  <wp:posOffset>2705735</wp:posOffset>
                </wp:positionH>
                <wp:positionV relativeFrom="paragraph">
                  <wp:posOffset>316230</wp:posOffset>
                </wp:positionV>
                <wp:extent cx="695960" cy="0"/>
                <wp:effectExtent l="10160" t="11430" r="8255" b="7620"/>
                <wp:wrapTopAndBottom/>
                <wp:docPr id="400" name="Line 3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95960" cy="0"/>
                        </a:xfrm>
                        <a:prstGeom prst="line">
                          <a:avLst/>
                        </a:prstGeom>
                        <a:noFill/>
                        <a:ln w="15176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AB1BFDE" id="Line 376" o:spid="_x0000_s1026" style="position:absolute;z-index:25153638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213.05pt,24.9pt" to="267.85pt,24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" strokeweight=".42156mm">
                <w10:wrap type="topAndBottom" anchorx="page"/>
              </v:line>
            </w:pict>
          </mc:Fallback>
        </mc:AlternateContent>
      </w:r>
    </w:p>
    <w:p w14:paraId="2E96C717" w14:textId="77777777" w:rsidR="00ED6B8B" w:rsidRDefault="00ED6B8B" w:rsidP="00F672C4">
      <w:pPr>
        <w:rPr>
          <w:rFonts w:ascii="Arial Unicode MS"/>
          <w:sz w:val="25"/>
        </w:rPr>
        <w:sectPr w:rsidR="00ED6B8B">
          <w:type w:val="continuous"/>
          <w:pgSz w:w="11910" w:h="16840"/>
          <w:pgMar w:top="1580" w:right="1620" w:bottom="280" w:left="1680" w:header="720" w:footer="720" w:gutter="0"/>
          <w:cols w:space="720"/>
        </w:sectPr>
      </w:pPr>
    </w:p>
    <w:p w14:paraId="69607E3E" w14:textId="77777777" w:rsidR="00ED6B8B" w:rsidRDefault="00FA655D" w:rsidP="00F672C4">
      <w:pPr>
        <w:tabs>
          <w:tab w:val="left" w:pos="2317"/>
        </w:tabs>
        <w:spacing w:before="562" w:line="143" w:lineRule="exact"/>
        <w:ind w:left="1216"/>
        <w:rPr>
          <w:rFonts w:ascii="Tahoma"/>
          <w:sz w:val="16"/>
        </w:rPr>
      </w:pPr>
      <w:r>
        <w:rPr>
          <w:rFonts w:ascii="Arial"/>
          <w:w w:val="161"/>
          <w:position w:val="21"/>
          <w:sz w:val="20"/>
        </w:rPr>
        <w:t xml:space="preserve"> </w:t>
      </w:r>
      <w:r>
        <w:rPr>
          <w:rFonts w:ascii="Arial"/>
          <w:position w:val="21"/>
          <w:sz w:val="20"/>
        </w:rPr>
        <w:tab/>
      </w:r>
      <w:r>
        <w:rPr>
          <w:rFonts w:ascii="Tahoma"/>
          <w:w w:val="107"/>
          <w:sz w:val="16"/>
        </w:rPr>
        <w:t>(</w:t>
      </w:r>
      <w:r>
        <w:rPr>
          <w:rFonts w:ascii="Arial"/>
          <w:i/>
          <w:spacing w:val="-114"/>
          <w:w w:val="140"/>
          <w:sz w:val="16"/>
        </w:rPr>
        <w:t>&gt;</w:t>
      </w:r>
      <w:r>
        <w:rPr>
          <w:rFonts w:ascii="Arial"/>
          <w:w w:val="161"/>
          <w:position w:val="21"/>
          <w:sz w:val="20"/>
        </w:rPr>
        <w:t xml:space="preserve"> </w:t>
      </w:r>
      <w:r>
        <w:rPr>
          <w:rFonts w:ascii="Arial"/>
          <w:spacing w:val="-67"/>
          <w:w w:val="161"/>
          <w:position w:val="21"/>
          <w:sz w:val="20"/>
        </w:rPr>
        <w:t xml:space="preserve"> </w:t>
      </w:r>
      <w:r>
        <w:rPr>
          <w:rFonts w:ascii="Tahoma"/>
          <w:spacing w:val="-13"/>
          <w:w w:val="96"/>
          <w:sz w:val="16"/>
        </w:rPr>
        <w:t>0</w:t>
      </w:r>
      <w:r>
        <w:rPr>
          <w:rFonts w:ascii="Arial"/>
          <w:spacing w:val="-77"/>
          <w:w w:val="161"/>
          <w:position w:val="57"/>
          <w:sz w:val="20"/>
        </w:rPr>
        <w:t xml:space="preserve"> </w:t>
      </w:r>
      <w:r>
        <w:rPr>
          <w:rFonts w:ascii="Tahoma"/>
          <w:w w:val="107"/>
          <w:sz w:val="16"/>
        </w:rPr>
        <w:t>)</w:t>
      </w:r>
    </w:p>
    <w:p w14:paraId="35D7F5E7" w14:textId="77777777" w:rsidR="00ED6B8B" w:rsidRDefault="00FA655D" w:rsidP="00F672C4">
      <w:pPr>
        <w:spacing w:before="206"/>
        <w:ind w:left="286"/>
        <w:rPr>
          <w:rFonts w:ascii="Tahoma"/>
          <w:sz w:val="16"/>
        </w:rPr>
      </w:pPr>
      <w:r>
        <w:br w:type="column"/>
      </w:r>
      <w:r>
        <w:rPr>
          <w:rFonts w:ascii="Tahoma"/>
          <w:w w:val="107"/>
          <w:sz w:val="16"/>
        </w:rPr>
        <w:t>(</w:t>
      </w:r>
      <w:r>
        <w:rPr>
          <w:rFonts w:ascii="Arial"/>
          <w:i/>
          <w:spacing w:val="-114"/>
          <w:w w:val="140"/>
          <w:sz w:val="16"/>
        </w:rPr>
        <w:t>&gt;</w:t>
      </w:r>
      <w:r>
        <w:rPr>
          <w:rFonts w:ascii="Arial"/>
          <w:w w:val="161"/>
          <w:position w:val="21"/>
          <w:sz w:val="20"/>
        </w:rPr>
        <w:t xml:space="preserve"> </w:t>
      </w:r>
      <w:r>
        <w:rPr>
          <w:rFonts w:ascii="Arial"/>
          <w:spacing w:val="-67"/>
          <w:w w:val="161"/>
          <w:position w:val="21"/>
          <w:sz w:val="20"/>
        </w:rPr>
        <w:t xml:space="preserve"> </w:t>
      </w:r>
      <w:r>
        <w:rPr>
          <w:rFonts w:ascii="Tahoma"/>
          <w:w w:val="101"/>
          <w:sz w:val="16"/>
        </w:rPr>
        <w:t>0)</w:t>
      </w:r>
    </w:p>
    <w:p w14:paraId="39016F8B" w14:textId="77777777" w:rsidR="00ED6B8B" w:rsidRDefault="00ED6B8B" w:rsidP="00F672C4">
      <w:pPr>
        <w:pStyle w:val="BodyText"/>
        <w:rPr>
          <w:rFonts w:ascii="Tahoma"/>
          <w:sz w:val="20"/>
        </w:rPr>
      </w:pPr>
    </w:p>
    <w:p w14:paraId="0720EC0F" w14:textId="77777777" w:rsidR="00ED6B8B" w:rsidRDefault="00890932" w:rsidP="00F672C4">
      <w:pPr>
        <w:pStyle w:val="BodyText"/>
        <w:spacing w:before="9"/>
        <w:rPr>
          <w:rFonts w:ascii="Tahoma"/>
          <w:sz w:val="29"/>
        </w:rPr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0" distR="0" simplePos="0" relativeHeight="251538432" behindDoc="0" locked="0" layoutInCell="1" allowOverlap="1" wp14:anchorId="77444A3C" wp14:editId="11E0E53F">
                <wp:simplePos x="0" y="0"/>
                <wp:positionH relativeFrom="page">
                  <wp:posOffset>3718560</wp:posOffset>
                </wp:positionH>
                <wp:positionV relativeFrom="paragraph">
                  <wp:posOffset>255270</wp:posOffset>
                </wp:positionV>
                <wp:extent cx="69215" cy="0"/>
                <wp:effectExtent l="13335" t="7620" r="12700" b="11430"/>
                <wp:wrapTopAndBottom/>
                <wp:docPr id="399" name="Line 3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9215" cy="0"/>
                        </a:xfrm>
                        <a:prstGeom prst="line">
                          <a:avLst/>
                        </a:pr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32ACFBE" id="Line 375" o:spid="_x0000_s1026" style="position:absolute;z-index:2515384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292.8pt,20.1pt" to="298.25pt,20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" strokeweight=".14042mm">
                <w10:wrap type="topAndBottom" anchorx="page"/>
              </v:line>
            </w:pict>
          </mc:Fallback>
        </mc:AlternateContent>
      </w:r>
    </w:p>
    <w:p w14:paraId="150CB6A5" w14:textId="77777777" w:rsidR="00ED6B8B" w:rsidRDefault="00ED6B8B" w:rsidP="00F672C4">
      <w:pPr>
        <w:rPr>
          <w:rFonts w:ascii="Tahoma"/>
          <w:sz w:val="29"/>
        </w:rPr>
        <w:sectPr w:rsidR="00ED6B8B">
          <w:type w:val="continuous"/>
          <w:pgSz w:w="11910" w:h="16840"/>
          <w:pgMar w:top="1580" w:right="1620" w:bottom="280" w:left="1680" w:header="720" w:footer="720" w:gutter="0"/>
          <w:cols w:num="2" w:space="720" w:equalWidth="0">
            <w:col w:w="2677" w:space="40"/>
            <w:col w:w="5893"/>
          </w:cols>
        </w:sectPr>
      </w:pPr>
    </w:p>
    <w:p w14:paraId="23C79E73" w14:textId="77777777" w:rsidR="00ED6B8B" w:rsidRDefault="00FA655D" w:rsidP="00F672C4">
      <w:pPr>
        <w:tabs>
          <w:tab w:val="left" w:pos="2587"/>
          <w:tab w:val="left" w:pos="4175"/>
        </w:tabs>
        <w:spacing w:line="147" w:lineRule="exact"/>
        <w:ind w:left="1259"/>
        <w:rPr>
          <w:rFonts w:ascii="Arial Unicode MS"/>
          <w:sz w:val="21"/>
        </w:rPr>
      </w:pPr>
      <w:r>
        <w:rPr>
          <w:rFonts w:ascii="Arial Unicode MS"/>
          <w:sz w:val="21"/>
        </w:rPr>
        <w:t>1</w:t>
      </w:r>
      <w:r>
        <w:rPr>
          <w:rFonts w:ascii="Arial Unicode MS"/>
          <w:sz w:val="21"/>
        </w:rPr>
        <w:tab/>
        <w:t>1</w:t>
      </w:r>
      <w:r>
        <w:rPr>
          <w:rFonts w:ascii="Arial Unicode MS"/>
          <w:sz w:val="21"/>
        </w:rPr>
        <w:tab/>
        <w:t>1</w:t>
      </w:r>
    </w:p>
    <w:p w14:paraId="3C1678B2" w14:textId="77777777" w:rsidR="00ED6B8B" w:rsidRDefault="00890932" w:rsidP="00F672C4">
      <w:pPr>
        <w:pStyle w:val="BodyText"/>
        <w:spacing w:before="8"/>
        <w:rPr>
          <w:rFonts w:ascii="Arial Unicode MS"/>
          <w:sz w:val="8"/>
        </w:rPr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0" distR="0" simplePos="0" relativeHeight="251540480" behindDoc="0" locked="0" layoutInCell="1" allowOverlap="1" wp14:anchorId="7BC768B1" wp14:editId="2C084118">
                <wp:simplePos x="0" y="0"/>
                <wp:positionH relativeFrom="page">
                  <wp:posOffset>2710180</wp:posOffset>
                </wp:positionH>
                <wp:positionV relativeFrom="paragraph">
                  <wp:posOffset>121285</wp:posOffset>
                </wp:positionV>
                <wp:extent cx="69215" cy="0"/>
                <wp:effectExtent l="5080" t="6985" r="11430" b="12065"/>
                <wp:wrapTopAndBottom/>
                <wp:docPr id="398" name="Line 3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9215" cy="0"/>
                        </a:xfrm>
                        <a:prstGeom prst="line">
                          <a:avLst/>
                        </a:pr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5E69B18" id="Line 374" o:spid="_x0000_s1026" style="position:absolute;z-index:2515404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213.4pt,9.55pt" to="218.85pt,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" strokeweight=".14042mm">
                <w10:wrap type="topAndBottom" anchorx="page"/>
              </v:line>
            </w:pict>
          </mc:Fallback>
        </mc:AlternateContent>
      </w:r>
    </w:p>
    <w:p w14:paraId="4521131D" w14:textId="77777777" w:rsidR="00ED6B8B" w:rsidRDefault="00FA655D" w:rsidP="00F672C4">
      <w:pPr>
        <w:spacing w:line="325" w:lineRule="exact"/>
        <w:ind w:left="831"/>
        <w:rPr>
          <w:rFonts w:ascii="Tahoma" w:hAnsi="Tahoma"/>
          <w:sz w:val="16"/>
        </w:rPr>
      </w:pPr>
      <w:r>
        <w:rPr>
          <w:rFonts w:ascii="Georgia" w:hAnsi="Georgia"/>
          <w:i/>
          <w:w w:val="105"/>
          <w:sz w:val="21"/>
        </w:rPr>
        <w:t xml:space="preserve">d </w:t>
      </w:r>
      <w:r>
        <w:rPr>
          <w:rFonts w:ascii="Arial Unicode MS" w:hAnsi="Arial Unicode MS"/>
          <w:w w:val="110"/>
          <w:sz w:val="21"/>
        </w:rPr>
        <w:t xml:space="preserve">= </w:t>
      </w:r>
      <w:r>
        <w:rPr>
          <w:rFonts w:ascii="Arial Unicode MS" w:hAnsi="Arial Unicode MS"/>
          <w:w w:val="105"/>
          <w:position w:val="-14"/>
          <w:sz w:val="21"/>
        </w:rPr>
        <w:t xml:space="preserve">2 </w:t>
      </w:r>
      <w:r>
        <w:rPr>
          <w:rFonts w:ascii="Arial Unicode MS" w:hAnsi="Arial Unicode MS"/>
          <w:w w:val="110"/>
          <w:sz w:val="21"/>
        </w:rPr>
        <w:t>(</w:t>
      </w:r>
      <w:r>
        <w:rPr>
          <w:rFonts w:ascii="Georgia" w:hAnsi="Georgia"/>
          <w:i/>
          <w:w w:val="110"/>
          <w:sz w:val="21"/>
        </w:rPr>
        <w:t>α</w:t>
      </w:r>
      <w:r>
        <w:rPr>
          <w:rFonts w:ascii="Tahoma" w:hAnsi="Tahoma"/>
          <w:w w:val="110"/>
          <w:position w:val="-2"/>
          <w:sz w:val="16"/>
        </w:rPr>
        <w:t xml:space="preserve">2 </w:t>
      </w:r>
      <w:r>
        <w:rPr>
          <w:rFonts w:ascii="Arial" w:hAnsi="Arial"/>
          <w:i/>
          <w:w w:val="110"/>
          <w:sz w:val="21"/>
        </w:rPr>
        <w:t xml:space="preserve">− </w:t>
      </w:r>
      <w:r>
        <w:rPr>
          <w:rFonts w:ascii="Georgia" w:hAnsi="Georgia"/>
          <w:i/>
          <w:w w:val="110"/>
          <w:sz w:val="21"/>
        </w:rPr>
        <w:t>α</w:t>
      </w:r>
      <w:r>
        <w:rPr>
          <w:rFonts w:ascii="Tahoma" w:hAnsi="Tahoma"/>
          <w:w w:val="110"/>
          <w:position w:val="-2"/>
          <w:sz w:val="16"/>
        </w:rPr>
        <w:t>3</w:t>
      </w:r>
      <w:r>
        <w:rPr>
          <w:rFonts w:ascii="Arial Unicode MS" w:hAnsi="Arial Unicode MS"/>
          <w:w w:val="110"/>
          <w:sz w:val="21"/>
        </w:rPr>
        <w:t xml:space="preserve">) + </w:t>
      </w:r>
      <w:r>
        <w:rPr>
          <w:rFonts w:ascii="Arial Unicode MS" w:hAnsi="Arial Unicode MS"/>
          <w:w w:val="105"/>
          <w:position w:val="-14"/>
          <w:sz w:val="21"/>
        </w:rPr>
        <w:t xml:space="preserve">2 </w:t>
      </w:r>
      <w:r>
        <w:rPr>
          <w:rFonts w:ascii="Georgia" w:hAnsi="Georgia"/>
          <w:i/>
          <w:w w:val="110"/>
          <w:sz w:val="21"/>
        </w:rPr>
        <w:t>α</w:t>
      </w:r>
      <w:r>
        <w:rPr>
          <w:rFonts w:ascii="Tahoma" w:hAnsi="Tahoma"/>
          <w:w w:val="110"/>
          <w:position w:val="-2"/>
          <w:sz w:val="16"/>
        </w:rPr>
        <w:t xml:space="preserve">2 </w:t>
      </w:r>
      <w:r>
        <w:rPr>
          <w:rFonts w:ascii="Arial" w:hAnsi="Arial"/>
          <w:i/>
          <w:w w:val="110"/>
          <w:sz w:val="21"/>
        </w:rPr>
        <w:t xml:space="preserve">· </w:t>
      </w:r>
      <w:r>
        <w:rPr>
          <w:rFonts w:ascii="Arial Unicode MS" w:hAnsi="Arial Unicode MS"/>
          <w:w w:val="110"/>
          <w:sz w:val="21"/>
        </w:rPr>
        <w:t xml:space="preserve">(1 </w:t>
      </w:r>
      <w:r>
        <w:rPr>
          <w:rFonts w:ascii="Arial" w:hAnsi="Arial"/>
          <w:i/>
          <w:w w:val="110"/>
          <w:sz w:val="21"/>
        </w:rPr>
        <w:t xml:space="preserve">− </w:t>
      </w:r>
      <w:r>
        <w:rPr>
          <w:rFonts w:ascii="Georgia" w:hAnsi="Georgia"/>
          <w:i/>
          <w:w w:val="110"/>
          <w:sz w:val="21"/>
        </w:rPr>
        <w:t>C</w:t>
      </w:r>
      <w:r>
        <w:rPr>
          <w:rFonts w:ascii="Arial" w:hAnsi="Arial"/>
          <w:i/>
          <w:w w:val="110"/>
          <w:position w:val="-2"/>
          <w:sz w:val="16"/>
        </w:rPr>
        <w:t>t</w:t>
      </w:r>
      <w:r>
        <w:rPr>
          <w:rFonts w:ascii="Arial Unicode MS" w:hAnsi="Arial Unicode MS"/>
          <w:w w:val="110"/>
          <w:sz w:val="21"/>
        </w:rPr>
        <w:t xml:space="preserve">) + </w:t>
      </w:r>
      <w:r>
        <w:rPr>
          <w:rFonts w:ascii="Arial Unicode MS" w:hAnsi="Arial Unicode MS"/>
          <w:w w:val="105"/>
          <w:position w:val="-14"/>
          <w:sz w:val="21"/>
        </w:rPr>
        <w:t xml:space="preserve">6 </w:t>
      </w:r>
      <w:r>
        <w:rPr>
          <w:rFonts w:ascii="Georgia" w:hAnsi="Georgia"/>
          <w:i/>
          <w:w w:val="110"/>
          <w:sz w:val="21"/>
        </w:rPr>
        <w:t>C</w:t>
      </w:r>
      <w:r>
        <w:rPr>
          <w:rFonts w:ascii="Arial" w:hAnsi="Arial"/>
          <w:i/>
          <w:w w:val="110"/>
          <w:position w:val="-2"/>
          <w:sz w:val="16"/>
        </w:rPr>
        <w:t xml:space="preserve">t </w:t>
      </w:r>
      <w:r>
        <w:rPr>
          <w:rFonts w:ascii="Arial" w:hAnsi="Arial"/>
          <w:i/>
          <w:w w:val="110"/>
          <w:sz w:val="21"/>
        </w:rPr>
        <w:t xml:space="preserve">· </w:t>
      </w:r>
      <w:r>
        <w:rPr>
          <w:rFonts w:ascii="Georgia" w:hAnsi="Georgia"/>
          <w:i/>
          <w:w w:val="110"/>
          <w:sz w:val="21"/>
        </w:rPr>
        <w:t>α</w:t>
      </w:r>
      <w:r>
        <w:rPr>
          <w:rFonts w:ascii="Tahoma" w:hAnsi="Tahoma"/>
          <w:w w:val="110"/>
          <w:position w:val="-2"/>
          <w:sz w:val="16"/>
        </w:rPr>
        <w:t>3</w:t>
      </w:r>
    </w:p>
    <w:p w14:paraId="20E72032" w14:textId="77777777" w:rsidR="00ED6B8B" w:rsidRDefault="00ED6B8B" w:rsidP="00F672C4">
      <w:pPr>
        <w:spacing w:line="325" w:lineRule="exact"/>
        <w:rPr>
          <w:rFonts w:ascii="Tahoma" w:hAnsi="Tahoma"/>
          <w:sz w:val="16"/>
        </w:rPr>
        <w:sectPr w:rsidR="00ED6B8B">
          <w:type w:val="continuous"/>
          <w:pgSz w:w="11910" w:h="16840"/>
          <w:pgMar w:top="1580" w:right="1620" w:bottom="280" w:left="1680" w:header="720" w:footer="720" w:gutter="0"/>
          <w:cols w:space="720"/>
        </w:sectPr>
      </w:pPr>
    </w:p>
    <w:p w14:paraId="5DCADDC7" w14:textId="77777777" w:rsidR="00ED6B8B" w:rsidRDefault="00ED6B8B" w:rsidP="00F672C4">
      <w:pPr>
        <w:pStyle w:val="BodyText"/>
        <w:spacing w:before="6"/>
        <w:rPr>
          <w:rFonts w:ascii="Tahoma"/>
          <w:sz w:val="34"/>
        </w:rPr>
      </w:pPr>
    </w:p>
    <w:p w14:paraId="4AAAFD4D" w14:textId="77777777" w:rsidR="00ED6B8B" w:rsidRDefault="00890932" w:rsidP="00F672C4">
      <w:pPr>
        <w:spacing w:line="406" w:lineRule="exact"/>
        <w:ind w:left="831"/>
        <w:rPr>
          <w:rFonts w:ascii="Arial Unicode MS" w:hAnsi="Arial Unicode MS"/>
          <w:sz w:val="21"/>
        </w:rPr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845632" behindDoc="1" locked="0" layoutInCell="1" allowOverlap="1" wp14:anchorId="53B5F3AF" wp14:editId="065262BC">
                <wp:simplePos x="0" y="0"/>
                <wp:positionH relativeFrom="page">
                  <wp:posOffset>1908175</wp:posOffset>
                </wp:positionH>
                <wp:positionV relativeFrom="paragraph">
                  <wp:posOffset>-174625</wp:posOffset>
                </wp:positionV>
                <wp:extent cx="1058545" cy="0"/>
                <wp:effectExtent l="12700" t="15875" r="14605" b="12700"/>
                <wp:wrapNone/>
                <wp:docPr id="397" name="Line 3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058545" cy="0"/>
                        </a:xfrm>
                        <a:prstGeom prst="line">
                          <a:avLst/>
                        </a:prstGeom>
                        <a:noFill/>
                        <a:ln w="15176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B97768B" id="Line 373" o:spid="_x0000_s1026" style="position:absolute;z-index:-251470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50.25pt,-13.75pt" to="233.6pt,-13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" strokeweight=".42156mm">
                <w10:wrap anchorx="page"/>
              </v:line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864064" behindDoc="1" locked="0" layoutInCell="1" allowOverlap="1" wp14:anchorId="21A277D4" wp14:editId="70DBB5F6">
                <wp:simplePos x="0" y="0"/>
                <wp:positionH relativeFrom="page">
                  <wp:posOffset>1851660</wp:posOffset>
                </wp:positionH>
                <wp:positionV relativeFrom="paragraph">
                  <wp:posOffset>-264795</wp:posOffset>
                </wp:positionV>
                <wp:extent cx="77470" cy="472440"/>
                <wp:effectExtent l="3810" t="1905" r="4445" b="1905"/>
                <wp:wrapNone/>
                <wp:docPr id="396" name="Text Box 3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7470" cy="472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120EE2C" w14:textId="77777777" w:rsidR="00B0570F" w:rsidRDefault="00B0570F">
                            <w:pPr>
                              <w:spacing w:before="154"/>
                              <w:rPr>
                                <w:rFonts w:ascii="Arial Unicode MS"/>
                                <w:sz w:val="21"/>
                              </w:rPr>
                            </w:pPr>
                            <w:r>
                              <w:rPr>
                                <w:rFonts w:ascii="Arial"/>
                                <w:spacing w:val="-78"/>
                                <w:w w:val="16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/>
                                <w:w w:val="90"/>
                                <w:position w:val="-43"/>
                                <w:sz w:val="21"/>
                                <w:u w:val="single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1A277D4" id="Text Box 372" o:spid="_x0000_s1665" type="#_x0000_t202" style="position:absolute;left:0;text-align:left;margin-left:145.8pt;margin-top:-20.85pt;width:6.1pt;height:37.2pt;z-index:-2514524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" filled="f" stroked="f">
                <v:textbox inset="0,0,0,0">
                  <w:txbxContent>
                    <w:p w14:paraId="2120EE2C" w14:textId="77777777" w:rsidR="00B0570F" w:rsidRDefault="00B0570F">
                      <w:pPr>
                        <w:spacing w:before="154"/>
                        <w:rPr>
                          <w:rFonts w:ascii="Arial Unicode MS"/>
                          <w:sz w:val="21"/>
                        </w:rPr>
                      </w:pPr>
                      <w:r>
                        <w:rPr>
                          <w:rFonts w:ascii="Arial"/>
                          <w:spacing w:val="-78"/>
                          <w:w w:val="161"/>
                          <w:sz w:val="20"/>
                        </w:rPr>
                        <w:t xml:space="preserve"> </w:t>
                      </w:r>
                      <w:r>
                        <w:rPr>
                          <w:rFonts w:ascii="Arial Unicode MS"/>
                          <w:w w:val="90"/>
                          <w:position w:val="-43"/>
                          <w:sz w:val="21"/>
                          <w:u w:val="single"/>
                        </w:rPr>
                        <w:t>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FA655D">
        <w:rPr>
          <w:rFonts w:ascii="Georgia" w:hAnsi="Georgia"/>
          <w:i/>
          <w:w w:val="110"/>
          <w:sz w:val="21"/>
        </w:rPr>
        <w:t>e</w:t>
      </w:r>
      <w:r w:rsidR="00FA655D">
        <w:rPr>
          <w:rFonts w:ascii="Georgia" w:hAnsi="Georgia"/>
          <w:i/>
          <w:spacing w:val="1"/>
          <w:w w:val="110"/>
          <w:sz w:val="21"/>
        </w:rPr>
        <w:t xml:space="preserve"> </w:t>
      </w:r>
      <w:r w:rsidR="00FA655D">
        <w:rPr>
          <w:rFonts w:ascii="Arial Unicode MS" w:hAnsi="Arial Unicode MS"/>
          <w:w w:val="110"/>
          <w:sz w:val="21"/>
        </w:rPr>
        <w:t>=</w:t>
      </w:r>
      <w:r w:rsidR="00FA655D">
        <w:rPr>
          <w:rFonts w:ascii="Arial Unicode MS" w:hAnsi="Arial Unicode MS"/>
          <w:spacing w:val="16"/>
          <w:w w:val="110"/>
          <w:sz w:val="21"/>
        </w:rPr>
        <w:t xml:space="preserve"> </w:t>
      </w:r>
      <w:r w:rsidR="00FA655D">
        <w:rPr>
          <w:rFonts w:ascii="Arial Unicode MS" w:hAnsi="Arial Unicode MS"/>
          <w:w w:val="105"/>
          <w:position w:val="-14"/>
          <w:sz w:val="21"/>
        </w:rPr>
        <w:t>6</w:t>
      </w:r>
      <w:r w:rsidR="00FA655D">
        <w:rPr>
          <w:rFonts w:ascii="Arial Unicode MS" w:hAnsi="Arial Unicode MS"/>
          <w:spacing w:val="-39"/>
          <w:w w:val="105"/>
          <w:position w:val="-14"/>
          <w:sz w:val="21"/>
        </w:rPr>
        <w:t xml:space="preserve"> </w:t>
      </w:r>
      <w:r w:rsidR="00FA655D">
        <w:rPr>
          <w:rFonts w:ascii="Georgia" w:hAnsi="Georgia"/>
          <w:i/>
          <w:w w:val="110"/>
          <w:sz w:val="21"/>
        </w:rPr>
        <w:t>α</w:t>
      </w:r>
      <w:r w:rsidR="00FA655D">
        <w:rPr>
          <w:rFonts w:ascii="Tahoma" w:hAnsi="Tahoma"/>
          <w:w w:val="110"/>
          <w:position w:val="-2"/>
          <w:sz w:val="16"/>
        </w:rPr>
        <w:t xml:space="preserve">3 </w:t>
      </w:r>
      <w:r w:rsidR="00FA655D">
        <w:rPr>
          <w:rFonts w:ascii="Arial" w:hAnsi="Arial"/>
          <w:i/>
          <w:w w:val="110"/>
          <w:sz w:val="21"/>
        </w:rPr>
        <w:t>·</w:t>
      </w:r>
      <w:r w:rsidR="00FA655D">
        <w:rPr>
          <w:rFonts w:ascii="Arial" w:hAnsi="Arial"/>
          <w:i/>
          <w:spacing w:val="-18"/>
          <w:w w:val="110"/>
          <w:sz w:val="21"/>
        </w:rPr>
        <w:t xml:space="preserve"> </w:t>
      </w:r>
      <w:r w:rsidR="00FA655D">
        <w:rPr>
          <w:rFonts w:ascii="Arial Unicode MS" w:hAnsi="Arial Unicode MS"/>
          <w:w w:val="110"/>
          <w:sz w:val="21"/>
        </w:rPr>
        <w:t>(2</w:t>
      </w:r>
      <w:r w:rsidR="00FA655D">
        <w:rPr>
          <w:rFonts w:ascii="Arial Unicode MS" w:hAnsi="Arial Unicode MS"/>
          <w:spacing w:val="-18"/>
          <w:w w:val="110"/>
          <w:sz w:val="21"/>
        </w:rPr>
        <w:t xml:space="preserve"> </w:t>
      </w:r>
      <w:r w:rsidR="00FA655D">
        <w:rPr>
          <w:rFonts w:ascii="Arial" w:hAnsi="Arial"/>
          <w:i/>
          <w:w w:val="110"/>
          <w:sz w:val="21"/>
          <w:u w:val="thick"/>
        </w:rPr>
        <w:t>−</w:t>
      </w:r>
      <w:r w:rsidR="00FA655D">
        <w:rPr>
          <w:rFonts w:ascii="Arial" w:hAnsi="Arial"/>
          <w:i/>
          <w:spacing w:val="-18"/>
          <w:w w:val="110"/>
          <w:sz w:val="21"/>
          <w:u w:val="thick"/>
        </w:rPr>
        <w:t xml:space="preserve"> </w:t>
      </w:r>
      <w:r w:rsidR="00FA655D">
        <w:rPr>
          <w:rFonts w:ascii="Georgia" w:hAnsi="Georgia"/>
          <w:i/>
          <w:spacing w:val="2"/>
          <w:w w:val="110"/>
          <w:sz w:val="21"/>
          <w:u w:val="thick"/>
        </w:rPr>
        <w:t>C</w:t>
      </w:r>
      <w:r w:rsidR="00FA655D">
        <w:rPr>
          <w:rFonts w:ascii="Arial" w:hAnsi="Arial"/>
          <w:i/>
          <w:spacing w:val="2"/>
          <w:w w:val="110"/>
          <w:position w:val="-2"/>
          <w:sz w:val="16"/>
          <w:u w:val="thick"/>
        </w:rPr>
        <w:t>t</w:t>
      </w:r>
      <w:r w:rsidR="00FA655D">
        <w:rPr>
          <w:rFonts w:ascii="Arial Unicode MS" w:hAnsi="Arial Unicode MS"/>
          <w:spacing w:val="2"/>
          <w:w w:val="110"/>
          <w:sz w:val="21"/>
        </w:rPr>
        <w:t>)</w:t>
      </w:r>
    </w:p>
    <w:p w14:paraId="1CC43CEE" w14:textId="77777777" w:rsidR="00ED6B8B" w:rsidRDefault="00FA655D" w:rsidP="00F672C4">
      <w:pPr>
        <w:pStyle w:val="BodyText"/>
        <w:spacing w:before="7"/>
        <w:rPr>
          <w:rFonts w:ascii="Arial Unicode MS"/>
          <w:sz w:val="7"/>
        </w:rPr>
      </w:pPr>
      <w:r>
        <w:br w:type="column"/>
      </w:r>
    </w:p>
    <w:p w14:paraId="2F6234A7" w14:textId="77777777" w:rsidR="00ED6B8B" w:rsidRDefault="00890932" w:rsidP="00F672C4">
      <w:pPr>
        <w:pStyle w:val="BodyText"/>
        <w:spacing w:line="24" w:lineRule="exact"/>
        <w:ind w:left="574"/>
        <w:rPr>
          <w:rFonts w:ascii="Arial Unicode MS"/>
          <w:sz w:val="2"/>
        </w:rPr>
      </w:pPr>
      <w:r>
        <w:rPr>
          <w:rFonts w:ascii="Arial Unicode MS"/>
          <w:noProof/>
          <w:sz w:val="2"/>
          <w:lang w:val="en-GB" w:eastAsia="en-GB"/>
        </w:rPr>
        <mc:AlternateContent>
          <mc:Choice Requires="wpg">
            <w:drawing>
              <wp:inline distT="0" distB="0" distL="0" distR="0" wp14:anchorId="37E0962E" wp14:editId="3DEE2745">
                <wp:extent cx="1073785" cy="15240"/>
                <wp:effectExtent l="0" t="0" r="2540" b="3810"/>
                <wp:docPr id="394" name="Group 3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73785" cy="15240"/>
                          <a:chOff x="0" y="0"/>
                          <a:chExt cx="1691" cy="24"/>
                        </a:xfrm>
                      </wpg:grpSpPr>
                      <wps:wsp>
                        <wps:cNvPr id="395" name="Line 371"/>
                        <wps:cNvCnPr/>
                        <wps:spPr bwMode="auto">
                          <a:xfrm>
                            <a:off x="12" y="12"/>
                            <a:ext cx="1667" cy="0"/>
                          </a:xfrm>
                          <a:prstGeom prst="line">
                            <a:avLst/>
                          </a:prstGeom>
                          <a:noFill/>
                          <a:ln w="1517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E6EDD1A" id="Group 370" o:spid="_x0000_s1026" style="width:84.55pt;height:1.2pt;mso-position-horizontal-relative:char;mso-position-vertical-relative:line" coordsize="1691,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">
                <v:line id="Line 371" o:spid="_x0000_s1027" style="position:absolute;visibility:visible;mso-wrap-style:square" from="12,12" to="1679,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" strokeweight=".42156mm"/>
                <w10:anchorlock/>
              </v:group>
            </w:pict>
          </mc:Fallback>
        </mc:AlternateContent>
      </w:r>
    </w:p>
    <w:p w14:paraId="658ABB5D" w14:textId="77777777" w:rsidR="00ED6B8B" w:rsidRDefault="00FA655D" w:rsidP="00F672C4">
      <w:pPr>
        <w:spacing w:before="52"/>
        <w:ind w:left="322"/>
        <w:rPr>
          <w:rFonts w:ascii="Tahoma"/>
          <w:sz w:val="16"/>
        </w:rPr>
      </w:pPr>
      <w:r>
        <w:rPr>
          <w:rFonts w:ascii="Tahoma"/>
          <w:w w:val="107"/>
          <w:sz w:val="16"/>
        </w:rPr>
        <w:t>(</w:t>
      </w:r>
      <w:r>
        <w:rPr>
          <w:rFonts w:ascii="Arial"/>
          <w:i/>
          <w:spacing w:val="-114"/>
          <w:w w:val="140"/>
          <w:sz w:val="16"/>
        </w:rPr>
        <w:t>&gt;</w:t>
      </w:r>
      <w:r>
        <w:rPr>
          <w:rFonts w:ascii="Arial"/>
          <w:w w:val="161"/>
          <w:position w:val="21"/>
          <w:sz w:val="20"/>
        </w:rPr>
        <w:t xml:space="preserve"> </w:t>
      </w:r>
      <w:r>
        <w:rPr>
          <w:rFonts w:ascii="Arial"/>
          <w:spacing w:val="-67"/>
          <w:w w:val="161"/>
          <w:position w:val="21"/>
          <w:sz w:val="20"/>
        </w:rPr>
        <w:t xml:space="preserve"> </w:t>
      </w:r>
      <w:r>
        <w:rPr>
          <w:rFonts w:ascii="Tahoma"/>
          <w:w w:val="101"/>
          <w:sz w:val="16"/>
        </w:rPr>
        <w:t>0)</w:t>
      </w:r>
    </w:p>
    <w:p w14:paraId="1642D0AE" w14:textId="77777777" w:rsidR="00ED6B8B" w:rsidRDefault="00ED6B8B" w:rsidP="00F672C4">
      <w:pPr>
        <w:rPr>
          <w:rFonts w:ascii="Tahoma"/>
          <w:sz w:val="16"/>
        </w:rPr>
        <w:sectPr w:rsidR="00ED6B8B">
          <w:type w:val="continuous"/>
          <w:pgSz w:w="11910" w:h="16840"/>
          <w:pgMar w:top="1580" w:right="1620" w:bottom="280" w:left="1680" w:header="720" w:footer="720" w:gutter="0"/>
          <w:cols w:num="2" w:space="720" w:equalWidth="0">
            <w:col w:w="2545" w:space="40"/>
            <w:col w:w="6025"/>
          </w:cols>
        </w:sectPr>
      </w:pPr>
    </w:p>
    <w:p w14:paraId="1C4C5A49" w14:textId="77777777" w:rsidR="00ED6B8B" w:rsidRDefault="00ED6B8B" w:rsidP="00F672C4">
      <w:pPr>
        <w:pStyle w:val="BodyText"/>
        <w:spacing w:before="8" w:after="1"/>
        <w:rPr>
          <w:rFonts w:ascii="Tahoma"/>
          <w:sz w:val="10"/>
        </w:rPr>
      </w:pPr>
    </w:p>
    <w:p w14:paraId="38306967" w14:textId="77777777" w:rsidR="00ED6B8B" w:rsidRDefault="00890932" w:rsidP="00F672C4">
      <w:pPr>
        <w:pStyle w:val="BodyText"/>
        <w:spacing w:line="24" w:lineRule="exact"/>
        <w:ind w:left="1301"/>
        <w:rPr>
          <w:rFonts w:ascii="Tahoma"/>
          <w:sz w:val="2"/>
        </w:rPr>
      </w:pPr>
      <w:r>
        <w:rPr>
          <w:rFonts w:ascii="Tahoma"/>
          <w:noProof/>
          <w:sz w:val="2"/>
          <w:lang w:val="en-GB" w:eastAsia="en-GB"/>
        </w:rPr>
        <mc:AlternateContent>
          <mc:Choice Requires="wpg">
            <w:drawing>
              <wp:inline distT="0" distB="0" distL="0" distR="0" wp14:anchorId="7465639F" wp14:editId="70ABB7A1">
                <wp:extent cx="321310" cy="15240"/>
                <wp:effectExtent l="0" t="0" r="2540" b="3810"/>
                <wp:docPr id="392" name="Group 3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21310" cy="15240"/>
                          <a:chOff x="0" y="0"/>
                          <a:chExt cx="506" cy="24"/>
                        </a:xfrm>
                      </wpg:grpSpPr>
                      <wps:wsp>
                        <wps:cNvPr id="393" name="Line 369"/>
                        <wps:cNvCnPr/>
                        <wps:spPr bwMode="auto">
                          <a:xfrm>
                            <a:off x="12" y="12"/>
                            <a:ext cx="481" cy="0"/>
                          </a:xfrm>
                          <a:prstGeom prst="line">
                            <a:avLst/>
                          </a:prstGeom>
                          <a:noFill/>
                          <a:ln w="1517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90D55AE" id="Group 368" o:spid="_x0000_s1026" style="width:25.3pt;height:1.2pt;mso-position-horizontal-relative:char;mso-position-vertical-relative:line" coordsize="506,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">
                <v:line id="Line 369" o:spid="_x0000_s1027" style="position:absolute;visibility:visible;mso-wrap-style:square" from="12,12" to="493,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" strokeweight=".42156mm"/>
                <w10:anchorlock/>
              </v:group>
            </w:pict>
          </mc:Fallback>
        </mc:AlternateContent>
      </w:r>
    </w:p>
    <w:p w14:paraId="344867D0" w14:textId="77777777" w:rsidR="00ED6B8B" w:rsidRDefault="00FA655D" w:rsidP="00F672C4">
      <w:pPr>
        <w:spacing w:before="52"/>
        <w:ind w:left="1710"/>
        <w:rPr>
          <w:rFonts w:ascii="Tahoma"/>
          <w:sz w:val="16"/>
        </w:rPr>
      </w:pPr>
      <w:r>
        <w:rPr>
          <w:rFonts w:ascii="Tahoma"/>
          <w:w w:val="107"/>
          <w:sz w:val="16"/>
        </w:rPr>
        <w:t>(</w:t>
      </w:r>
      <w:r>
        <w:rPr>
          <w:rFonts w:ascii="Arial"/>
          <w:i/>
          <w:spacing w:val="-114"/>
          <w:w w:val="140"/>
          <w:sz w:val="16"/>
        </w:rPr>
        <w:t>&gt;</w:t>
      </w:r>
      <w:r>
        <w:rPr>
          <w:rFonts w:ascii="Arial"/>
          <w:w w:val="161"/>
          <w:position w:val="21"/>
          <w:sz w:val="20"/>
        </w:rPr>
        <w:t xml:space="preserve"> </w:t>
      </w:r>
      <w:r>
        <w:rPr>
          <w:rFonts w:ascii="Arial"/>
          <w:spacing w:val="-67"/>
          <w:w w:val="161"/>
          <w:position w:val="21"/>
          <w:sz w:val="20"/>
        </w:rPr>
        <w:t xml:space="preserve"> </w:t>
      </w:r>
      <w:r>
        <w:rPr>
          <w:rFonts w:ascii="Tahoma"/>
          <w:w w:val="101"/>
          <w:sz w:val="16"/>
        </w:rPr>
        <w:t>0)</w:t>
      </w:r>
    </w:p>
    <w:p w14:paraId="58C376C5" w14:textId="77777777" w:rsidR="00ED6B8B" w:rsidRDefault="00FA655D" w:rsidP="00F672C4">
      <w:pPr>
        <w:spacing w:before="48"/>
        <w:ind w:left="479"/>
        <w:rPr>
          <w:sz w:val="24"/>
        </w:rPr>
      </w:pPr>
      <w:r>
        <w:rPr>
          <w:w w:val="105"/>
          <w:sz w:val="24"/>
        </w:rPr>
        <w:t xml:space="preserve">As </w:t>
      </w:r>
      <w:r>
        <w:rPr>
          <w:rFonts w:ascii="Arial Unicode MS" w:hAnsi="Arial Unicode MS"/>
          <w:w w:val="105"/>
          <w:sz w:val="24"/>
        </w:rPr>
        <w:t xml:space="preserve">0 </w:t>
      </w:r>
      <w:r>
        <w:rPr>
          <w:rFonts w:ascii="Arial" w:hAnsi="Arial"/>
          <w:i/>
          <w:w w:val="120"/>
          <w:sz w:val="24"/>
        </w:rPr>
        <w:t xml:space="preserve">≤ </w:t>
      </w:r>
      <w:r>
        <w:rPr>
          <w:rFonts w:ascii="Bookman Old Style" w:hAnsi="Bookman Old Style"/>
          <w:i/>
          <w:w w:val="120"/>
          <w:sz w:val="24"/>
        </w:rPr>
        <w:t>α</w:t>
      </w:r>
      <w:r>
        <w:rPr>
          <w:rFonts w:ascii="Arial" w:hAnsi="Arial"/>
          <w:i/>
          <w:w w:val="120"/>
          <w:position w:val="-3"/>
          <w:sz w:val="16"/>
        </w:rPr>
        <w:t xml:space="preserve">i </w:t>
      </w:r>
      <w:r>
        <w:rPr>
          <w:rFonts w:ascii="Arial" w:hAnsi="Arial"/>
          <w:i/>
          <w:w w:val="120"/>
          <w:sz w:val="24"/>
        </w:rPr>
        <w:t xml:space="preserve">≤ </w:t>
      </w:r>
      <w:r>
        <w:rPr>
          <w:rFonts w:ascii="Arial Unicode MS" w:hAnsi="Arial Unicode MS"/>
          <w:w w:val="105"/>
          <w:sz w:val="24"/>
        </w:rPr>
        <w:t>1</w:t>
      </w:r>
      <w:r>
        <w:rPr>
          <w:w w:val="105"/>
          <w:sz w:val="24"/>
        </w:rPr>
        <w:t xml:space="preserve">, </w:t>
      </w:r>
      <w:r>
        <w:rPr>
          <w:rFonts w:ascii="Arial Unicode MS" w:hAnsi="Arial Unicode MS"/>
          <w:w w:val="105"/>
          <w:sz w:val="24"/>
        </w:rPr>
        <w:t xml:space="preserve">0 </w:t>
      </w:r>
      <w:r>
        <w:rPr>
          <w:rFonts w:ascii="Bookman Old Style" w:hAnsi="Bookman Old Style"/>
          <w:i/>
          <w:w w:val="105"/>
          <w:sz w:val="24"/>
        </w:rPr>
        <w:t>&lt; C</w:t>
      </w:r>
      <w:r>
        <w:rPr>
          <w:rFonts w:ascii="Arial" w:hAnsi="Arial"/>
          <w:i/>
          <w:w w:val="105"/>
          <w:position w:val="-3"/>
          <w:sz w:val="16"/>
        </w:rPr>
        <w:t xml:space="preserve">t </w:t>
      </w:r>
      <w:r>
        <w:rPr>
          <w:rFonts w:ascii="Arial" w:hAnsi="Arial"/>
          <w:i/>
          <w:w w:val="120"/>
          <w:sz w:val="24"/>
        </w:rPr>
        <w:t xml:space="preserve">≤ </w:t>
      </w:r>
      <w:r>
        <w:rPr>
          <w:rFonts w:ascii="Arial Unicode MS" w:hAnsi="Arial Unicode MS"/>
          <w:w w:val="105"/>
          <w:sz w:val="24"/>
        </w:rPr>
        <w:t>1</w:t>
      </w:r>
      <w:r>
        <w:rPr>
          <w:w w:val="105"/>
          <w:sz w:val="24"/>
        </w:rPr>
        <w:t xml:space="preserve">, and </w:t>
      </w:r>
      <w:r>
        <w:rPr>
          <w:rFonts w:ascii="Bookman Old Style" w:hAnsi="Bookman Old Style"/>
          <w:i/>
          <w:w w:val="105"/>
          <w:sz w:val="24"/>
        </w:rPr>
        <w:t>α</w:t>
      </w:r>
      <w:r>
        <w:rPr>
          <w:rFonts w:ascii="Tahoma" w:hAnsi="Tahoma"/>
          <w:w w:val="105"/>
          <w:position w:val="-3"/>
          <w:sz w:val="16"/>
        </w:rPr>
        <w:t xml:space="preserve">2 </w:t>
      </w:r>
      <w:r>
        <w:rPr>
          <w:rFonts w:ascii="Arial" w:hAnsi="Arial"/>
          <w:i/>
          <w:w w:val="120"/>
          <w:sz w:val="24"/>
        </w:rPr>
        <w:t xml:space="preserve">≥ </w:t>
      </w:r>
      <w:r>
        <w:rPr>
          <w:rFonts w:ascii="Bookman Old Style" w:hAnsi="Bookman Old Style"/>
          <w:i/>
          <w:w w:val="105"/>
          <w:sz w:val="24"/>
        </w:rPr>
        <w:t>α</w:t>
      </w:r>
      <w:r>
        <w:rPr>
          <w:rFonts w:ascii="Tahoma" w:hAnsi="Tahoma"/>
          <w:w w:val="105"/>
          <w:position w:val="-3"/>
          <w:sz w:val="16"/>
        </w:rPr>
        <w:t>3</w:t>
      </w:r>
      <w:r>
        <w:rPr>
          <w:w w:val="105"/>
          <w:sz w:val="24"/>
        </w:rPr>
        <w:t>, (5.48) has four roots [95]:</w:t>
      </w:r>
    </w:p>
    <w:p w14:paraId="5DB04618" w14:textId="77777777" w:rsidR="00ED6B8B" w:rsidRDefault="00ED6B8B" w:rsidP="00F672C4">
      <w:pPr>
        <w:pStyle w:val="BodyText"/>
        <w:spacing w:before="4"/>
      </w:pPr>
    </w:p>
    <w:p w14:paraId="4E7E0173" w14:textId="77777777" w:rsidR="00ED6B8B" w:rsidRDefault="00ED6B8B" w:rsidP="00F672C4">
      <w:pPr>
        <w:sectPr w:rsidR="00ED6B8B">
          <w:type w:val="continuous"/>
          <w:pgSz w:w="11910" w:h="16840"/>
          <w:pgMar w:top="1580" w:right="1620" w:bottom="280" w:left="1680" w:header="720" w:footer="720" w:gutter="0"/>
          <w:cols w:space="720"/>
        </w:sectPr>
      </w:pPr>
    </w:p>
    <w:p w14:paraId="530A86D9" w14:textId="77777777" w:rsidR="00ED6B8B" w:rsidRDefault="00FA655D" w:rsidP="00F672C4">
      <w:pPr>
        <w:tabs>
          <w:tab w:val="left" w:pos="2979"/>
        </w:tabs>
        <w:spacing w:before="225" w:line="256" w:lineRule="exact"/>
        <w:ind w:left="2430"/>
        <w:rPr>
          <w:rFonts w:ascii="Georgia" w:hAnsi="Georgia"/>
          <w:i/>
          <w:sz w:val="21"/>
        </w:rPr>
      </w:pPr>
      <w:r>
        <w:rPr>
          <w:rFonts w:ascii="Georgia" w:hAnsi="Georgia"/>
          <w:i/>
          <w:w w:val="110"/>
          <w:sz w:val="21"/>
        </w:rPr>
        <w:t>β</w:t>
      </w:r>
      <w:r>
        <w:rPr>
          <w:rFonts w:ascii="Tahoma" w:hAnsi="Tahoma"/>
          <w:w w:val="110"/>
          <w:position w:val="-2"/>
          <w:sz w:val="16"/>
        </w:rPr>
        <w:t>1</w:t>
      </w:r>
      <w:r>
        <w:rPr>
          <w:rFonts w:ascii="Tahoma" w:hAnsi="Tahoma"/>
          <w:spacing w:val="-15"/>
          <w:w w:val="110"/>
          <w:position w:val="-2"/>
          <w:sz w:val="16"/>
        </w:rPr>
        <w:t xml:space="preserve"> </w:t>
      </w:r>
      <w:r>
        <w:rPr>
          <w:rFonts w:ascii="Tahoma" w:hAnsi="Tahoma"/>
          <w:w w:val="110"/>
          <w:position w:val="-2"/>
          <w:sz w:val="16"/>
        </w:rPr>
        <w:t>2</w:t>
      </w:r>
      <w:r>
        <w:rPr>
          <w:rFonts w:ascii="Tahoma" w:hAnsi="Tahoma"/>
          <w:w w:val="110"/>
          <w:position w:val="-2"/>
          <w:sz w:val="16"/>
        </w:rPr>
        <w:tab/>
      </w:r>
      <w:r>
        <w:rPr>
          <w:rFonts w:ascii="Arial Unicode MS" w:hAnsi="Arial Unicode MS"/>
          <w:w w:val="110"/>
          <w:sz w:val="21"/>
        </w:rPr>
        <w:t xml:space="preserve">=   </w:t>
      </w:r>
      <w:r>
        <w:rPr>
          <w:rFonts w:ascii="Arial" w:hAnsi="Arial"/>
          <w:i/>
          <w:w w:val="110"/>
          <w:sz w:val="21"/>
        </w:rPr>
        <w:t>−</w:t>
      </w:r>
      <w:r>
        <w:rPr>
          <w:rFonts w:ascii="Arial" w:hAnsi="Arial"/>
          <w:i/>
          <w:spacing w:val="58"/>
          <w:w w:val="110"/>
          <w:sz w:val="21"/>
        </w:rPr>
        <w:t xml:space="preserve"> </w:t>
      </w:r>
      <w:r>
        <w:rPr>
          <w:rFonts w:ascii="Georgia" w:hAnsi="Georgia"/>
          <w:i/>
          <w:position w:val="15"/>
          <w:sz w:val="21"/>
          <w:u w:val="single"/>
        </w:rPr>
        <w:t>b</w:t>
      </w:r>
    </w:p>
    <w:p w14:paraId="55E40627" w14:textId="77777777" w:rsidR="00ED6B8B" w:rsidRDefault="00FA655D" w:rsidP="00F672C4">
      <w:pPr>
        <w:spacing w:before="179" w:line="301" w:lineRule="exact"/>
        <w:ind w:left="97"/>
        <w:rPr>
          <w:rFonts w:ascii="Georgia" w:hAnsi="Georgia"/>
          <w:i/>
          <w:sz w:val="21"/>
        </w:rPr>
      </w:pPr>
      <w:r>
        <w:br w:type="column"/>
      </w:r>
      <w:r>
        <w:rPr>
          <w:rFonts w:ascii="Arial" w:hAnsi="Arial"/>
          <w:i/>
          <w:w w:val="132"/>
          <w:sz w:val="21"/>
        </w:rPr>
        <w:t>−</w:t>
      </w:r>
      <w:r>
        <w:rPr>
          <w:rFonts w:ascii="Arial" w:hAnsi="Arial"/>
          <w:i/>
          <w:spacing w:val="-10"/>
          <w:sz w:val="21"/>
        </w:rPr>
        <w:t xml:space="preserve"> </w:t>
      </w:r>
      <w:r>
        <w:rPr>
          <w:rFonts w:ascii="Georgia" w:hAnsi="Georgia"/>
          <w:i/>
          <w:w w:val="108"/>
          <w:sz w:val="21"/>
        </w:rPr>
        <w:t>S</w:t>
      </w:r>
      <w:r>
        <w:rPr>
          <w:rFonts w:ascii="Georgia" w:hAnsi="Georgia"/>
          <w:i/>
          <w:spacing w:val="10"/>
          <w:sz w:val="21"/>
        </w:rPr>
        <w:t xml:space="preserve"> </w:t>
      </w:r>
      <w:r>
        <w:rPr>
          <w:rFonts w:ascii="Arial" w:hAnsi="Arial"/>
          <w:i/>
          <w:w w:val="140"/>
          <w:sz w:val="21"/>
        </w:rPr>
        <w:t>±</w:t>
      </w:r>
      <w:r>
        <w:rPr>
          <w:rFonts w:ascii="Arial" w:hAnsi="Arial"/>
          <w:i/>
          <w:spacing w:val="-10"/>
          <w:sz w:val="21"/>
        </w:rPr>
        <w:t xml:space="preserve"> </w:t>
      </w:r>
      <w:r>
        <w:rPr>
          <w:rFonts w:ascii="Arial Unicode MS" w:hAnsi="Arial Unicode MS"/>
          <w:w w:val="89"/>
          <w:sz w:val="21"/>
        </w:rPr>
        <w:t>0</w:t>
      </w:r>
      <w:r>
        <w:rPr>
          <w:rFonts w:ascii="Georgia" w:hAnsi="Georgia"/>
          <w:i/>
          <w:spacing w:val="-1"/>
          <w:w w:val="102"/>
          <w:sz w:val="21"/>
        </w:rPr>
        <w:t>.</w:t>
      </w:r>
      <w:r>
        <w:rPr>
          <w:rFonts w:ascii="Arial Unicode MS" w:hAnsi="Arial Unicode MS"/>
          <w:w w:val="89"/>
          <w:sz w:val="21"/>
        </w:rPr>
        <w:t>5</w:t>
      </w:r>
      <w:r>
        <w:rPr>
          <w:rFonts w:ascii="Arial" w:hAnsi="Arial"/>
          <w:spacing w:val="-211"/>
          <w:w w:val="378"/>
          <w:position w:val="32"/>
          <w:sz w:val="20"/>
        </w:rPr>
        <w:t xml:space="preserve"> </w:t>
      </w:r>
      <w:r>
        <w:rPr>
          <w:rFonts w:ascii="Arial" w:hAnsi="Arial"/>
          <w:spacing w:val="-211"/>
          <w:w w:val="378"/>
          <w:position w:val="21"/>
          <w:sz w:val="20"/>
        </w:rPr>
        <w:t>I</w:t>
      </w:r>
      <w:r>
        <w:rPr>
          <w:rFonts w:ascii="Arial" w:hAnsi="Arial"/>
          <w:spacing w:val="-211"/>
          <w:w w:val="378"/>
          <w:position w:val="9"/>
          <w:sz w:val="20"/>
        </w:rPr>
        <w:t>I</w:t>
      </w:r>
      <w:r>
        <w:rPr>
          <w:rFonts w:ascii="Arial" w:hAnsi="Arial"/>
          <w:spacing w:val="-1"/>
          <w:w w:val="378"/>
          <w:position w:val="-2"/>
          <w:sz w:val="20"/>
        </w:rPr>
        <w:t>I</w:t>
      </w:r>
      <w:r>
        <w:rPr>
          <w:rFonts w:ascii="Arial" w:hAnsi="Arial"/>
          <w:i/>
          <w:spacing w:val="-1"/>
          <w:w w:val="132"/>
          <w:sz w:val="21"/>
        </w:rPr>
        <w:t>−</w:t>
      </w:r>
      <w:r>
        <w:rPr>
          <w:rFonts w:ascii="Arial Unicode MS" w:hAnsi="Arial Unicode MS"/>
          <w:w w:val="89"/>
          <w:sz w:val="21"/>
        </w:rPr>
        <w:t>4</w:t>
      </w:r>
      <w:r>
        <w:rPr>
          <w:rFonts w:ascii="Georgia" w:hAnsi="Georgia"/>
          <w:i/>
          <w:spacing w:val="12"/>
          <w:w w:val="108"/>
          <w:sz w:val="21"/>
        </w:rPr>
        <w:t>S</w:t>
      </w:r>
      <w:r>
        <w:rPr>
          <w:rFonts w:ascii="Tahoma" w:hAnsi="Tahoma"/>
          <w:w w:val="96"/>
          <w:position w:val="9"/>
          <w:sz w:val="16"/>
        </w:rPr>
        <w:t>2</w:t>
      </w:r>
      <w:r>
        <w:rPr>
          <w:rFonts w:ascii="Tahoma" w:hAnsi="Tahoma"/>
          <w:spacing w:val="8"/>
          <w:position w:val="9"/>
          <w:sz w:val="16"/>
        </w:rPr>
        <w:t xml:space="preserve"> </w:t>
      </w:r>
      <w:r>
        <w:rPr>
          <w:rFonts w:ascii="Arial" w:hAnsi="Arial"/>
          <w:i/>
          <w:w w:val="132"/>
          <w:sz w:val="21"/>
        </w:rPr>
        <w:t>−</w:t>
      </w:r>
      <w:r>
        <w:rPr>
          <w:rFonts w:ascii="Arial" w:hAnsi="Arial"/>
          <w:i/>
          <w:spacing w:val="-10"/>
          <w:sz w:val="21"/>
        </w:rPr>
        <w:t xml:space="preserve"> </w:t>
      </w:r>
      <w:r>
        <w:rPr>
          <w:rFonts w:ascii="Arial Unicode MS" w:hAnsi="Arial Unicode MS"/>
          <w:w w:val="89"/>
          <w:sz w:val="21"/>
        </w:rPr>
        <w:t>2</w:t>
      </w:r>
      <w:r>
        <w:rPr>
          <w:rFonts w:ascii="Georgia" w:hAnsi="Georgia"/>
          <w:i/>
          <w:w w:val="104"/>
          <w:sz w:val="21"/>
        </w:rPr>
        <w:t>P</w:t>
      </w:r>
      <w:r>
        <w:rPr>
          <w:rFonts w:ascii="Georgia" w:hAnsi="Georgia"/>
          <w:i/>
          <w:sz w:val="21"/>
        </w:rPr>
        <w:t xml:space="preserve"> </w:t>
      </w:r>
      <w:r>
        <w:rPr>
          <w:rFonts w:ascii="Georgia" w:hAnsi="Georgia"/>
          <w:i/>
          <w:spacing w:val="-23"/>
          <w:sz w:val="21"/>
        </w:rPr>
        <w:t xml:space="preserve"> </w:t>
      </w:r>
      <w:r>
        <w:rPr>
          <w:rFonts w:ascii="Arial Unicode MS" w:hAnsi="Arial Unicode MS"/>
          <w:w w:val="132"/>
          <w:sz w:val="21"/>
        </w:rPr>
        <w:t>+</w:t>
      </w:r>
      <w:r>
        <w:rPr>
          <w:rFonts w:ascii="Arial Unicode MS" w:hAnsi="Arial Unicode MS"/>
          <w:sz w:val="21"/>
        </w:rPr>
        <w:t xml:space="preserve"> </w:t>
      </w:r>
      <w:r>
        <w:rPr>
          <w:rFonts w:ascii="Arial Unicode MS" w:hAnsi="Arial Unicode MS"/>
          <w:spacing w:val="-24"/>
          <w:sz w:val="21"/>
        </w:rPr>
        <w:t xml:space="preserve"> </w:t>
      </w:r>
      <w:r>
        <w:rPr>
          <w:rFonts w:ascii="Georgia" w:hAnsi="Georgia"/>
          <w:i/>
          <w:w w:val="79"/>
          <w:position w:val="15"/>
          <w:sz w:val="21"/>
          <w:u w:val="single"/>
        </w:rPr>
        <w:t>q</w:t>
      </w:r>
    </w:p>
    <w:p w14:paraId="27CCDF69" w14:textId="77777777" w:rsidR="00ED6B8B" w:rsidRDefault="00ED6B8B" w:rsidP="00F672C4">
      <w:pPr>
        <w:pStyle w:val="BodyText"/>
        <w:spacing w:before="4" w:after="40"/>
        <w:rPr>
          <w:rFonts w:ascii="Georgia"/>
          <w:i/>
          <w:sz w:val="23"/>
        </w:rPr>
      </w:pPr>
    </w:p>
    <w:p w14:paraId="79A37F6E" w14:textId="77777777" w:rsidR="00ED6B8B" w:rsidRDefault="00890932" w:rsidP="00F672C4">
      <w:pPr>
        <w:pStyle w:val="BodyText"/>
        <w:spacing w:line="24" w:lineRule="exact"/>
        <w:ind w:left="1295"/>
        <w:rPr>
          <w:rFonts w:ascii="Georgia"/>
          <w:sz w:val="2"/>
        </w:rPr>
      </w:pPr>
      <w:r>
        <w:rPr>
          <w:rFonts w:ascii="Georgia"/>
          <w:noProof/>
          <w:sz w:val="2"/>
          <w:lang w:val="en-GB" w:eastAsia="en-GB"/>
        </w:rPr>
        <mc:AlternateContent>
          <mc:Choice Requires="wpg">
            <w:drawing>
              <wp:inline distT="0" distB="0" distL="0" distR="0" wp14:anchorId="06B098D9" wp14:editId="3FE46BF6">
                <wp:extent cx="386715" cy="15240"/>
                <wp:effectExtent l="0" t="0" r="3810" b="3810"/>
                <wp:docPr id="390" name="Group 3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86715" cy="15240"/>
                          <a:chOff x="0" y="0"/>
                          <a:chExt cx="609" cy="24"/>
                        </a:xfrm>
                      </wpg:grpSpPr>
                      <wps:wsp>
                        <wps:cNvPr id="391" name="Line 367"/>
                        <wps:cNvCnPr/>
                        <wps:spPr bwMode="auto">
                          <a:xfrm>
                            <a:off x="12" y="12"/>
                            <a:ext cx="584" cy="0"/>
                          </a:xfrm>
                          <a:prstGeom prst="line">
                            <a:avLst/>
                          </a:prstGeom>
                          <a:noFill/>
                          <a:ln w="1517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DB5A304" id="Group 366" o:spid="_x0000_s1026" style="width:30.45pt;height:1.2pt;mso-position-horizontal-relative:char;mso-position-vertical-relative:line" coordsize="609,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">
                <v:line id="Line 367" o:spid="_x0000_s1027" style="position:absolute;visibility:visible;mso-wrap-style:square" from="12,12" to="596,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" strokeweight=".42156mm"/>
                <w10:anchorlock/>
              </v:group>
            </w:pict>
          </mc:Fallback>
        </mc:AlternateContent>
      </w:r>
    </w:p>
    <w:p w14:paraId="105C9952" w14:textId="77777777" w:rsidR="00ED6B8B" w:rsidRDefault="00FA655D" w:rsidP="00F672C4">
      <w:pPr>
        <w:pStyle w:val="BodyText"/>
        <w:spacing w:before="8"/>
        <w:rPr>
          <w:rFonts w:ascii="Georgia"/>
          <w:i/>
          <w:sz w:val="31"/>
        </w:rPr>
      </w:pPr>
      <w:r>
        <w:br w:type="column"/>
      </w:r>
    </w:p>
    <w:p w14:paraId="4B72AA17" w14:textId="77777777" w:rsidR="00ED6B8B" w:rsidRDefault="00FA655D">
      <w:pPr>
        <w:spacing w:line="121" w:lineRule="exact"/>
        <w:ind w:right="106"/>
        <w:rPr>
          <w:rFonts w:ascii="Century"/>
          <w:sz w:val="21"/>
        </w:rPr>
        <w:pPrChange w:id="662" w:author="Raghda Wahdan" w:date="2017-11-06T13:08:00Z">
          <w:pPr>
            <w:spacing w:line="121" w:lineRule="exact"/>
            <w:ind w:right="106"/>
            <w:jc w:val="right"/>
          </w:pPr>
        </w:pPrChange>
      </w:pPr>
      <w:r>
        <w:rPr>
          <w:rFonts w:ascii="Century"/>
          <w:w w:val="95"/>
          <w:sz w:val="21"/>
        </w:rPr>
        <w:t>(5.49)</w:t>
      </w:r>
    </w:p>
    <w:p w14:paraId="08F42341" w14:textId="77777777" w:rsidR="00ED6B8B" w:rsidRDefault="00ED6B8B">
      <w:pPr>
        <w:spacing w:line="121" w:lineRule="exact"/>
        <w:rPr>
          <w:rFonts w:ascii="Century"/>
          <w:sz w:val="21"/>
        </w:rPr>
        <w:sectPr w:rsidR="00ED6B8B">
          <w:type w:val="continuous"/>
          <w:pgSz w:w="11910" w:h="16840"/>
          <w:pgMar w:top="1580" w:right="1620" w:bottom="280" w:left="1680" w:header="720" w:footer="720" w:gutter="0"/>
          <w:cols w:num="3" w:space="720" w:equalWidth="0">
            <w:col w:w="3702" w:space="40"/>
            <w:col w:w="2693" w:space="40"/>
            <w:col w:w="2135"/>
          </w:cols>
        </w:sectPr>
        <w:pPrChange w:id="663" w:author="Raghda Wahdan" w:date="2017-11-06T13:08:00Z">
          <w:pPr>
            <w:spacing w:line="121" w:lineRule="exact"/>
            <w:jc w:val="right"/>
          </w:pPr>
        </w:pPrChange>
      </w:pPr>
    </w:p>
    <w:p w14:paraId="18F9217F" w14:textId="77777777" w:rsidR="00ED6B8B" w:rsidRDefault="00890932">
      <w:pPr>
        <w:tabs>
          <w:tab w:val="left" w:pos="903"/>
        </w:tabs>
        <w:spacing w:line="305" w:lineRule="exact"/>
        <w:ind w:right="42"/>
        <w:rPr>
          <w:rFonts w:ascii="Georgia"/>
          <w:i/>
          <w:sz w:val="21"/>
        </w:rPr>
        <w:pPrChange w:id="664" w:author="Raghda Wahdan" w:date="2017-11-06T13:08:00Z">
          <w:pPr>
            <w:tabs>
              <w:tab w:val="left" w:pos="903"/>
            </w:tabs>
            <w:spacing w:line="305" w:lineRule="exact"/>
            <w:ind w:right="42"/>
            <w:jc w:val="right"/>
          </w:pPr>
        </w:pPrChange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847680" behindDoc="1" locked="0" layoutInCell="1" allowOverlap="1" wp14:anchorId="390E9FDF" wp14:editId="0118103F">
                <wp:simplePos x="0" y="0"/>
                <wp:positionH relativeFrom="page">
                  <wp:posOffset>4215765</wp:posOffset>
                </wp:positionH>
                <wp:positionV relativeFrom="paragraph">
                  <wp:posOffset>-147320</wp:posOffset>
                </wp:positionV>
                <wp:extent cx="969645" cy="0"/>
                <wp:effectExtent l="5715" t="5080" r="5715" b="13970"/>
                <wp:wrapNone/>
                <wp:docPr id="389" name="Line 3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69645" cy="0"/>
                        </a:xfrm>
                        <a:prstGeom prst="line">
                          <a:avLst/>
                        </a:pr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A935F1A" id="Line 365" o:spid="_x0000_s1026" style="position:absolute;z-index:-251468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31.95pt,-11.6pt" to="408.3pt,-1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" strokeweight=".14042mm">
                <w10:wrap anchorx="page"/>
              </v:line>
            </w:pict>
          </mc:Fallback>
        </mc:AlternateContent>
      </w:r>
      <w:r w:rsidR="00FA655D">
        <w:rPr>
          <w:rFonts w:ascii="Arial"/>
          <w:i/>
          <w:position w:val="12"/>
          <w:sz w:val="16"/>
        </w:rPr>
        <w:t>,</w:t>
      </w:r>
      <w:r w:rsidR="00FA655D">
        <w:rPr>
          <w:rFonts w:ascii="Arial"/>
          <w:i/>
          <w:position w:val="12"/>
          <w:sz w:val="16"/>
        </w:rPr>
        <w:tab/>
      </w:r>
      <w:r w:rsidR="00FA655D">
        <w:rPr>
          <w:rFonts w:ascii="Arial Unicode MS"/>
          <w:spacing w:val="-105"/>
          <w:sz w:val="21"/>
        </w:rPr>
        <w:t>4</w:t>
      </w:r>
      <w:r w:rsidR="00FA655D">
        <w:rPr>
          <w:rFonts w:ascii="Arial Unicode MS"/>
          <w:spacing w:val="28"/>
          <w:sz w:val="21"/>
        </w:rPr>
        <w:t xml:space="preserve"> </w:t>
      </w:r>
      <w:r w:rsidR="00FA655D">
        <w:rPr>
          <w:rFonts w:ascii="Georgia"/>
          <w:i/>
          <w:sz w:val="21"/>
        </w:rPr>
        <w:t>a</w:t>
      </w:r>
    </w:p>
    <w:p w14:paraId="2886D769" w14:textId="77777777" w:rsidR="00ED6B8B" w:rsidRDefault="00FA655D" w:rsidP="00F672C4">
      <w:pPr>
        <w:pStyle w:val="BodyText"/>
        <w:spacing w:before="5"/>
        <w:rPr>
          <w:rFonts w:ascii="Georgia"/>
          <w:i/>
          <w:sz w:val="4"/>
        </w:rPr>
      </w:pPr>
      <w:r>
        <w:br w:type="column"/>
      </w:r>
    </w:p>
    <w:p w14:paraId="58029B8E" w14:textId="77777777" w:rsidR="00ED6B8B" w:rsidRDefault="00890932" w:rsidP="00F672C4">
      <w:pPr>
        <w:pStyle w:val="BodyText"/>
        <w:ind w:left="1960"/>
        <w:rPr>
          <w:rFonts w:ascii="Georgia"/>
          <w:sz w:val="20"/>
        </w:rPr>
      </w:pPr>
      <w:r>
        <w:rPr>
          <w:rFonts w:ascii="Georgia"/>
          <w:noProof/>
          <w:sz w:val="20"/>
          <w:lang w:val="en-GB" w:eastAsia="en-GB"/>
        </w:rPr>
        <mc:AlternateContent>
          <mc:Choice Requires="wps">
            <w:drawing>
              <wp:inline distT="0" distB="0" distL="0" distR="0" wp14:anchorId="1333F963" wp14:editId="4BF2FCCB">
                <wp:extent cx="405130" cy="204470"/>
                <wp:effectExtent l="0" t="0" r="4445" b="0"/>
                <wp:docPr id="388" name="Text Box 3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5130" cy="2044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343B87F" w14:textId="77777777" w:rsidR="00B0570F" w:rsidRDefault="00B0570F">
                            <w:pPr>
                              <w:tabs>
                                <w:tab w:val="left" w:pos="503"/>
                              </w:tabs>
                              <w:spacing w:line="243" w:lineRule="exact"/>
                              <w:rPr>
                                <w:rFonts w:ascii="Times New Roman"/>
                                <w:sz w:val="20"/>
                              </w:rPr>
                            </w:pPr>
                            <w:r>
                              <w:rPr>
                                <w:rFonts w:ascii="Times New Roman"/>
                                <w:w w:val="99"/>
                                <w:sz w:val="21"/>
                                <w:u w:val="thick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1"/>
                                <w:u w:val="thick"/>
                              </w:rPr>
                              <w:tab/>
                            </w:r>
                            <w:r>
                              <w:rPr>
                                <w:rFonts w:ascii="Georgia"/>
                                <w:i/>
                                <w:spacing w:val="-128"/>
                                <w:w w:val="110"/>
                                <w:sz w:val="21"/>
                                <w:u w:val="thick"/>
                              </w:rPr>
                              <w:t>S</w:t>
                            </w:r>
                            <w:r>
                              <w:rPr>
                                <w:rFonts w:ascii="Times New Roman"/>
                                <w:w w:val="99"/>
                                <w:position w:val="-7"/>
                                <w:sz w:val="20"/>
                                <w:u w:val="thick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pacing w:val="-20"/>
                                <w:position w:val="-7"/>
                                <w:sz w:val="20"/>
                                <w:u w:val="thick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333F963" id="Text Box 364" o:spid="_x0000_s1666" type="#_x0000_t202" style="width:31.9pt;height:16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" filled="f" stroked="f">
                <v:textbox inset="0,0,0,0">
                  <w:txbxContent>
                    <w:p w14:paraId="3343B87F" w14:textId="77777777" w:rsidR="00B0570F" w:rsidRDefault="00B0570F">
                      <w:pPr>
                        <w:tabs>
                          <w:tab w:val="left" w:pos="503"/>
                        </w:tabs>
                        <w:spacing w:line="243" w:lineRule="exact"/>
                        <w:rPr>
                          <w:rFonts w:ascii="Times New Roman"/>
                          <w:sz w:val="20"/>
                        </w:rPr>
                      </w:pPr>
                      <w:r>
                        <w:rPr>
                          <w:rFonts w:ascii="Times New Roman"/>
                          <w:w w:val="99"/>
                          <w:sz w:val="21"/>
                          <w:u w:val="thick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1"/>
                          <w:u w:val="thick"/>
                        </w:rPr>
                        <w:tab/>
                      </w:r>
                      <w:r>
                        <w:rPr>
                          <w:rFonts w:ascii="Georgia"/>
                          <w:i/>
                          <w:spacing w:val="-128"/>
                          <w:w w:val="110"/>
                          <w:sz w:val="21"/>
                          <w:u w:val="thick"/>
                        </w:rPr>
                        <w:t>S</w:t>
                      </w:r>
                      <w:r>
                        <w:rPr>
                          <w:rFonts w:ascii="Times New Roman"/>
                          <w:w w:val="99"/>
                          <w:position w:val="-7"/>
                          <w:sz w:val="20"/>
                          <w:u w:val="thick"/>
                        </w:rPr>
                        <w:t xml:space="preserve"> </w:t>
                      </w:r>
                      <w:r>
                        <w:rPr>
                          <w:rFonts w:ascii="Times New Roman"/>
                          <w:spacing w:val="-20"/>
                          <w:position w:val="-7"/>
                          <w:sz w:val="20"/>
                          <w:u w:val="thick"/>
                        </w:rPr>
                        <w:t xml:space="preserve"> 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7166A34" w14:textId="77777777" w:rsidR="00ED6B8B" w:rsidRDefault="00FA655D" w:rsidP="00F672C4">
      <w:pPr>
        <w:tabs>
          <w:tab w:val="left" w:pos="1781"/>
          <w:tab w:val="left" w:pos="2544"/>
        </w:tabs>
        <w:spacing w:line="170" w:lineRule="exact"/>
        <w:ind w:left="897"/>
        <w:rPr>
          <w:rFonts w:ascii="Arial"/>
          <w:sz w:val="20"/>
        </w:rPr>
      </w:pPr>
      <w:r>
        <w:rPr>
          <w:rFonts w:ascii="Arial"/>
          <w:spacing w:val="-1"/>
          <w:w w:val="378"/>
          <w:position w:val="9"/>
          <w:sz w:val="20"/>
        </w:rPr>
        <w:t xml:space="preserve"> </w:t>
      </w:r>
      <w:r>
        <w:rPr>
          <w:rFonts w:ascii="Arial"/>
          <w:w w:val="161"/>
          <w:sz w:val="20"/>
        </w:rPr>
        <w:t xml:space="preserve"> </w:t>
      </w:r>
      <w:r>
        <w:rPr>
          <w:rFonts w:ascii="Arial"/>
          <w:sz w:val="20"/>
        </w:rPr>
        <w:tab/>
      </w:r>
      <w:r>
        <w:rPr>
          <w:rFonts w:ascii="Arial"/>
          <w:spacing w:val="-76"/>
          <w:w w:val="161"/>
          <w:sz w:val="20"/>
        </w:rPr>
        <w:t xml:space="preserve"> </w:t>
      </w:r>
      <w:r>
        <w:rPr>
          <w:rFonts w:ascii="Arial"/>
          <w:i/>
          <w:spacing w:val="-64"/>
          <w:w w:val="130"/>
          <w:position w:val="-19"/>
          <w:sz w:val="16"/>
        </w:rPr>
        <w:t>X</w:t>
      </w:r>
      <w:r>
        <w:rPr>
          <w:rFonts w:ascii="Arial"/>
          <w:w w:val="161"/>
          <w:sz w:val="20"/>
        </w:rPr>
        <w:t xml:space="preserve"> </w:t>
      </w:r>
      <w:r>
        <w:rPr>
          <w:rFonts w:ascii="Arial"/>
          <w:sz w:val="20"/>
        </w:rPr>
        <w:tab/>
      </w:r>
      <w:r>
        <w:rPr>
          <w:rFonts w:ascii="Arial"/>
          <w:w w:val="161"/>
          <w:sz w:val="20"/>
          <w:u w:val="single"/>
        </w:rPr>
        <w:t xml:space="preserve"> </w:t>
      </w:r>
    </w:p>
    <w:p w14:paraId="31F54201" w14:textId="77777777" w:rsidR="00ED6B8B" w:rsidRDefault="00890932" w:rsidP="00F672C4">
      <w:pPr>
        <w:pStyle w:val="BodyText"/>
        <w:spacing w:before="3"/>
        <w:rPr>
          <w:rFonts w:ascii="Arial"/>
          <w:sz w:val="9"/>
        </w:rPr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0" distR="0" simplePos="0" relativeHeight="251542528" behindDoc="0" locked="0" layoutInCell="1" allowOverlap="1" wp14:anchorId="43D8D512" wp14:editId="7072E31C">
                <wp:simplePos x="0" y="0"/>
                <wp:positionH relativeFrom="page">
                  <wp:posOffset>4215765</wp:posOffset>
                </wp:positionH>
                <wp:positionV relativeFrom="paragraph">
                  <wp:posOffset>95250</wp:posOffset>
                </wp:positionV>
                <wp:extent cx="969645" cy="0"/>
                <wp:effectExtent l="5715" t="9525" r="5715" b="9525"/>
                <wp:wrapTopAndBottom/>
                <wp:docPr id="387" name="Line 3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69645" cy="0"/>
                        </a:xfrm>
                        <a:prstGeom prst="line">
                          <a:avLst/>
                        </a:pr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9ACA16E" id="Line 363" o:spid="_x0000_s1026" style="position:absolute;z-index:2515425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331.95pt,7.5pt" to="408.3pt,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" strokeweight=".14042mm">
                <w10:wrap type="topAndBottom" anchorx="page"/>
              </v:line>
            </w:pict>
          </mc:Fallback>
        </mc:AlternateContent>
      </w:r>
    </w:p>
    <w:p w14:paraId="28F1F69C" w14:textId="77777777" w:rsidR="00ED6B8B" w:rsidRDefault="00ED6B8B" w:rsidP="00F672C4">
      <w:pPr>
        <w:rPr>
          <w:rFonts w:ascii="Arial"/>
          <w:sz w:val="9"/>
        </w:rPr>
        <w:sectPr w:rsidR="00ED6B8B">
          <w:type w:val="continuous"/>
          <w:pgSz w:w="11910" w:h="16840"/>
          <w:pgMar w:top="1580" w:right="1620" w:bottom="280" w:left="1680" w:header="720" w:footer="720" w:gutter="0"/>
          <w:cols w:num="2" w:space="720" w:equalWidth="0">
            <w:col w:w="3812" w:space="40"/>
            <w:col w:w="4758"/>
          </w:cols>
        </w:sectPr>
      </w:pPr>
    </w:p>
    <w:p w14:paraId="658E74C5" w14:textId="77777777" w:rsidR="00ED6B8B" w:rsidRDefault="00FA655D" w:rsidP="00F672C4">
      <w:pPr>
        <w:tabs>
          <w:tab w:val="left" w:pos="2979"/>
        </w:tabs>
        <w:spacing w:before="125" w:line="256" w:lineRule="exact"/>
        <w:ind w:left="2430"/>
        <w:rPr>
          <w:rFonts w:ascii="Georgia" w:hAnsi="Georgia"/>
          <w:i/>
          <w:sz w:val="21"/>
        </w:rPr>
      </w:pPr>
      <w:r>
        <w:rPr>
          <w:rFonts w:ascii="Georgia" w:hAnsi="Georgia"/>
          <w:i/>
          <w:w w:val="110"/>
          <w:sz w:val="21"/>
        </w:rPr>
        <w:t>β</w:t>
      </w:r>
      <w:r>
        <w:rPr>
          <w:rFonts w:ascii="Tahoma" w:hAnsi="Tahoma"/>
          <w:w w:val="110"/>
          <w:position w:val="-2"/>
          <w:sz w:val="16"/>
        </w:rPr>
        <w:t>3</w:t>
      </w:r>
      <w:r>
        <w:rPr>
          <w:rFonts w:ascii="Tahoma" w:hAnsi="Tahoma"/>
          <w:spacing w:val="-15"/>
          <w:w w:val="110"/>
          <w:position w:val="-2"/>
          <w:sz w:val="16"/>
        </w:rPr>
        <w:t xml:space="preserve"> </w:t>
      </w:r>
      <w:r>
        <w:rPr>
          <w:rFonts w:ascii="Tahoma" w:hAnsi="Tahoma"/>
          <w:w w:val="110"/>
          <w:position w:val="-2"/>
          <w:sz w:val="16"/>
        </w:rPr>
        <w:t>4</w:t>
      </w:r>
      <w:r>
        <w:rPr>
          <w:rFonts w:ascii="Tahoma" w:hAnsi="Tahoma"/>
          <w:w w:val="110"/>
          <w:position w:val="-2"/>
          <w:sz w:val="16"/>
        </w:rPr>
        <w:tab/>
      </w:r>
      <w:r>
        <w:rPr>
          <w:rFonts w:ascii="Arial Unicode MS" w:hAnsi="Arial Unicode MS"/>
          <w:w w:val="110"/>
          <w:sz w:val="21"/>
        </w:rPr>
        <w:t xml:space="preserve">=   </w:t>
      </w:r>
      <w:r>
        <w:rPr>
          <w:rFonts w:ascii="Arial" w:hAnsi="Arial"/>
          <w:i/>
          <w:w w:val="110"/>
          <w:sz w:val="21"/>
        </w:rPr>
        <w:t>−</w:t>
      </w:r>
      <w:r>
        <w:rPr>
          <w:rFonts w:ascii="Arial" w:hAnsi="Arial"/>
          <w:i/>
          <w:spacing w:val="58"/>
          <w:w w:val="110"/>
          <w:sz w:val="21"/>
        </w:rPr>
        <w:t xml:space="preserve"> </w:t>
      </w:r>
      <w:r>
        <w:rPr>
          <w:rFonts w:ascii="Georgia" w:hAnsi="Georgia"/>
          <w:i/>
          <w:position w:val="15"/>
          <w:sz w:val="21"/>
        </w:rPr>
        <w:t>b</w:t>
      </w:r>
    </w:p>
    <w:p w14:paraId="252288F4" w14:textId="77777777" w:rsidR="00ED6B8B" w:rsidRDefault="00FA655D" w:rsidP="00F672C4">
      <w:pPr>
        <w:spacing w:before="79" w:line="301" w:lineRule="exact"/>
        <w:ind w:left="97"/>
        <w:rPr>
          <w:rFonts w:ascii="Georgia" w:hAnsi="Georgia"/>
          <w:i/>
          <w:sz w:val="21"/>
        </w:rPr>
      </w:pPr>
      <w:r>
        <w:br w:type="column"/>
      </w:r>
      <w:r>
        <w:rPr>
          <w:rFonts w:ascii="Arial Unicode MS" w:hAnsi="Arial Unicode MS"/>
          <w:w w:val="132"/>
          <w:sz w:val="21"/>
        </w:rPr>
        <w:t>+</w:t>
      </w:r>
      <w:r>
        <w:rPr>
          <w:rFonts w:ascii="Arial Unicode MS" w:hAnsi="Arial Unicode MS"/>
          <w:spacing w:val="-10"/>
          <w:sz w:val="21"/>
        </w:rPr>
        <w:t xml:space="preserve"> </w:t>
      </w:r>
      <w:r>
        <w:rPr>
          <w:rFonts w:ascii="Georgia" w:hAnsi="Georgia"/>
          <w:i/>
          <w:w w:val="108"/>
          <w:sz w:val="21"/>
        </w:rPr>
        <w:t>S</w:t>
      </w:r>
      <w:r>
        <w:rPr>
          <w:rFonts w:ascii="Georgia" w:hAnsi="Georgia"/>
          <w:i/>
          <w:spacing w:val="10"/>
          <w:sz w:val="21"/>
        </w:rPr>
        <w:t xml:space="preserve"> </w:t>
      </w:r>
      <w:r>
        <w:rPr>
          <w:rFonts w:ascii="Arial" w:hAnsi="Arial"/>
          <w:i/>
          <w:w w:val="140"/>
          <w:sz w:val="21"/>
        </w:rPr>
        <w:t>±</w:t>
      </w:r>
      <w:r>
        <w:rPr>
          <w:rFonts w:ascii="Arial" w:hAnsi="Arial"/>
          <w:i/>
          <w:spacing w:val="-10"/>
          <w:sz w:val="21"/>
        </w:rPr>
        <w:t xml:space="preserve"> </w:t>
      </w:r>
      <w:r>
        <w:rPr>
          <w:rFonts w:ascii="Arial Unicode MS" w:hAnsi="Arial Unicode MS"/>
          <w:w w:val="89"/>
          <w:sz w:val="21"/>
        </w:rPr>
        <w:t>0</w:t>
      </w:r>
      <w:r>
        <w:rPr>
          <w:rFonts w:ascii="Georgia" w:hAnsi="Georgia"/>
          <w:i/>
          <w:spacing w:val="-1"/>
          <w:w w:val="102"/>
          <w:sz w:val="21"/>
        </w:rPr>
        <w:t>.</w:t>
      </w:r>
      <w:r>
        <w:rPr>
          <w:rFonts w:ascii="Arial Unicode MS" w:hAnsi="Arial Unicode MS"/>
          <w:w w:val="89"/>
          <w:sz w:val="21"/>
        </w:rPr>
        <w:t>5</w:t>
      </w:r>
      <w:r>
        <w:rPr>
          <w:rFonts w:ascii="Arial" w:hAnsi="Arial"/>
          <w:spacing w:val="-211"/>
          <w:w w:val="378"/>
          <w:position w:val="32"/>
          <w:sz w:val="20"/>
        </w:rPr>
        <w:t xml:space="preserve"> </w:t>
      </w:r>
      <w:r>
        <w:rPr>
          <w:rFonts w:ascii="Arial" w:hAnsi="Arial"/>
          <w:spacing w:val="-211"/>
          <w:w w:val="378"/>
          <w:position w:val="21"/>
          <w:sz w:val="20"/>
        </w:rPr>
        <w:t>I</w:t>
      </w:r>
      <w:r>
        <w:rPr>
          <w:rFonts w:ascii="Arial" w:hAnsi="Arial"/>
          <w:spacing w:val="-211"/>
          <w:w w:val="378"/>
          <w:position w:val="9"/>
          <w:sz w:val="20"/>
        </w:rPr>
        <w:t>I</w:t>
      </w:r>
      <w:r>
        <w:rPr>
          <w:rFonts w:ascii="Arial" w:hAnsi="Arial"/>
          <w:spacing w:val="-1"/>
          <w:w w:val="378"/>
          <w:position w:val="-2"/>
          <w:sz w:val="20"/>
        </w:rPr>
        <w:t>I</w:t>
      </w:r>
      <w:r>
        <w:rPr>
          <w:rFonts w:ascii="Arial" w:hAnsi="Arial"/>
          <w:i/>
          <w:spacing w:val="-1"/>
          <w:w w:val="132"/>
          <w:sz w:val="21"/>
        </w:rPr>
        <w:t>−</w:t>
      </w:r>
      <w:r>
        <w:rPr>
          <w:rFonts w:ascii="Arial Unicode MS" w:hAnsi="Arial Unicode MS"/>
          <w:w w:val="89"/>
          <w:sz w:val="21"/>
        </w:rPr>
        <w:t>4</w:t>
      </w:r>
      <w:r>
        <w:rPr>
          <w:rFonts w:ascii="Georgia" w:hAnsi="Georgia"/>
          <w:i/>
          <w:spacing w:val="12"/>
          <w:w w:val="108"/>
          <w:sz w:val="21"/>
        </w:rPr>
        <w:t>S</w:t>
      </w:r>
      <w:r>
        <w:rPr>
          <w:rFonts w:ascii="Tahoma" w:hAnsi="Tahoma"/>
          <w:w w:val="96"/>
          <w:position w:val="9"/>
          <w:sz w:val="16"/>
        </w:rPr>
        <w:t>2</w:t>
      </w:r>
      <w:r>
        <w:rPr>
          <w:rFonts w:ascii="Tahoma" w:hAnsi="Tahoma"/>
          <w:spacing w:val="8"/>
          <w:position w:val="9"/>
          <w:sz w:val="16"/>
        </w:rPr>
        <w:t xml:space="preserve"> </w:t>
      </w:r>
      <w:r>
        <w:rPr>
          <w:rFonts w:ascii="Arial" w:hAnsi="Arial"/>
          <w:i/>
          <w:w w:val="132"/>
          <w:sz w:val="21"/>
        </w:rPr>
        <w:t>−</w:t>
      </w:r>
      <w:r>
        <w:rPr>
          <w:rFonts w:ascii="Arial" w:hAnsi="Arial"/>
          <w:i/>
          <w:spacing w:val="-10"/>
          <w:sz w:val="21"/>
        </w:rPr>
        <w:t xml:space="preserve"> </w:t>
      </w:r>
      <w:r>
        <w:rPr>
          <w:rFonts w:ascii="Arial Unicode MS" w:hAnsi="Arial Unicode MS"/>
          <w:w w:val="89"/>
          <w:sz w:val="21"/>
        </w:rPr>
        <w:t>2</w:t>
      </w:r>
      <w:r>
        <w:rPr>
          <w:rFonts w:ascii="Georgia" w:hAnsi="Georgia"/>
          <w:i/>
          <w:w w:val="104"/>
          <w:sz w:val="21"/>
        </w:rPr>
        <w:t>P</w:t>
      </w:r>
      <w:r>
        <w:rPr>
          <w:rFonts w:ascii="Georgia" w:hAnsi="Georgia"/>
          <w:i/>
          <w:sz w:val="21"/>
        </w:rPr>
        <w:t xml:space="preserve"> </w:t>
      </w:r>
      <w:r>
        <w:rPr>
          <w:rFonts w:ascii="Georgia" w:hAnsi="Georgia"/>
          <w:i/>
          <w:spacing w:val="-23"/>
          <w:sz w:val="21"/>
        </w:rPr>
        <w:t xml:space="preserve"> </w:t>
      </w:r>
      <w:r>
        <w:rPr>
          <w:rFonts w:ascii="Arial" w:hAnsi="Arial"/>
          <w:i/>
          <w:w w:val="132"/>
          <w:sz w:val="21"/>
        </w:rPr>
        <w:t>−</w:t>
      </w:r>
      <w:r>
        <w:rPr>
          <w:rFonts w:ascii="Arial" w:hAnsi="Arial"/>
          <w:i/>
          <w:sz w:val="21"/>
        </w:rPr>
        <w:t xml:space="preserve"> </w:t>
      </w:r>
      <w:r>
        <w:rPr>
          <w:rFonts w:ascii="Arial" w:hAnsi="Arial"/>
          <w:i/>
          <w:spacing w:val="-24"/>
          <w:sz w:val="21"/>
        </w:rPr>
        <w:t xml:space="preserve"> </w:t>
      </w:r>
      <w:r>
        <w:rPr>
          <w:rFonts w:ascii="Georgia" w:hAnsi="Georgia"/>
          <w:i/>
          <w:w w:val="79"/>
          <w:position w:val="15"/>
          <w:sz w:val="21"/>
        </w:rPr>
        <w:t>q</w:t>
      </w:r>
      <w:r>
        <w:rPr>
          <w:rFonts w:ascii="Georgia" w:hAnsi="Georgia"/>
          <w:i/>
          <w:spacing w:val="1"/>
          <w:position w:val="15"/>
          <w:sz w:val="21"/>
        </w:rPr>
        <w:t xml:space="preserve"> </w:t>
      </w:r>
      <w:r>
        <w:rPr>
          <w:rFonts w:ascii="Georgia" w:hAnsi="Georgia"/>
          <w:i/>
          <w:w w:val="102"/>
          <w:sz w:val="21"/>
        </w:rPr>
        <w:t>,</w:t>
      </w:r>
    </w:p>
    <w:p w14:paraId="38ECB4E2" w14:textId="77777777" w:rsidR="00ED6B8B" w:rsidRDefault="00ED6B8B" w:rsidP="00F672C4">
      <w:pPr>
        <w:pStyle w:val="BodyText"/>
        <w:spacing w:before="2"/>
        <w:rPr>
          <w:rFonts w:ascii="Georgia"/>
          <w:i/>
          <w:sz w:val="7"/>
        </w:rPr>
      </w:pPr>
    </w:p>
    <w:p w14:paraId="6BE41D70" w14:textId="77777777" w:rsidR="00ED6B8B" w:rsidRDefault="00890932" w:rsidP="00F672C4">
      <w:pPr>
        <w:pStyle w:val="BodyText"/>
        <w:spacing w:line="218" w:lineRule="exact"/>
        <w:ind w:left="2574"/>
        <w:rPr>
          <w:rFonts w:ascii="Georgia"/>
          <w:sz w:val="20"/>
        </w:rPr>
      </w:pPr>
      <w:r>
        <w:rPr>
          <w:rFonts w:ascii="Georgia"/>
          <w:noProof/>
          <w:position w:val="-3"/>
          <w:sz w:val="20"/>
          <w:lang w:val="en-GB" w:eastAsia="en-GB"/>
        </w:rPr>
        <mc:AlternateContent>
          <mc:Choice Requires="wps">
            <w:drawing>
              <wp:inline distT="0" distB="0" distL="0" distR="0" wp14:anchorId="027FA5A2" wp14:editId="7601E016">
                <wp:extent cx="85090" cy="139065"/>
                <wp:effectExtent l="0" t="0" r="635" b="3810"/>
                <wp:docPr id="386" name="Text Box 3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090" cy="1390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7086AD0" w14:textId="77777777" w:rsidR="00B0570F" w:rsidRDefault="00B0570F">
                            <w:pPr>
                              <w:spacing w:line="212" w:lineRule="exact"/>
                              <w:rPr>
                                <w:rFonts w:ascii="Georgia"/>
                                <w:i/>
                                <w:sz w:val="21"/>
                              </w:rPr>
                            </w:pPr>
                            <w:r>
                              <w:rPr>
                                <w:rFonts w:ascii="Georgia"/>
                                <w:i/>
                                <w:w w:val="108"/>
                                <w:sz w:val="21"/>
                              </w:rPr>
                              <w:t>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27FA5A2" id="Text Box 362" o:spid="_x0000_s1667" type="#_x0000_t202" style="width:6.7pt;height:10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" filled="f" stroked="f">
                <v:textbox inset="0,0,0,0">
                  <w:txbxContent>
                    <w:p w14:paraId="37086AD0" w14:textId="77777777" w:rsidR="00B0570F" w:rsidRDefault="00B0570F">
                      <w:pPr>
                        <w:spacing w:line="212" w:lineRule="exact"/>
                        <w:rPr>
                          <w:rFonts w:ascii="Georgia"/>
                          <w:i/>
                          <w:sz w:val="21"/>
                        </w:rPr>
                      </w:pPr>
                      <w:r>
                        <w:rPr>
                          <w:rFonts w:ascii="Georgia"/>
                          <w:i/>
                          <w:w w:val="108"/>
                          <w:sz w:val="21"/>
                        </w:rPr>
                        <w:t>S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94A3BA3" w14:textId="77777777" w:rsidR="00ED6B8B" w:rsidRDefault="00890932" w:rsidP="00F672C4">
      <w:pPr>
        <w:spacing w:line="24" w:lineRule="exact"/>
        <w:ind w:left="1295"/>
        <w:rPr>
          <w:rFonts w:ascii="Georgia"/>
          <w:sz w:val="2"/>
        </w:rPr>
      </w:pPr>
      <w:r>
        <w:rPr>
          <w:rFonts w:ascii="Georgia"/>
          <w:noProof/>
          <w:sz w:val="2"/>
          <w:lang w:val="en-GB" w:eastAsia="en-GB"/>
        </w:rPr>
        <mc:AlternateContent>
          <mc:Choice Requires="wpg">
            <w:drawing>
              <wp:inline distT="0" distB="0" distL="0" distR="0" wp14:anchorId="40FE9A97" wp14:editId="027D614F">
                <wp:extent cx="386715" cy="15240"/>
                <wp:effectExtent l="0" t="0" r="3810" b="3810"/>
                <wp:docPr id="384" name="Group 3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86715" cy="15240"/>
                          <a:chOff x="0" y="0"/>
                          <a:chExt cx="609" cy="24"/>
                        </a:xfrm>
                      </wpg:grpSpPr>
                      <wps:wsp>
                        <wps:cNvPr id="385" name="Line 361"/>
                        <wps:cNvCnPr/>
                        <wps:spPr bwMode="auto">
                          <a:xfrm>
                            <a:off x="12" y="12"/>
                            <a:ext cx="584" cy="0"/>
                          </a:xfrm>
                          <a:prstGeom prst="line">
                            <a:avLst/>
                          </a:prstGeom>
                          <a:noFill/>
                          <a:ln w="1517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563540E" id="Group 360" o:spid="_x0000_s1026" style="width:30.45pt;height:1.2pt;mso-position-horizontal-relative:char;mso-position-vertical-relative:line" coordsize="609,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">
                <v:line id="Line 361" o:spid="_x0000_s1027" style="position:absolute;visibility:visible;mso-wrap-style:square" from="12,12" to="596,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" strokeweight=".42156mm"/>
                <w10:anchorlock/>
              </v:group>
            </w:pict>
          </mc:Fallback>
        </mc:AlternateContent>
      </w:r>
      <w:r w:rsidR="00FA655D">
        <w:rPr>
          <w:rFonts w:ascii="Times New Roman"/>
          <w:spacing w:val="147"/>
          <w:sz w:val="2"/>
        </w:rPr>
        <w:t xml:space="preserve"> </w:t>
      </w:r>
      <w:r>
        <w:rPr>
          <w:rFonts w:ascii="Georgia"/>
          <w:noProof/>
          <w:spacing w:val="147"/>
          <w:sz w:val="2"/>
          <w:lang w:val="en-GB" w:eastAsia="en-GB"/>
        </w:rPr>
        <mc:AlternateContent>
          <mc:Choice Requires="wpg">
            <w:drawing>
              <wp:inline distT="0" distB="0" distL="0" distR="0" wp14:anchorId="1F0ACDFF" wp14:editId="7C8D6F40">
                <wp:extent cx="386715" cy="15240"/>
                <wp:effectExtent l="0" t="0" r="3810" b="3810"/>
                <wp:docPr id="382" name="Group 3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86715" cy="15240"/>
                          <a:chOff x="0" y="0"/>
                          <a:chExt cx="609" cy="24"/>
                        </a:xfrm>
                      </wpg:grpSpPr>
                      <wps:wsp>
                        <wps:cNvPr id="383" name="Line 359"/>
                        <wps:cNvCnPr/>
                        <wps:spPr bwMode="auto">
                          <a:xfrm>
                            <a:off x="12" y="12"/>
                            <a:ext cx="584" cy="0"/>
                          </a:xfrm>
                          <a:prstGeom prst="line">
                            <a:avLst/>
                          </a:prstGeom>
                          <a:noFill/>
                          <a:ln w="1517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2431801" id="Group 358" o:spid="_x0000_s1026" style="width:30.45pt;height:1.2pt;mso-position-horizontal-relative:char;mso-position-vertical-relative:line" coordsize="609,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">
                <v:line id="Line 359" o:spid="_x0000_s1027" style="position:absolute;visibility:visible;mso-wrap-style:square" from="12,12" to="596,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" strokeweight=".42156mm"/>
                <w10:anchorlock/>
              </v:group>
            </w:pict>
          </mc:Fallback>
        </mc:AlternateContent>
      </w:r>
    </w:p>
    <w:p w14:paraId="1FDEB010" w14:textId="77777777" w:rsidR="00ED6B8B" w:rsidRDefault="00ED6B8B" w:rsidP="00F672C4">
      <w:pPr>
        <w:spacing w:line="24" w:lineRule="exact"/>
        <w:rPr>
          <w:rFonts w:ascii="Georgia"/>
          <w:sz w:val="2"/>
        </w:rPr>
        <w:sectPr w:rsidR="00ED6B8B">
          <w:type w:val="continuous"/>
          <w:pgSz w:w="11910" w:h="16840"/>
          <w:pgMar w:top="1580" w:right="1620" w:bottom="280" w:left="1680" w:header="720" w:footer="720" w:gutter="0"/>
          <w:cols w:num="2" w:space="720" w:equalWidth="0">
            <w:col w:w="3702" w:space="40"/>
            <w:col w:w="4868"/>
          </w:cols>
        </w:sectPr>
      </w:pPr>
    </w:p>
    <w:p w14:paraId="3D15131B" w14:textId="77777777" w:rsidR="00ED6B8B" w:rsidRDefault="00FA655D">
      <w:pPr>
        <w:tabs>
          <w:tab w:val="left" w:pos="903"/>
        </w:tabs>
        <w:spacing w:line="305" w:lineRule="exact"/>
        <w:rPr>
          <w:rFonts w:ascii="Georgia"/>
          <w:i/>
          <w:sz w:val="21"/>
        </w:rPr>
        <w:pPrChange w:id="665" w:author="Raghda Wahdan" w:date="2017-11-06T13:08:00Z">
          <w:pPr>
            <w:tabs>
              <w:tab w:val="left" w:pos="903"/>
            </w:tabs>
            <w:spacing w:line="305" w:lineRule="exact"/>
            <w:jc w:val="right"/>
          </w:pPr>
        </w:pPrChange>
      </w:pPr>
      <w:r>
        <w:rPr>
          <w:rFonts w:ascii="Arial"/>
          <w:i/>
          <w:position w:val="12"/>
          <w:sz w:val="16"/>
        </w:rPr>
        <w:t>,</w:t>
      </w:r>
      <w:r>
        <w:rPr>
          <w:rFonts w:ascii="Arial"/>
          <w:i/>
          <w:position w:val="12"/>
          <w:sz w:val="16"/>
        </w:rPr>
        <w:tab/>
      </w:r>
      <w:r>
        <w:rPr>
          <w:rFonts w:ascii="Arial Unicode MS"/>
          <w:w w:val="90"/>
          <w:sz w:val="21"/>
        </w:rPr>
        <w:t>4</w:t>
      </w:r>
      <w:r>
        <w:rPr>
          <w:rFonts w:ascii="Georgia"/>
          <w:i/>
          <w:w w:val="90"/>
          <w:sz w:val="21"/>
        </w:rPr>
        <w:t>a</w:t>
      </w:r>
    </w:p>
    <w:p w14:paraId="6C8ABC9C" w14:textId="77777777" w:rsidR="00ED6B8B" w:rsidRDefault="00FA655D" w:rsidP="00F672C4">
      <w:pPr>
        <w:pStyle w:val="BodyText"/>
        <w:spacing w:before="2"/>
        <w:rPr>
          <w:rFonts w:ascii="Georgia"/>
          <w:i/>
          <w:sz w:val="7"/>
        </w:rPr>
      </w:pPr>
      <w:r>
        <w:br w:type="column"/>
      </w:r>
    </w:p>
    <w:p w14:paraId="2172A9A8" w14:textId="77777777" w:rsidR="00ED6B8B" w:rsidRDefault="00890932" w:rsidP="00F672C4">
      <w:pPr>
        <w:pStyle w:val="BodyText"/>
        <w:spacing w:line="218" w:lineRule="exact"/>
        <w:ind w:left="2509"/>
        <w:rPr>
          <w:rFonts w:ascii="Georgia"/>
          <w:sz w:val="20"/>
        </w:rPr>
      </w:pPr>
      <w:r>
        <w:rPr>
          <w:rFonts w:ascii="Georgia"/>
          <w:noProof/>
          <w:position w:val="-3"/>
          <w:sz w:val="20"/>
          <w:lang w:val="en-GB" w:eastAsia="en-GB"/>
        </w:rPr>
        <mc:AlternateContent>
          <mc:Choice Requires="wps">
            <w:drawing>
              <wp:inline distT="0" distB="0" distL="0" distR="0" wp14:anchorId="58F1E342" wp14:editId="52A8424D">
                <wp:extent cx="85090" cy="139065"/>
                <wp:effectExtent l="0" t="0" r="635" b="3810"/>
                <wp:docPr id="381" name="Text Box 3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090" cy="1390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502E89A" w14:textId="77777777" w:rsidR="00B0570F" w:rsidRDefault="00B0570F">
                            <w:pPr>
                              <w:spacing w:line="212" w:lineRule="exact"/>
                              <w:rPr>
                                <w:rFonts w:ascii="Georgia"/>
                                <w:i/>
                                <w:sz w:val="21"/>
                              </w:rPr>
                            </w:pPr>
                            <w:r>
                              <w:rPr>
                                <w:rFonts w:ascii="Georgia"/>
                                <w:i/>
                                <w:w w:val="108"/>
                                <w:sz w:val="21"/>
                              </w:rPr>
                              <w:t>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8F1E342" id="Text Box 357" o:spid="_x0000_s1668" type="#_x0000_t202" style="width:6.7pt;height:10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" filled="f" stroked="f">
                <v:textbox inset="0,0,0,0">
                  <w:txbxContent>
                    <w:p w14:paraId="0502E89A" w14:textId="77777777" w:rsidR="00B0570F" w:rsidRDefault="00B0570F">
                      <w:pPr>
                        <w:spacing w:line="212" w:lineRule="exact"/>
                        <w:rPr>
                          <w:rFonts w:ascii="Georgia"/>
                          <w:i/>
                          <w:sz w:val="21"/>
                        </w:rPr>
                      </w:pPr>
                      <w:r>
                        <w:rPr>
                          <w:rFonts w:ascii="Georgia"/>
                          <w:i/>
                          <w:w w:val="108"/>
                          <w:sz w:val="21"/>
                        </w:rPr>
                        <w:t>S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6E3449C" w14:textId="77777777" w:rsidR="00ED6B8B" w:rsidRDefault="00FA655D" w:rsidP="00F672C4">
      <w:pPr>
        <w:tabs>
          <w:tab w:val="left" w:pos="1826"/>
          <w:tab w:val="left" w:pos="2589"/>
        </w:tabs>
        <w:spacing w:before="29"/>
        <w:ind w:left="942"/>
        <w:rPr>
          <w:rFonts w:ascii="Arial"/>
          <w:sz w:val="20"/>
        </w:rPr>
      </w:pPr>
      <w:r>
        <w:rPr>
          <w:rFonts w:ascii="Arial"/>
          <w:spacing w:val="-1"/>
          <w:w w:val="378"/>
          <w:position w:val="9"/>
          <w:sz w:val="20"/>
        </w:rPr>
        <w:t xml:space="preserve"> </w:t>
      </w:r>
      <w:r>
        <w:rPr>
          <w:rFonts w:ascii="Arial"/>
          <w:w w:val="161"/>
          <w:sz w:val="20"/>
        </w:rPr>
        <w:t xml:space="preserve"> </w:t>
      </w:r>
      <w:r>
        <w:rPr>
          <w:rFonts w:ascii="Arial"/>
          <w:sz w:val="20"/>
        </w:rPr>
        <w:tab/>
      </w:r>
      <w:r>
        <w:rPr>
          <w:rFonts w:ascii="Arial"/>
          <w:spacing w:val="-68"/>
          <w:w w:val="161"/>
          <w:sz w:val="20"/>
        </w:rPr>
        <w:t xml:space="preserve"> </w:t>
      </w:r>
      <w:r>
        <w:rPr>
          <w:rFonts w:ascii="Arial"/>
          <w:i/>
          <w:spacing w:val="-31"/>
          <w:position w:val="-19"/>
          <w:sz w:val="16"/>
        </w:rPr>
        <w:t>Y</w:t>
      </w:r>
      <w:r>
        <w:rPr>
          <w:rFonts w:ascii="Arial"/>
          <w:w w:val="161"/>
          <w:sz w:val="20"/>
        </w:rPr>
        <w:t xml:space="preserve"> </w:t>
      </w:r>
      <w:r>
        <w:rPr>
          <w:rFonts w:ascii="Arial"/>
          <w:sz w:val="20"/>
        </w:rPr>
        <w:tab/>
      </w:r>
      <w:r>
        <w:rPr>
          <w:rFonts w:ascii="Arial"/>
          <w:w w:val="161"/>
          <w:sz w:val="20"/>
        </w:rPr>
        <w:t xml:space="preserve"> </w:t>
      </w:r>
    </w:p>
    <w:p w14:paraId="17CBDF74" w14:textId="77777777" w:rsidR="00ED6B8B" w:rsidRDefault="00ED6B8B" w:rsidP="00F672C4">
      <w:pPr>
        <w:rPr>
          <w:rFonts w:ascii="Arial"/>
          <w:sz w:val="20"/>
        </w:rPr>
        <w:sectPr w:rsidR="00ED6B8B">
          <w:type w:val="continuous"/>
          <w:pgSz w:w="11910" w:h="16840"/>
          <w:pgMar w:top="1580" w:right="1620" w:bottom="280" w:left="1680" w:header="720" w:footer="720" w:gutter="0"/>
          <w:cols w:num="2" w:space="720" w:equalWidth="0">
            <w:col w:w="3767" w:space="40"/>
            <w:col w:w="4803"/>
          </w:cols>
        </w:sectPr>
      </w:pPr>
    </w:p>
    <w:p w14:paraId="03482343" w14:textId="77777777" w:rsidR="00ED6B8B" w:rsidRDefault="00ED6B8B" w:rsidP="00F672C4">
      <w:pPr>
        <w:pStyle w:val="BodyText"/>
        <w:spacing w:before="11"/>
        <w:rPr>
          <w:rFonts w:ascii="Arial"/>
          <w:sz w:val="14"/>
        </w:rPr>
      </w:pPr>
    </w:p>
    <w:p w14:paraId="017D64B6" w14:textId="77777777" w:rsidR="00ED6B8B" w:rsidRDefault="00890932" w:rsidP="00F672C4">
      <w:pPr>
        <w:spacing w:before="25" w:line="262" w:lineRule="exact"/>
        <w:ind w:left="480"/>
        <w:rPr>
          <w:rFonts w:ascii="Arial" w:hAnsi="Arial"/>
          <w:i/>
          <w:sz w:val="16"/>
        </w:rPr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0" distR="0" simplePos="0" relativeHeight="251544576" behindDoc="0" locked="0" layoutInCell="1" allowOverlap="1" wp14:anchorId="1C047052" wp14:editId="7155C64A">
                <wp:simplePos x="0" y="0"/>
                <wp:positionH relativeFrom="page">
                  <wp:posOffset>2042160</wp:posOffset>
                </wp:positionH>
                <wp:positionV relativeFrom="paragraph">
                  <wp:posOffset>206375</wp:posOffset>
                </wp:positionV>
                <wp:extent cx="393065" cy="0"/>
                <wp:effectExtent l="13335" t="6350" r="12700" b="12700"/>
                <wp:wrapTopAndBottom/>
                <wp:docPr id="380" name="Line 3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93065" cy="0"/>
                        </a:xfrm>
                        <a:prstGeom prst="line">
                          <a:avLst/>
                        </a:pr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38CAC75" id="Line 356" o:spid="_x0000_s1026" style="position:absolute;z-index:2515445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160.8pt,16.25pt" to="191.75pt,16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" strokeweight=".14042mm">
                <w10:wrap type="topAndBottom" anchorx="page"/>
              </v:line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0" distB="0" distL="0" distR="0" simplePos="0" relativeHeight="251546624" behindDoc="0" locked="0" layoutInCell="1" allowOverlap="1" wp14:anchorId="02A4F02F" wp14:editId="0C9EF2C0">
                <wp:simplePos x="0" y="0"/>
                <wp:positionH relativeFrom="page">
                  <wp:posOffset>2828290</wp:posOffset>
                </wp:positionH>
                <wp:positionV relativeFrom="paragraph">
                  <wp:posOffset>206375</wp:posOffset>
                </wp:positionV>
                <wp:extent cx="688340" cy="0"/>
                <wp:effectExtent l="8890" t="6350" r="7620" b="12700"/>
                <wp:wrapTopAndBottom/>
                <wp:docPr id="379" name="Line 3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88340" cy="0"/>
                        </a:xfrm>
                        <a:prstGeom prst="line">
                          <a:avLst/>
                        </a:pr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BD7448D" id="Line 355" o:spid="_x0000_s1026" style="position:absolute;z-index:25154662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222.7pt,16.25pt" to="276.9pt,16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" strokeweight=".14042mm">
                <w10:wrap type="topAndBottom" anchorx="page"/>
              </v:line>
            </w:pict>
          </mc:Fallback>
        </mc:AlternateContent>
      </w:r>
      <w:r w:rsidR="00FA655D">
        <w:rPr>
          <w:w w:val="105"/>
          <w:position w:val="-8"/>
          <w:sz w:val="24"/>
        </w:rPr>
        <w:t xml:space="preserve">with </w:t>
      </w:r>
      <w:r w:rsidR="00FA655D">
        <w:rPr>
          <w:rFonts w:ascii="Bookman Old Style" w:hAnsi="Bookman Old Style"/>
          <w:i/>
          <w:w w:val="105"/>
          <w:position w:val="-8"/>
          <w:sz w:val="24"/>
        </w:rPr>
        <w:t xml:space="preserve">P </w:t>
      </w:r>
      <w:r w:rsidR="00FA655D">
        <w:rPr>
          <w:rFonts w:ascii="Arial Unicode MS" w:hAnsi="Arial Unicode MS"/>
          <w:w w:val="105"/>
          <w:position w:val="-8"/>
          <w:sz w:val="24"/>
        </w:rPr>
        <w:t xml:space="preserve">= </w:t>
      </w:r>
      <w:r w:rsidR="00FA655D">
        <w:rPr>
          <w:rFonts w:ascii="Tahoma" w:hAnsi="Tahoma"/>
          <w:w w:val="105"/>
          <w:sz w:val="16"/>
        </w:rPr>
        <w:t>8</w:t>
      </w:r>
      <w:r w:rsidR="00FA655D">
        <w:rPr>
          <w:rFonts w:ascii="Arial" w:hAnsi="Arial"/>
          <w:i/>
          <w:w w:val="105"/>
          <w:sz w:val="16"/>
        </w:rPr>
        <w:t>ac−</w:t>
      </w:r>
      <w:r w:rsidR="00FA655D">
        <w:rPr>
          <w:rFonts w:ascii="Tahoma" w:hAnsi="Tahoma"/>
          <w:w w:val="105"/>
          <w:sz w:val="16"/>
        </w:rPr>
        <w:t>3</w:t>
      </w:r>
      <w:r w:rsidR="00FA655D">
        <w:rPr>
          <w:rFonts w:ascii="Arial" w:hAnsi="Arial"/>
          <w:i/>
          <w:w w:val="105"/>
          <w:sz w:val="16"/>
        </w:rPr>
        <w:t>b</w:t>
      </w:r>
      <w:r w:rsidR="00FA655D">
        <w:rPr>
          <w:rFonts w:ascii="Lucida Sans Unicode" w:hAnsi="Lucida Sans Unicode"/>
          <w:w w:val="105"/>
          <w:position w:val="6"/>
          <w:sz w:val="12"/>
        </w:rPr>
        <w:t xml:space="preserve">2 </w:t>
      </w:r>
      <w:r w:rsidR="00FA655D">
        <w:rPr>
          <w:w w:val="105"/>
          <w:position w:val="-8"/>
          <w:sz w:val="24"/>
        </w:rPr>
        <w:t xml:space="preserve">, </w:t>
      </w:r>
      <w:r w:rsidR="00FA655D">
        <w:rPr>
          <w:rFonts w:ascii="Bookman Old Style" w:hAnsi="Bookman Old Style"/>
          <w:i/>
          <w:w w:val="105"/>
          <w:position w:val="-8"/>
          <w:sz w:val="24"/>
        </w:rPr>
        <w:t xml:space="preserve">q </w:t>
      </w:r>
      <w:r w:rsidR="00FA655D">
        <w:rPr>
          <w:rFonts w:ascii="Arial Unicode MS" w:hAnsi="Arial Unicode MS"/>
          <w:w w:val="105"/>
          <w:position w:val="-8"/>
          <w:sz w:val="24"/>
        </w:rPr>
        <w:t xml:space="preserve">= </w:t>
      </w:r>
      <w:r w:rsidR="00FA655D">
        <w:rPr>
          <w:rFonts w:ascii="Arial" w:hAnsi="Arial"/>
          <w:i/>
          <w:w w:val="105"/>
          <w:sz w:val="16"/>
        </w:rPr>
        <w:t>b</w:t>
      </w:r>
      <w:r w:rsidR="00FA655D">
        <w:rPr>
          <w:rFonts w:ascii="Lucida Sans Unicode" w:hAnsi="Lucida Sans Unicode"/>
          <w:w w:val="105"/>
          <w:position w:val="6"/>
          <w:sz w:val="12"/>
        </w:rPr>
        <w:t xml:space="preserve">3 </w:t>
      </w:r>
      <w:r w:rsidR="00FA655D">
        <w:rPr>
          <w:rFonts w:ascii="Arial" w:hAnsi="Arial"/>
          <w:i/>
          <w:w w:val="105"/>
          <w:sz w:val="16"/>
        </w:rPr>
        <w:t>−</w:t>
      </w:r>
      <w:r w:rsidR="00FA655D">
        <w:rPr>
          <w:rFonts w:ascii="Tahoma" w:hAnsi="Tahoma"/>
          <w:w w:val="105"/>
          <w:sz w:val="16"/>
        </w:rPr>
        <w:t>4</w:t>
      </w:r>
      <w:r w:rsidR="00FA655D">
        <w:rPr>
          <w:rFonts w:ascii="Arial" w:hAnsi="Arial"/>
          <w:i/>
          <w:w w:val="105"/>
          <w:sz w:val="16"/>
        </w:rPr>
        <w:t>abc</w:t>
      </w:r>
      <w:r w:rsidR="00FA655D">
        <w:rPr>
          <w:rFonts w:ascii="Tahoma" w:hAnsi="Tahoma"/>
          <w:w w:val="105"/>
          <w:sz w:val="16"/>
        </w:rPr>
        <w:t>+8</w:t>
      </w:r>
      <w:r w:rsidR="00FA655D">
        <w:rPr>
          <w:rFonts w:ascii="Arial" w:hAnsi="Arial"/>
          <w:i/>
          <w:w w:val="105"/>
          <w:sz w:val="16"/>
        </w:rPr>
        <w:t>a</w:t>
      </w:r>
      <w:r w:rsidR="00FA655D">
        <w:rPr>
          <w:rFonts w:ascii="Lucida Sans Unicode" w:hAnsi="Lucida Sans Unicode"/>
          <w:w w:val="105"/>
          <w:position w:val="6"/>
          <w:sz w:val="12"/>
        </w:rPr>
        <w:t xml:space="preserve">2 </w:t>
      </w:r>
      <w:r w:rsidR="00FA655D">
        <w:rPr>
          <w:rFonts w:ascii="Arial" w:hAnsi="Arial"/>
          <w:i/>
          <w:w w:val="105"/>
          <w:sz w:val="16"/>
        </w:rPr>
        <w:t>d</w:t>
      </w:r>
    </w:p>
    <w:p w14:paraId="428D4368" w14:textId="77777777" w:rsidR="00ED6B8B" w:rsidRDefault="00FA655D" w:rsidP="00F672C4">
      <w:pPr>
        <w:tabs>
          <w:tab w:val="left" w:pos="3186"/>
        </w:tabs>
        <w:spacing w:line="213" w:lineRule="exact"/>
        <w:ind w:left="1716"/>
        <w:rPr>
          <w:rFonts w:ascii="Lucida Sans Unicode"/>
          <w:sz w:val="12"/>
        </w:rPr>
      </w:pPr>
      <w:r>
        <w:rPr>
          <w:rFonts w:ascii="Tahoma"/>
          <w:sz w:val="16"/>
        </w:rPr>
        <w:t>8</w:t>
      </w:r>
      <w:r>
        <w:rPr>
          <w:rFonts w:ascii="Arial"/>
          <w:i/>
          <w:sz w:val="16"/>
        </w:rPr>
        <w:t>a</w:t>
      </w:r>
      <w:r>
        <w:rPr>
          <w:rFonts w:ascii="Lucida Sans Unicode"/>
          <w:position w:val="5"/>
          <w:sz w:val="12"/>
        </w:rPr>
        <w:t>2</w:t>
      </w:r>
      <w:r>
        <w:rPr>
          <w:rFonts w:ascii="Lucida Sans Unicode"/>
          <w:position w:val="5"/>
          <w:sz w:val="12"/>
        </w:rPr>
        <w:tab/>
      </w:r>
      <w:r>
        <w:rPr>
          <w:rFonts w:ascii="Tahoma"/>
          <w:sz w:val="16"/>
        </w:rPr>
        <w:t>8</w:t>
      </w:r>
      <w:r>
        <w:rPr>
          <w:rFonts w:ascii="Arial"/>
          <w:i/>
          <w:sz w:val="16"/>
        </w:rPr>
        <w:t>a</w:t>
      </w:r>
      <w:r>
        <w:rPr>
          <w:rFonts w:ascii="Lucida Sans Unicode"/>
          <w:position w:val="5"/>
          <w:sz w:val="12"/>
        </w:rPr>
        <w:t>3</w:t>
      </w:r>
    </w:p>
    <w:p w14:paraId="405FBA7A" w14:textId="77777777" w:rsidR="00ED6B8B" w:rsidRDefault="00ED6B8B" w:rsidP="00F672C4">
      <w:pPr>
        <w:spacing w:line="213" w:lineRule="exact"/>
        <w:rPr>
          <w:rFonts w:ascii="Lucida Sans Unicode"/>
          <w:sz w:val="12"/>
        </w:rPr>
        <w:sectPr w:rsidR="00ED6B8B">
          <w:type w:val="continuous"/>
          <w:pgSz w:w="11910" w:h="16840"/>
          <w:pgMar w:top="1580" w:right="1620" w:bottom="280" w:left="1680" w:header="720" w:footer="720" w:gutter="0"/>
          <w:cols w:space="720"/>
        </w:sectPr>
      </w:pPr>
    </w:p>
    <w:p w14:paraId="3381AEEA" w14:textId="77777777" w:rsidR="00ED6B8B" w:rsidRDefault="00890932" w:rsidP="00F672C4">
      <w:pPr>
        <w:tabs>
          <w:tab w:val="left" w:pos="4137"/>
        </w:tabs>
        <w:spacing w:before="67"/>
        <w:ind w:left="480"/>
        <w:rPr>
          <w:rFonts w:ascii="Lucida Sans Unicode" w:hAnsi="Lucida Sans Unicode"/>
          <w:sz w:val="12"/>
        </w:rPr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849728" behindDoc="1" locked="0" layoutInCell="1" allowOverlap="1" wp14:anchorId="48D361A8" wp14:editId="70563373">
                <wp:simplePos x="0" y="0"/>
                <wp:positionH relativeFrom="page">
                  <wp:posOffset>2228215</wp:posOffset>
                </wp:positionH>
                <wp:positionV relativeFrom="paragraph">
                  <wp:posOffset>194310</wp:posOffset>
                </wp:positionV>
                <wp:extent cx="1242695" cy="0"/>
                <wp:effectExtent l="8890" t="13335" r="5715" b="5715"/>
                <wp:wrapNone/>
                <wp:docPr id="378" name="Line 3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242695" cy="0"/>
                        </a:xfrm>
                        <a:prstGeom prst="line">
                          <a:avLst/>
                        </a:pr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3158088" id="Line 354" o:spid="_x0000_s1026" style="position:absolute;z-index:-251466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75.45pt,15.3pt" to="273.3pt,1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" strokeweight=".14042mm">
                <w10:wrap anchorx="page"/>
              </v:line>
            </w:pict>
          </mc:Fallback>
        </mc:AlternateContent>
      </w:r>
      <w:r>
        <w:rPr>
          <w:noProof/>
          <w:lang w:val="en-GB" w:eastAsia="en-GB"/>
        </w:rPr>
        <mc:AlternateContent>
          <mc:Choice Requires="wpg">
            <w:drawing>
              <wp:anchor distT="0" distB="0" distL="114300" distR="114300" simplePos="0" relativeHeight="251851776" behindDoc="1" locked="0" layoutInCell="1" allowOverlap="1" wp14:anchorId="3600B3FF" wp14:editId="540602CB">
                <wp:simplePos x="0" y="0"/>
                <wp:positionH relativeFrom="page">
                  <wp:posOffset>4119880</wp:posOffset>
                </wp:positionH>
                <wp:positionV relativeFrom="paragraph">
                  <wp:posOffset>156845</wp:posOffset>
                </wp:positionV>
                <wp:extent cx="817245" cy="52070"/>
                <wp:effectExtent l="5080" t="4445" r="6350" b="10160"/>
                <wp:wrapNone/>
                <wp:docPr id="375" name="Group 3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817245" cy="52070"/>
                          <a:chOff x="6488" y="247"/>
                          <a:chExt cx="1287" cy="82"/>
                        </a:xfrm>
                      </wpg:grpSpPr>
                      <wps:wsp>
                        <wps:cNvPr id="376" name="Line 353"/>
                        <wps:cNvCnPr/>
                        <wps:spPr bwMode="auto">
                          <a:xfrm>
                            <a:off x="6492" y="251"/>
                            <a:ext cx="1279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7" name="Line 352"/>
                        <wps:cNvCnPr/>
                        <wps:spPr bwMode="auto">
                          <a:xfrm>
                            <a:off x="7063" y="324"/>
                            <a:ext cx="684" cy="0"/>
                          </a:xfrm>
                          <a:prstGeom prst="line">
                            <a:avLst/>
                          </a:prstGeom>
                          <a:noFill/>
                          <a:ln w="5537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823F45B" id="Group 351" o:spid="_x0000_s1026" style="position:absolute;margin-left:324.4pt;margin-top:12.35pt;width:64.35pt;height:4.1pt;z-index:-251464704;mso-position-horizontal-relative:page" coordorigin="6488,247" coordsize="1287,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">
                <v:line id="Line 353" o:spid="_x0000_s1027" style="position:absolute;visibility:visible;mso-wrap-style:square" from="6492,251" to="7771,2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" strokeweight=".14042mm"/>
                <v:line id="Line 352" o:spid="_x0000_s1028" style="position:absolute;visibility:visible;mso-wrap-style:square" from="7063,324" to="7747,3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" strokeweight=".15381mm"/>
                <w10:wrap anchorx="page"/>
              </v:group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866112" behindDoc="1" locked="0" layoutInCell="1" allowOverlap="1" wp14:anchorId="05A618B1" wp14:editId="500DE3D7">
                <wp:simplePos x="0" y="0"/>
                <wp:positionH relativeFrom="page">
                  <wp:posOffset>2351405</wp:posOffset>
                </wp:positionH>
                <wp:positionV relativeFrom="paragraph">
                  <wp:posOffset>317500</wp:posOffset>
                </wp:positionV>
                <wp:extent cx="53975" cy="143510"/>
                <wp:effectExtent l="0" t="3175" r="4445" b="0"/>
                <wp:wrapNone/>
                <wp:docPr id="374" name="Text Box 3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975" cy="1435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3B7CE15" w14:textId="77777777" w:rsidR="00B0570F" w:rsidRDefault="00B0570F">
                            <w:pPr>
                              <w:spacing w:before="19"/>
                              <w:rPr>
                                <w:rFonts w:ascii="Tahoma"/>
                                <w:sz w:val="16"/>
                              </w:rPr>
                            </w:pPr>
                            <w:r>
                              <w:rPr>
                                <w:rFonts w:ascii="Tahoma"/>
                                <w:w w:val="96"/>
                                <w:sz w:val="16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5A618B1" id="Text Box 350" o:spid="_x0000_s1669" type="#_x0000_t202" style="position:absolute;left:0;text-align:left;margin-left:185.15pt;margin-top:25pt;width:4.25pt;height:11.3pt;z-index:-251450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" filled="f" stroked="f">
                <v:textbox inset="0,0,0,0">
                  <w:txbxContent>
                    <w:p w14:paraId="73B7CE15" w14:textId="77777777" w:rsidR="00B0570F" w:rsidRDefault="00B0570F">
                      <w:pPr>
                        <w:spacing w:before="19"/>
                        <w:rPr>
                          <w:rFonts w:ascii="Tahoma"/>
                          <w:sz w:val="16"/>
                        </w:rPr>
                      </w:pPr>
                      <w:r>
                        <w:rPr>
                          <w:rFonts w:ascii="Tahoma"/>
                          <w:w w:val="96"/>
                          <w:sz w:val="16"/>
                        </w:rPr>
                        <w:t>3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868160" behindDoc="1" locked="0" layoutInCell="1" allowOverlap="1" wp14:anchorId="3FEA8905" wp14:editId="23975D75">
                <wp:simplePos x="0" y="0"/>
                <wp:positionH relativeFrom="page">
                  <wp:posOffset>2712720</wp:posOffset>
                </wp:positionH>
                <wp:positionV relativeFrom="paragraph">
                  <wp:posOffset>317500</wp:posOffset>
                </wp:positionV>
                <wp:extent cx="111125" cy="143510"/>
                <wp:effectExtent l="0" t="3175" r="0" b="0"/>
                <wp:wrapNone/>
                <wp:docPr id="373" name="Text Box 3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1125" cy="1435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6D201FD" w14:textId="77777777" w:rsidR="00B0570F" w:rsidRDefault="00B0570F">
                            <w:pPr>
                              <w:spacing w:before="19"/>
                              <w:rPr>
                                <w:rFonts w:ascii="Arial"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Tahoma"/>
                                <w:w w:val="95"/>
                                <w:sz w:val="16"/>
                              </w:rPr>
                              <w:t>3</w:t>
                            </w:r>
                            <w:r>
                              <w:rPr>
                                <w:rFonts w:ascii="Arial"/>
                                <w:i/>
                                <w:w w:val="95"/>
                                <w:sz w:val="16"/>
                              </w:rPr>
                              <w:t>a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FEA8905" id="Text Box 349" o:spid="_x0000_s1670" type="#_x0000_t202" style="position:absolute;left:0;text-align:left;margin-left:213.6pt;margin-top:25pt;width:8.75pt;height:11.3pt;z-index:-2514483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" filled="f" stroked="f">
                <v:textbox inset="0,0,0,0">
                  <w:txbxContent>
                    <w:p w14:paraId="16D201FD" w14:textId="77777777" w:rsidR="00B0570F" w:rsidRDefault="00B0570F">
                      <w:pPr>
                        <w:spacing w:before="19"/>
                        <w:rPr>
                          <w:rFonts w:ascii="Arial"/>
                          <w:i/>
                          <w:sz w:val="16"/>
                        </w:rPr>
                      </w:pPr>
                      <w:r>
                        <w:rPr>
                          <w:rFonts w:ascii="Tahoma"/>
                          <w:w w:val="95"/>
                          <w:sz w:val="16"/>
                        </w:rPr>
                        <w:t>3</w:t>
                      </w:r>
                      <w:r>
                        <w:rPr>
                          <w:rFonts w:ascii="Arial"/>
                          <w:i/>
                          <w:w w:val="95"/>
                          <w:sz w:val="16"/>
                        </w:rPr>
                        <w:t>a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870208" behindDoc="1" locked="0" layoutInCell="1" allowOverlap="1" wp14:anchorId="00E926C7" wp14:editId="0B814888">
                <wp:simplePos x="0" y="0"/>
                <wp:positionH relativeFrom="page">
                  <wp:posOffset>3263265</wp:posOffset>
                </wp:positionH>
                <wp:positionV relativeFrom="paragraph">
                  <wp:posOffset>355600</wp:posOffset>
                </wp:positionV>
                <wp:extent cx="85090" cy="101600"/>
                <wp:effectExtent l="0" t="3175" r="4445" b="0"/>
                <wp:wrapNone/>
                <wp:docPr id="372" name="Text Box 3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090" cy="101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3A9026F" w14:textId="77777777" w:rsidR="00B0570F" w:rsidRDefault="00B0570F">
                            <w:pPr>
                              <w:spacing w:line="153" w:lineRule="exact"/>
                              <w:rPr>
                                <w:rFonts w:ascii="Arial"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Arial"/>
                                <w:i/>
                                <w:w w:val="107"/>
                                <w:sz w:val="16"/>
                              </w:rPr>
                              <w:t>Q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0E926C7" id="Text Box 348" o:spid="_x0000_s1671" type="#_x0000_t202" style="position:absolute;left:0;text-align:left;margin-left:256.95pt;margin-top:28pt;width:6.7pt;height:8pt;z-index:-2514462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" filled="f" stroked="f">
                <v:textbox inset="0,0,0,0">
                  <w:txbxContent>
                    <w:p w14:paraId="33A9026F" w14:textId="77777777" w:rsidR="00B0570F" w:rsidRDefault="00B0570F">
                      <w:pPr>
                        <w:spacing w:line="153" w:lineRule="exact"/>
                        <w:rPr>
                          <w:rFonts w:ascii="Arial"/>
                          <w:i/>
                          <w:sz w:val="16"/>
                        </w:rPr>
                      </w:pPr>
                      <w:r>
                        <w:rPr>
                          <w:rFonts w:ascii="Arial"/>
                          <w:i/>
                          <w:w w:val="107"/>
                          <w:sz w:val="16"/>
                        </w:rPr>
                        <w:t>Q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FA655D">
        <w:rPr>
          <w:spacing w:val="-1"/>
          <w:w w:val="92"/>
          <w:sz w:val="24"/>
        </w:rPr>
        <w:t>an</w:t>
      </w:r>
      <w:r w:rsidR="00FA655D">
        <w:rPr>
          <w:w w:val="92"/>
          <w:sz w:val="24"/>
        </w:rPr>
        <w:t>d</w:t>
      </w:r>
      <w:r w:rsidR="00FA655D">
        <w:rPr>
          <w:spacing w:val="-4"/>
          <w:sz w:val="24"/>
        </w:rPr>
        <w:t xml:space="preserve"> </w:t>
      </w:r>
      <w:r w:rsidR="00FA655D">
        <w:rPr>
          <w:rFonts w:ascii="Georgia" w:hAnsi="Georgia"/>
          <w:i/>
          <w:w w:val="108"/>
          <w:sz w:val="21"/>
        </w:rPr>
        <w:t>S</w:t>
      </w:r>
      <w:r w:rsidR="00FA655D">
        <w:rPr>
          <w:rFonts w:ascii="Georgia" w:hAnsi="Georgia"/>
          <w:i/>
          <w:spacing w:val="22"/>
          <w:sz w:val="21"/>
        </w:rPr>
        <w:t xml:space="preserve"> </w:t>
      </w:r>
      <w:r w:rsidR="00FA655D">
        <w:rPr>
          <w:rFonts w:ascii="Arial Unicode MS" w:hAnsi="Arial Unicode MS"/>
          <w:w w:val="132"/>
          <w:sz w:val="21"/>
        </w:rPr>
        <w:t>=</w:t>
      </w:r>
      <w:r w:rsidR="00FA655D">
        <w:rPr>
          <w:rFonts w:ascii="Arial Unicode MS" w:hAnsi="Arial Unicode MS"/>
          <w:spacing w:val="2"/>
          <w:sz w:val="21"/>
        </w:rPr>
        <w:t xml:space="preserve"> </w:t>
      </w:r>
      <w:r w:rsidR="00FA655D">
        <w:rPr>
          <w:rFonts w:ascii="Arial Unicode MS" w:hAnsi="Arial Unicode MS"/>
          <w:spacing w:val="-1"/>
          <w:w w:val="89"/>
          <w:sz w:val="21"/>
        </w:rPr>
        <w:t>0</w:t>
      </w:r>
      <w:r w:rsidR="00FA655D">
        <w:rPr>
          <w:rFonts w:ascii="Georgia" w:hAnsi="Georgia"/>
          <w:i/>
          <w:spacing w:val="-1"/>
          <w:w w:val="102"/>
          <w:sz w:val="21"/>
        </w:rPr>
        <w:t>.</w:t>
      </w:r>
      <w:r w:rsidR="00FA655D">
        <w:rPr>
          <w:rFonts w:ascii="Arial Unicode MS" w:hAnsi="Arial Unicode MS"/>
          <w:w w:val="89"/>
          <w:sz w:val="21"/>
        </w:rPr>
        <w:t>5</w:t>
      </w:r>
      <w:r w:rsidR="00FA655D">
        <w:rPr>
          <w:rFonts w:ascii="Arial" w:hAnsi="Arial"/>
          <w:w w:val="358"/>
          <w:position w:val="29"/>
          <w:sz w:val="20"/>
        </w:rPr>
        <w:t>I</w:t>
      </w:r>
      <w:r w:rsidR="00FA655D">
        <w:rPr>
          <w:rFonts w:ascii="Arial" w:hAnsi="Arial"/>
          <w:i/>
          <w:w w:val="132"/>
          <w:sz w:val="21"/>
        </w:rPr>
        <w:t>−</w:t>
      </w:r>
      <w:r w:rsidR="00FA655D">
        <w:rPr>
          <w:rFonts w:ascii="Arial" w:hAnsi="Arial"/>
          <w:i/>
          <w:spacing w:val="-35"/>
          <w:sz w:val="21"/>
        </w:rPr>
        <w:t xml:space="preserve"> </w:t>
      </w:r>
      <w:r w:rsidR="00FA655D">
        <w:rPr>
          <w:rFonts w:ascii="Tahoma" w:hAnsi="Tahoma"/>
          <w:w w:val="96"/>
          <w:position w:val="9"/>
          <w:sz w:val="16"/>
          <w:u w:val="single"/>
        </w:rPr>
        <w:t>2</w:t>
      </w:r>
      <w:r w:rsidR="00FA655D">
        <w:rPr>
          <w:rFonts w:ascii="Tahoma" w:hAnsi="Tahoma"/>
          <w:spacing w:val="-27"/>
          <w:position w:val="9"/>
          <w:sz w:val="16"/>
        </w:rPr>
        <w:t xml:space="preserve"> </w:t>
      </w:r>
      <w:r w:rsidR="00FA655D">
        <w:rPr>
          <w:rFonts w:ascii="Georgia" w:hAnsi="Georgia"/>
          <w:i/>
          <w:w w:val="104"/>
          <w:sz w:val="21"/>
        </w:rPr>
        <w:t>P</w:t>
      </w:r>
      <w:r w:rsidR="00FA655D">
        <w:rPr>
          <w:rFonts w:ascii="Georgia" w:hAnsi="Georgia"/>
          <w:i/>
          <w:sz w:val="21"/>
        </w:rPr>
        <w:t xml:space="preserve"> </w:t>
      </w:r>
      <w:r w:rsidR="00FA655D">
        <w:rPr>
          <w:rFonts w:ascii="Georgia" w:hAnsi="Georgia"/>
          <w:i/>
          <w:spacing w:val="-23"/>
          <w:sz w:val="21"/>
        </w:rPr>
        <w:t xml:space="preserve"> </w:t>
      </w:r>
      <w:r w:rsidR="00FA655D">
        <w:rPr>
          <w:rFonts w:ascii="Arial Unicode MS" w:hAnsi="Arial Unicode MS"/>
          <w:w w:val="132"/>
          <w:sz w:val="21"/>
        </w:rPr>
        <w:t>+</w:t>
      </w:r>
      <w:r w:rsidR="00FA655D">
        <w:rPr>
          <w:rFonts w:ascii="Arial Unicode MS" w:hAnsi="Arial Unicode MS"/>
          <w:spacing w:val="14"/>
          <w:sz w:val="21"/>
        </w:rPr>
        <w:t xml:space="preserve"> </w:t>
      </w:r>
      <w:r w:rsidR="00FA655D">
        <w:rPr>
          <w:rFonts w:ascii="Times New Roman" w:hAnsi="Times New Roman"/>
          <w:spacing w:val="5"/>
          <w:w w:val="99"/>
          <w:position w:val="9"/>
          <w:sz w:val="16"/>
          <w:u w:val="single"/>
        </w:rPr>
        <w:t xml:space="preserve"> </w:t>
      </w:r>
      <w:r w:rsidR="00FA655D">
        <w:rPr>
          <w:rFonts w:ascii="Tahoma" w:hAnsi="Tahoma"/>
          <w:w w:val="96"/>
          <w:position w:val="9"/>
          <w:sz w:val="16"/>
          <w:u w:val="single"/>
        </w:rPr>
        <w:t>1</w:t>
      </w:r>
      <w:r w:rsidR="00FA655D">
        <w:rPr>
          <w:rFonts w:ascii="Tahoma" w:hAnsi="Tahoma"/>
          <w:spacing w:val="-5"/>
          <w:position w:val="9"/>
          <w:sz w:val="16"/>
          <w:u w:val="single"/>
        </w:rPr>
        <w:t xml:space="preserve"> </w:t>
      </w:r>
      <w:r w:rsidR="00FA655D">
        <w:rPr>
          <w:rFonts w:ascii="Tahoma" w:hAnsi="Tahoma"/>
          <w:spacing w:val="10"/>
          <w:position w:val="9"/>
          <w:sz w:val="16"/>
        </w:rPr>
        <w:t xml:space="preserve"> </w:t>
      </w:r>
      <w:r w:rsidR="00FA655D">
        <w:rPr>
          <w:rFonts w:ascii="Arial" w:hAnsi="Arial"/>
          <w:w w:val="178"/>
          <w:position w:val="23"/>
          <w:sz w:val="20"/>
        </w:rPr>
        <w:t>(</w:t>
      </w:r>
      <w:r w:rsidR="00FA655D">
        <w:rPr>
          <w:rFonts w:ascii="Georgia" w:hAnsi="Georgia"/>
          <w:i/>
          <w:w w:val="107"/>
          <w:sz w:val="21"/>
        </w:rPr>
        <w:t>Q</w:t>
      </w:r>
      <w:r w:rsidR="00FA655D">
        <w:rPr>
          <w:rFonts w:ascii="Georgia" w:hAnsi="Georgia"/>
          <w:i/>
          <w:spacing w:val="-3"/>
          <w:sz w:val="21"/>
        </w:rPr>
        <w:t xml:space="preserve"> </w:t>
      </w:r>
      <w:r w:rsidR="00FA655D">
        <w:rPr>
          <w:rFonts w:ascii="Arial Unicode MS" w:hAnsi="Arial Unicode MS"/>
          <w:w w:val="132"/>
          <w:sz w:val="21"/>
        </w:rPr>
        <w:t>+</w:t>
      </w:r>
      <w:r w:rsidR="00FA655D">
        <w:rPr>
          <w:rFonts w:ascii="Arial Unicode MS" w:hAnsi="Arial Unicode MS"/>
          <w:spacing w:val="14"/>
          <w:sz w:val="21"/>
        </w:rPr>
        <w:t xml:space="preserve"> </w:t>
      </w:r>
      <w:r w:rsidR="00FA655D">
        <w:rPr>
          <w:rFonts w:ascii="Arial" w:hAnsi="Arial"/>
          <w:i/>
          <w:w w:val="169"/>
          <w:position w:val="10"/>
          <w:sz w:val="16"/>
          <w:u w:val="single"/>
        </w:rPr>
        <w:t>6</w:t>
      </w:r>
      <w:r w:rsidR="00FA655D">
        <w:rPr>
          <w:rFonts w:ascii="Lucida Sans Unicode" w:hAnsi="Lucida Sans Unicode"/>
          <w:w w:val="96"/>
          <w:position w:val="8"/>
          <w:sz w:val="12"/>
          <w:u w:val="single"/>
        </w:rPr>
        <w:t>0</w:t>
      </w:r>
      <w:r w:rsidR="00FA655D">
        <w:rPr>
          <w:rFonts w:ascii="Lucida Sans Unicode" w:hAnsi="Lucida Sans Unicode"/>
          <w:spacing w:val="-5"/>
          <w:position w:val="8"/>
          <w:sz w:val="12"/>
        </w:rPr>
        <w:t xml:space="preserve"> </w:t>
      </w:r>
      <w:r w:rsidR="00FA655D">
        <w:rPr>
          <w:rFonts w:ascii="Arial" w:hAnsi="Arial"/>
          <w:w w:val="214"/>
          <w:position w:val="23"/>
          <w:sz w:val="20"/>
        </w:rPr>
        <w:t xml:space="preserve"> </w:t>
      </w:r>
      <w:r w:rsidR="00FA655D">
        <w:rPr>
          <w:rFonts w:ascii="Century" w:hAnsi="Century"/>
          <w:w w:val="99"/>
          <w:sz w:val="21"/>
        </w:rPr>
        <w:t>,</w:t>
      </w:r>
      <w:r w:rsidR="00FA655D">
        <w:rPr>
          <w:rFonts w:ascii="Century" w:hAnsi="Century"/>
          <w:sz w:val="21"/>
        </w:rPr>
        <w:tab/>
      </w:r>
      <w:r w:rsidR="00FA655D">
        <w:rPr>
          <w:rFonts w:ascii="Georgia" w:hAnsi="Georgia"/>
          <w:i/>
          <w:w w:val="107"/>
          <w:sz w:val="21"/>
        </w:rPr>
        <w:t>Q</w:t>
      </w:r>
      <w:r w:rsidR="00FA655D">
        <w:rPr>
          <w:rFonts w:ascii="Georgia" w:hAnsi="Georgia"/>
          <w:i/>
          <w:spacing w:val="9"/>
          <w:sz w:val="21"/>
        </w:rPr>
        <w:t xml:space="preserve"> </w:t>
      </w:r>
      <w:r w:rsidR="00FA655D">
        <w:rPr>
          <w:rFonts w:ascii="Arial Unicode MS" w:hAnsi="Arial Unicode MS"/>
          <w:w w:val="132"/>
          <w:sz w:val="21"/>
        </w:rPr>
        <w:t>=</w:t>
      </w:r>
      <w:r w:rsidR="00FA655D">
        <w:rPr>
          <w:rFonts w:ascii="Arial Unicode MS" w:hAnsi="Arial Unicode MS"/>
          <w:spacing w:val="14"/>
          <w:sz w:val="21"/>
        </w:rPr>
        <w:t xml:space="preserve"> </w:t>
      </w:r>
      <w:r w:rsidR="00FA655D">
        <w:rPr>
          <w:rFonts w:ascii="Arial" w:hAnsi="Arial"/>
          <w:spacing w:val="-152"/>
          <w:w w:val="358"/>
          <w:position w:val="35"/>
          <w:sz w:val="20"/>
        </w:rPr>
        <w:t>I</w:t>
      </w:r>
      <w:r w:rsidR="00FA655D">
        <w:rPr>
          <w:rFonts w:ascii="Lucida Sans Unicode" w:hAnsi="Lucida Sans Unicode"/>
          <w:w w:val="96"/>
          <w:position w:val="15"/>
          <w:sz w:val="12"/>
        </w:rPr>
        <w:t>3</w:t>
      </w:r>
    </w:p>
    <w:p w14:paraId="1120239F" w14:textId="77777777" w:rsidR="00ED6B8B" w:rsidRDefault="00FA655D" w:rsidP="00F672C4">
      <w:pPr>
        <w:spacing w:before="121"/>
        <w:ind w:left="61"/>
        <w:rPr>
          <w:rFonts w:ascii="Lucida Sans Unicode" w:hAnsi="Lucida Sans Unicode"/>
          <w:sz w:val="12"/>
        </w:rPr>
      </w:pPr>
      <w:r>
        <w:br w:type="column"/>
      </w:r>
      <w:r>
        <w:rPr>
          <w:rFonts w:ascii="Arial" w:hAnsi="Arial"/>
          <w:i/>
          <w:w w:val="130"/>
          <w:sz w:val="16"/>
        </w:rPr>
        <w:t>6</w:t>
      </w:r>
      <w:r>
        <w:rPr>
          <w:rFonts w:ascii="Lucida Sans Unicode" w:hAnsi="Lucida Sans Unicode"/>
          <w:w w:val="130"/>
          <w:position w:val="-1"/>
          <w:sz w:val="12"/>
        </w:rPr>
        <w:t>1</w:t>
      </w:r>
      <w:r>
        <w:rPr>
          <w:rFonts w:ascii="Tahoma" w:hAnsi="Tahoma"/>
          <w:w w:val="130"/>
          <w:sz w:val="16"/>
        </w:rPr>
        <w:t>+</w:t>
      </w:r>
      <w:r>
        <w:rPr>
          <w:rFonts w:ascii="Arial" w:hAnsi="Arial"/>
          <w:i/>
          <w:w w:val="130"/>
          <w:position w:val="15"/>
          <w:sz w:val="21"/>
        </w:rPr>
        <w:t>√</w:t>
      </w:r>
      <w:r>
        <w:rPr>
          <w:rFonts w:ascii="Arial" w:hAnsi="Arial"/>
          <w:i/>
          <w:w w:val="130"/>
          <w:sz w:val="16"/>
        </w:rPr>
        <w:t>6</w:t>
      </w:r>
      <w:r>
        <w:rPr>
          <w:rFonts w:ascii="Lucida Sans Unicode" w:hAnsi="Lucida Sans Unicode"/>
          <w:w w:val="130"/>
          <w:position w:val="5"/>
          <w:sz w:val="12"/>
        </w:rPr>
        <w:t xml:space="preserve">2 </w:t>
      </w:r>
      <w:r>
        <w:rPr>
          <w:rFonts w:ascii="Arial" w:hAnsi="Arial"/>
          <w:i/>
          <w:w w:val="130"/>
          <w:sz w:val="16"/>
        </w:rPr>
        <w:t>−</w:t>
      </w:r>
      <w:r>
        <w:rPr>
          <w:rFonts w:ascii="Tahoma" w:hAnsi="Tahoma"/>
          <w:w w:val="130"/>
          <w:sz w:val="16"/>
        </w:rPr>
        <w:t>4</w:t>
      </w:r>
      <w:r>
        <w:rPr>
          <w:rFonts w:ascii="Arial" w:hAnsi="Arial"/>
          <w:i/>
          <w:w w:val="130"/>
          <w:sz w:val="16"/>
        </w:rPr>
        <w:t>6</w:t>
      </w:r>
      <w:r>
        <w:rPr>
          <w:rFonts w:ascii="Lucida Sans Unicode" w:hAnsi="Lucida Sans Unicode"/>
          <w:w w:val="130"/>
          <w:position w:val="5"/>
          <w:sz w:val="12"/>
        </w:rPr>
        <w:t>3</w:t>
      </w:r>
    </w:p>
    <w:p w14:paraId="190351B9" w14:textId="77777777" w:rsidR="00ED6B8B" w:rsidRDefault="00890932" w:rsidP="00F672C4">
      <w:pPr>
        <w:pStyle w:val="BodyText"/>
        <w:spacing w:line="20" w:lineRule="exact"/>
        <w:ind w:left="57"/>
        <w:rPr>
          <w:rFonts w:ascii="Lucida Sans Unicode"/>
          <w:sz w:val="2"/>
        </w:rPr>
      </w:pPr>
      <w:r>
        <w:rPr>
          <w:rFonts w:ascii="Lucida Sans Unicode"/>
          <w:noProof/>
          <w:sz w:val="2"/>
          <w:lang w:val="en-GB" w:eastAsia="en-GB"/>
        </w:rPr>
        <mc:AlternateContent>
          <mc:Choice Requires="wpg">
            <w:drawing>
              <wp:inline distT="0" distB="0" distL="0" distR="0" wp14:anchorId="79C851A3" wp14:editId="14F0C374">
                <wp:extent cx="786765" cy="5080"/>
                <wp:effectExtent l="9525" t="9525" r="3810" b="4445"/>
                <wp:docPr id="370" name="Group 3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86765" cy="5080"/>
                          <a:chOff x="0" y="0"/>
                          <a:chExt cx="1239" cy="8"/>
                        </a:xfrm>
                      </wpg:grpSpPr>
                      <wps:wsp>
                        <wps:cNvPr id="371" name="Line 347"/>
                        <wps:cNvCnPr/>
                        <wps:spPr bwMode="auto">
                          <a:xfrm>
                            <a:off x="4" y="4"/>
                            <a:ext cx="1231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ABD3D0F" id="Group 346" o:spid="_x0000_s1026" style="width:61.95pt;height:.4pt;mso-position-horizontal-relative:char;mso-position-vertical-relative:line" coordsize="1239,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">
                <v:line id="Line 347" o:spid="_x0000_s1027" style="position:absolute;visibility:visible;mso-wrap-style:square" from="4,4" to="1235,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" strokeweight=".14042mm"/>
                <w10:anchorlock/>
              </v:group>
            </w:pict>
          </mc:Fallback>
        </mc:AlternateContent>
      </w:r>
    </w:p>
    <w:p w14:paraId="2F62DA35" w14:textId="77777777" w:rsidR="00ED6B8B" w:rsidRDefault="00ED6B8B" w:rsidP="00F672C4">
      <w:pPr>
        <w:spacing w:line="20" w:lineRule="exact"/>
        <w:rPr>
          <w:rFonts w:ascii="Lucida Sans Unicode"/>
          <w:sz w:val="2"/>
        </w:rPr>
        <w:sectPr w:rsidR="00ED6B8B">
          <w:type w:val="continuous"/>
          <w:pgSz w:w="11910" w:h="16840"/>
          <w:pgMar w:top="1580" w:right="1620" w:bottom="280" w:left="1680" w:header="720" w:footer="720" w:gutter="0"/>
          <w:cols w:num="2" w:space="720" w:equalWidth="0">
            <w:col w:w="4735" w:space="40"/>
            <w:col w:w="3835"/>
          </w:cols>
        </w:sectPr>
      </w:pPr>
    </w:p>
    <w:p w14:paraId="7E59FF56" w14:textId="77777777" w:rsidR="00ED6B8B" w:rsidRDefault="00ED6B8B" w:rsidP="00F672C4">
      <w:pPr>
        <w:pStyle w:val="BodyText"/>
        <w:rPr>
          <w:rFonts w:ascii="Lucida Sans Unicode"/>
          <w:sz w:val="15"/>
        </w:rPr>
      </w:pPr>
    </w:p>
    <w:p w14:paraId="5DA58F82" w14:textId="77777777" w:rsidR="00ED6B8B" w:rsidRDefault="00890932" w:rsidP="00F672C4">
      <w:pPr>
        <w:tabs>
          <w:tab w:val="left" w:pos="3541"/>
        </w:tabs>
        <w:spacing w:before="43"/>
        <w:ind w:left="480"/>
        <w:rPr>
          <w:rFonts w:ascii="Georgia" w:hAnsi="Georgia"/>
          <w:i/>
          <w:sz w:val="21"/>
        </w:rPr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872256" behindDoc="1" locked="0" layoutInCell="1" allowOverlap="1" wp14:anchorId="7387044A" wp14:editId="1DBC9235">
                <wp:simplePos x="0" y="0"/>
                <wp:positionH relativeFrom="page">
                  <wp:posOffset>4501515</wp:posOffset>
                </wp:positionH>
                <wp:positionV relativeFrom="paragraph">
                  <wp:posOffset>-259080</wp:posOffset>
                </wp:positionV>
                <wp:extent cx="53975" cy="143510"/>
                <wp:effectExtent l="0" t="0" r="0" b="1270"/>
                <wp:wrapNone/>
                <wp:docPr id="369" name="Text Box 3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975" cy="1435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54D29BF" w14:textId="77777777" w:rsidR="00B0570F" w:rsidRDefault="00B0570F">
                            <w:pPr>
                              <w:spacing w:before="19"/>
                              <w:rPr>
                                <w:rFonts w:ascii="Tahoma"/>
                                <w:sz w:val="16"/>
                              </w:rPr>
                            </w:pPr>
                            <w:r>
                              <w:rPr>
                                <w:rFonts w:ascii="Tahoma"/>
                                <w:w w:val="96"/>
                                <w:sz w:val="16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387044A" id="Text Box 345" o:spid="_x0000_s1672" type="#_x0000_t202" style="position:absolute;left:0;text-align:left;margin-left:354.45pt;margin-top:-20.4pt;width:4.25pt;height:11.3pt;z-index:-251444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" filled="f" stroked="f">
                <v:textbox inset="0,0,0,0">
                  <w:txbxContent>
                    <w:p w14:paraId="254D29BF" w14:textId="77777777" w:rsidR="00B0570F" w:rsidRDefault="00B0570F">
                      <w:pPr>
                        <w:spacing w:before="19"/>
                        <w:rPr>
                          <w:rFonts w:ascii="Tahoma"/>
                          <w:sz w:val="16"/>
                        </w:rPr>
                      </w:pPr>
                      <w:r>
                        <w:rPr>
                          <w:rFonts w:ascii="Tahoma"/>
                          <w:w w:val="96"/>
                          <w:sz w:val="16"/>
                        </w:rPr>
                        <w:t>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874304" behindDoc="1" locked="0" layoutInCell="1" allowOverlap="1" wp14:anchorId="6641B087" wp14:editId="011E0A81">
                <wp:simplePos x="0" y="0"/>
                <wp:positionH relativeFrom="page">
                  <wp:posOffset>4580890</wp:posOffset>
                </wp:positionH>
                <wp:positionV relativeFrom="paragraph">
                  <wp:posOffset>-324485</wp:posOffset>
                </wp:positionV>
                <wp:extent cx="46990" cy="108585"/>
                <wp:effectExtent l="0" t="0" r="1270" b="0"/>
                <wp:wrapNone/>
                <wp:docPr id="368" name="Text Box 3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990" cy="1085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83EB104" w14:textId="77777777" w:rsidR="00B0570F" w:rsidRDefault="00B0570F">
                            <w:pPr>
                              <w:spacing w:before="3" w:line="167" w:lineRule="exact"/>
                              <w:rPr>
                                <w:rFonts w:ascii="Lucida Sans Unicode"/>
                                <w:sz w:val="12"/>
                              </w:rPr>
                            </w:pPr>
                            <w:r>
                              <w:rPr>
                                <w:rFonts w:ascii="Lucida Sans Unicode"/>
                                <w:w w:val="96"/>
                                <w:sz w:val="12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641B087" id="Text Box 344" o:spid="_x0000_s1673" type="#_x0000_t202" style="position:absolute;left:0;text-align:left;margin-left:360.7pt;margin-top:-25.55pt;width:3.7pt;height:8.55pt;z-index:-251442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" filled="f" stroked="f">
                <v:textbox inset="0,0,0,0">
                  <w:txbxContent>
                    <w:p w14:paraId="783EB104" w14:textId="77777777" w:rsidR="00B0570F" w:rsidRDefault="00B0570F">
                      <w:pPr>
                        <w:spacing w:before="3" w:line="167" w:lineRule="exact"/>
                        <w:rPr>
                          <w:rFonts w:ascii="Lucida Sans Unicode"/>
                          <w:sz w:val="12"/>
                        </w:rPr>
                      </w:pPr>
                      <w:r>
                        <w:rPr>
                          <w:rFonts w:ascii="Lucida Sans Unicode"/>
                          <w:w w:val="96"/>
                          <w:sz w:val="12"/>
                        </w:rPr>
                        <w:t>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876352" behindDoc="1" locked="0" layoutInCell="1" allowOverlap="1" wp14:anchorId="7885BA12" wp14:editId="3D40421F">
                <wp:simplePos x="0" y="0"/>
                <wp:positionH relativeFrom="page">
                  <wp:posOffset>4866640</wp:posOffset>
                </wp:positionH>
                <wp:positionV relativeFrom="paragraph">
                  <wp:posOffset>-324485</wp:posOffset>
                </wp:positionV>
                <wp:extent cx="46990" cy="108585"/>
                <wp:effectExtent l="0" t="0" r="1270" b="0"/>
                <wp:wrapNone/>
                <wp:docPr id="367" name="Text Box 3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990" cy="1085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3E955D5" w14:textId="77777777" w:rsidR="00B0570F" w:rsidRDefault="00B0570F">
                            <w:pPr>
                              <w:spacing w:before="3" w:line="167" w:lineRule="exact"/>
                              <w:rPr>
                                <w:rFonts w:ascii="Lucida Sans Unicode"/>
                                <w:sz w:val="12"/>
                              </w:rPr>
                            </w:pPr>
                            <w:r>
                              <w:rPr>
                                <w:rFonts w:ascii="Lucida Sans Unicode"/>
                                <w:w w:val="96"/>
                                <w:sz w:val="12"/>
                              </w:rPr>
                              <w:t>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885BA12" id="Text Box 343" o:spid="_x0000_s1674" type="#_x0000_t202" style="position:absolute;left:0;text-align:left;margin-left:383.2pt;margin-top:-25.55pt;width:3.7pt;height:8.55pt;z-index:-2514401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" filled="f" stroked="f">
                <v:textbox inset="0,0,0,0">
                  <w:txbxContent>
                    <w:p w14:paraId="33E955D5" w14:textId="77777777" w:rsidR="00B0570F" w:rsidRDefault="00B0570F">
                      <w:pPr>
                        <w:spacing w:before="3" w:line="167" w:lineRule="exact"/>
                        <w:rPr>
                          <w:rFonts w:ascii="Lucida Sans Unicode"/>
                          <w:sz w:val="12"/>
                        </w:rPr>
                      </w:pPr>
                      <w:r>
                        <w:rPr>
                          <w:rFonts w:ascii="Lucida Sans Unicode"/>
                          <w:w w:val="96"/>
                          <w:sz w:val="12"/>
                        </w:rPr>
                        <w:t>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FA655D">
        <w:rPr>
          <w:sz w:val="24"/>
        </w:rPr>
        <w:t xml:space="preserve">with </w:t>
      </w:r>
      <w:r w:rsidR="00FA655D">
        <w:rPr>
          <w:rFonts w:ascii="Arial" w:hAnsi="Arial"/>
          <w:i/>
          <w:sz w:val="21"/>
        </w:rPr>
        <w:t>D.</w:t>
      </w:r>
      <w:r w:rsidR="00FA655D">
        <w:rPr>
          <w:rFonts w:ascii="Tahoma" w:hAnsi="Tahoma"/>
          <w:position w:val="-2"/>
          <w:sz w:val="16"/>
        </w:rPr>
        <w:t xml:space="preserve">0 </w:t>
      </w:r>
      <w:r w:rsidR="00FA655D">
        <w:rPr>
          <w:rFonts w:ascii="Arial Unicode MS" w:hAnsi="Arial Unicode MS"/>
          <w:w w:val="105"/>
          <w:sz w:val="21"/>
        </w:rPr>
        <w:t xml:space="preserve">= </w:t>
      </w:r>
      <w:r w:rsidR="00FA655D">
        <w:rPr>
          <w:rFonts w:ascii="Georgia" w:hAnsi="Georgia"/>
          <w:i/>
          <w:sz w:val="21"/>
        </w:rPr>
        <w:t>c</w:t>
      </w:r>
      <w:r w:rsidR="00FA655D">
        <w:rPr>
          <w:rFonts w:ascii="Tahoma" w:hAnsi="Tahoma"/>
          <w:position w:val="8"/>
          <w:sz w:val="16"/>
        </w:rPr>
        <w:t xml:space="preserve">2 </w:t>
      </w:r>
      <w:r w:rsidR="00FA655D">
        <w:rPr>
          <w:rFonts w:ascii="Arial" w:hAnsi="Arial"/>
          <w:i/>
          <w:w w:val="105"/>
          <w:sz w:val="21"/>
        </w:rPr>
        <w:t xml:space="preserve">− </w:t>
      </w:r>
      <w:r w:rsidR="00FA655D">
        <w:rPr>
          <w:rFonts w:ascii="Arial Unicode MS" w:hAnsi="Arial Unicode MS"/>
          <w:sz w:val="21"/>
        </w:rPr>
        <w:t>3</w:t>
      </w:r>
      <w:r w:rsidR="00FA655D">
        <w:rPr>
          <w:rFonts w:ascii="Georgia" w:hAnsi="Georgia"/>
          <w:i/>
          <w:sz w:val="21"/>
        </w:rPr>
        <w:t>bd</w:t>
      </w:r>
      <w:r w:rsidR="00FA655D">
        <w:rPr>
          <w:rFonts w:ascii="Georgia" w:hAnsi="Georgia"/>
          <w:i/>
          <w:spacing w:val="-30"/>
          <w:sz w:val="21"/>
        </w:rPr>
        <w:t xml:space="preserve"> </w:t>
      </w:r>
      <w:r w:rsidR="00FA655D">
        <w:rPr>
          <w:rFonts w:ascii="Arial Unicode MS" w:hAnsi="Arial Unicode MS"/>
          <w:w w:val="105"/>
          <w:sz w:val="21"/>
        </w:rPr>
        <w:t>+</w:t>
      </w:r>
      <w:r w:rsidR="00FA655D">
        <w:rPr>
          <w:rFonts w:ascii="Arial Unicode MS" w:hAnsi="Arial Unicode MS"/>
          <w:spacing w:val="-19"/>
          <w:w w:val="105"/>
          <w:sz w:val="21"/>
        </w:rPr>
        <w:t xml:space="preserve"> </w:t>
      </w:r>
      <w:r w:rsidR="00FA655D">
        <w:rPr>
          <w:rFonts w:ascii="Arial Unicode MS" w:hAnsi="Arial Unicode MS"/>
          <w:sz w:val="21"/>
        </w:rPr>
        <w:t>12</w:t>
      </w:r>
      <w:r w:rsidR="00FA655D">
        <w:rPr>
          <w:rFonts w:ascii="Georgia" w:hAnsi="Georgia"/>
          <w:i/>
          <w:sz w:val="21"/>
        </w:rPr>
        <w:t>ae</w:t>
      </w:r>
      <w:r w:rsidR="00FA655D">
        <w:rPr>
          <w:rFonts w:ascii="Century" w:hAnsi="Century"/>
          <w:sz w:val="21"/>
        </w:rPr>
        <w:t>,</w:t>
      </w:r>
      <w:r w:rsidR="00FA655D">
        <w:rPr>
          <w:rFonts w:ascii="Century" w:hAnsi="Century"/>
          <w:sz w:val="21"/>
        </w:rPr>
        <w:tab/>
      </w:r>
      <w:r w:rsidR="00FA655D">
        <w:rPr>
          <w:rFonts w:ascii="Arial" w:hAnsi="Arial"/>
          <w:i/>
          <w:sz w:val="21"/>
        </w:rPr>
        <w:t>D.</w:t>
      </w:r>
      <w:r w:rsidR="00FA655D">
        <w:rPr>
          <w:rFonts w:ascii="Tahoma" w:hAnsi="Tahoma"/>
          <w:position w:val="-2"/>
          <w:sz w:val="16"/>
        </w:rPr>
        <w:t>1</w:t>
      </w:r>
      <w:r w:rsidR="00FA655D">
        <w:rPr>
          <w:rFonts w:ascii="Tahoma" w:hAnsi="Tahoma"/>
          <w:spacing w:val="8"/>
          <w:position w:val="-2"/>
          <w:sz w:val="16"/>
        </w:rPr>
        <w:t xml:space="preserve"> </w:t>
      </w:r>
      <w:r w:rsidR="00FA655D">
        <w:rPr>
          <w:rFonts w:ascii="Arial Unicode MS" w:hAnsi="Arial Unicode MS"/>
          <w:w w:val="105"/>
          <w:sz w:val="21"/>
        </w:rPr>
        <w:t>=</w:t>
      </w:r>
      <w:r w:rsidR="00FA655D">
        <w:rPr>
          <w:rFonts w:ascii="Arial Unicode MS" w:hAnsi="Arial Unicode MS"/>
          <w:spacing w:val="-11"/>
          <w:w w:val="105"/>
          <w:sz w:val="21"/>
        </w:rPr>
        <w:t xml:space="preserve"> </w:t>
      </w:r>
      <w:r w:rsidR="00FA655D">
        <w:rPr>
          <w:rFonts w:ascii="Arial Unicode MS" w:hAnsi="Arial Unicode MS"/>
          <w:sz w:val="21"/>
        </w:rPr>
        <w:t>2</w:t>
      </w:r>
      <w:r w:rsidR="00FA655D">
        <w:rPr>
          <w:rFonts w:ascii="Georgia" w:hAnsi="Georgia"/>
          <w:i/>
          <w:sz w:val="21"/>
        </w:rPr>
        <w:t>c</w:t>
      </w:r>
      <w:r w:rsidR="00FA655D">
        <w:rPr>
          <w:rFonts w:ascii="Tahoma" w:hAnsi="Tahoma"/>
          <w:position w:val="8"/>
          <w:sz w:val="16"/>
        </w:rPr>
        <w:t>3</w:t>
      </w:r>
      <w:r w:rsidR="00FA655D">
        <w:rPr>
          <w:rFonts w:ascii="Tahoma" w:hAnsi="Tahoma"/>
          <w:spacing w:val="-2"/>
          <w:position w:val="8"/>
          <w:sz w:val="16"/>
        </w:rPr>
        <w:t xml:space="preserve"> </w:t>
      </w:r>
      <w:r w:rsidR="00FA655D">
        <w:rPr>
          <w:rFonts w:ascii="Arial" w:hAnsi="Arial"/>
          <w:i/>
          <w:w w:val="105"/>
          <w:sz w:val="21"/>
        </w:rPr>
        <w:t>−</w:t>
      </w:r>
      <w:r w:rsidR="00FA655D">
        <w:rPr>
          <w:rFonts w:ascii="Arial" w:hAnsi="Arial"/>
          <w:i/>
          <w:spacing w:val="-21"/>
          <w:w w:val="105"/>
          <w:sz w:val="21"/>
        </w:rPr>
        <w:t xml:space="preserve"> </w:t>
      </w:r>
      <w:r w:rsidR="00FA655D">
        <w:rPr>
          <w:rFonts w:ascii="Arial Unicode MS" w:hAnsi="Arial Unicode MS"/>
          <w:sz w:val="21"/>
        </w:rPr>
        <w:t>9</w:t>
      </w:r>
      <w:r w:rsidR="00FA655D">
        <w:rPr>
          <w:rFonts w:ascii="Georgia" w:hAnsi="Georgia"/>
          <w:i/>
          <w:sz w:val="21"/>
        </w:rPr>
        <w:t>bcd</w:t>
      </w:r>
      <w:r w:rsidR="00FA655D">
        <w:rPr>
          <w:rFonts w:ascii="Georgia" w:hAnsi="Georgia"/>
          <w:i/>
          <w:spacing w:val="-11"/>
          <w:sz w:val="21"/>
        </w:rPr>
        <w:t xml:space="preserve"> </w:t>
      </w:r>
      <w:r w:rsidR="00FA655D">
        <w:rPr>
          <w:rFonts w:ascii="Arial Unicode MS" w:hAnsi="Arial Unicode MS"/>
          <w:w w:val="105"/>
          <w:sz w:val="21"/>
        </w:rPr>
        <w:t>+</w:t>
      </w:r>
      <w:r w:rsidR="00FA655D">
        <w:rPr>
          <w:rFonts w:ascii="Arial Unicode MS" w:hAnsi="Arial Unicode MS"/>
          <w:spacing w:val="-21"/>
          <w:w w:val="105"/>
          <w:sz w:val="21"/>
        </w:rPr>
        <w:t xml:space="preserve"> </w:t>
      </w:r>
      <w:r w:rsidR="00FA655D">
        <w:rPr>
          <w:rFonts w:ascii="Arial Unicode MS" w:hAnsi="Arial Unicode MS"/>
          <w:sz w:val="21"/>
        </w:rPr>
        <w:t>27</w:t>
      </w:r>
      <w:r w:rsidR="00FA655D">
        <w:rPr>
          <w:rFonts w:ascii="Georgia" w:hAnsi="Georgia"/>
          <w:i/>
          <w:sz w:val="21"/>
        </w:rPr>
        <w:t>ad</w:t>
      </w:r>
      <w:r w:rsidR="00FA655D">
        <w:rPr>
          <w:rFonts w:ascii="Tahoma" w:hAnsi="Tahoma"/>
          <w:position w:val="8"/>
          <w:sz w:val="16"/>
        </w:rPr>
        <w:t>2</w:t>
      </w:r>
      <w:r w:rsidR="00FA655D">
        <w:rPr>
          <w:rFonts w:ascii="Tahoma" w:hAnsi="Tahoma"/>
          <w:spacing w:val="-2"/>
          <w:position w:val="8"/>
          <w:sz w:val="16"/>
        </w:rPr>
        <w:t xml:space="preserve"> </w:t>
      </w:r>
      <w:r w:rsidR="00FA655D">
        <w:rPr>
          <w:rFonts w:ascii="Arial" w:hAnsi="Arial"/>
          <w:i/>
          <w:w w:val="105"/>
          <w:sz w:val="21"/>
        </w:rPr>
        <w:t>−</w:t>
      </w:r>
      <w:r w:rsidR="00FA655D">
        <w:rPr>
          <w:rFonts w:ascii="Arial" w:hAnsi="Arial"/>
          <w:i/>
          <w:spacing w:val="-21"/>
          <w:w w:val="105"/>
          <w:sz w:val="21"/>
        </w:rPr>
        <w:t xml:space="preserve"> </w:t>
      </w:r>
      <w:r w:rsidR="00FA655D">
        <w:rPr>
          <w:rFonts w:ascii="Arial Unicode MS" w:hAnsi="Arial Unicode MS"/>
          <w:sz w:val="21"/>
        </w:rPr>
        <w:t>72</w:t>
      </w:r>
      <w:r w:rsidR="00FA655D">
        <w:rPr>
          <w:rFonts w:ascii="Georgia" w:hAnsi="Georgia"/>
          <w:i/>
          <w:sz w:val="21"/>
        </w:rPr>
        <w:t>ace</w:t>
      </w:r>
    </w:p>
    <w:p w14:paraId="337F6570" w14:textId="77777777" w:rsidR="00ED6B8B" w:rsidRDefault="00ED6B8B" w:rsidP="00F672C4">
      <w:pPr>
        <w:rPr>
          <w:rFonts w:ascii="Georgia" w:hAnsi="Georgia"/>
          <w:sz w:val="21"/>
        </w:rPr>
        <w:sectPr w:rsidR="00ED6B8B">
          <w:type w:val="continuous"/>
          <w:pgSz w:w="11910" w:h="16840"/>
          <w:pgMar w:top="1580" w:right="1620" w:bottom="280" w:left="1680" w:header="720" w:footer="720" w:gutter="0"/>
          <w:cols w:space="720"/>
        </w:sectPr>
      </w:pPr>
    </w:p>
    <w:p w14:paraId="39635327" w14:textId="77777777" w:rsidR="00ED6B8B" w:rsidRDefault="00ED6B8B" w:rsidP="00F672C4">
      <w:pPr>
        <w:pStyle w:val="BodyText"/>
        <w:spacing w:before="7"/>
        <w:rPr>
          <w:rFonts w:ascii="Georgia"/>
          <w:i/>
          <w:sz w:val="20"/>
        </w:rPr>
      </w:pPr>
    </w:p>
    <w:p w14:paraId="3279D45D" w14:textId="0C50E980" w:rsidR="00ED6B8B" w:rsidRDefault="00FA655D">
      <w:pPr>
        <w:pStyle w:val="BodyText"/>
        <w:spacing w:before="118" w:line="264" w:lineRule="auto"/>
        <w:ind w:left="107" w:right="477" w:firstLine="351"/>
        <w:pPrChange w:id="666" w:author="Raghda Wahdan" w:date="2017-11-06T13:08:00Z">
          <w:pPr>
            <w:pStyle w:val="BodyText"/>
            <w:spacing w:before="118" w:line="264" w:lineRule="auto"/>
            <w:ind w:left="107" w:right="477" w:firstLine="351"/>
            <w:jc w:val="both"/>
          </w:pPr>
        </w:pPrChange>
      </w:pPr>
      <w:r>
        <w:t>According</w:t>
      </w:r>
      <w:r>
        <w:rPr>
          <w:spacing w:val="-37"/>
        </w:rPr>
        <w:t xml:space="preserve"> </w:t>
      </w:r>
      <w:r>
        <w:t>to</w:t>
      </w:r>
      <w:r>
        <w:rPr>
          <w:spacing w:val="-37"/>
        </w:rPr>
        <w:t xml:space="preserve"> </w:t>
      </w:r>
      <w:r>
        <w:t>the</w:t>
      </w:r>
      <w:r>
        <w:rPr>
          <w:spacing w:val="-37"/>
        </w:rPr>
        <w:t xml:space="preserve"> </w:t>
      </w:r>
      <w:r>
        <w:t>practical</w:t>
      </w:r>
      <w:r>
        <w:rPr>
          <w:spacing w:val="-37"/>
        </w:rPr>
        <w:t xml:space="preserve"> </w:t>
      </w:r>
      <w:r>
        <w:t>ranges</w:t>
      </w:r>
      <w:r>
        <w:rPr>
          <w:spacing w:val="-37"/>
        </w:rPr>
        <w:t xml:space="preserve"> </w:t>
      </w:r>
      <w:r>
        <w:t>of</w:t>
      </w:r>
      <w:r>
        <w:rPr>
          <w:spacing w:val="-37"/>
        </w:rPr>
        <w:t xml:space="preserve"> </w:t>
      </w:r>
      <w:r>
        <w:t>the</w:t>
      </w:r>
      <w:r>
        <w:rPr>
          <w:spacing w:val="-37"/>
        </w:rPr>
        <w:t xml:space="preserve"> </w:t>
      </w:r>
      <w:r>
        <w:t>collision</w:t>
      </w:r>
      <w:r>
        <w:rPr>
          <w:spacing w:val="-37"/>
        </w:rPr>
        <w:t xml:space="preserve"> </w:t>
      </w:r>
      <w:r>
        <w:rPr>
          <w:spacing w:val="-3"/>
        </w:rPr>
        <w:t>recovery</w:t>
      </w:r>
      <w:r>
        <w:rPr>
          <w:spacing w:val="-37"/>
        </w:rPr>
        <w:t xml:space="preserve"> </w:t>
      </w:r>
      <w:r>
        <w:t>coefficients</w:t>
      </w:r>
      <w:r>
        <w:rPr>
          <w:spacing w:val="-37"/>
        </w:rPr>
        <w:t xml:space="preserve"> </w:t>
      </w:r>
      <w:r>
        <w:rPr>
          <w:rFonts w:ascii="Bookman Old Style" w:hAnsi="Bookman Old Style"/>
          <w:i/>
        </w:rPr>
        <w:t>α</w:t>
      </w:r>
      <w:r>
        <w:rPr>
          <w:rFonts w:ascii="Arial" w:hAnsi="Arial"/>
          <w:i/>
          <w:position w:val="-3"/>
          <w:sz w:val="16"/>
        </w:rPr>
        <w:t>i</w:t>
      </w:r>
      <w:r>
        <w:rPr>
          <w:rFonts w:ascii="Arial" w:hAnsi="Arial"/>
          <w:i/>
          <w:spacing w:val="-17"/>
          <w:position w:val="-3"/>
          <w:sz w:val="16"/>
        </w:rPr>
        <w:t xml:space="preserve"> </w:t>
      </w:r>
      <w:r>
        <w:t xml:space="preserve">and </w:t>
      </w:r>
      <w:r>
        <w:rPr>
          <w:rFonts w:ascii="Bookman Old Style" w:hAnsi="Bookman Old Style"/>
          <w:i/>
          <w:spacing w:val="2"/>
        </w:rPr>
        <w:t>C</w:t>
      </w:r>
      <w:r>
        <w:rPr>
          <w:rFonts w:ascii="Arial" w:hAnsi="Arial"/>
          <w:i/>
          <w:spacing w:val="2"/>
          <w:position w:val="-3"/>
          <w:sz w:val="16"/>
        </w:rPr>
        <w:t>t</w:t>
      </w:r>
      <w:r>
        <w:rPr>
          <w:spacing w:val="2"/>
        </w:rPr>
        <w:t>,</w:t>
      </w:r>
      <w:r>
        <w:rPr>
          <w:spacing w:val="-4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rPr>
          <w:spacing w:val="3"/>
        </w:rPr>
        <w:t>be</w:t>
      </w:r>
      <w:r>
        <w:rPr>
          <w:spacing w:val="-5"/>
        </w:rPr>
        <w:t xml:space="preserve"> </w:t>
      </w:r>
      <w:r>
        <w:rPr>
          <w:spacing w:val="-3"/>
        </w:rPr>
        <w:t>proved</w:t>
      </w:r>
      <w:r>
        <w:rPr>
          <w:spacing w:val="-5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signs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polynomial</w:t>
      </w:r>
      <w:r>
        <w:rPr>
          <w:spacing w:val="-4"/>
        </w:rPr>
        <w:t xml:space="preserve"> </w:t>
      </w:r>
      <w:r>
        <w:t>coefficients</w:t>
      </w:r>
      <w:r>
        <w:rPr>
          <w:spacing w:val="-5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constant and</w:t>
      </w:r>
      <w:r>
        <w:rPr>
          <w:spacing w:val="-8"/>
        </w:rPr>
        <w:t xml:space="preserve"> </w:t>
      </w:r>
      <w:r>
        <w:t>do</w:t>
      </w:r>
      <w:r>
        <w:rPr>
          <w:spacing w:val="-8"/>
        </w:rPr>
        <w:t xml:space="preserve"> </w:t>
      </w:r>
      <w:r>
        <w:t>not</w:t>
      </w:r>
      <w:r>
        <w:rPr>
          <w:spacing w:val="-9"/>
        </w:rPr>
        <w:t xml:space="preserve"> </w:t>
      </w:r>
      <w:r>
        <w:t>change</w:t>
      </w:r>
      <w:r>
        <w:rPr>
          <w:spacing w:val="-9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all</w:t>
      </w:r>
      <w:r>
        <w:rPr>
          <w:spacing w:val="-8"/>
        </w:rPr>
        <w:t xml:space="preserve"> </w:t>
      </w:r>
      <w:r>
        <w:t>ranges</w:t>
      </w:r>
      <w:r>
        <w:rPr>
          <w:spacing w:val="-8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rPr>
          <w:rFonts w:ascii="Bookman Old Style" w:hAnsi="Bookman Old Style"/>
          <w:i/>
        </w:rPr>
        <w:t>α</w:t>
      </w:r>
      <w:r>
        <w:rPr>
          <w:rFonts w:ascii="Arial" w:hAnsi="Arial"/>
          <w:i/>
          <w:position w:val="-3"/>
          <w:sz w:val="16"/>
        </w:rPr>
        <w:t>i</w:t>
      </w:r>
      <w:r>
        <w:rPr>
          <w:rFonts w:ascii="Arial" w:hAnsi="Arial"/>
          <w:i/>
          <w:spacing w:val="14"/>
          <w:position w:val="-3"/>
          <w:sz w:val="16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rPr>
          <w:rFonts w:ascii="Bookman Old Style" w:hAnsi="Bookman Old Style"/>
          <w:i/>
          <w:spacing w:val="2"/>
        </w:rPr>
        <w:t>C</w:t>
      </w:r>
      <w:r>
        <w:rPr>
          <w:rFonts w:ascii="Arial" w:hAnsi="Arial"/>
          <w:i/>
          <w:spacing w:val="2"/>
          <w:position w:val="-3"/>
          <w:sz w:val="16"/>
        </w:rPr>
        <w:t>t</w:t>
      </w:r>
      <w:r>
        <w:rPr>
          <w:rFonts w:ascii="Bookman Old Style" w:hAnsi="Bookman Old Style"/>
          <w:i/>
          <w:spacing w:val="2"/>
        </w:rPr>
        <w:t>.</w:t>
      </w:r>
      <w:r>
        <w:rPr>
          <w:rFonts w:ascii="Bookman Old Style" w:hAnsi="Bookman Old Style"/>
          <w:i/>
          <w:spacing w:val="-20"/>
        </w:rPr>
        <w:t xml:space="preserve"> </w:t>
      </w:r>
      <w:del w:id="667" w:author="Raghda Wahdan" w:date="2017-11-19T00:21:00Z">
        <w:r w:rsidDel="00400BA0">
          <w:delText>Thus</w:delText>
        </w:r>
      </w:del>
      <w:ins w:id="668" w:author="Raghda Wahdan" w:date="2017-11-19T00:21:00Z">
        <w:r w:rsidR="00400BA0">
          <w:t>Thus,</w:t>
        </w:r>
      </w:ins>
      <w:r>
        <w:rPr>
          <w:spacing w:val="-8"/>
        </w:rPr>
        <w:t xml:space="preserve"> </w:t>
      </w:r>
      <w:r>
        <w:t>their</w:t>
      </w:r>
      <w:r>
        <w:rPr>
          <w:spacing w:val="-8"/>
        </w:rPr>
        <w:t xml:space="preserve"> </w:t>
      </w:r>
      <w:r>
        <w:t>signs</w:t>
      </w:r>
      <w:r>
        <w:rPr>
          <w:spacing w:val="-8"/>
        </w:rPr>
        <w:t xml:space="preserve"> </w:t>
      </w:r>
      <w:r>
        <w:t>will</w:t>
      </w:r>
      <w:r>
        <w:rPr>
          <w:spacing w:val="-9"/>
        </w:rPr>
        <w:t xml:space="preserve"> </w:t>
      </w:r>
      <w:r>
        <w:t>be:</w:t>
      </w:r>
    </w:p>
    <w:p w14:paraId="06D4BB6C" w14:textId="77777777" w:rsidR="00ED6B8B" w:rsidRDefault="00FA655D">
      <w:pPr>
        <w:spacing w:line="324" w:lineRule="exact"/>
        <w:ind w:left="108"/>
        <w:rPr>
          <w:rFonts w:ascii="Arial Unicode MS"/>
          <w:sz w:val="24"/>
        </w:rPr>
        <w:pPrChange w:id="669" w:author="Raghda Wahdan" w:date="2017-11-06T13:08:00Z">
          <w:pPr>
            <w:spacing w:line="324" w:lineRule="exact"/>
            <w:ind w:left="108"/>
            <w:jc w:val="both"/>
          </w:pPr>
        </w:pPrChange>
      </w:pPr>
      <w:r>
        <w:rPr>
          <w:rFonts w:ascii="Bookman Old Style"/>
          <w:i/>
          <w:sz w:val="24"/>
        </w:rPr>
        <w:t xml:space="preserve">a </w:t>
      </w:r>
      <w:r>
        <w:rPr>
          <w:rFonts w:ascii="Bookman Old Style"/>
          <w:i/>
          <w:w w:val="105"/>
          <w:sz w:val="24"/>
        </w:rPr>
        <w:t xml:space="preserve">&lt; </w:t>
      </w:r>
      <w:r>
        <w:rPr>
          <w:rFonts w:ascii="Arial Unicode MS"/>
          <w:sz w:val="24"/>
        </w:rPr>
        <w:t>0</w:t>
      </w:r>
      <w:r>
        <w:rPr>
          <w:sz w:val="24"/>
        </w:rPr>
        <w:t xml:space="preserve">, </w:t>
      </w:r>
      <w:r>
        <w:rPr>
          <w:rFonts w:ascii="Bookman Old Style"/>
          <w:i/>
          <w:sz w:val="24"/>
        </w:rPr>
        <w:t xml:space="preserve">b </w:t>
      </w:r>
      <w:r>
        <w:rPr>
          <w:rFonts w:ascii="Bookman Old Style"/>
          <w:i/>
          <w:w w:val="105"/>
          <w:sz w:val="24"/>
        </w:rPr>
        <w:t xml:space="preserve">&lt; </w:t>
      </w:r>
      <w:r>
        <w:rPr>
          <w:rFonts w:ascii="Arial Unicode MS"/>
          <w:sz w:val="24"/>
        </w:rPr>
        <w:t>0</w:t>
      </w:r>
      <w:r>
        <w:rPr>
          <w:sz w:val="24"/>
        </w:rPr>
        <w:t xml:space="preserve">, </w:t>
      </w:r>
      <w:r>
        <w:rPr>
          <w:rFonts w:ascii="Bookman Old Style"/>
          <w:i/>
          <w:sz w:val="24"/>
        </w:rPr>
        <w:t xml:space="preserve">c </w:t>
      </w:r>
      <w:r>
        <w:rPr>
          <w:rFonts w:ascii="Bookman Old Style"/>
          <w:i/>
          <w:w w:val="105"/>
          <w:sz w:val="24"/>
        </w:rPr>
        <w:t xml:space="preserve">&gt; </w:t>
      </w:r>
      <w:r>
        <w:rPr>
          <w:rFonts w:ascii="Arial Unicode MS"/>
          <w:sz w:val="24"/>
        </w:rPr>
        <w:t>0</w:t>
      </w:r>
      <w:r>
        <w:rPr>
          <w:sz w:val="24"/>
        </w:rPr>
        <w:t xml:space="preserve">, </w:t>
      </w:r>
      <w:r>
        <w:rPr>
          <w:rFonts w:ascii="Bookman Old Style"/>
          <w:i/>
          <w:sz w:val="24"/>
        </w:rPr>
        <w:t xml:space="preserve">d </w:t>
      </w:r>
      <w:r>
        <w:rPr>
          <w:rFonts w:ascii="Bookman Old Style"/>
          <w:i/>
          <w:w w:val="105"/>
          <w:sz w:val="24"/>
        </w:rPr>
        <w:t xml:space="preserve">&gt; </w:t>
      </w:r>
      <w:r>
        <w:rPr>
          <w:rFonts w:ascii="Arial Unicode MS"/>
          <w:sz w:val="24"/>
        </w:rPr>
        <w:t>0</w:t>
      </w:r>
      <w:r>
        <w:rPr>
          <w:sz w:val="24"/>
        </w:rPr>
        <w:t xml:space="preserve">, and </w:t>
      </w:r>
      <w:r>
        <w:rPr>
          <w:rFonts w:ascii="Bookman Old Style"/>
          <w:i/>
          <w:sz w:val="24"/>
        </w:rPr>
        <w:t xml:space="preserve">e </w:t>
      </w:r>
      <w:r>
        <w:rPr>
          <w:rFonts w:ascii="Bookman Old Style"/>
          <w:i/>
          <w:w w:val="105"/>
          <w:sz w:val="24"/>
        </w:rPr>
        <w:t xml:space="preserve">&gt; </w:t>
      </w:r>
      <w:r>
        <w:rPr>
          <w:rFonts w:ascii="Arial Unicode MS"/>
          <w:sz w:val="24"/>
        </w:rPr>
        <w:t>0</w:t>
      </w:r>
    </w:p>
    <w:p w14:paraId="2A26C43A" w14:textId="77777777" w:rsidR="00ED6B8B" w:rsidRDefault="00FA655D">
      <w:pPr>
        <w:pStyle w:val="BodyText"/>
        <w:spacing w:before="34" w:line="266" w:lineRule="auto"/>
        <w:ind w:left="108" w:right="477" w:firstLine="79"/>
        <w:pPrChange w:id="670" w:author="Raghda Wahdan" w:date="2017-11-06T13:08:00Z">
          <w:pPr>
            <w:pStyle w:val="BodyText"/>
            <w:spacing w:before="34" w:line="266" w:lineRule="auto"/>
            <w:ind w:left="108" w:right="477" w:firstLine="79"/>
            <w:jc w:val="both"/>
          </w:pPr>
        </w:pPrChange>
      </w:pPr>
      <w:r>
        <w:t>According</w:t>
      </w:r>
      <w:r>
        <w:rPr>
          <w:spacing w:val="-20"/>
        </w:rPr>
        <w:t xml:space="preserve"> </w:t>
      </w:r>
      <w:r>
        <w:t>to</w:t>
      </w:r>
      <w:r>
        <w:rPr>
          <w:spacing w:val="-20"/>
        </w:rPr>
        <w:t xml:space="preserve"> </w:t>
      </w:r>
      <w:r>
        <w:t>Descartes’</w:t>
      </w:r>
      <w:r>
        <w:rPr>
          <w:spacing w:val="-20"/>
        </w:rPr>
        <w:t xml:space="preserve"> </w:t>
      </w:r>
      <w:r>
        <w:t>rules</w:t>
      </w:r>
      <w:r>
        <w:rPr>
          <w:spacing w:val="-20"/>
        </w:rPr>
        <w:t xml:space="preserve"> </w:t>
      </w:r>
      <w:r>
        <w:t>of</w:t>
      </w:r>
      <w:r>
        <w:rPr>
          <w:spacing w:val="-20"/>
        </w:rPr>
        <w:t xml:space="preserve"> </w:t>
      </w:r>
      <w:r>
        <w:t>sign</w:t>
      </w:r>
      <w:r>
        <w:rPr>
          <w:spacing w:val="-20"/>
        </w:rPr>
        <w:t xml:space="preserve"> </w:t>
      </w:r>
      <w:r>
        <w:t>[80],</w:t>
      </w:r>
      <w:r>
        <w:rPr>
          <w:spacing w:val="-20"/>
        </w:rPr>
        <w:t xml:space="preserve"> </w:t>
      </w:r>
      <w:r>
        <w:t>there</w:t>
      </w:r>
      <w:r>
        <w:rPr>
          <w:spacing w:val="-20"/>
        </w:rPr>
        <w:t xml:space="preserve"> </w:t>
      </w:r>
      <w:r>
        <w:t>is</w:t>
      </w:r>
      <w:r>
        <w:rPr>
          <w:spacing w:val="-20"/>
        </w:rPr>
        <w:t xml:space="preserve"> </w:t>
      </w:r>
      <w:r>
        <w:t>only</w:t>
      </w:r>
      <w:r>
        <w:rPr>
          <w:spacing w:val="-20"/>
        </w:rPr>
        <w:t xml:space="preserve"> </w:t>
      </w:r>
      <w:r>
        <w:t>one</w:t>
      </w:r>
      <w:r>
        <w:rPr>
          <w:spacing w:val="-20"/>
        </w:rPr>
        <w:t xml:space="preserve"> </w:t>
      </w:r>
      <w:r>
        <w:rPr>
          <w:spacing w:val="-4"/>
        </w:rPr>
        <w:t>valid</w:t>
      </w:r>
      <w:r>
        <w:rPr>
          <w:spacing w:val="-20"/>
        </w:rPr>
        <w:t xml:space="preserve"> </w:t>
      </w:r>
      <w:r>
        <w:t>real</w:t>
      </w:r>
      <w:r>
        <w:rPr>
          <w:spacing w:val="-20"/>
        </w:rPr>
        <w:t xml:space="preserve"> </w:t>
      </w:r>
      <w:r>
        <w:t>positive solution</w:t>
      </w:r>
      <w:r>
        <w:rPr>
          <w:spacing w:val="-20"/>
        </w:rPr>
        <w:t xml:space="preserve"> </w:t>
      </w:r>
      <w:r>
        <w:t>for</w:t>
      </w:r>
      <w:r>
        <w:rPr>
          <w:spacing w:val="-20"/>
        </w:rPr>
        <w:t xml:space="preserve"> </w:t>
      </w:r>
      <w:r>
        <w:t>the</w:t>
      </w:r>
      <w:r>
        <w:rPr>
          <w:spacing w:val="-19"/>
        </w:rPr>
        <w:t xml:space="preserve"> </w:t>
      </w:r>
      <w:r>
        <w:t>equation.</w:t>
      </w:r>
      <w:r>
        <w:rPr>
          <w:spacing w:val="-4"/>
        </w:rPr>
        <w:t xml:space="preserve"> </w:t>
      </w:r>
      <w:r>
        <w:t>After</w:t>
      </w:r>
      <w:r>
        <w:rPr>
          <w:spacing w:val="-19"/>
        </w:rPr>
        <w:t xml:space="preserve"> </w:t>
      </w:r>
      <w:r>
        <w:t>analyzing</w:t>
      </w:r>
      <w:r>
        <w:rPr>
          <w:spacing w:val="-19"/>
        </w:rPr>
        <w:t xml:space="preserve"> </w:t>
      </w:r>
      <w:r>
        <w:t>(5.42)</w:t>
      </w:r>
      <w:r>
        <w:rPr>
          <w:spacing w:val="-20"/>
        </w:rPr>
        <w:t xml:space="preserve"> </w:t>
      </w:r>
      <w:r>
        <w:t>using</w:t>
      </w:r>
      <w:r>
        <w:rPr>
          <w:spacing w:val="-19"/>
        </w:rPr>
        <w:t xml:space="preserve"> </w:t>
      </w:r>
      <w:r>
        <w:t>Descartes’</w:t>
      </w:r>
      <w:r>
        <w:rPr>
          <w:spacing w:val="-19"/>
        </w:rPr>
        <w:t xml:space="preserve"> </w:t>
      </w:r>
      <w:r>
        <w:t>rules</w:t>
      </w:r>
      <w:r>
        <w:rPr>
          <w:spacing w:val="-19"/>
        </w:rPr>
        <w:t xml:space="preserve"> </w:t>
      </w:r>
      <w:r>
        <w:t>of</w:t>
      </w:r>
      <w:r>
        <w:rPr>
          <w:spacing w:val="-19"/>
        </w:rPr>
        <w:t xml:space="preserve"> </w:t>
      </w:r>
      <w:r>
        <w:t>sign [80],</w:t>
      </w:r>
      <w:r>
        <w:rPr>
          <w:spacing w:val="-29"/>
        </w:rPr>
        <w:t xml:space="preserve"> </w:t>
      </w:r>
      <w:r>
        <w:t>the</w:t>
      </w:r>
      <w:r>
        <w:rPr>
          <w:spacing w:val="-30"/>
        </w:rPr>
        <w:t xml:space="preserve"> </w:t>
      </w:r>
      <w:r>
        <w:t>proposed</w:t>
      </w:r>
      <w:r>
        <w:rPr>
          <w:spacing w:val="-30"/>
        </w:rPr>
        <w:t xml:space="preserve"> </w:t>
      </w:r>
      <w:r>
        <w:t>closed</w:t>
      </w:r>
      <w:r>
        <w:rPr>
          <w:spacing w:val="-30"/>
        </w:rPr>
        <w:t xml:space="preserve"> </w:t>
      </w:r>
      <w:r>
        <w:t>form</w:t>
      </w:r>
      <w:r>
        <w:rPr>
          <w:spacing w:val="-30"/>
        </w:rPr>
        <w:t xml:space="preserve"> </w:t>
      </w:r>
      <w:r>
        <w:t>optimum</w:t>
      </w:r>
      <w:r>
        <w:rPr>
          <w:spacing w:val="-30"/>
        </w:rPr>
        <w:t xml:space="preserve"> </w:t>
      </w:r>
      <w:r>
        <w:t>frame</w:t>
      </w:r>
      <w:r>
        <w:rPr>
          <w:spacing w:val="-30"/>
        </w:rPr>
        <w:t xml:space="preserve"> </w:t>
      </w:r>
      <w:r>
        <w:t>length</w:t>
      </w:r>
      <w:r>
        <w:rPr>
          <w:spacing w:val="-30"/>
        </w:rPr>
        <w:t xml:space="preserve"> </w:t>
      </w:r>
      <w:r>
        <w:rPr>
          <w:rFonts w:ascii="Bookman Old Style" w:hAnsi="Bookman Old Style"/>
          <w:i/>
        </w:rPr>
        <w:t>L</w:t>
      </w:r>
      <w:r>
        <w:rPr>
          <w:rFonts w:ascii="Arial" w:hAnsi="Arial"/>
          <w:i/>
          <w:position w:val="-3"/>
          <w:sz w:val="16"/>
        </w:rPr>
        <w:t>T</w:t>
      </w:r>
      <w:r>
        <w:rPr>
          <w:rFonts w:ascii="Arial" w:hAnsi="Arial"/>
          <w:i/>
          <w:spacing w:val="-34"/>
          <w:position w:val="-3"/>
          <w:sz w:val="16"/>
        </w:rPr>
        <w:t xml:space="preserve"> </w:t>
      </w:r>
      <w:r>
        <w:rPr>
          <w:rFonts w:ascii="Arial" w:hAnsi="Arial"/>
          <w:i/>
          <w:spacing w:val="5"/>
          <w:position w:val="-3"/>
          <w:sz w:val="16"/>
        </w:rPr>
        <w:t>AMCRC</w:t>
      </w:r>
      <w:r>
        <w:rPr>
          <w:rFonts w:ascii="Arial" w:hAnsi="Arial"/>
          <w:i/>
          <w:spacing w:val="-4"/>
          <w:position w:val="-3"/>
          <w:sz w:val="16"/>
        </w:rPr>
        <w:t xml:space="preserve"> </w:t>
      </w:r>
      <w:r>
        <w:t>under</w:t>
      </w:r>
      <w:r>
        <w:rPr>
          <w:spacing w:val="-30"/>
        </w:rPr>
        <w:t xml:space="preserve"> </w:t>
      </w:r>
      <w:r>
        <w:t>time</w:t>
      </w:r>
      <w:r>
        <w:rPr>
          <w:spacing w:val="-30"/>
        </w:rPr>
        <w:t xml:space="preserve"> </w:t>
      </w:r>
      <w:r>
        <w:t xml:space="preserve">and </w:t>
      </w:r>
      <w:r>
        <w:rPr>
          <w:w w:val="95"/>
        </w:rPr>
        <w:t xml:space="preserve">multiple collision </w:t>
      </w:r>
      <w:r>
        <w:rPr>
          <w:spacing w:val="-3"/>
          <w:w w:val="95"/>
        </w:rPr>
        <w:t xml:space="preserve">recovery </w:t>
      </w:r>
      <w:r>
        <w:rPr>
          <w:w w:val="95"/>
        </w:rPr>
        <w:t>coefficients environment leads</w:t>
      </w:r>
      <w:r>
        <w:rPr>
          <w:spacing w:val="-6"/>
          <w:w w:val="95"/>
        </w:rPr>
        <w:t xml:space="preserve"> </w:t>
      </w:r>
      <w:r>
        <w:rPr>
          <w:w w:val="95"/>
        </w:rPr>
        <w:t>to:</w:t>
      </w:r>
    </w:p>
    <w:p w14:paraId="2C429C12" w14:textId="77777777" w:rsidR="00ED6B8B" w:rsidRDefault="00ED6B8B" w:rsidP="00F672C4">
      <w:pPr>
        <w:pStyle w:val="BodyText"/>
        <w:spacing w:before="3"/>
        <w:rPr>
          <w:sz w:val="8"/>
        </w:rPr>
      </w:pPr>
    </w:p>
    <w:p w14:paraId="126A1E75" w14:textId="77777777" w:rsidR="00ED6B8B" w:rsidRDefault="00ED6B8B" w:rsidP="00F672C4">
      <w:pPr>
        <w:rPr>
          <w:sz w:val="8"/>
        </w:rPr>
        <w:sectPr w:rsidR="00ED6B8B">
          <w:pgSz w:w="11910" w:h="16840"/>
          <w:pgMar w:top="1920" w:right="1680" w:bottom="280" w:left="1620" w:header="1603" w:footer="0" w:gutter="0"/>
          <w:cols w:space="720"/>
        </w:sectPr>
      </w:pPr>
    </w:p>
    <w:p w14:paraId="0C1F1FA9" w14:textId="77777777" w:rsidR="00ED6B8B" w:rsidRDefault="00ED6B8B" w:rsidP="00F672C4">
      <w:pPr>
        <w:pStyle w:val="BodyText"/>
        <w:spacing w:before="2"/>
        <w:rPr>
          <w:sz w:val="26"/>
        </w:rPr>
      </w:pPr>
    </w:p>
    <w:p w14:paraId="210E4FDE" w14:textId="77777777" w:rsidR="00ED6B8B" w:rsidRDefault="00FA655D" w:rsidP="00F672C4">
      <w:pPr>
        <w:ind w:left="1627"/>
        <w:rPr>
          <w:rFonts w:ascii="Arial"/>
          <w:i/>
          <w:sz w:val="16"/>
        </w:rPr>
      </w:pPr>
      <w:r>
        <w:rPr>
          <w:rFonts w:ascii="Georgia"/>
          <w:i/>
          <w:w w:val="110"/>
          <w:position w:val="3"/>
          <w:sz w:val="21"/>
        </w:rPr>
        <w:t>L</w:t>
      </w:r>
      <w:r>
        <w:rPr>
          <w:rFonts w:ascii="Arial"/>
          <w:i/>
          <w:w w:val="110"/>
          <w:sz w:val="16"/>
        </w:rPr>
        <w:t>T AMCRC</w:t>
      </w:r>
    </w:p>
    <w:p w14:paraId="3D1AB757" w14:textId="77777777" w:rsidR="00ED6B8B" w:rsidRDefault="00FA655D" w:rsidP="00F672C4">
      <w:pPr>
        <w:spacing w:before="199"/>
        <w:ind w:left="41"/>
        <w:rPr>
          <w:rFonts w:ascii="Georgia" w:hAnsi="Georgia"/>
          <w:i/>
          <w:sz w:val="21"/>
        </w:rPr>
      </w:pPr>
      <w:r>
        <w:br w:type="column"/>
      </w:r>
      <w:r>
        <w:rPr>
          <w:rFonts w:ascii="Arial Unicode MS" w:hAnsi="Arial Unicode MS"/>
          <w:w w:val="120"/>
          <w:sz w:val="21"/>
        </w:rPr>
        <w:t xml:space="preserve">= </w:t>
      </w:r>
      <w:r>
        <w:rPr>
          <w:rFonts w:ascii="Arial Unicode MS" w:hAnsi="Arial Unicode MS"/>
          <w:spacing w:val="70"/>
          <w:w w:val="120"/>
          <w:sz w:val="21"/>
        </w:rPr>
        <w:t xml:space="preserve"> </w:t>
      </w:r>
      <w:r>
        <w:rPr>
          <w:rFonts w:ascii="Arial" w:hAnsi="Arial"/>
          <w:i/>
          <w:w w:val="120"/>
          <w:sz w:val="21"/>
        </w:rPr>
        <w:t xml:space="preserve">− </w:t>
      </w:r>
      <w:r>
        <w:rPr>
          <w:rFonts w:ascii="Georgia" w:hAnsi="Georgia"/>
          <w:i/>
          <w:position w:val="15"/>
          <w:sz w:val="21"/>
          <w:u w:val="single"/>
        </w:rPr>
        <w:t>b</w:t>
      </w:r>
    </w:p>
    <w:p w14:paraId="44F84737" w14:textId="77777777" w:rsidR="00ED6B8B" w:rsidRDefault="00FA655D" w:rsidP="00F672C4">
      <w:pPr>
        <w:tabs>
          <w:tab w:val="left" w:pos="4065"/>
        </w:tabs>
        <w:spacing w:before="64"/>
        <w:ind w:left="32"/>
        <w:rPr>
          <w:rFonts w:ascii="Century" w:hAnsi="Century"/>
          <w:sz w:val="21"/>
        </w:rPr>
      </w:pPr>
      <w:r>
        <w:br w:type="column"/>
      </w:r>
      <w:r>
        <w:rPr>
          <w:rFonts w:ascii="Arial" w:hAnsi="Arial"/>
          <w:i/>
          <w:w w:val="132"/>
          <w:sz w:val="21"/>
        </w:rPr>
        <w:t>−</w:t>
      </w:r>
      <w:r>
        <w:rPr>
          <w:rFonts w:ascii="Arial" w:hAnsi="Arial"/>
          <w:i/>
          <w:spacing w:val="-10"/>
          <w:sz w:val="21"/>
        </w:rPr>
        <w:t xml:space="preserve"> </w:t>
      </w:r>
      <w:r>
        <w:rPr>
          <w:rFonts w:ascii="Georgia" w:hAnsi="Georgia"/>
          <w:i/>
          <w:w w:val="108"/>
          <w:sz w:val="21"/>
        </w:rPr>
        <w:t>S</w:t>
      </w:r>
      <w:r>
        <w:rPr>
          <w:rFonts w:ascii="Georgia" w:hAnsi="Georgia"/>
          <w:i/>
          <w:spacing w:val="10"/>
          <w:sz w:val="21"/>
        </w:rPr>
        <w:t xml:space="preserve"> </w:t>
      </w:r>
      <w:r>
        <w:rPr>
          <w:rFonts w:ascii="Arial Unicode MS" w:hAnsi="Arial Unicode MS"/>
          <w:w w:val="132"/>
          <w:sz w:val="21"/>
        </w:rPr>
        <w:t>+</w:t>
      </w:r>
      <w:r>
        <w:rPr>
          <w:rFonts w:ascii="Arial Unicode MS" w:hAnsi="Arial Unicode MS"/>
          <w:spacing w:val="-10"/>
          <w:sz w:val="21"/>
        </w:rPr>
        <w:t xml:space="preserve"> </w:t>
      </w:r>
      <w:r>
        <w:rPr>
          <w:rFonts w:ascii="Arial Unicode MS" w:hAnsi="Arial Unicode MS"/>
          <w:w w:val="89"/>
          <w:sz w:val="21"/>
        </w:rPr>
        <w:t>0</w:t>
      </w:r>
      <w:r>
        <w:rPr>
          <w:rFonts w:ascii="Georgia" w:hAnsi="Georgia"/>
          <w:i/>
          <w:spacing w:val="-1"/>
          <w:w w:val="102"/>
          <w:sz w:val="21"/>
        </w:rPr>
        <w:t>.</w:t>
      </w:r>
      <w:r>
        <w:rPr>
          <w:rFonts w:ascii="Arial Unicode MS" w:hAnsi="Arial Unicode MS"/>
          <w:w w:val="89"/>
          <w:sz w:val="21"/>
        </w:rPr>
        <w:t>5</w:t>
      </w:r>
      <w:r>
        <w:rPr>
          <w:rFonts w:ascii="Arial" w:hAnsi="Arial"/>
          <w:w w:val="358"/>
          <w:position w:val="30"/>
          <w:sz w:val="20"/>
        </w:rPr>
        <w:t>I</w:t>
      </w:r>
      <w:r>
        <w:rPr>
          <w:rFonts w:ascii="Arial" w:hAnsi="Arial"/>
          <w:i/>
          <w:spacing w:val="-1"/>
          <w:w w:val="132"/>
          <w:sz w:val="21"/>
        </w:rPr>
        <w:t>−</w:t>
      </w:r>
      <w:r>
        <w:rPr>
          <w:rFonts w:ascii="Arial Unicode MS" w:hAnsi="Arial Unicode MS"/>
          <w:w w:val="89"/>
          <w:sz w:val="21"/>
        </w:rPr>
        <w:t>4</w:t>
      </w:r>
      <w:r>
        <w:rPr>
          <w:rFonts w:ascii="Georgia" w:hAnsi="Georgia"/>
          <w:i/>
          <w:spacing w:val="12"/>
          <w:w w:val="108"/>
          <w:sz w:val="21"/>
        </w:rPr>
        <w:t>S</w:t>
      </w:r>
      <w:r>
        <w:rPr>
          <w:rFonts w:ascii="Tahoma" w:hAnsi="Tahoma"/>
          <w:w w:val="96"/>
          <w:position w:val="6"/>
          <w:sz w:val="16"/>
        </w:rPr>
        <w:t>2</w:t>
      </w:r>
      <w:r>
        <w:rPr>
          <w:rFonts w:ascii="Tahoma" w:hAnsi="Tahoma"/>
          <w:spacing w:val="8"/>
          <w:position w:val="6"/>
          <w:sz w:val="16"/>
        </w:rPr>
        <w:t xml:space="preserve"> </w:t>
      </w:r>
      <w:r>
        <w:rPr>
          <w:rFonts w:ascii="Arial" w:hAnsi="Arial"/>
          <w:i/>
          <w:w w:val="132"/>
          <w:sz w:val="21"/>
        </w:rPr>
        <w:t>−</w:t>
      </w:r>
      <w:r>
        <w:rPr>
          <w:rFonts w:ascii="Arial" w:hAnsi="Arial"/>
          <w:i/>
          <w:spacing w:val="-10"/>
          <w:sz w:val="21"/>
        </w:rPr>
        <w:t xml:space="preserve"> </w:t>
      </w:r>
      <w:r>
        <w:rPr>
          <w:rFonts w:ascii="Arial Unicode MS" w:hAnsi="Arial Unicode MS"/>
          <w:w w:val="89"/>
          <w:sz w:val="21"/>
        </w:rPr>
        <w:t>2</w:t>
      </w:r>
      <w:r>
        <w:rPr>
          <w:rFonts w:ascii="Georgia" w:hAnsi="Georgia"/>
          <w:i/>
          <w:w w:val="104"/>
          <w:sz w:val="21"/>
        </w:rPr>
        <w:t>P</w:t>
      </w:r>
      <w:r>
        <w:rPr>
          <w:rFonts w:ascii="Georgia" w:hAnsi="Georgia"/>
          <w:i/>
          <w:sz w:val="21"/>
        </w:rPr>
        <w:t xml:space="preserve"> </w:t>
      </w:r>
      <w:r>
        <w:rPr>
          <w:rFonts w:ascii="Georgia" w:hAnsi="Georgia"/>
          <w:i/>
          <w:spacing w:val="-23"/>
          <w:sz w:val="21"/>
        </w:rPr>
        <w:t xml:space="preserve"> </w:t>
      </w:r>
      <w:r>
        <w:rPr>
          <w:rFonts w:ascii="Arial Unicode MS" w:hAnsi="Arial Unicode MS"/>
          <w:w w:val="132"/>
          <w:sz w:val="21"/>
        </w:rPr>
        <w:t>+</w:t>
      </w:r>
      <w:r>
        <w:rPr>
          <w:rFonts w:ascii="Arial Unicode MS" w:hAnsi="Arial Unicode MS"/>
          <w:sz w:val="21"/>
        </w:rPr>
        <w:t xml:space="preserve"> </w:t>
      </w:r>
      <w:r>
        <w:rPr>
          <w:rFonts w:ascii="Arial Unicode MS" w:hAnsi="Arial Unicode MS"/>
          <w:spacing w:val="-24"/>
          <w:sz w:val="21"/>
        </w:rPr>
        <w:t xml:space="preserve"> </w:t>
      </w:r>
      <w:r>
        <w:rPr>
          <w:rFonts w:ascii="Georgia" w:hAnsi="Georgia"/>
          <w:i/>
          <w:w w:val="79"/>
          <w:position w:val="15"/>
          <w:sz w:val="21"/>
          <w:u w:val="single"/>
        </w:rPr>
        <w:t>q</w:t>
      </w:r>
      <w:r>
        <w:rPr>
          <w:rFonts w:ascii="Georgia" w:hAnsi="Georgia"/>
          <w:i/>
          <w:spacing w:val="1"/>
          <w:position w:val="15"/>
          <w:sz w:val="21"/>
        </w:rPr>
        <w:t xml:space="preserve"> </w:t>
      </w:r>
      <w:r>
        <w:rPr>
          <w:rFonts w:ascii="Arial" w:hAnsi="Arial"/>
          <w:w w:val="263"/>
          <w:position w:val="29"/>
          <w:sz w:val="20"/>
        </w:rPr>
        <w:t xml:space="preserve"> </w:t>
      </w:r>
      <w:r>
        <w:rPr>
          <w:rFonts w:ascii="Arial" w:hAnsi="Arial"/>
          <w:spacing w:val="-8"/>
          <w:position w:val="29"/>
          <w:sz w:val="20"/>
        </w:rPr>
        <w:t xml:space="preserve"> </w:t>
      </w:r>
      <w:r>
        <w:rPr>
          <w:rFonts w:ascii="Arial" w:hAnsi="Arial"/>
          <w:i/>
          <w:w w:val="82"/>
          <w:sz w:val="21"/>
        </w:rPr>
        <w:t>·</w:t>
      </w:r>
      <w:r>
        <w:rPr>
          <w:rFonts w:ascii="Arial" w:hAnsi="Arial"/>
          <w:i/>
          <w:spacing w:val="-10"/>
          <w:sz w:val="21"/>
        </w:rPr>
        <w:t xml:space="preserve"> </w:t>
      </w:r>
      <w:r>
        <w:rPr>
          <w:rFonts w:ascii="Georgia" w:hAnsi="Georgia"/>
          <w:i/>
          <w:sz w:val="21"/>
        </w:rPr>
        <w:t>n</w:t>
      </w:r>
      <w:r>
        <w:rPr>
          <w:rFonts w:ascii="Georgia" w:hAnsi="Georgia"/>
          <w:i/>
          <w:sz w:val="21"/>
        </w:rPr>
        <w:tab/>
      </w:r>
      <w:r>
        <w:rPr>
          <w:rFonts w:ascii="Century" w:hAnsi="Century"/>
          <w:spacing w:val="-1"/>
          <w:w w:val="97"/>
          <w:sz w:val="21"/>
        </w:rPr>
        <w:t>(5.50)</w:t>
      </w:r>
    </w:p>
    <w:p w14:paraId="03D0F52E" w14:textId="77777777" w:rsidR="00ED6B8B" w:rsidRDefault="00ED6B8B" w:rsidP="00F672C4">
      <w:pPr>
        <w:rPr>
          <w:rFonts w:ascii="Century" w:hAnsi="Century"/>
          <w:sz w:val="21"/>
        </w:rPr>
        <w:sectPr w:rsidR="00ED6B8B">
          <w:type w:val="continuous"/>
          <w:pgSz w:w="11910" w:h="16840"/>
          <w:pgMar w:top="1580" w:right="1680" w:bottom="280" w:left="1620" w:header="720" w:footer="720" w:gutter="0"/>
          <w:cols w:num="3" w:space="720" w:equalWidth="0">
            <w:col w:w="2586" w:space="40"/>
            <w:col w:w="837" w:space="40"/>
            <w:col w:w="5107"/>
          </w:cols>
        </w:sectPr>
      </w:pPr>
    </w:p>
    <w:p w14:paraId="025AA448" w14:textId="42E74D66" w:rsidR="00ED6B8B" w:rsidRDefault="00890932">
      <w:pPr>
        <w:pStyle w:val="BodyText"/>
        <w:spacing w:before="164" w:line="358" w:lineRule="exact"/>
        <w:ind w:left="107" w:right="477"/>
        <w:pPrChange w:id="671" w:author="Raghda Wahdan" w:date="2017-11-06T13:08:00Z">
          <w:pPr>
            <w:pStyle w:val="BodyText"/>
            <w:spacing w:before="164" w:line="358" w:lineRule="exact"/>
            <w:ind w:left="107" w:right="477"/>
            <w:jc w:val="both"/>
          </w:pPr>
        </w:pPrChange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878400" behindDoc="1" locked="0" layoutInCell="1" allowOverlap="1" wp14:anchorId="65356EC2" wp14:editId="4DE6FDF7">
                <wp:simplePos x="0" y="0"/>
                <wp:positionH relativeFrom="page">
                  <wp:posOffset>3977640</wp:posOffset>
                </wp:positionH>
                <wp:positionV relativeFrom="paragraph">
                  <wp:posOffset>-234950</wp:posOffset>
                </wp:positionV>
                <wp:extent cx="969645" cy="0"/>
                <wp:effectExtent l="5715" t="12700" r="5715" b="6350"/>
                <wp:wrapNone/>
                <wp:docPr id="366" name="Line 3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69645" cy="0"/>
                        </a:xfrm>
                        <a:prstGeom prst="line">
                          <a:avLst/>
                        </a:pr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D967DBD" id="Line 342" o:spid="_x0000_s1026" style="position:absolute;z-index:-2514380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13.2pt,-18.5pt" to="389.55pt,-18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" strokeweight=".14042mm">
                <w10:wrap anchorx="page"/>
              </v:line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880448" behindDoc="1" locked="0" layoutInCell="1" allowOverlap="1" wp14:anchorId="31A9BF61" wp14:editId="581FAD20">
                <wp:simplePos x="0" y="0"/>
                <wp:positionH relativeFrom="page">
                  <wp:posOffset>3084830</wp:posOffset>
                </wp:positionH>
                <wp:positionV relativeFrom="paragraph">
                  <wp:posOffset>-104775</wp:posOffset>
                </wp:positionV>
                <wp:extent cx="142875" cy="196850"/>
                <wp:effectExtent l="0" t="0" r="1270" b="3175"/>
                <wp:wrapNone/>
                <wp:docPr id="365" name="Text Box 3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2875" cy="196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EC27895" w14:textId="77777777" w:rsidR="00B0570F" w:rsidRDefault="00B0570F">
                            <w:pPr>
                              <w:spacing w:line="306" w:lineRule="exact"/>
                              <w:rPr>
                                <w:rFonts w:ascii="Georgia"/>
                                <w:i/>
                                <w:sz w:val="21"/>
                              </w:rPr>
                            </w:pPr>
                            <w:r>
                              <w:rPr>
                                <w:rFonts w:ascii="Arial Unicode MS"/>
                                <w:w w:val="90"/>
                                <w:sz w:val="21"/>
                              </w:rPr>
                              <w:t>4</w:t>
                            </w:r>
                            <w:r>
                              <w:rPr>
                                <w:rFonts w:ascii="Georgia"/>
                                <w:i/>
                                <w:w w:val="90"/>
                                <w:sz w:val="21"/>
                              </w:rPr>
                              <w:t>a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1A9BF61" id="Text Box 341" o:spid="_x0000_s1675" type="#_x0000_t202" style="position:absolute;left:0;text-align:left;margin-left:242.9pt;margin-top:-8.25pt;width:11.25pt;height:15.5pt;z-index:-2514360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" filled="f" stroked="f">
                <v:textbox inset="0,0,0,0">
                  <w:txbxContent>
                    <w:p w14:paraId="0EC27895" w14:textId="77777777" w:rsidR="00B0570F" w:rsidRDefault="00B0570F">
                      <w:pPr>
                        <w:spacing w:line="306" w:lineRule="exact"/>
                        <w:rPr>
                          <w:rFonts w:ascii="Georgia"/>
                          <w:i/>
                          <w:sz w:val="21"/>
                        </w:rPr>
                      </w:pPr>
                      <w:r>
                        <w:rPr>
                          <w:rFonts w:ascii="Arial Unicode MS"/>
                          <w:w w:val="90"/>
                          <w:sz w:val="21"/>
                        </w:rPr>
                        <w:t>4</w:t>
                      </w:r>
                      <w:r>
                        <w:rPr>
                          <w:rFonts w:ascii="Georgia"/>
                          <w:i/>
                          <w:w w:val="90"/>
                          <w:sz w:val="21"/>
                        </w:rPr>
                        <w:t>a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882496" behindDoc="1" locked="0" layoutInCell="1" allowOverlap="1" wp14:anchorId="52418A01" wp14:editId="375818FD">
                <wp:simplePos x="0" y="0"/>
                <wp:positionH relativeFrom="page">
                  <wp:posOffset>4839335</wp:posOffset>
                </wp:positionH>
                <wp:positionV relativeFrom="paragraph">
                  <wp:posOffset>-52705</wp:posOffset>
                </wp:positionV>
                <wp:extent cx="85090" cy="139065"/>
                <wp:effectExtent l="635" t="4445" r="0" b="0"/>
                <wp:wrapNone/>
                <wp:docPr id="364" name="Text Box 3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090" cy="1390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B946A74" w14:textId="77777777" w:rsidR="00B0570F" w:rsidRDefault="00B0570F">
                            <w:pPr>
                              <w:spacing w:line="212" w:lineRule="exact"/>
                              <w:rPr>
                                <w:rFonts w:ascii="Georgia"/>
                                <w:i/>
                                <w:sz w:val="21"/>
                              </w:rPr>
                            </w:pPr>
                            <w:r>
                              <w:rPr>
                                <w:rFonts w:ascii="Georgia"/>
                                <w:i/>
                                <w:w w:val="108"/>
                                <w:sz w:val="21"/>
                              </w:rPr>
                              <w:t>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2418A01" id="Text Box 340" o:spid="_x0000_s1676" type="#_x0000_t202" style="position:absolute;left:0;text-align:left;margin-left:381.05pt;margin-top:-4.15pt;width:6.7pt;height:10.95pt;z-index:-251433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" filled="f" stroked="f">
                <v:textbox inset="0,0,0,0">
                  <w:txbxContent>
                    <w:p w14:paraId="5B946A74" w14:textId="77777777" w:rsidR="00B0570F" w:rsidRDefault="00B0570F">
                      <w:pPr>
                        <w:spacing w:line="212" w:lineRule="exact"/>
                        <w:rPr>
                          <w:rFonts w:ascii="Georgia"/>
                          <w:i/>
                          <w:sz w:val="21"/>
                        </w:rPr>
                      </w:pPr>
                      <w:r>
                        <w:rPr>
                          <w:rFonts w:ascii="Georgia"/>
                          <w:i/>
                          <w:w w:val="108"/>
                          <w:sz w:val="21"/>
                        </w:rPr>
                        <w:t>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FA655D">
        <w:t>The</w:t>
      </w:r>
      <w:r w:rsidR="00FA655D">
        <w:rPr>
          <w:spacing w:val="-9"/>
        </w:rPr>
        <w:t xml:space="preserve"> </w:t>
      </w:r>
      <w:r w:rsidR="00FA655D">
        <w:t>proposed</w:t>
      </w:r>
      <w:r w:rsidR="00FA655D">
        <w:rPr>
          <w:spacing w:val="-9"/>
        </w:rPr>
        <w:t xml:space="preserve"> </w:t>
      </w:r>
      <w:r w:rsidR="00FA655D">
        <w:t>equation</w:t>
      </w:r>
      <w:r w:rsidR="00FA655D">
        <w:rPr>
          <w:spacing w:val="-10"/>
        </w:rPr>
        <w:t xml:space="preserve"> </w:t>
      </w:r>
      <w:r w:rsidR="00FA655D">
        <w:t>gives</w:t>
      </w:r>
      <w:r w:rsidR="00FA655D">
        <w:rPr>
          <w:spacing w:val="-9"/>
        </w:rPr>
        <w:t xml:space="preserve"> </w:t>
      </w:r>
      <w:r w:rsidR="00FA655D">
        <w:t>a</w:t>
      </w:r>
      <w:r w:rsidR="00FA655D">
        <w:rPr>
          <w:spacing w:val="-9"/>
        </w:rPr>
        <w:t xml:space="preserve"> </w:t>
      </w:r>
      <w:r w:rsidR="00FA655D">
        <w:t>linear</w:t>
      </w:r>
      <w:r w:rsidR="00FA655D">
        <w:rPr>
          <w:spacing w:val="-9"/>
        </w:rPr>
        <w:t xml:space="preserve"> </w:t>
      </w:r>
      <w:r w:rsidR="00FA655D">
        <w:t>relation</w:t>
      </w:r>
      <w:r w:rsidR="00FA655D">
        <w:rPr>
          <w:spacing w:val="-9"/>
        </w:rPr>
        <w:t xml:space="preserve"> </w:t>
      </w:r>
      <w:del w:id="672" w:author="Raghda Wahdan" w:date="2017-11-19T00:21:00Z">
        <w:r w:rsidR="00FA655D" w:rsidDel="00400BA0">
          <w:delText>wrt.</w:delText>
        </w:r>
      </w:del>
      <w:ins w:id="673" w:author="Raghda Wahdan" w:date="2017-11-19T00:22:00Z">
        <w:r w:rsidR="00400BA0">
          <w:t>with reference to</w:t>
        </w:r>
      </w:ins>
      <w:r w:rsidR="00FA655D">
        <w:rPr>
          <w:spacing w:val="15"/>
        </w:rPr>
        <w:t xml:space="preserve"> </w:t>
      </w:r>
      <w:r w:rsidR="00FA655D">
        <w:t>the</w:t>
      </w:r>
      <w:r w:rsidR="00FA655D">
        <w:rPr>
          <w:spacing w:val="-9"/>
        </w:rPr>
        <w:t xml:space="preserve"> </w:t>
      </w:r>
      <w:r w:rsidR="00FA655D">
        <w:t>number</w:t>
      </w:r>
      <w:r w:rsidR="00FA655D">
        <w:rPr>
          <w:spacing w:val="-9"/>
        </w:rPr>
        <w:t xml:space="preserve"> </w:t>
      </w:r>
      <w:r w:rsidR="00FA655D">
        <w:t>of</w:t>
      </w:r>
      <w:r w:rsidR="00FA655D">
        <w:rPr>
          <w:spacing w:val="-9"/>
        </w:rPr>
        <w:t xml:space="preserve"> </w:t>
      </w:r>
      <w:r w:rsidR="00FA655D">
        <w:t>tags</w:t>
      </w:r>
      <w:r w:rsidR="00FA655D">
        <w:rPr>
          <w:spacing w:val="-9"/>
        </w:rPr>
        <w:t xml:space="preserve"> </w:t>
      </w:r>
      <w:r w:rsidR="00FA655D">
        <w:rPr>
          <w:rFonts w:ascii="Bookman Old Style" w:hAnsi="Bookman Old Style"/>
          <w:i/>
        </w:rPr>
        <w:t>n</w:t>
      </w:r>
      <w:r w:rsidR="00FA655D">
        <w:t>,</w:t>
      </w:r>
      <w:r w:rsidR="00FA655D">
        <w:rPr>
          <w:spacing w:val="-8"/>
        </w:rPr>
        <w:t xml:space="preserve"> </w:t>
      </w:r>
      <w:r w:rsidR="00FA655D">
        <w:t xml:space="preserve">and </w:t>
      </w:r>
      <w:r w:rsidR="00FA655D">
        <w:rPr>
          <w:w w:val="95"/>
        </w:rPr>
        <w:t>includes</w:t>
      </w:r>
      <w:r w:rsidR="00FA655D">
        <w:rPr>
          <w:spacing w:val="-17"/>
          <w:w w:val="95"/>
        </w:rPr>
        <w:t xml:space="preserve"> </w:t>
      </w:r>
      <w:r w:rsidR="00FA655D">
        <w:rPr>
          <w:w w:val="95"/>
        </w:rPr>
        <w:t>the</w:t>
      </w:r>
      <w:r w:rsidR="00FA655D">
        <w:rPr>
          <w:spacing w:val="-17"/>
          <w:w w:val="95"/>
        </w:rPr>
        <w:t xml:space="preserve"> </w:t>
      </w:r>
      <w:r w:rsidR="00FA655D">
        <w:rPr>
          <w:w w:val="95"/>
        </w:rPr>
        <w:t>effect</w:t>
      </w:r>
      <w:r w:rsidR="00FA655D">
        <w:rPr>
          <w:spacing w:val="-17"/>
          <w:w w:val="95"/>
        </w:rPr>
        <w:t xml:space="preserve"> </w:t>
      </w:r>
      <w:r w:rsidR="00FA655D">
        <w:rPr>
          <w:w w:val="95"/>
        </w:rPr>
        <w:t>of</w:t>
      </w:r>
      <w:r w:rsidR="00FA655D">
        <w:rPr>
          <w:spacing w:val="-17"/>
          <w:w w:val="95"/>
        </w:rPr>
        <w:t xml:space="preserve"> </w:t>
      </w:r>
      <w:r w:rsidR="00FA655D">
        <w:rPr>
          <w:w w:val="95"/>
        </w:rPr>
        <w:t>different</w:t>
      </w:r>
      <w:r w:rsidR="00FA655D">
        <w:rPr>
          <w:spacing w:val="-17"/>
          <w:w w:val="95"/>
        </w:rPr>
        <w:t xml:space="preserve"> </w:t>
      </w:r>
      <w:r w:rsidR="00FA655D">
        <w:rPr>
          <w:w w:val="95"/>
        </w:rPr>
        <w:t>collision</w:t>
      </w:r>
      <w:r w:rsidR="00FA655D">
        <w:rPr>
          <w:spacing w:val="-18"/>
          <w:w w:val="95"/>
        </w:rPr>
        <w:t xml:space="preserve"> </w:t>
      </w:r>
      <w:r w:rsidR="00FA655D">
        <w:rPr>
          <w:spacing w:val="-3"/>
          <w:w w:val="95"/>
        </w:rPr>
        <w:t>recovery</w:t>
      </w:r>
      <w:r w:rsidR="00FA655D">
        <w:rPr>
          <w:spacing w:val="-17"/>
          <w:w w:val="95"/>
        </w:rPr>
        <w:t xml:space="preserve"> </w:t>
      </w:r>
      <w:r w:rsidR="00FA655D">
        <w:rPr>
          <w:w w:val="95"/>
        </w:rPr>
        <w:t>coefficients</w:t>
      </w:r>
      <w:r w:rsidR="00FA655D">
        <w:rPr>
          <w:spacing w:val="-17"/>
          <w:w w:val="95"/>
        </w:rPr>
        <w:t xml:space="preserve"> </w:t>
      </w:r>
      <w:r w:rsidR="00FA655D">
        <w:rPr>
          <w:w w:val="95"/>
        </w:rPr>
        <w:t>and</w:t>
      </w:r>
      <w:r w:rsidR="00FA655D">
        <w:rPr>
          <w:spacing w:val="-17"/>
          <w:w w:val="95"/>
        </w:rPr>
        <w:t xml:space="preserve"> </w:t>
      </w:r>
      <w:r w:rsidR="00FA655D">
        <w:rPr>
          <w:w w:val="95"/>
        </w:rPr>
        <w:t>the</w:t>
      </w:r>
      <w:r w:rsidR="00FA655D">
        <w:rPr>
          <w:spacing w:val="-17"/>
          <w:w w:val="95"/>
        </w:rPr>
        <w:t xml:space="preserve"> </w:t>
      </w:r>
      <w:r w:rsidR="00FA655D">
        <w:rPr>
          <w:w w:val="95"/>
        </w:rPr>
        <w:t>slot</w:t>
      </w:r>
      <w:r w:rsidR="00FA655D">
        <w:rPr>
          <w:spacing w:val="-17"/>
          <w:w w:val="95"/>
        </w:rPr>
        <w:t xml:space="preserve"> </w:t>
      </w:r>
      <w:r w:rsidR="00FA655D">
        <w:rPr>
          <w:w w:val="95"/>
        </w:rPr>
        <w:t xml:space="preserve">duration </w:t>
      </w:r>
      <w:r w:rsidR="00FA655D">
        <w:t>constant.</w:t>
      </w:r>
      <w:r w:rsidR="00FA655D">
        <w:rPr>
          <w:spacing w:val="-5"/>
        </w:rPr>
        <w:t xml:space="preserve"> </w:t>
      </w:r>
      <w:r w:rsidR="00FA655D">
        <w:t>The</w:t>
      </w:r>
      <w:r w:rsidR="00FA655D">
        <w:rPr>
          <w:spacing w:val="-27"/>
        </w:rPr>
        <w:t xml:space="preserve"> </w:t>
      </w:r>
      <w:r w:rsidR="00FA655D">
        <w:rPr>
          <w:spacing w:val="-3"/>
        </w:rPr>
        <w:t>values</w:t>
      </w:r>
      <w:r w:rsidR="00FA655D">
        <w:rPr>
          <w:spacing w:val="-26"/>
        </w:rPr>
        <w:t xml:space="preserve"> </w:t>
      </w:r>
      <w:r w:rsidR="00FA655D">
        <w:t>of</w:t>
      </w:r>
      <w:r w:rsidR="00FA655D">
        <w:rPr>
          <w:spacing w:val="-27"/>
        </w:rPr>
        <w:t xml:space="preserve"> </w:t>
      </w:r>
      <w:r w:rsidR="00FA655D">
        <w:t>these</w:t>
      </w:r>
      <w:r w:rsidR="00FA655D">
        <w:rPr>
          <w:spacing w:val="-26"/>
        </w:rPr>
        <w:t xml:space="preserve"> </w:t>
      </w:r>
      <w:r w:rsidR="00FA655D">
        <w:t>coefficients</w:t>
      </w:r>
      <w:r w:rsidR="00FA655D">
        <w:rPr>
          <w:spacing w:val="-27"/>
        </w:rPr>
        <w:t xml:space="preserve"> </w:t>
      </w:r>
      <w:r w:rsidR="00FA655D">
        <w:t>are</w:t>
      </w:r>
      <w:r w:rsidR="00FA655D">
        <w:rPr>
          <w:spacing w:val="-27"/>
        </w:rPr>
        <w:t xml:space="preserve"> </w:t>
      </w:r>
      <w:r w:rsidR="00FA655D">
        <w:t>set</w:t>
      </w:r>
      <w:r w:rsidR="00FA655D">
        <w:rPr>
          <w:spacing w:val="-27"/>
        </w:rPr>
        <w:t xml:space="preserve"> </w:t>
      </w:r>
      <w:r w:rsidR="00FA655D">
        <w:t>based</w:t>
      </w:r>
      <w:r w:rsidR="00FA655D">
        <w:rPr>
          <w:spacing w:val="-27"/>
        </w:rPr>
        <w:t xml:space="preserve"> </w:t>
      </w:r>
      <w:r w:rsidR="00FA655D">
        <w:t>on</w:t>
      </w:r>
      <w:r w:rsidR="00FA655D">
        <w:rPr>
          <w:spacing w:val="-27"/>
        </w:rPr>
        <w:t xml:space="preserve"> </w:t>
      </w:r>
      <w:r w:rsidR="00FA655D">
        <w:t>the</w:t>
      </w:r>
      <w:r w:rsidR="00FA655D">
        <w:rPr>
          <w:spacing w:val="-27"/>
        </w:rPr>
        <w:t xml:space="preserve"> </w:t>
      </w:r>
      <w:r w:rsidR="00FA655D">
        <w:t>RFID</w:t>
      </w:r>
      <w:r w:rsidR="00FA655D">
        <w:rPr>
          <w:spacing w:val="-27"/>
        </w:rPr>
        <w:t xml:space="preserve"> </w:t>
      </w:r>
      <w:r w:rsidR="00FA655D">
        <w:t>reader</w:t>
      </w:r>
      <w:r w:rsidR="00FA655D">
        <w:rPr>
          <w:spacing w:val="-27"/>
        </w:rPr>
        <w:t xml:space="preserve"> </w:t>
      </w:r>
      <w:r w:rsidR="00FA655D">
        <w:t>type as</w:t>
      </w:r>
      <w:r w:rsidR="00FA655D">
        <w:rPr>
          <w:spacing w:val="-10"/>
        </w:rPr>
        <w:t xml:space="preserve"> </w:t>
      </w:r>
      <w:r w:rsidR="00FA655D">
        <w:t>shown</w:t>
      </w:r>
      <w:r w:rsidR="00FA655D">
        <w:rPr>
          <w:spacing w:val="-11"/>
        </w:rPr>
        <w:t xml:space="preserve"> </w:t>
      </w:r>
      <w:r w:rsidR="00FA655D">
        <w:t>in</w:t>
      </w:r>
      <w:r w:rsidR="00FA655D">
        <w:rPr>
          <w:spacing w:val="-10"/>
        </w:rPr>
        <w:t xml:space="preserve"> </w:t>
      </w:r>
      <w:r w:rsidR="00FA655D">
        <w:t>[96].</w:t>
      </w:r>
      <w:r w:rsidR="00FA655D">
        <w:rPr>
          <w:spacing w:val="8"/>
        </w:rPr>
        <w:t xml:space="preserve"> </w:t>
      </w:r>
      <w:r w:rsidR="00FA655D">
        <w:t>The</w:t>
      </w:r>
      <w:r w:rsidR="00FA655D">
        <w:rPr>
          <w:spacing w:val="-10"/>
        </w:rPr>
        <w:t xml:space="preserve"> </w:t>
      </w:r>
      <w:r w:rsidR="00FA655D">
        <w:rPr>
          <w:spacing w:val="-4"/>
        </w:rPr>
        <w:t>value</w:t>
      </w:r>
      <w:r w:rsidR="00FA655D">
        <w:rPr>
          <w:spacing w:val="-10"/>
        </w:rPr>
        <w:t xml:space="preserve"> </w:t>
      </w:r>
      <w:r w:rsidR="00FA655D">
        <w:t>of</w:t>
      </w:r>
      <w:r w:rsidR="00FA655D">
        <w:rPr>
          <w:spacing w:val="-10"/>
        </w:rPr>
        <w:t xml:space="preserve"> </w:t>
      </w:r>
      <w:r w:rsidR="00FA655D">
        <w:rPr>
          <w:rFonts w:ascii="Bookman Old Style" w:hAnsi="Bookman Old Style"/>
          <w:i/>
        </w:rPr>
        <w:t>C</w:t>
      </w:r>
      <w:r w:rsidR="00FA655D">
        <w:rPr>
          <w:rFonts w:ascii="Arial" w:hAnsi="Arial"/>
          <w:i/>
          <w:position w:val="-3"/>
          <w:sz w:val="16"/>
        </w:rPr>
        <w:t>t</w:t>
      </w:r>
      <w:r w:rsidR="00FA655D">
        <w:rPr>
          <w:rFonts w:ascii="Arial" w:hAnsi="Arial"/>
          <w:i/>
          <w:spacing w:val="12"/>
          <w:position w:val="-3"/>
          <w:sz w:val="16"/>
        </w:rPr>
        <w:t xml:space="preserve"> </w:t>
      </w:r>
      <w:r w:rsidR="00FA655D">
        <w:t>can</w:t>
      </w:r>
      <w:r w:rsidR="00FA655D">
        <w:rPr>
          <w:spacing w:val="-11"/>
        </w:rPr>
        <w:t xml:space="preserve"> </w:t>
      </w:r>
      <w:r w:rsidR="00FA655D">
        <w:rPr>
          <w:spacing w:val="3"/>
        </w:rPr>
        <w:t>be</w:t>
      </w:r>
      <w:r w:rsidR="00FA655D">
        <w:rPr>
          <w:spacing w:val="-10"/>
        </w:rPr>
        <w:t xml:space="preserve"> </w:t>
      </w:r>
      <w:r w:rsidR="00FA655D">
        <w:t>calculated</w:t>
      </w:r>
      <w:r w:rsidR="00FA655D">
        <w:rPr>
          <w:spacing w:val="-10"/>
        </w:rPr>
        <w:t xml:space="preserve"> </w:t>
      </w:r>
      <w:r w:rsidR="00FA655D">
        <w:t>based</w:t>
      </w:r>
      <w:r w:rsidR="00FA655D">
        <w:rPr>
          <w:spacing w:val="-10"/>
        </w:rPr>
        <w:t xml:space="preserve"> </w:t>
      </w:r>
      <w:r w:rsidR="00FA655D">
        <w:t>on</w:t>
      </w:r>
      <w:r w:rsidR="00FA655D">
        <w:rPr>
          <w:spacing w:val="-10"/>
        </w:rPr>
        <w:t xml:space="preserve"> </w:t>
      </w:r>
      <w:r w:rsidR="00FA655D">
        <w:t>the</w:t>
      </w:r>
      <w:r w:rsidR="00FA655D">
        <w:rPr>
          <w:spacing w:val="-11"/>
        </w:rPr>
        <w:t xml:space="preserve"> </w:t>
      </w:r>
      <w:r w:rsidR="00FA655D">
        <w:t>transmission rate as shown in [79]. Based on (5.50), if the RFID reader has no collision resolving capability (</w:t>
      </w:r>
      <w:r w:rsidR="00FA655D">
        <w:rPr>
          <w:rFonts w:ascii="Bookman Old Style" w:hAnsi="Bookman Old Style"/>
          <w:i/>
        </w:rPr>
        <w:t>α</w:t>
      </w:r>
      <w:r w:rsidR="00FA655D">
        <w:rPr>
          <w:rFonts w:ascii="Tahoma" w:hAnsi="Tahoma"/>
          <w:position w:val="-3"/>
          <w:sz w:val="16"/>
        </w:rPr>
        <w:t xml:space="preserve">2 </w:t>
      </w:r>
      <w:r w:rsidR="00FA655D">
        <w:rPr>
          <w:rFonts w:ascii="Arial Unicode MS" w:hAnsi="Arial Unicode MS"/>
        </w:rPr>
        <w:t xml:space="preserve">= </w:t>
      </w:r>
      <w:r w:rsidR="00FA655D">
        <w:rPr>
          <w:rFonts w:ascii="Bookman Old Style" w:hAnsi="Bookman Old Style"/>
          <w:i/>
        </w:rPr>
        <w:t>α</w:t>
      </w:r>
      <w:r w:rsidR="00FA655D">
        <w:rPr>
          <w:rFonts w:ascii="Tahoma" w:hAnsi="Tahoma"/>
          <w:position w:val="-3"/>
          <w:sz w:val="16"/>
        </w:rPr>
        <w:t xml:space="preserve">3 </w:t>
      </w:r>
      <w:r w:rsidR="00FA655D">
        <w:rPr>
          <w:rFonts w:ascii="Arial Unicode MS" w:hAnsi="Arial Unicode MS"/>
        </w:rPr>
        <w:t>= 0</w:t>
      </w:r>
      <w:r w:rsidR="00FA655D">
        <w:t>) and equal slots durations are used (</w:t>
      </w:r>
      <w:r w:rsidR="00FA655D">
        <w:rPr>
          <w:rFonts w:ascii="Bookman Old Style" w:hAnsi="Bookman Old Style"/>
          <w:i/>
        </w:rPr>
        <w:t>C</w:t>
      </w:r>
      <w:r w:rsidR="00FA655D">
        <w:rPr>
          <w:rFonts w:ascii="Arial" w:hAnsi="Arial"/>
          <w:i/>
          <w:position w:val="-3"/>
          <w:sz w:val="16"/>
        </w:rPr>
        <w:t xml:space="preserve">t </w:t>
      </w:r>
      <w:r w:rsidR="00FA655D">
        <w:rPr>
          <w:rFonts w:ascii="Arial Unicode MS" w:hAnsi="Arial Unicode MS"/>
        </w:rPr>
        <w:t>= 1</w:t>
      </w:r>
      <w:r w:rsidR="00FA655D">
        <w:t xml:space="preserve">), </w:t>
      </w:r>
      <w:r w:rsidR="00FA655D">
        <w:rPr>
          <w:spacing w:val="-4"/>
        </w:rPr>
        <w:t xml:space="preserve">we </w:t>
      </w:r>
      <w:r w:rsidR="00FA655D">
        <w:t xml:space="preserve">get </w:t>
      </w:r>
      <w:r w:rsidR="00FA655D">
        <w:rPr>
          <w:rFonts w:ascii="Bookman Old Style" w:hAnsi="Bookman Old Style"/>
          <w:i/>
        </w:rPr>
        <w:t>L</w:t>
      </w:r>
      <w:r w:rsidR="00FA655D">
        <w:rPr>
          <w:rFonts w:ascii="Arial" w:hAnsi="Arial"/>
          <w:i/>
          <w:position w:val="-3"/>
          <w:sz w:val="16"/>
        </w:rPr>
        <w:t xml:space="preserve">T </w:t>
      </w:r>
      <w:r w:rsidR="00FA655D">
        <w:rPr>
          <w:rFonts w:ascii="Arial" w:hAnsi="Arial"/>
          <w:i/>
          <w:spacing w:val="5"/>
          <w:position w:val="-3"/>
          <w:sz w:val="16"/>
        </w:rPr>
        <w:t xml:space="preserve">AMCRC </w:t>
      </w:r>
      <w:r w:rsidR="00FA655D">
        <w:rPr>
          <w:rFonts w:ascii="Arial Unicode MS" w:hAnsi="Arial Unicode MS"/>
        </w:rPr>
        <w:t xml:space="preserve">= </w:t>
      </w:r>
      <w:r w:rsidR="00FA655D">
        <w:rPr>
          <w:rFonts w:ascii="Bookman Old Style" w:hAnsi="Bookman Old Style"/>
          <w:i/>
        </w:rPr>
        <w:t>n</w:t>
      </w:r>
      <w:r w:rsidR="00FA655D">
        <w:t xml:space="preserve">. This is identical to the optimum frame length in the </w:t>
      </w:r>
      <w:r w:rsidR="00FA655D">
        <w:rPr>
          <w:spacing w:val="-3"/>
          <w:w w:val="95"/>
        </w:rPr>
        <w:t>conventional</w:t>
      </w:r>
      <w:r w:rsidR="00FA655D">
        <w:rPr>
          <w:spacing w:val="21"/>
          <w:w w:val="95"/>
        </w:rPr>
        <w:t xml:space="preserve"> </w:t>
      </w:r>
      <w:r w:rsidR="00FA655D">
        <w:rPr>
          <w:w w:val="95"/>
        </w:rPr>
        <w:t>case.</w:t>
      </w:r>
    </w:p>
    <w:p w14:paraId="6A5D04F8" w14:textId="77777777" w:rsidR="00ED6B8B" w:rsidRDefault="00ED6B8B" w:rsidP="00F672C4">
      <w:pPr>
        <w:pStyle w:val="BodyText"/>
        <w:rPr>
          <w:sz w:val="34"/>
        </w:rPr>
      </w:pPr>
    </w:p>
    <w:p w14:paraId="0D947B63" w14:textId="77777777" w:rsidR="00ED6B8B" w:rsidRDefault="00ED6B8B" w:rsidP="00F672C4">
      <w:pPr>
        <w:pStyle w:val="BodyText"/>
        <w:spacing w:before="2"/>
        <w:rPr>
          <w:sz w:val="44"/>
        </w:rPr>
      </w:pPr>
    </w:p>
    <w:p w14:paraId="144E2E8E" w14:textId="77777777" w:rsidR="00ED6B8B" w:rsidRDefault="00FA655D">
      <w:pPr>
        <w:pStyle w:val="Heading2"/>
        <w:numPr>
          <w:ilvl w:val="2"/>
          <w:numId w:val="4"/>
        </w:numPr>
        <w:tabs>
          <w:tab w:val="left" w:pos="1095"/>
        </w:tabs>
        <w:ind w:hanging="986"/>
        <w:pPrChange w:id="674" w:author="Raghda Wahdan" w:date="2017-11-06T13:08:00Z">
          <w:pPr>
            <w:pStyle w:val="Heading2"/>
            <w:numPr>
              <w:ilvl w:val="2"/>
              <w:numId w:val="4"/>
            </w:numPr>
            <w:tabs>
              <w:tab w:val="left" w:pos="1095"/>
            </w:tabs>
            <w:ind w:hanging="987"/>
            <w:jc w:val="left"/>
          </w:pPr>
        </w:pPrChange>
      </w:pPr>
      <w:r>
        <w:t xml:space="preserve">Closed </w:t>
      </w:r>
      <w:r>
        <w:rPr>
          <w:spacing w:val="-8"/>
        </w:rPr>
        <w:t xml:space="preserve">Form </w:t>
      </w:r>
      <w:r>
        <w:t>Solution vs. Numerical</w:t>
      </w:r>
      <w:r>
        <w:rPr>
          <w:spacing w:val="-38"/>
        </w:rPr>
        <w:t xml:space="preserve"> </w:t>
      </w:r>
      <w:r>
        <w:t>Solution</w:t>
      </w:r>
    </w:p>
    <w:p w14:paraId="165CA9CC" w14:textId="77777777" w:rsidR="00ED6B8B" w:rsidRDefault="00ED6B8B" w:rsidP="00F672C4">
      <w:pPr>
        <w:pStyle w:val="BodyText"/>
        <w:rPr>
          <w:rFonts w:ascii="Georgia"/>
          <w:b/>
          <w:sz w:val="32"/>
        </w:rPr>
      </w:pPr>
    </w:p>
    <w:p w14:paraId="7BEAB107" w14:textId="241CD330" w:rsidR="00ED6B8B" w:rsidRDefault="00FA655D">
      <w:pPr>
        <w:pStyle w:val="BodyText"/>
        <w:spacing w:line="358" w:lineRule="exact"/>
        <w:ind w:left="107" w:right="477"/>
        <w:pPrChange w:id="675" w:author="Raghda Wahdan" w:date="2017-11-06T13:08:00Z">
          <w:pPr>
            <w:pStyle w:val="BodyText"/>
            <w:spacing w:line="358" w:lineRule="exact"/>
            <w:ind w:left="107" w:right="477"/>
            <w:jc w:val="both"/>
          </w:pPr>
        </w:pPrChange>
      </w:pPr>
      <w:r>
        <w:t xml:space="preserve">In this section, the accuracy of the proposed closed form compared to the numerical solution will </w:t>
      </w:r>
      <w:r>
        <w:rPr>
          <w:spacing w:val="3"/>
        </w:rPr>
        <w:t xml:space="preserve">be </w:t>
      </w:r>
      <w:r>
        <w:t>discussed. Figure 5.14a illustrates a frame length comparison</w:t>
      </w:r>
      <w:r>
        <w:rPr>
          <w:spacing w:val="-7"/>
        </w:rPr>
        <w:t xml:space="preserve"> </w:t>
      </w:r>
      <w:r>
        <w:t>between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proposed</w:t>
      </w:r>
      <w:r>
        <w:rPr>
          <w:spacing w:val="-6"/>
        </w:rPr>
        <w:t xml:space="preserve"> </w:t>
      </w:r>
      <w:r>
        <w:t>formula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(5.50)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numerical</w:t>
      </w:r>
      <w:r>
        <w:rPr>
          <w:spacing w:val="-6"/>
        </w:rPr>
        <w:t xml:space="preserve"> </w:t>
      </w:r>
      <w:r>
        <w:t>solu- tion,</w:t>
      </w:r>
      <w:r>
        <w:rPr>
          <w:spacing w:val="-12"/>
        </w:rPr>
        <w:t xml:space="preserve"> </w:t>
      </w:r>
      <w:r>
        <w:t>which</w:t>
      </w:r>
      <w:r>
        <w:rPr>
          <w:spacing w:val="-13"/>
        </w:rPr>
        <w:t xml:space="preserve"> </w:t>
      </w:r>
      <w:r>
        <w:t>maximizes</w:t>
      </w:r>
      <w:r>
        <w:rPr>
          <w:spacing w:val="-13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reading</w:t>
      </w:r>
      <w:r>
        <w:rPr>
          <w:spacing w:val="-13"/>
        </w:rPr>
        <w:t xml:space="preserve"> </w:t>
      </w:r>
      <w:r>
        <w:t>efficiency</w:t>
      </w:r>
      <w:r>
        <w:rPr>
          <w:spacing w:val="-13"/>
        </w:rPr>
        <w:t xml:space="preserve"> </w:t>
      </w:r>
      <w:r>
        <w:t>in</w:t>
      </w:r>
      <w:r>
        <w:rPr>
          <w:spacing w:val="-13"/>
        </w:rPr>
        <w:t xml:space="preserve"> </w:t>
      </w:r>
      <w:r>
        <w:t>(5.45)</w:t>
      </w:r>
      <w:r>
        <w:rPr>
          <w:spacing w:val="-13"/>
        </w:rPr>
        <w:t xml:space="preserve"> </w:t>
      </w:r>
      <w:r>
        <w:t>versus</w:t>
      </w:r>
      <w:r>
        <w:rPr>
          <w:spacing w:val="-13"/>
        </w:rPr>
        <w:t xml:space="preserve"> </w:t>
      </w:r>
      <w:r>
        <w:t>full</w:t>
      </w:r>
      <w:r>
        <w:rPr>
          <w:spacing w:val="-13"/>
        </w:rPr>
        <w:t xml:space="preserve"> </w:t>
      </w:r>
      <w:r>
        <w:t>range</w:t>
      </w:r>
      <w:r>
        <w:rPr>
          <w:spacing w:val="-13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the slot</w:t>
      </w:r>
      <w:r>
        <w:rPr>
          <w:spacing w:val="-11"/>
        </w:rPr>
        <w:t xml:space="preserve"> </w:t>
      </w:r>
      <w:r>
        <w:t>duration</w:t>
      </w:r>
      <w:r>
        <w:rPr>
          <w:spacing w:val="-11"/>
        </w:rPr>
        <w:t xml:space="preserve"> </w:t>
      </w:r>
      <w:r>
        <w:t>constant</w:t>
      </w:r>
      <w:r>
        <w:rPr>
          <w:spacing w:val="-11"/>
        </w:rPr>
        <w:t xml:space="preserve"> </w:t>
      </w:r>
      <w:r>
        <w:rPr>
          <w:rFonts w:ascii="Bookman Old Style" w:hAnsi="Bookman Old Style"/>
          <w:i/>
        </w:rPr>
        <w:t>C</w:t>
      </w:r>
      <w:r>
        <w:rPr>
          <w:rFonts w:ascii="Arial" w:hAnsi="Arial"/>
          <w:i/>
          <w:position w:val="-3"/>
          <w:sz w:val="16"/>
        </w:rPr>
        <w:t>t</w:t>
      </w:r>
      <w:r>
        <w:rPr>
          <w:rFonts w:ascii="Arial" w:hAnsi="Arial"/>
          <w:i/>
          <w:spacing w:val="10"/>
          <w:position w:val="-3"/>
          <w:sz w:val="16"/>
        </w:rPr>
        <w:t xml:space="preserve"> </w:t>
      </w:r>
      <w:r>
        <w:t>for</w:t>
      </w:r>
      <w:r>
        <w:rPr>
          <w:spacing w:val="-11"/>
        </w:rPr>
        <w:t xml:space="preserve"> </w:t>
      </w:r>
      <w:r>
        <w:t>different</w:t>
      </w:r>
      <w:r>
        <w:rPr>
          <w:spacing w:val="-10"/>
        </w:rPr>
        <w:t xml:space="preserve"> </w:t>
      </w:r>
      <w:r>
        <w:rPr>
          <w:spacing w:val="-3"/>
        </w:rPr>
        <w:t>values</w:t>
      </w:r>
      <w:r>
        <w:rPr>
          <w:spacing w:val="-10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collision</w:t>
      </w:r>
      <w:r>
        <w:rPr>
          <w:spacing w:val="-11"/>
        </w:rPr>
        <w:t xml:space="preserve"> </w:t>
      </w:r>
      <w:r>
        <w:rPr>
          <w:spacing w:val="-3"/>
        </w:rPr>
        <w:t>recovery</w:t>
      </w:r>
      <w:r>
        <w:rPr>
          <w:spacing w:val="-11"/>
        </w:rPr>
        <w:t xml:space="preserve"> </w:t>
      </w:r>
      <w:r>
        <w:t xml:space="preserve">coefficients </w:t>
      </w:r>
      <w:r>
        <w:rPr>
          <w:rFonts w:ascii="Bookman Old Style" w:hAnsi="Bookman Old Style"/>
          <w:i/>
          <w:spacing w:val="2"/>
        </w:rPr>
        <w:t>α</w:t>
      </w:r>
      <w:r>
        <w:rPr>
          <w:rFonts w:ascii="Arial" w:hAnsi="Arial"/>
          <w:i/>
          <w:spacing w:val="2"/>
          <w:position w:val="-3"/>
          <w:sz w:val="16"/>
        </w:rPr>
        <w:t>i</w:t>
      </w:r>
      <w:r>
        <w:rPr>
          <w:spacing w:val="2"/>
        </w:rPr>
        <w:t>.</w:t>
      </w:r>
      <w:r>
        <w:rPr>
          <w:spacing w:val="4"/>
        </w:rPr>
        <w:t xml:space="preserve"> </w:t>
      </w:r>
      <w:r>
        <w:t>Both</w:t>
      </w:r>
      <w:r>
        <w:rPr>
          <w:spacing w:val="-14"/>
        </w:rPr>
        <w:t xml:space="preserve"> </w:t>
      </w:r>
      <w:r>
        <w:t>simulations</w:t>
      </w:r>
      <w:r>
        <w:rPr>
          <w:spacing w:val="-14"/>
        </w:rPr>
        <w:t xml:space="preserve"> </w:t>
      </w:r>
      <w:r>
        <w:t>used</w:t>
      </w:r>
      <w:r>
        <w:rPr>
          <w:spacing w:val="-14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same</w:t>
      </w:r>
      <w:r>
        <w:rPr>
          <w:spacing w:val="-14"/>
        </w:rPr>
        <w:t xml:space="preserve"> </w:t>
      </w:r>
      <w:r>
        <w:t>receiver</w:t>
      </w:r>
      <w:r>
        <w:rPr>
          <w:spacing w:val="-14"/>
        </w:rPr>
        <w:t xml:space="preserve"> </w:t>
      </w:r>
      <w:r>
        <w:t>model,</w:t>
      </w:r>
      <w:r>
        <w:rPr>
          <w:spacing w:val="-13"/>
        </w:rPr>
        <w:t xml:space="preserve"> </w:t>
      </w:r>
      <w:r>
        <w:t>which</w:t>
      </w:r>
      <w:r>
        <w:rPr>
          <w:spacing w:val="-14"/>
        </w:rPr>
        <w:t xml:space="preserve"> </w:t>
      </w:r>
      <w:r>
        <w:t>is</w:t>
      </w:r>
      <w:r>
        <w:rPr>
          <w:spacing w:val="-14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strongest</w:t>
      </w:r>
      <w:r>
        <w:rPr>
          <w:spacing w:val="-14"/>
        </w:rPr>
        <w:t xml:space="preserve"> </w:t>
      </w:r>
      <w:r>
        <w:t>tag reply</w:t>
      </w:r>
      <w:r>
        <w:rPr>
          <w:spacing w:val="-26"/>
        </w:rPr>
        <w:t xml:space="preserve"> </w:t>
      </w:r>
      <w:r>
        <w:t>receiver.</w:t>
      </w:r>
      <w:r>
        <w:rPr>
          <w:spacing w:val="-10"/>
        </w:rPr>
        <w:t xml:space="preserve"> </w:t>
      </w:r>
      <w:r>
        <w:t>According</w:t>
      </w:r>
      <w:r>
        <w:rPr>
          <w:spacing w:val="-27"/>
        </w:rPr>
        <w:t xml:space="preserve"> </w:t>
      </w:r>
      <w:r>
        <w:t>to</w:t>
      </w:r>
      <w:r>
        <w:rPr>
          <w:spacing w:val="-26"/>
        </w:rPr>
        <w:t xml:space="preserve"> </w:t>
      </w:r>
      <w:ins w:id="676" w:author="Raghda Wahdan" w:date="2017-11-19T00:31:00Z">
        <w:r w:rsidR="007C3277">
          <w:t>F</w:t>
        </w:r>
      </w:ins>
      <w:del w:id="677" w:author="Raghda Wahdan" w:date="2017-11-19T00:31:00Z">
        <w:r w:rsidDel="007C3277">
          <w:delText>f</w:delText>
        </w:r>
      </w:del>
      <w:r>
        <w:t>igure</w:t>
      </w:r>
      <w:r>
        <w:rPr>
          <w:spacing w:val="-26"/>
        </w:rPr>
        <w:t xml:space="preserve"> </w:t>
      </w:r>
      <w:r>
        <w:t>5.14,</w:t>
      </w:r>
      <w:r>
        <w:rPr>
          <w:spacing w:val="-26"/>
        </w:rPr>
        <w:t xml:space="preserve"> </w:t>
      </w:r>
      <w:r>
        <w:t>the</w:t>
      </w:r>
      <w:r>
        <w:rPr>
          <w:spacing w:val="-26"/>
        </w:rPr>
        <w:t xml:space="preserve"> </w:t>
      </w:r>
      <w:r>
        <w:t>proposed</w:t>
      </w:r>
      <w:r>
        <w:rPr>
          <w:spacing w:val="-26"/>
        </w:rPr>
        <w:t xml:space="preserve"> </w:t>
      </w:r>
      <w:r>
        <w:t>formula</w:t>
      </w:r>
      <w:r>
        <w:rPr>
          <w:spacing w:val="-26"/>
        </w:rPr>
        <w:t xml:space="preserve"> </w:t>
      </w:r>
      <w:r>
        <w:t>approaches</w:t>
      </w:r>
      <w:r>
        <w:rPr>
          <w:spacing w:val="-26"/>
        </w:rPr>
        <w:t xml:space="preserve"> </w:t>
      </w:r>
      <w:r>
        <w:t>the numerical</w:t>
      </w:r>
      <w:r>
        <w:rPr>
          <w:spacing w:val="-14"/>
        </w:rPr>
        <w:t xml:space="preserve"> </w:t>
      </w:r>
      <w:r>
        <w:t>solution</w:t>
      </w:r>
      <w:r>
        <w:rPr>
          <w:spacing w:val="-14"/>
        </w:rPr>
        <w:t xml:space="preserve"> </w:t>
      </w:r>
      <w:r>
        <w:t>within</w:t>
      </w:r>
      <w:r>
        <w:rPr>
          <w:spacing w:val="-14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full</w:t>
      </w:r>
      <w:r>
        <w:rPr>
          <w:spacing w:val="-14"/>
        </w:rPr>
        <w:t xml:space="preserve"> </w:t>
      </w:r>
      <w:r>
        <w:t>range</w:t>
      </w:r>
      <w:r>
        <w:rPr>
          <w:spacing w:val="-14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complete</w:t>
      </w:r>
      <w:r>
        <w:rPr>
          <w:spacing w:val="-14"/>
        </w:rPr>
        <w:t xml:space="preserve"> </w:t>
      </w:r>
      <w:r>
        <w:t>range</w:t>
      </w:r>
      <w:r>
        <w:rPr>
          <w:spacing w:val="-14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rPr>
          <w:rFonts w:ascii="Bookman Old Style" w:hAnsi="Bookman Old Style"/>
          <w:i/>
          <w:spacing w:val="2"/>
        </w:rPr>
        <w:t>C</w:t>
      </w:r>
      <w:r>
        <w:rPr>
          <w:rFonts w:ascii="Arial" w:hAnsi="Arial"/>
          <w:i/>
          <w:spacing w:val="2"/>
          <w:position w:val="-3"/>
          <w:sz w:val="16"/>
        </w:rPr>
        <w:t>t</w:t>
      </w:r>
      <w:r>
        <w:rPr>
          <w:spacing w:val="2"/>
        </w:rPr>
        <w:t>.</w:t>
      </w:r>
      <w:r>
        <w:rPr>
          <w:spacing w:val="5"/>
        </w:rPr>
        <w:t xml:space="preserve"> </w:t>
      </w:r>
      <w:r>
        <w:t>As</w:t>
      </w:r>
      <w:r>
        <w:rPr>
          <w:spacing w:val="-14"/>
        </w:rPr>
        <w:t xml:space="preserve"> </w:t>
      </w:r>
      <w:r>
        <w:t>men</w:t>
      </w:r>
      <w:del w:id="678" w:author="Raghda Wahdan" w:date="2017-11-19T00:31:00Z">
        <w:r w:rsidDel="007C3277">
          <w:delText xml:space="preserve">- </w:delText>
        </w:r>
      </w:del>
      <w:r>
        <w:t>tioned</w:t>
      </w:r>
      <w:r>
        <w:rPr>
          <w:spacing w:val="-33"/>
        </w:rPr>
        <w:t xml:space="preserve"> </w:t>
      </w:r>
      <w:r>
        <w:t>before,</w:t>
      </w:r>
      <w:r>
        <w:rPr>
          <w:spacing w:val="-32"/>
        </w:rPr>
        <w:t xml:space="preserve"> </w:t>
      </w:r>
      <w:r>
        <w:t>the</w:t>
      </w:r>
      <w:r>
        <w:rPr>
          <w:spacing w:val="-33"/>
        </w:rPr>
        <w:t xml:space="preserve"> </w:t>
      </w:r>
      <w:r>
        <w:t>EPCglobal</w:t>
      </w:r>
      <w:r>
        <w:rPr>
          <w:spacing w:val="-34"/>
        </w:rPr>
        <w:t xml:space="preserve"> </w:t>
      </w:r>
      <w:r>
        <w:t>C1</w:t>
      </w:r>
      <w:r>
        <w:rPr>
          <w:spacing w:val="-34"/>
        </w:rPr>
        <w:t xml:space="preserve"> </w:t>
      </w:r>
      <w:r>
        <w:t>G2</w:t>
      </w:r>
      <w:r>
        <w:rPr>
          <w:spacing w:val="-33"/>
        </w:rPr>
        <w:t xml:space="preserve"> </w:t>
      </w:r>
      <w:r>
        <w:t>standard</w:t>
      </w:r>
      <w:r>
        <w:rPr>
          <w:spacing w:val="-34"/>
        </w:rPr>
        <w:t xml:space="preserve"> </w:t>
      </w:r>
      <w:r>
        <w:t>[11]</w:t>
      </w:r>
      <w:r>
        <w:rPr>
          <w:spacing w:val="-33"/>
        </w:rPr>
        <w:t xml:space="preserve"> </w:t>
      </w:r>
      <w:r>
        <w:t>only</w:t>
      </w:r>
      <w:r>
        <w:rPr>
          <w:spacing w:val="-33"/>
        </w:rPr>
        <w:t xml:space="preserve"> </w:t>
      </w:r>
      <w:r>
        <w:t>allows</w:t>
      </w:r>
      <w:r>
        <w:rPr>
          <w:spacing w:val="-33"/>
        </w:rPr>
        <w:t xml:space="preserve"> </w:t>
      </w:r>
      <w:r>
        <w:t>taking</w:t>
      </w:r>
      <w:r>
        <w:rPr>
          <w:spacing w:val="-33"/>
        </w:rPr>
        <w:t xml:space="preserve"> </w:t>
      </w:r>
      <w:r>
        <w:t>quantized frame</w:t>
      </w:r>
      <w:r>
        <w:rPr>
          <w:spacing w:val="-30"/>
        </w:rPr>
        <w:t xml:space="preserve"> </w:t>
      </w:r>
      <w:r>
        <w:t>lengths</w:t>
      </w:r>
      <w:r>
        <w:rPr>
          <w:spacing w:val="-29"/>
        </w:rPr>
        <w:t xml:space="preserve"> </w:t>
      </w:r>
      <w:r>
        <w:t>(power</w:t>
      </w:r>
      <w:r>
        <w:rPr>
          <w:spacing w:val="-29"/>
        </w:rPr>
        <w:t xml:space="preserve"> </w:t>
      </w:r>
      <w:r>
        <w:t>of</w:t>
      </w:r>
      <w:r>
        <w:rPr>
          <w:spacing w:val="-29"/>
        </w:rPr>
        <w:t xml:space="preserve"> </w:t>
      </w:r>
      <w:r>
        <w:rPr>
          <w:rFonts w:ascii="Arial Unicode MS" w:hAnsi="Arial Unicode MS"/>
        </w:rPr>
        <w:t>2</w:t>
      </w:r>
      <w:r>
        <w:t>).</w:t>
      </w:r>
      <w:r>
        <w:rPr>
          <w:spacing w:val="-15"/>
        </w:rPr>
        <w:t xml:space="preserve"> </w:t>
      </w:r>
      <w:r>
        <w:t>Figure</w:t>
      </w:r>
      <w:r>
        <w:rPr>
          <w:spacing w:val="-29"/>
        </w:rPr>
        <w:t xml:space="preserve"> </w:t>
      </w:r>
      <w:r>
        <w:t>5.14b</w:t>
      </w:r>
      <w:r>
        <w:rPr>
          <w:spacing w:val="-29"/>
        </w:rPr>
        <w:t xml:space="preserve"> </w:t>
      </w:r>
      <w:r>
        <w:t>shows</w:t>
      </w:r>
      <w:r>
        <w:rPr>
          <w:spacing w:val="-29"/>
        </w:rPr>
        <w:t xml:space="preserve"> </w:t>
      </w:r>
      <w:r>
        <w:t>that</w:t>
      </w:r>
      <w:r>
        <w:rPr>
          <w:spacing w:val="-29"/>
        </w:rPr>
        <w:t xml:space="preserve"> </w:t>
      </w:r>
      <w:r>
        <w:t>the</w:t>
      </w:r>
      <w:r>
        <w:rPr>
          <w:spacing w:val="-29"/>
        </w:rPr>
        <w:t xml:space="preserve"> </w:t>
      </w:r>
      <w:r>
        <w:t>proposed</w:t>
      </w:r>
      <w:r>
        <w:rPr>
          <w:spacing w:val="-29"/>
        </w:rPr>
        <w:t xml:space="preserve"> </w:t>
      </w:r>
      <w:r>
        <w:t>frame</w:t>
      </w:r>
      <w:r>
        <w:rPr>
          <w:spacing w:val="-30"/>
        </w:rPr>
        <w:t xml:space="preserve"> </w:t>
      </w:r>
      <w:r>
        <w:t>length fully</w:t>
      </w:r>
      <w:r>
        <w:rPr>
          <w:spacing w:val="-16"/>
        </w:rPr>
        <w:t xml:space="preserve"> </w:t>
      </w:r>
      <w:del w:id="679" w:author="Raghda Wahdan" w:date="2017-11-19T00:31:00Z">
        <w:r w:rsidDel="007C3277">
          <w:delText>match</w:delText>
        </w:r>
      </w:del>
      <w:ins w:id="680" w:author="Raghda Wahdan" w:date="2017-11-19T00:31:00Z">
        <w:r w:rsidR="007C3277">
          <w:t>matches</w:t>
        </w:r>
      </w:ins>
      <w:r>
        <w:rPr>
          <w:spacing w:val="-16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numerical</w:t>
      </w:r>
      <w:r>
        <w:rPr>
          <w:spacing w:val="-15"/>
        </w:rPr>
        <w:t xml:space="preserve"> </w:t>
      </w:r>
      <w:r>
        <w:t>solution</w:t>
      </w:r>
      <w:r>
        <w:rPr>
          <w:spacing w:val="-16"/>
        </w:rPr>
        <w:t xml:space="preserve"> </w:t>
      </w:r>
      <w:r>
        <w:t>in</w:t>
      </w:r>
      <w:r>
        <w:rPr>
          <w:spacing w:val="-15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full</w:t>
      </w:r>
      <w:r>
        <w:rPr>
          <w:spacing w:val="-16"/>
        </w:rPr>
        <w:t xml:space="preserve"> </w:t>
      </w:r>
      <w:r>
        <w:t>range</w:t>
      </w:r>
      <w:r>
        <w:rPr>
          <w:spacing w:val="-15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rPr>
          <w:rFonts w:ascii="Bookman Old Style" w:hAnsi="Bookman Old Style"/>
          <w:i/>
          <w:spacing w:val="2"/>
        </w:rPr>
        <w:t>C</w:t>
      </w:r>
      <w:r>
        <w:rPr>
          <w:rFonts w:ascii="Arial" w:hAnsi="Arial"/>
          <w:i/>
          <w:spacing w:val="2"/>
          <w:position w:val="-3"/>
          <w:sz w:val="16"/>
        </w:rPr>
        <w:t>t</w:t>
      </w:r>
      <w:r>
        <w:rPr>
          <w:spacing w:val="2"/>
        </w:rPr>
        <w:t>.</w:t>
      </w:r>
    </w:p>
    <w:p w14:paraId="7596430A" w14:textId="77777777" w:rsidR="00ED6B8B" w:rsidRDefault="00ED6B8B">
      <w:pPr>
        <w:spacing w:line="358" w:lineRule="exact"/>
        <w:sectPr w:rsidR="00ED6B8B">
          <w:type w:val="continuous"/>
          <w:pgSz w:w="11910" w:h="16840"/>
          <w:pgMar w:top="1580" w:right="1680" w:bottom="280" w:left="1620" w:header="720" w:footer="720" w:gutter="0"/>
          <w:cols w:space="720"/>
        </w:sectPr>
        <w:pPrChange w:id="681" w:author="Raghda Wahdan" w:date="2017-11-06T13:08:00Z">
          <w:pPr>
            <w:spacing w:line="358" w:lineRule="exact"/>
            <w:jc w:val="both"/>
          </w:pPr>
        </w:pPrChange>
      </w:pPr>
    </w:p>
    <w:p w14:paraId="2096CD3F" w14:textId="77777777" w:rsidR="00ED6B8B" w:rsidRDefault="00ED6B8B" w:rsidP="00F672C4">
      <w:pPr>
        <w:pStyle w:val="BodyText"/>
        <w:rPr>
          <w:sz w:val="20"/>
        </w:rPr>
      </w:pPr>
    </w:p>
    <w:p w14:paraId="544CB20B" w14:textId="77777777" w:rsidR="00ED6B8B" w:rsidRDefault="00ED6B8B" w:rsidP="00F672C4">
      <w:pPr>
        <w:pStyle w:val="BodyText"/>
        <w:rPr>
          <w:sz w:val="20"/>
        </w:rPr>
      </w:pPr>
    </w:p>
    <w:p w14:paraId="1D5726C4" w14:textId="77777777" w:rsidR="00ED6B8B" w:rsidRDefault="00ED6B8B" w:rsidP="00F672C4">
      <w:pPr>
        <w:pStyle w:val="BodyText"/>
        <w:rPr>
          <w:sz w:val="20"/>
        </w:rPr>
      </w:pPr>
    </w:p>
    <w:p w14:paraId="3376EDB8" w14:textId="77777777" w:rsidR="00ED6B8B" w:rsidRDefault="00ED6B8B" w:rsidP="00F672C4">
      <w:pPr>
        <w:pStyle w:val="BodyText"/>
        <w:rPr>
          <w:sz w:val="18"/>
        </w:rPr>
      </w:pPr>
    </w:p>
    <w:p w14:paraId="748A6E61" w14:textId="77777777" w:rsidR="00ED6B8B" w:rsidRDefault="00890932" w:rsidP="00F672C4">
      <w:pPr>
        <w:spacing w:before="68"/>
        <w:ind w:left="849"/>
        <w:rPr>
          <w:rFonts w:ascii="Calibri"/>
          <w:sz w:val="21"/>
        </w:rPr>
      </w:pPr>
      <w:r>
        <w:rPr>
          <w:noProof/>
          <w:lang w:val="en-GB" w:eastAsia="en-GB"/>
        </w:rPr>
        <mc:AlternateContent>
          <mc:Choice Requires="wpg">
            <w:drawing>
              <wp:anchor distT="0" distB="0" distL="114300" distR="114300" simplePos="0" relativeHeight="251550720" behindDoc="0" locked="0" layoutInCell="1" allowOverlap="1" wp14:anchorId="49C36678" wp14:editId="683EEB26">
                <wp:simplePos x="0" y="0"/>
                <wp:positionH relativeFrom="page">
                  <wp:posOffset>1685925</wp:posOffset>
                </wp:positionH>
                <wp:positionV relativeFrom="paragraph">
                  <wp:posOffset>117475</wp:posOffset>
                </wp:positionV>
                <wp:extent cx="4525010" cy="2509520"/>
                <wp:effectExtent l="9525" t="12700" r="0" b="11430"/>
                <wp:wrapNone/>
                <wp:docPr id="339" name="Group 3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525010" cy="2509520"/>
                          <a:chOff x="2655" y="185"/>
                          <a:chExt cx="7126" cy="3952"/>
                        </a:xfrm>
                      </wpg:grpSpPr>
                      <pic:pic xmlns:pic="http://schemas.openxmlformats.org/drawingml/2006/picture">
                        <pic:nvPicPr>
                          <pic:cNvPr id="340" name="Picture 3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656" y="187"/>
                            <a:ext cx="7111" cy="39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41" name="Line 338"/>
                        <wps:cNvCnPr/>
                        <wps:spPr bwMode="auto">
                          <a:xfrm>
                            <a:off x="2658" y="4134"/>
                            <a:ext cx="7109" cy="0"/>
                          </a:xfrm>
                          <a:prstGeom prst="line">
                            <a:avLst/>
                          </a:prstGeom>
                          <a:noFill/>
                          <a:ln w="3286">
                            <a:solidFill>
                              <a:srgbClr val="25252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2" name="Line 337"/>
                        <wps:cNvCnPr/>
                        <wps:spPr bwMode="auto">
                          <a:xfrm>
                            <a:off x="2658" y="4036"/>
                            <a:ext cx="0" cy="98"/>
                          </a:xfrm>
                          <a:prstGeom prst="line">
                            <a:avLst/>
                          </a:prstGeom>
                          <a:noFill/>
                          <a:ln w="2457">
                            <a:solidFill>
                              <a:srgbClr val="25252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3" name="AutoShape 336"/>
                        <wps:cNvSpPr>
                          <a:spLocks/>
                        </wps:cNvSpPr>
                        <wps:spPr bwMode="auto">
                          <a:xfrm>
                            <a:off x="3369" y="4036"/>
                            <a:ext cx="1422" cy="98"/>
                          </a:xfrm>
                          <a:custGeom>
                            <a:avLst/>
                            <a:gdLst>
                              <a:gd name="T0" fmla="+- 0 3369 3369"/>
                              <a:gd name="T1" fmla="*/ T0 w 1422"/>
                              <a:gd name="T2" fmla="+- 0 4036 4036"/>
                              <a:gd name="T3" fmla="*/ 4036 h 98"/>
                              <a:gd name="T4" fmla="+- 0 3369 3369"/>
                              <a:gd name="T5" fmla="*/ T4 w 1422"/>
                              <a:gd name="T6" fmla="+- 0 4134 4036"/>
                              <a:gd name="T7" fmla="*/ 4134 h 98"/>
                              <a:gd name="T8" fmla="+- 0 4079 3369"/>
                              <a:gd name="T9" fmla="*/ T8 w 1422"/>
                              <a:gd name="T10" fmla="+- 0 4036 4036"/>
                              <a:gd name="T11" fmla="*/ 4036 h 98"/>
                              <a:gd name="T12" fmla="+- 0 4079 3369"/>
                              <a:gd name="T13" fmla="*/ T12 w 1422"/>
                              <a:gd name="T14" fmla="+- 0 4134 4036"/>
                              <a:gd name="T15" fmla="*/ 4134 h 98"/>
                              <a:gd name="T16" fmla="+- 0 4790 3369"/>
                              <a:gd name="T17" fmla="*/ T16 w 1422"/>
                              <a:gd name="T18" fmla="+- 0 4036 4036"/>
                              <a:gd name="T19" fmla="*/ 4036 h 98"/>
                              <a:gd name="T20" fmla="+- 0 4790 3369"/>
                              <a:gd name="T21" fmla="*/ T20 w 1422"/>
                              <a:gd name="T22" fmla="+- 0 4134 4036"/>
                              <a:gd name="T23" fmla="*/ 4134 h 9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1422" h="98">
                                <a:moveTo>
                                  <a:pt x="0" y="0"/>
                                </a:moveTo>
                                <a:lnTo>
                                  <a:pt x="0" y="98"/>
                                </a:lnTo>
                                <a:moveTo>
                                  <a:pt x="710" y="0"/>
                                </a:moveTo>
                                <a:lnTo>
                                  <a:pt x="710" y="98"/>
                                </a:lnTo>
                                <a:moveTo>
                                  <a:pt x="1421" y="0"/>
                                </a:moveTo>
                                <a:lnTo>
                                  <a:pt x="1421" y="98"/>
                                </a:lnTo>
                              </a:path>
                            </a:pathLst>
                          </a:custGeom>
                          <a:noFill/>
                          <a:ln w="2456">
                            <a:solidFill>
                              <a:srgbClr val="25252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4" name="Line 335"/>
                        <wps:cNvCnPr/>
                        <wps:spPr bwMode="auto">
                          <a:xfrm>
                            <a:off x="5501" y="4036"/>
                            <a:ext cx="0" cy="98"/>
                          </a:xfrm>
                          <a:prstGeom prst="line">
                            <a:avLst/>
                          </a:prstGeom>
                          <a:noFill/>
                          <a:ln w="2731">
                            <a:solidFill>
                              <a:srgbClr val="25252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5" name="AutoShape 334"/>
                        <wps:cNvSpPr>
                          <a:spLocks/>
                        </wps:cNvSpPr>
                        <wps:spPr bwMode="auto">
                          <a:xfrm>
                            <a:off x="6212" y="4036"/>
                            <a:ext cx="711" cy="98"/>
                          </a:xfrm>
                          <a:custGeom>
                            <a:avLst/>
                            <a:gdLst>
                              <a:gd name="T0" fmla="+- 0 6212 6212"/>
                              <a:gd name="T1" fmla="*/ T0 w 711"/>
                              <a:gd name="T2" fmla="+- 0 4036 4036"/>
                              <a:gd name="T3" fmla="*/ 4036 h 98"/>
                              <a:gd name="T4" fmla="+- 0 6212 6212"/>
                              <a:gd name="T5" fmla="*/ T4 w 711"/>
                              <a:gd name="T6" fmla="+- 0 4134 4036"/>
                              <a:gd name="T7" fmla="*/ 4134 h 98"/>
                              <a:gd name="T8" fmla="+- 0 6922 6212"/>
                              <a:gd name="T9" fmla="*/ T8 w 711"/>
                              <a:gd name="T10" fmla="+- 0 4036 4036"/>
                              <a:gd name="T11" fmla="*/ 4036 h 98"/>
                              <a:gd name="T12" fmla="+- 0 6922 6212"/>
                              <a:gd name="T13" fmla="*/ T12 w 711"/>
                              <a:gd name="T14" fmla="+- 0 4134 4036"/>
                              <a:gd name="T15" fmla="*/ 4134 h 9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711" h="98">
                                <a:moveTo>
                                  <a:pt x="0" y="0"/>
                                </a:moveTo>
                                <a:lnTo>
                                  <a:pt x="0" y="98"/>
                                </a:lnTo>
                                <a:moveTo>
                                  <a:pt x="710" y="0"/>
                                </a:moveTo>
                                <a:lnTo>
                                  <a:pt x="710" y="98"/>
                                </a:lnTo>
                              </a:path>
                            </a:pathLst>
                          </a:custGeom>
                          <a:noFill/>
                          <a:ln w="2457">
                            <a:solidFill>
                              <a:srgbClr val="25252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6" name="Line 333"/>
                        <wps:cNvCnPr/>
                        <wps:spPr bwMode="auto">
                          <a:xfrm>
                            <a:off x="7633" y="4036"/>
                            <a:ext cx="0" cy="98"/>
                          </a:xfrm>
                          <a:prstGeom prst="line">
                            <a:avLst/>
                          </a:prstGeom>
                          <a:noFill/>
                          <a:ln w="2457">
                            <a:solidFill>
                              <a:srgbClr val="25252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7" name="Line 332"/>
                        <wps:cNvCnPr/>
                        <wps:spPr bwMode="auto">
                          <a:xfrm>
                            <a:off x="8343" y="4036"/>
                            <a:ext cx="0" cy="98"/>
                          </a:xfrm>
                          <a:prstGeom prst="line">
                            <a:avLst/>
                          </a:prstGeom>
                          <a:noFill/>
                          <a:ln w="2456">
                            <a:solidFill>
                              <a:srgbClr val="25252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8" name="Line 331"/>
                        <wps:cNvCnPr/>
                        <wps:spPr bwMode="auto">
                          <a:xfrm>
                            <a:off x="9054" y="4036"/>
                            <a:ext cx="0" cy="98"/>
                          </a:xfrm>
                          <a:prstGeom prst="line">
                            <a:avLst/>
                          </a:prstGeom>
                          <a:noFill/>
                          <a:ln w="2729">
                            <a:solidFill>
                              <a:srgbClr val="25252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9" name="Line 330"/>
                        <wps:cNvCnPr/>
                        <wps:spPr bwMode="auto">
                          <a:xfrm>
                            <a:off x="9765" y="4036"/>
                            <a:ext cx="0" cy="98"/>
                          </a:xfrm>
                          <a:prstGeom prst="line">
                            <a:avLst/>
                          </a:prstGeom>
                          <a:noFill/>
                          <a:ln w="2457">
                            <a:solidFill>
                              <a:srgbClr val="25252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0" name="Line 329"/>
                        <wps:cNvCnPr/>
                        <wps:spPr bwMode="auto">
                          <a:xfrm>
                            <a:off x="2658" y="187"/>
                            <a:ext cx="0" cy="3947"/>
                          </a:xfrm>
                          <a:prstGeom prst="line">
                            <a:avLst/>
                          </a:prstGeom>
                          <a:noFill/>
                          <a:ln w="2457">
                            <a:solidFill>
                              <a:srgbClr val="25252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1" name="Line 328"/>
                        <wps:cNvCnPr/>
                        <wps:spPr bwMode="auto">
                          <a:xfrm>
                            <a:off x="2658" y="4134"/>
                            <a:ext cx="73" cy="0"/>
                          </a:xfrm>
                          <a:prstGeom prst="line">
                            <a:avLst/>
                          </a:prstGeom>
                          <a:noFill/>
                          <a:ln w="3286">
                            <a:solidFill>
                              <a:srgbClr val="25252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2" name="Line 327"/>
                        <wps:cNvCnPr/>
                        <wps:spPr bwMode="auto">
                          <a:xfrm>
                            <a:off x="2658" y="3570"/>
                            <a:ext cx="73" cy="0"/>
                          </a:xfrm>
                          <a:prstGeom prst="line">
                            <a:avLst/>
                          </a:prstGeom>
                          <a:noFill/>
                          <a:ln w="3284">
                            <a:solidFill>
                              <a:srgbClr val="25252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3" name="AutoShape 326"/>
                        <wps:cNvSpPr>
                          <a:spLocks/>
                        </wps:cNvSpPr>
                        <wps:spPr bwMode="auto">
                          <a:xfrm>
                            <a:off x="2658" y="1317"/>
                            <a:ext cx="74" cy="1691"/>
                          </a:xfrm>
                          <a:custGeom>
                            <a:avLst/>
                            <a:gdLst>
                              <a:gd name="T0" fmla="+- 0 2658 2658"/>
                              <a:gd name="T1" fmla="*/ T0 w 74"/>
                              <a:gd name="T2" fmla="+- 0 3007 1317"/>
                              <a:gd name="T3" fmla="*/ 3007 h 1691"/>
                              <a:gd name="T4" fmla="+- 0 2731 2658"/>
                              <a:gd name="T5" fmla="*/ T4 w 74"/>
                              <a:gd name="T6" fmla="+- 0 3007 1317"/>
                              <a:gd name="T7" fmla="*/ 3007 h 1691"/>
                              <a:gd name="T8" fmla="+- 0 2658 2658"/>
                              <a:gd name="T9" fmla="*/ T8 w 74"/>
                              <a:gd name="T10" fmla="+- 0 2444 1317"/>
                              <a:gd name="T11" fmla="*/ 2444 h 1691"/>
                              <a:gd name="T12" fmla="+- 0 2731 2658"/>
                              <a:gd name="T13" fmla="*/ T12 w 74"/>
                              <a:gd name="T14" fmla="+- 0 2444 1317"/>
                              <a:gd name="T15" fmla="*/ 2444 h 1691"/>
                              <a:gd name="T16" fmla="+- 0 2658 2658"/>
                              <a:gd name="T17" fmla="*/ T16 w 74"/>
                              <a:gd name="T18" fmla="+- 0 1880 1317"/>
                              <a:gd name="T19" fmla="*/ 1880 h 1691"/>
                              <a:gd name="T20" fmla="+- 0 2731 2658"/>
                              <a:gd name="T21" fmla="*/ T20 w 74"/>
                              <a:gd name="T22" fmla="+- 0 1880 1317"/>
                              <a:gd name="T23" fmla="*/ 1880 h 1691"/>
                              <a:gd name="T24" fmla="+- 0 2658 2658"/>
                              <a:gd name="T25" fmla="*/ T24 w 74"/>
                              <a:gd name="T26" fmla="+- 0 1317 1317"/>
                              <a:gd name="T27" fmla="*/ 1317 h 1691"/>
                              <a:gd name="T28" fmla="+- 0 2731 2658"/>
                              <a:gd name="T29" fmla="*/ T28 w 74"/>
                              <a:gd name="T30" fmla="+- 0 1317 1317"/>
                              <a:gd name="T31" fmla="*/ 1317 h 169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74" h="1691">
                                <a:moveTo>
                                  <a:pt x="0" y="1690"/>
                                </a:moveTo>
                                <a:lnTo>
                                  <a:pt x="73" y="1690"/>
                                </a:lnTo>
                                <a:moveTo>
                                  <a:pt x="0" y="1127"/>
                                </a:moveTo>
                                <a:lnTo>
                                  <a:pt x="73" y="1127"/>
                                </a:lnTo>
                                <a:moveTo>
                                  <a:pt x="0" y="563"/>
                                </a:moveTo>
                                <a:lnTo>
                                  <a:pt x="73" y="563"/>
                                </a:lnTo>
                                <a:moveTo>
                                  <a:pt x="0" y="0"/>
                                </a:moveTo>
                                <a:lnTo>
                                  <a:pt x="73" y="0"/>
                                </a:lnTo>
                              </a:path>
                            </a:pathLst>
                          </a:custGeom>
                          <a:noFill/>
                          <a:ln w="3286">
                            <a:solidFill>
                              <a:srgbClr val="25252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4" name="Line 325"/>
                        <wps:cNvCnPr/>
                        <wps:spPr bwMode="auto">
                          <a:xfrm>
                            <a:off x="2658" y="753"/>
                            <a:ext cx="73" cy="0"/>
                          </a:xfrm>
                          <a:prstGeom prst="line">
                            <a:avLst/>
                          </a:prstGeom>
                          <a:noFill/>
                          <a:ln w="3286">
                            <a:solidFill>
                              <a:srgbClr val="25252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5" name="Line 324"/>
                        <wps:cNvCnPr/>
                        <wps:spPr bwMode="auto">
                          <a:xfrm>
                            <a:off x="2658" y="190"/>
                            <a:ext cx="73" cy="0"/>
                          </a:xfrm>
                          <a:prstGeom prst="line">
                            <a:avLst/>
                          </a:prstGeom>
                          <a:noFill/>
                          <a:ln w="3284">
                            <a:solidFill>
                              <a:srgbClr val="25252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6" name="AutoShape 323"/>
                        <wps:cNvSpPr>
                          <a:spLocks/>
                        </wps:cNvSpPr>
                        <wps:spPr bwMode="auto">
                          <a:xfrm>
                            <a:off x="2718" y="2515"/>
                            <a:ext cx="6968" cy="1309"/>
                          </a:xfrm>
                          <a:custGeom>
                            <a:avLst/>
                            <a:gdLst>
                              <a:gd name="T0" fmla="+- 0 2782 2718"/>
                              <a:gd name="T1" fmla="*/ T0 w 6968"/>
                              <a:gd name="T2" fmla="+- 0 2758 2515"/>
                              <a:gd name="T3" fmla="*/ 2758 h 1309"/>
                              <a:gd name="T4" fmla="+- 0 2835 2718"/>
                              <a:gd name="T5" fmla="*/ T4 w 6968"/>
                              <a:gd name="T6" fmla="+- 0 2992 2515"/>
                              <a:gd name="T7" fmla="*/ 2992 h 1309"/>
                              <a:gd name="T8" fmla="+- 0 2992 2718"/>
                              <a:gd name="T9" fmla="*/ T8 w 6968"/>
                              <a:gd name="T10" fmla="+- 0 3298 2515"/>
                              <a:gd name="T11" fmla="*/ 3298 h 1309"/>
                              <a:gd name="T12" fmla="+- 0 2950 2718"/>
                              <a:gd name="T13" fmla="*/ T12 w 6968"/>
                              <a:gd name="T14" fmla="+- 0 3215 2515"/>
                              <a:gd name="T15" fmla="*/ 3215 h 1309"/>
                              <a:gd name="T16" fmla="+- 0 2962 2718"/>
                              <a:gd name="T17" fmla="*/ T16 w 6968"/>
                              <a:gd name="T18" fmla="+- 0 3228 2515"/>
                              <a:gd name="T19" fmla="*/ 3228 h 1309"/>
                              <a:gd name="T20" fmla="+- 0 2950 2718"/>
                              <a:gd name="T21" fmla="*/ T20 w 6968"/>
                              <a:gd name="T22" fmla="+- 0 3215 2515"/>
                              <a:gd name="T23" fmla="*/ 3215 h 1309"/>
                              <a:gd name="T24" fmla="+- 0 3151 2718"/>
                              <a:gd name="T25" fmla="*/ T24 w 6968"/>
                              <a:gd name="T26" fmla="+- 0 3412 2515"/>
                              <a:gd name="T27" fmla="*/ 3412 h 1309"/>
                              <a:gd name="T28" fmla="+- 0 3160 2718"/>
                              <a:gd name="T29" fmla="*/ T28 w 6968"/>
                              <a:gd name="T30" fmla="+- 0 3383 2515"/>
                              <a:gd name="T31" fmla="*/ 3383 h 1309"/>
                              <a:gd name="T32" fmla="+- 0 3084 2718"/>
                              <a:gd name="T33" fmla="*/ T32 w 6968"/>
                              <a:gd name="T34" fmla="+- 0 3337 2515"/>
                              <a:gd name="T35" fmla="*/ 3337 h 1309"/>
                              <a:gd name="T36" fmla="+- 0 3165 2718"/>
                              <a:gd name="T37" fmla="*/ T36 w 6968"/>
                              <a:gd name="T38" fmla="+- 0 3398 2515"/>
                              <a:gd name="T39" fmla="*/ 3398 h 1309"/>
                              <a:gd name="T40" fmla="+- 0 3112 2718"/>
                              <a:gd name="T41" fmla="*/ T40 w 6968"/>
                              <a:gd name="T42" fmla="+- 0 3355 2515"/>
                              <a:gd name="T43" fmla="*/ 3355 h 1309"/>
                              <a:gd name="T44" fmla="+- 0 3090 2718"/>
                              <a:gd name="T45" fmla="*/ T44 w 6968"/>
                              <a:gd name="T46" fmla="+- 0 3342 2515"/>
                              <a:gd name="T47" fmla="*/ 3342 h 1309"/>
                              <a:gd name="T48" fmla="+- 0 3339 2718"/>
                              <a:gd name="T49" fmla="*/ T48 w 6968"/>
                              <a:gd name="T50" fmla="+- 0 3490 2515"/>
                              <a:gd name="T51" fmla="*/ 3490 h 1309"/>
                              <a:gd name="T52" fmla="+- 0 3431 2718"/>
                              <a:gd name="T53" fmla="*/ T52 w 6968"/>
                              <a:gd name="T54" fmla="+- 0 3518 2515"/>
                              <a:gd name="T55" fmla="*/ 3518 h 1309"/>
                              <a:gd name="T56" fmla="+- 0 3436 2718"/>
                              <a:gd name="T57" fmla="*/ T56 w 6968"/>
                              <a:gd name="T58" fmla="+- 0 3487 2515"/>
                              <a:gd name="T59" fmla="*/ 3487 h 1309"/>
                              <a:gd name="T60" fmla="+- 0 3619 2718"/>
                              <a:gd name="T61" fmla="*/ T60 w 6968"/>
                              <a:gd name="T62" fmla="+- 0 3530 2515"/>
                              <a:gd name="T63" fmla="*/ 3530 h 1309"/>
                              <a:gd name="T64" fmla="+- 0 3896 2718"/>
                              <a:gd name="T65" fmla="*/ T64 w 6968"/>
                              <a:gd name="T66" fmla="+- 0 3577 2515"/>
                              <a:gd name="T67" fmla="*/ 3577 h 1309"/>
                              <a:gd name="T68" fmla="+- 0 4080 2718"/>
                              <a:gd name="T69" fmla="*/ T68 w 6968"/>
                              <a:gd name="T70" fmla="+- 0 3632 2515"/>
                              <a:gd name="T71" fmla="*/ 3632 h 1309"/>
                              <a:gd name="T72" fmla="+- 0 4174 2718"/>
                              <a:gd name="T73" fmla="*/ T72 w 6968"/>
                              <a:gd name="T74" fmla="+- 0 3642 2515"/>
                              <a:gd name="T75" fmla="*/ 3642 h 1309"/>
                              <a:gd name="T76" fmla="+- 0 4365 2718"/>
                              <a:gd name="T77" fmla="*/ T76 w 6968"/>
                              <a:gd name="T78" fmla="+- 0 3629 2515"/>
                              <a:gd name="T79" fmla="*/ 3629 h 1309"/>
                              <a:gd name="T80" fmla="+- 0 4455 2718"/>
                              <a:gd name="T81" fmla="*/ T80 w 6968"/>
                              <a:gd name="T82" fmla="+- 0 3637 2515"/>
                              <a:gd name="T83" fmla="*/ 3637 h 1309"/>
                              <a:gd name="T84" fmla="+- 0 4640 2718"/>
                              <a:gd name="T85" fmla="*/ T84 w 6968"/>
                              <a:gd name="T86" fmla="+- 0 3683 2515"/>
                              <a:gd name="T87" fmla="*/ 3683 h 1309"/>
                              <a:gd name="T88" fmla="+- 0 4827 2718"/>
                              <a:gd name="T89" fmla="*/ T88 w 6968"/>
                              <a:gd name="T90" fmla="+- 0 3695 2515"/>
                              <a:gd name="T91" fmla="*/ 3695 h 1309"/>
                              <a:gd name="T92" fmla="+- 0 4932 2718"/>
                              <a:gd name="T93" fmla="*/ T92 w 6968"/>
                              <a:gd name="T94" fmla="+- 0 3701 2515"/>
                              <a:gd name="T95" fmla="*/ 3701 h 1309"/>
                              <a:gd name="T96" fmla="+- 0 4921 2718"/>
                              <a:gd name="T97" fmla="*/ T96 w 6968"/>
                              <a:gd name="T98" fmla="+- 0 3669 2515"/>
                              <a:gd name="T99" fmla="*/ 3669 h 1309"/>
                              <a:gd name="T100" fmla="+- 0 5201 2718"/>
                              <a:gd name="T101" fmla="*/ T100 w 6968"/>
                              <a:gd name="T102" fmla="+- 0 3684 2515"/>
                              <a:gd name="T103" fmla="*/ 3684 h 1309"/>
                              <a:gd name="T104" fmla="+- 0 5388 2718"/>
                              <a:gd name="T105" fmla="*/ T104 w 6968"/>
                              <a:gd name="T106" fmla="+- 0 3694 2515"/>
                              <a:gd name="T107" fmla="*/ 3694 h 1309"/>
                              <a:gd name="T108" fmla="+- 0 5571 2718"/>
                              <a:gd name="T109" fmla="*/ T108 w 6968"/>
                              <a:gd name="T110" fmla="+- 0 3733 2515"/>
                              <a:gd name="T111" fmla="*/ 3733 h 1309"/>
                              <a:gd name="T112" fmla="+- 0 5481 2718"/>
                              <a:gd name="T113" fmla="*/ T112 w 6968"/>
                              <a:gd name="T114" fmla="+- 0 3698 2515"/>
                              <a:gd name="T115" fmla="*/ 3698 h 1309"/>
                              <a:gd name="T116" fmla="+- 0 5668 2718"/>
                              <a:gd name="T117" fmla="*/ T116 w 6968"/>
                              <a:gd name="T118" fmla="+- 0 3706 2515"/>
                              <a:gd name="T119" fmla="*/ 3706 h 1309"/>
                              <a:gd name="T120" fmla="+- 0 5947 2718"/>
                              <a:gd name="T121" fmla="*/ T120 w 6968"/>
                              <a:gd name="T122" fmla="+- 0 3747 2515"/>
                              <a:gd name="T123" fmla="*/ 3747 h 1309"/>
                              <a:gd name="T124" fmla="+- 0 6134 2718"/>
                              <a:gd name="T125" fmla="*/ T124 w 6968"/>
                              <a:gd name="T126" fmla="+- 0 3754 2515"/>
                              <a:gd name="T127" fmla="*/ 3754 h 1309"/>
                              <a:gd name="T128" fmla="+- 0 6228 2718"/>
                              <a:gd name="T129" fmla="*/ T128 w 6968"/>
                              <a:gd name="T130" fmla="+- 0 3757 2515"/>
                              <a:gd name="T131" fmla="*/ 3757 h 1309"/>
                              <a:gd name="T132" fmla="+- 0 6415 2718"/>
                              <a:gd name="T133" fmla="*/ T132 w 6968"/>
                              <a:gd name="T134" fmla="+- 0 3731 2515"/>
                              <a:gd name="T135" fmla="*/ 3731 h 1309"/>
                              <a:gd name="T136" fmla="+- 0 6508 2718"/>
                              <a:gd name="T137" fmla="*/ T136 w 6968"/>
                              <a:gd name="T138" fmla="+- 0 3734 2515"/>
                              <a:gd name="T139" fmla="*/ 3734 h 1309"/>
                              <a:gd name="T140" fmla="+- 0 6695 2718"/>
                              <a:gd name="T141" fmla="*/ T140 w 6968"/>
                              <a:gd name="T142" fmla="+- 0 3770 2515"/>
                              <a:gd name="T143" fmla="*/ 3770 h 1309"/>
                              <a:gd name="T144" fmla="+- 0 6851 2718"/>
                              <a:gd name="T145" fmla="*/ T144 w 6968"/>
                              <a:gd name="T146" fmla="+- 0 3774 2515"/>
                              <a:gd name="T147" fmla="*/ 3774 h 1309"/>
                              <a:gd name="T148" fmla="+- 0 6975 2718"/>
                              <a:gd name="T149" fmla="*/ T148 w 6968"/>
                              <a:gd name="T150" fmla="+- 0 3777 2515"/>
                              <a:gd name="T151" fmla="*/ 3777 h 1309"/>
                              <a:gd name="T152" fmla="+- 0 6976 2718"/>
                              <a:gd name="T153" fmla="*/ T152 w 6968"/>
                              <a:gd name="T154" fmla="+- 0 3746 2515"/>
                              <a:gd name="T155" fmla="*/ 3746 h 1309"/>
                              <a:gd name="T156" fmla="+- 0 7162 2718"/>
                              <a:gd name="T157" fmla="*/ T156 w 6968"/>
                              <a:gd name="T158" fmla="+- 0 3751 2515"/>
                              <a:gd name="T159" fmla="*/ 3751 h 1309"/>
                              <a:gd name="T160" fmla="+- 0 7349 2718"/>
                              <a:gd name="T161" fmla="*/ T160 w 6968"/>
                              <a:gd name="T162" fmla="+- 0 3755 2515"/>
                              <a:gd name="T163" fmla="*/ 3755 h 1309"/>
                              <a:gd name="T164" fmla="+- 0 7630 2718"/>
                              <a:gd name="T165" fmla="*/ T164 w 6968"/>
                              <a:gd name="T166" fmla="+- 0 3760 2515"/>
                              <a:gd name="T167" fmla="*/ 3760 h 1309"/>
                              <a:gd name="T168" fmla="+- 0 7816 2718"/>
                              <a:gd name="T169" fmla="*/ T168 w 6968"/>
                              <a:gd name="T170" fmla="+- 0 3795 2515"/>
                              <a:gd name="T171" fmla="*/ 3795 h 1309"/>
                              <a:gd name="T172" fmla="+- 0 7909 2718"/>
                              <a:gd name="T173" fmla="*/ T172 w 6968"/>
                              <a:gd name="T174" fmla="+- 0 3797 2515"/>
                              <a:gd name="T175" fmla="*/ 3797 h 1309"/>
                              <a:gd name="T176" fmla="+- 0 7989 2718"/>
                              <a:gd name="T177" fmla="*/ T176 w 6968"/>
                              <a:gd name="T178" fmla="+- 0 3767 2515"/>
                              <a:gd name="T179" fmla="*/ 3767 h 1309"/>
                              <a:gd name="T180" fmla="+- 0 8190 2718"/>
                              <a:gd name="T181" fmla="*/ T180 w 6968"/>
                              <a:gd name="T182" fmla="+- 0 3771 2515"/>
                              <a:gd name="T183" fmla="*/ 3771 h 1309"/>
                              <a:gd name="T184" fmla="+- 0 8377 2718"/>
                              <a:gd name="T185" fmla="*/ T184 w 6968"/>
                              <a:gd name="T186" fmla="+- 0 3774 2515"/>
                              <a:gd name="T187" fmla="*/ 3774 h 1309"/>
                              <a:gd name="T188" fmla="+- 0 8556 2718"/>
                              <a:gd name="T189" fmla="*/ T188 w 6968"/>
                              <a:gd name="T190" fmla="+- 0 3808 2515"/>
                              <a:gd name="T191" fmla="*/ 3808 h 1309"/>
                              <a:gd name="T192" fmla="+- 0 8470 2718"/>
                              <a:gd name="T193" fmla="*/ T192 w 6968"/>
                              <a:gd name="T194" fmla="+- 0 3775 2515"/>
                              <a:gd name="T195" fmla="*/ 3775 h 1309"/>
                              <a:gd name="T196" fmla="+- 0 8699 2718"/>
                              <a:gd name="T197" fmla="*/ T196 w 6968"/>
                              <a:gd name="T198" fmla="+- 0 3779 2515"/>
                              <a:gd name="T199" fmla="*/ 3779 h 1309"/>
                              <a:gd name="T200" fmla="+- 0 8937 2718"/>
                              <a:gd name="T201" fmla="*/ T200 w 6968"/>
                              <a:gd name="T202" fmla="+- 0 3814 2515"/>
                              <a:gd name="T203" fmla="*/ 3814 h 1309"/>
                              <a:gd name="T204" fmla="+- 0 9031 2718"/>
                              <a:gd name="T205" fmla="*/ T204 w 6968"/>
                              <a:gd name="T206" fmla="+- 0 3784 2515"/>
                              <a:gd name="T207" fmla="*/ 3784 h 1309"/>
                              <a:gd name="T208" fmla="+- 0 9267 2718"/>
                              <a:gd name="T209" fmla="*/ T208 w 6968"/>
                              <a:gd name="T210" fmla="+- 0 3787 2515"/>
                              <a:gd name="T211" fmla="*/ 3787 h 1309"/>
                              <a:gd name="T212" fmla="+- 0 9267 2718"/>
                              <a:gd name="T213" fmla="*/ T212 w 6968"/>
                              <a:gd name="T214" fmla="+- 0 3787 2515"/>
                              <a:gd name="T215" fmla="*/ 3787 h 1309"/>
                              <a:gd name="T216" fmla="+- 0 9481 2718"/>
                              <a:gd name="T217" fmla="*/ T216 w 6968"/>
                              <a:gd name="T218" fmla="+- 0 3821 2515"/>
                              <a:gd name="T219" fmla="*/ 3821 h 1309"/>
                              <a:gd name="T220" fmla="+- 0 9623 2718"/>
                              <a:gd name="T221" fmla="*/ T220 w 6968"/>
                              <a:gd name="T222" fmla="+- 0 3791 2515"/>
                              <a:gd name="T223" fmla="*/ 3791 h 1309"/>
                              <a:gd name="T224" fmla="+- 0 9623 2718"/>
                              <a:gd name="T225" fmla="*/ T224 w 6968"/>
                              <a:gd name="T226" fmla="+- 0 3791 2515"/>
                              <a:gd name="T227" fmla="*/ 3791 h 1309"/>
                              <a:gd name="T228" fmla="+- 0 2740 2718"/>
                              <a:gd name="T229" fmla="*/ T228 w 6968"/>
                              <a:gd name="T230" fmla="+- 0 2515 2515"/>
                              <a:gd name="T231" fmla="*/ 2515 h 130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</a:cxnLst>
                            <a:rect l="0" t="0" r="r" b="b"/>
                            <a:pathLst>
                              <a:path w="6968" h="1309">
                                <a:moveTo>
                                  <a:pt x="64" y="243"/>
                                </a:moveTo>
                                <a:lnTo>
                                  <a:pt x="41" y="250"/>
                                </a:lnTo>
                                <a:lnTo>
                                  <a:pt x="62" y="372"/>
                                </a:lnTo>
                                <a:lnTo>
                                  <a:pt x="84" y="365"/>
                                </a:lnTo>
                                <a:lnTo>
                                  <a:pt x="64" y="243"/>
                                </a:lnTo>
                                <a:close/>
                                <a:moveTo>
                                  <a:pt x="117" y="477"/>
                                </a:moveTo>
                                <a:lnTo>
                                  <a:pt x="96" y="492"/>
                                </a:lnTo>
                                <a:lnTo>
                                  <a:pt x="139" y="603"/>
                                </a:lnTo>
                                <a:lnTo>
                                  <a:pt x="160" y="588"/>
                                </a:lnTo>
                                <a:lnTo>
                                  <a:pt x="117" y="477"/>
                                </a:lnTo>
                                <a:close/>
                                <a:moveTo>
                                  <a:pt x="218" y="680"/>
                                </a:moveTo>
                                <a:lnTo>
                                  <a:pt x="201" y="701"/>
                                </a:lnTo>
                                <a:lnTo>
                                  <a:pt x="215" y="723"/>
                                </a:lnTo>
                                <a:lnTo>
                                  <a:pt x="217" y="725"/>
                                </a:lnTo>
                                <a:lnTo>
                                  <a:pt x="274" y="783"/>
                                </a:lnTo>
                                <a:lnTo>
                                  <a:pt x="288" y="758"/>
                                </a:lnTo>
                                <a:lnTo>
                                  <a:pt x="244" y="713"/>
                                </a:lnTo>
                                <a:lnTo>
                                  <a:pt x="224" y="713"/>
                                </a:lnTo>
                                <a:lnTo>
                                  <a:pt x="231" y="700"/>
                                </a:lnTo>
                                <a:lnTo>
                                  <a:pt x="232" y="700"/>
                                </a:lnTo>
                                <a:lnTo>
                                  <a:pt x="218" y="680"/>
                                </a:lnTo>
                                <a:close/>
                                <a:moveTo>
                                  <a:pt x="232" y="701"/>
                                </a:moveTo>
                                <a:lnTo>
                                  <a:pt x="233" y="703"/>
                                </a:lnTo>
                                <a:lnTo>
                                  <a:pt x="224" y="713"/>
                                </a:lnTo>
                                <a:lnTo>
                                  <a:pt x="244" y="713"/>
                                </a:lnTo>
                                <a:lnTo>
                                  <a:pt x="232" y="701"/>
                                </a:lnTo>
                                <a:close/>
                                <a:moveTo>
                                  <a:pt x="232" y="700"/>
                                </a:moveTo>
                                <a:lnTo>
                                  <a:pt x="231" y="700"/>
                                </a:lnTo>
                                <a:lnTo>
                                  <a:pt x="232" y="701"/>
                                </a:lnTo>
                                <a:lnTo>
                                  <a:pt x="232" y="700"/>
                                </a:lnTo>
                                <a:close/>
                                <a:moveTo>
                                  <a:pt x="366" y="822"/>
                                </a:moveTo>
                                <a:lnTo>
                                  <a:pt x="355" y="849"/>
                                </a:lnTo>
                                <a:lnTo>
                                  <a:pt x="361" y="854"/>
                                </a:lnTo>
                                <a:lnTo>
                                  <a:pt x="362" y="854"/>
                                </a:lnTo>
                                <a:lnTo>
                                  <a:pt x="433" y="897"/>
                                </a:lnTo>
                                <a:lnTo>
                                  <a:pt x="442" y="901"/>
                                </a:lnTo>
                                <a:lnTo>
                                  <a:pt x="447" y="883"/>
                                </a:lnTo>
                                <a:lnTo>
                                  <a:pt x="437" y="883"/>
                                </a:lnTo>
                                <a:lnTo>
                                  <a:pt x="442" y="868"/>
                                </a:lnTo>
                                <a:lnTo>
                                  <a:pt x="394" y="840"/>
                                </a:lnTo>
                                <a:lnTo>
                                  <a:pt x="366" y="840"/>
                                </a:lnTo>
                                <a:lnTo>
                                  <a:pt x="371" y="826"/>
                                </a:lnTo>
                                <a:lnTo>
                                  <a:pt x="372" y="826"/>
                                </a:lnTo>
                                <a:lnTo>
                                  <a:pt x="366" y="822"/>
                                </a:lnTo>
                                <a:close/>
                                <a:moveTo>
                                  <a:pt x="442" y="868"/>
                                </a:moveTo>
                                <a:lnTo>
                                  <a:pt x="442" y="868"/>
                                </a:lnTo>
                                <a:lnTo>
                                  <a:pt x="437" y="883"/>
                                </a:lnTo>
                                <a:lnTo>
                                  <a:pt x="447" y="883"/>
                                </a:lnTo>
                                <a:lnTo>
                                  <a:pt x="450" y="872"/>
                                </a:lnTo>
                                <a:lnTo>
                                  <a:pt x="442" y="868"/>
                                </a:lnTo>
                                <a:close/>
                                <a:moveTo>
                                  <a:pt x="372" y="827"/>
                                </a:moveTo>
                                <a:lnTo>
                                  <a:pt x="366" y="840"/>
                                </a:lnTo>
                                <a:lnTo>
                                  <a:pt x="394" y="840"/>
                                </a:lnTo>
                                <a:lnTo>
                                  <a:pt x="372" y="827"/>
                                </a:lnTo>
                                <a:close/>
                                <a:moveTo>
                                  <a:pt x="372" y="826"/>
                                </a:moveTo>
                                <a:lnTo>
                                  <a:pt x="371" y="826"/>
                                </a:lnTo>
                                <a:lnTo>
                                  <a:pt x="372" y="827"/>
                                </a:lnTo>
                                <a:lnTo>
                                  <a:pt x="372" y="826"/>
                                </a:lnTo>
                                <a:close/>
                                <a:moveTo>
                                  <a:pt x="537" y="912"/>
                                </a:moveTo>
                                <a:lnTo>
                                  <a:pt x="531" y="942"/>
                                </a:lnTo>
                                <a:lnTo>
                                  <a:pt x="576" y="960"/>
                                </a:lnTo>
                                <a:lnTo>
                                  <a:pt x="621" y="975"/>
                                </a:lnTo>
                                <a:lnTo>
                                  <a:pt x="627" y="945"/>
                                </a:lnTo>
                                <a:lnTo>
                                  <a:pt x="583" y="930"/>
                                </a:lnTo>
                                <a:lnTo>
                                  <a:pt x="537" y="912"/>
                                </a:lnTo>
                                <a:close/>
                                <a:moveTo>
                                  <a:pt x="718" y="972"/>
                                </a:moveTo>
                                <a:lnTo>
                                  <a:pt x="713" y="1003"/>
                                </a:lnTo>
                                <a:lnTo>
                                  <a:pt x="719" y="1005"/>
                                </a:lnTo>
                                <a:lnTo>
                                  <a:pt x="805" y="1026"/>
                                </a:lnTo>
                                <a:lnTo>
                                  <a:pt x="809" y="995"/>
                                </a:lnTo>
                                <a:lnTo>
                                  <a:pt x="795" y="992"/>
                                </a:lnTo>
                                <a:lnTo>
                                  <a:pt x="718" y="972"/>
                                </a:lnTo>
                                <a:close/>
                                <a:moveTo>
                                  <a:pt x="901" y="1015"/>
                                </a:moveTo>
                                <a:lnTo>
                                  <a:pt x="898" y="1046"/>
                                </a:lnTo>
                                <a:lnTo>
                                  <a:pt x="990" y="1064"/>
                                </a:lnTo>
                                <a:lnTo>
                                  <a:pt x="993" y="1033"/>
                                </a:lnTo>
                                <a:lnTo>
                                  <a:pt x="901" y="1015"/>
                                </a:lnTo>
                                <a:close/>
                                <a:moveTo>
                                  <a:pt x="1086" y="1048"/>
                                </a:moveTo>
                                <a:lnTo>
                                  <a:pt x="1083" y="1079"/>
                                </a:lnTo>
                                <a:lnTo>
                                  <a:pt x="1147" y="1089"/>
                                </a:lnTo>
                                <a:lnTo>
                                  <a:pt x="1176" y="1093"/>
                                </a:lnTo>
                                <a:lnTo>
                                  <a:pt x="1178" y="1062"/>
                                </a:lnTo>
                                <a:lnTo>
                                  <a:pt x="1086" y="1048"/>
                                </a:lnTo>
                                <a:close/>
                                <a:moveTo>
                                  <a:pt x="1271" y="1075"/>
                                </a:moveTo>
                                <a:lnTo>
                                  <a:pt x="1269" y="1106"/>
                                </a:lnTo>
                                <a:lnTo>
                                  <a:pt x="1360" y="1117"/>
                                </a:lnTo>
                                <a:lnTo>
                                  <a:pt x="1362" y="1117"/>
                                </a:lnTo>
                                <a:lnTo>
                                  <a:pt x="1364" y="1085"/>
                                </a:lnTo>
                                <a:lnTo>
                                  <a:pt x="1362" y="1085"/>
                                </a:lnTo>
                                <a:lnTo>
                                  <a:pt x="1271" y="1075"/>
                                </a:lnTo>
                                <a:close/>
                                <a:moveTo>
                                  <a:pt x="1457" y="1096"/>
                                </a:moveTo>
                                <a:lnTo>
                                  <a:pt x="1456" y="1127"/>
                                </a:lnTo>
                                <a:lnTo>
                                  <a:pt x="1503" y="1132"/>
                                </a:lnTo>
                                <a:lnTo>
                                  <a:pt x="1549" y="1136"/>
                                </a:lnTo>
                                <a:lnTo>
                                  <a:pt x="1550" y="1105"/>
                                </a:lnTo>
                                <a:lnTo>
                                  <a:pt x="1457" y="1096"/>
                                </a:lnTo>
                                <a:close/>
                                <a:moveTo>
                                  <a:pt x="1647" y="1114"/>
                                </a:moveTo>
                                <a:lnTo>
                                  <a:pt x="1644" y="1114"/>
                                </a:lnTo>
                                <a:lnTo>
                                  <a:pt x="1642" y="1145"/>
                                </a:lnTo>
                                <a:lnTo>
                                  <a:pt x="1645" y="1145"/>
                                </a:lnTo>
                                <a:lnTo>
                                  <a:pt x="1736" y="1153"/>
                                </a:lnTo>
                                <a:lnTo>
                                  <a:pt x="1737" y="1122"/>
                                </a:lnTo>
                                <a:lnTo>
                                  <a:pt x="1718" y="1121"/>
                                </a:lnTo>
                                <a:lnTo>
                                  <a:pt x="1647" y="1114"/>
                                </a:lnTo>
                                <a:close/>
                                <a:moveTo>
                                  <a:pt x="1830" y="1129"/>
                                </a:moveTo>
                                <a:lnTo>
                                  <a:pt x="1829" y="1161"/>
                                </a:lnTo>
                                <a:lnTo>
                                  <a:pt x="1922" y="1168"/>
                                </a:lnTo>
                                <a:lnTo>
                                  <a:pt x="1923" y="1136"/>
                                </a:lnTo>
                                <a:lnTo>
                                  <a:pt x="1830" y="1129"/>
                                </a:lnTo>
                                <a:close/>
                                <a:moveTo>
                                  <a:pt x="2017" y="1143"/>
                                </a:moveTo>
                                <a:lnTo>
                                  <a:pt x="2015" y="1174"/>
                                </a:lnTo>
                                <a:lnTo>
                                  <a:pt x="2109" y="1180"/>
                                </a:lnTo>
                                <a:lnTo>
                                  <a:pt x="2110" y="1149"/>
                                </a:lnTo>
                                <a:lnTo>
                                  <a:pt x="2017" y="1143"/>
                                </a:lnTo>
                                <a:close/>
                                <a:moveTo>
                                  <a:pt x="2203" y="1154"/>
                                </a:moveTo>
                                <a:lnTo>
                                  <a:pt x="2202" y="1186"/>
                                </a:lnTo>
                                <a:lnTo>
                                  <a:pt x="2214" y="1186"/>
                                </a:lnTo>
                                <a:lnTo>
                                  <a:pt x="2285" y="1191"/>
                                </a:lnTo>
                                <a:lnTo>
                                  <a:pt x="2296" y="1191"/>
                                </a:lnTo>
                                <a:lnTo>
                                  <a:pt x="2297" y="1160"/>
                                </a:lnTo>
                                <a:lnTo>
                                  <a:pt x="2215" y="1155"/>
                                </a:lnTo>
                                <a:lnTo>
                                  <a:pt x="2203" y="1154"/>
                                </a:lnTo>
                                <a:close/>
                                <a:moveTo>
                                  <a:pt x="2390" y="1165"/>
                                </a:moveTo>
                                <a:lnTo>
                                  <a:pt x="2389" y="1196"/>
                                </a:lnTo>
                                <a:lnTo>
                                  <a:pt x="2427" y="1198"/>
                                </a:lnTo>
                                <a:lnTo>
                                  <a:pt x="2482" y="1201"/>
                                </a:lnTo>
                                <a:lnTo>
                                  <a:pt x="2483" y="1169"/>
                                </a:lnTo>
                                <a:lnTo>
                                  <a:pt x="2390" y="1165"/>
                                </a:lnTo>
                                <a:close/>
                                <a:moveTo>
                                  <a:pt x="2576" y="1174"/>
                                </a:moveTo>
                                <a:lnTo>
                                  <a:pt x="2576" y="1206"/>
                                </a:lnTo>
                                <a:lnTo>
                                  <a:pt x="2669" y="1210"/>
                                </a:lnTo>
                                <a:lnTo>
                                  <a:pt x="2670" y="1179"/>
                                </a:lnTo>
                                <a:lnTo>
                                  <a:pt x="2641" y="1177"/>
                                </a:lnTo>
                                <a:lnTo>
                                  <a:pt x="2576" y="1174"/>
                                </a:lnTo>
                                <a:close/>
                                <a:moveTo>
                                  <a:pt x="2763" y="1183"/>
                                </a:moveTo>
                                <a:lnTo>
                                  <a:pt x="2763" y="1214"/>
                                </a:lnTo>
                                <a:lnTo>
                                  <a:pt x="2853" y="1218"/>
                                </a:lnTo>
                                <a:lnTo>
                                  <a:pt x="2856" y="1218"/>
                                </a:lnTo>
                                <a:lnTo>
                                  <a:pt x="2857" y="1187"/>
                                </a:lnTo>
                                <a:lnTo>
                                  <a:pt x="2854" y="1187"/>
                                </a:lnTo>
                                <a:lnTo>
                                  <a:pt x="2783" y="1183"/>
                                </a:lnTo>
                                <a:lnTo>
                                  <a:pt x="2763" y="1183"/>
                                </a:lnTo>
                                <a:close/>
                                <a:moveTo>
                                  <a:pt x="2950" y="1191"/>
                                </a:moveTo>
                                <a:lnTo>
                                  <a:pt x="2949" y="1222"/>
                                </a:lnTo>
                                <a:lnTo>
                                  <a:pt x="3043" y="1226"/>
                                </a:lnTo>
                                <a:lnTo>
                                  <a:pt x="3043" y="1194"/>
                                </a:lnTo>
                                <a:lnTo>
                                  <a:pt x="2950" y="1191"/>
                                </a:lnTo>
                                <a:close/>
                                <a:moveTo>
                                  <a:pt x="3138" y="1198"/>
                                </a:moveTo>
                                <a:lnTo>
                                  <a:pt x="3137" y="1198"/>
                                </a:lnTo>
                                <a:lnTo>
                                  <a:pt x="3136" y="1229"/>
                                </a:lnTo>
                                <a:lnTo>
                                  <a:pt x="3138" y="1229"/>
                                </a:lnTo>
                                <a:lnTo>
                                  <a:pt x="3229" y="1232"/>
                                </a:lnTo>
                                <a:lnTo>
                                  <a:pt x="3230" y="1201"/>
                                </a:lnTo>
                                <a:lnTo>
                                  <a:pt x="3138" y="1198"/>
                                </a:lnTo>
                                <a:close/>
                                <a:moveTo>
                                  <a:pt x="3324" y="1204"/>
                                </a:moveTo>
                                <a:lnTo>
                                  <a:pt x="3323" y="1236"/>
                                </a:lnTo>
                                <a:lnTo>
                                  <a:pt x="3416" y="1239"/>
                                </a:lnTo>
                                <a:lnTo>
                                  <a:pt x="3417" y="1207"/>
                                </a:lnTo>
                                <a:lnTo>
                                  <a:pt x="3352" y="1206"/>
                                </a:lnTo>
                                <a:lnTo>
                                  <a:pt x="3324" y="1204"/>
                                </a:lnTo>
                                <a:close/>
                                <a:moveTo>
                                  <a:pt x="3510" y="1210"/>
                                </a:moveTo>
                                <a:lnTo>
                                  <a:pt x="3510" y="1242"/>
                                </a:lnTo>
                                <a:lnTo>
                                  <a:pt x="3603" y="1245"/>
                                </a:lnTo>
                                <a:lnTo>
                                  <a:pt x="3604" y="1214"/>
                                </a:lnTo>
                                <a:lnTo>
                                  <a:pt x="3510" y="1210"/>
                                </a:lnTo>
                                <a:close/>
                                <a:moveTo>
                                  <a:pt x="3707" y="1216"/>
                                </a:moveTo>
                                <a:lnTo>
                                  <a:pt x="3697" y="1216"/>
                                </a:lnTo>
                                <a:lnTo>
                                  <a:pt x="3697" y="1247"/>
                                </a:lnTo>
                                <a:lnTo>
                                  <a:pt x="3707" y="1248"/>
                                </a:lnTo>
                                <a:lnTo>
                                  <a:pt x="3778" y="1250"/>
                                </a:lnTo>
                                <a:lnTo>
                                  <a:pt x="3790" y="1250"/>
                                </a:lnTo>
                                <a:lnTo>
                                  <a:pt x="3790" y="1219"/>
                                </a:lnTo>
                                <a:lnTo>
                                  <a:pt x="3707" y="1216"/>
                                </a:lnTo>
                                <a:close/>
                                <a:moveTo>
                                  <a:pt x="3884" y="1222"/>
                                </a:moveTo>
                                <a:lnTo>
                                  <a:pt x="3884" y="1253"/>
                                </a:lnTo>
                                <a:lnTo>
                                  <a:pt x="3920" y="1253"/>
                                </a:lnTo>
                                <a:lnTo>
                                  <a:pt x="3977" y="1255"/>
                                </a:lnTo>
                                <a:lnTo>
                                  <a:pt x="3977" y="1223"/>
                                </a:lnTo>
                                <a:lnTo>
                                  <a:pt x="3884" y="1222"/>
                                </a:lnTo>
                                <a:close/>
                                <a:moveTo>
                                  <a:pt x="4071" y="1226"/>
                                </a:moveTo>
                                <a:lnTo>
                                  <a:pt x="4070" y="1258"/>
                                </a:lnTo>
                                <a:lnTo>
                                  <a:pt x="4133" y="1259"/>
                                </a:lnTo>
                                <a:lnTo>
                                  <a:pt x="4164" y="1260"/>
                                </a:lnTo>
                                <a:lnTo>
                                  <a:pt x="4164" y="1229"/>
                                </a:lnTo>
                                <a:lnTo>
                                  <a:pt x="4071" y="1226"/>
                                </a:lnTo>
                                <a:close/>
                                <a:moveTo>
                                  <a:pt x="4258" y="1231"/>
                                </a:moveTo>
                                <a:lnTo>
                                  <a:pt x="4257" y="1262"/>
                                </a:lnTo>
                                <a:lnTo>
                                  <a:pt x="4346" y="1264"/>
                                </a:lnTo>
                                <a:lnTo>
                                  <a:pt x="4351" y="1264"/>
                                </a:lnTo>
                                <a:lnTo>
                                  <a:pt x="4351" y="1233"/>
                                </a:lnTo>
                                <a:lnTo>
                                  <a:pt x="4347" y="1233"/>
                                </a:lnTo>
                                <a:lnTo>
                                  <a:pt x="4258" y="1231"/>
                                </a:lnTo>
                                <a:close/>
                                <a:moveTo>
                                  <a:pt x="4444" y="1236"/>
                                </a:moveTo>
                                <a:lnTo>
                                  <a:pt x="4444" y="1267"/>
                                </a:lnTo>
                                <a:lnTo>
                                  <a:pt x="4538" y="1269"/>
                                </a:lnTo>
                                <a:lnTo>
                                  <a:pt x="4538" y="1238"/>
                                </a:lnTo>
                                <a:lnTo>
                                  <a:pt x="4444" y="1236"/>
                                </a:lnTo>
                                <a:close/>
                                <a:moveTo>
                                  <a:pt x="4631" y="1240"/>
                                </a:moveTo>
                                <a:lnTo>
                                  <a:pt x="4631" y="1271"/>
                                </a:lnTo>
                                <a:lnTo>
                                  <a:pt x="4724" y="1273"/>
                                </a:lnTo>
                                <a:lnTo>
                                  <a:pt x="4725" y="1241"/>
                                </a:lnTo>
                                <a:lnTo>
                                  <a:pt x="4631" y="1240"/>
                                </a:lnTo>
                                <a:close/>
                                <a:moveTo>
                                  <a:pt x="4844" y="1244"/>
                                </a:moveTo>
                                <a:lnTo>
                                  <a:pt x="4818" y="1244"/>
                                </a:lnTo>
                                <a:lnTo>
                                  <a:pt x="4818" y="1275"/>
                                </a:lnTo>
                                <a:lnTo>
                                  <a:pt x="4911" y="1276"/>
                                </a:lnTo>
                                <a:lnTo>
                                  <a:pt x="4912" y="1245"/>
                                </a:lnTo>
                                <a:lnTo>
                                  <a:pt x="4844" y="1244"/>
                                </a:lnTo>
                                <a:close/>
                                <a:moveTo>
                                  <a:pt x="5005" y="1247"/>
                                </a:moveTo>
                                <a:lnTo>
                                  <a:pt x="5004" y="1278"/>
                                </a:lnTo>
                                <a:lnTo>
                                  <a:pt x="5057" y="1280"/>
                                </a:lnTo>
                                <a:lnTo>
                                  <a:pt x="5098" y="1280"/>
                                </a:lnTo>
                                <a:lnTo>
                                  <a:pt x="5098" y="1249"/>
                                </a:lnTo>
                                <a:lnTo>
                                  <a:pt x="5005" y="1247"/>
                                </a:lnTo>
                                <a:close/>
                                <a:moveTo>
                                  <a:pt x="5199" y="1251"/>
                                </a:moveTo>
                                <a:lnTo>
                                  <a:pt x="5192" y="1251"/>
                                </a:lnTo>
                                <a:lnTo>
                                  <a:pt x="5191" y="1282"/>
                                </a:lnTo>
                                <a:lnTo>
                                  <a:pt x="5199" y="1282"/>
                                </a:lnTo>
                                <a:lnTo>
                                  <a:pt x="5270" y="1283"/>
                                </a:lnTo>
                                <a:lnTo>
                                  <a:pt x="5285" y="1284"/>
                                </a:lnTo>
                                <a:lnTo>
                                  <a:pt x="5285" y="1252"/>
                                </a:lnTo>
                                <a:lnTo>
                                  <a:pt x="5271" y="1252"/>
                                </a:lnTo>
                                <a:lnTo>
                                  <a:pt x="5199" y="1251"/>
                                </a:lnTo>
                                <a:close/>
                                <a:moveTo>
                                  <a:pt x="5378" y="1254"/>
                                </a:moveTo>
                                <a:lnTo>
                                  <a:pt x="5378" y="1285"/>
                                </a:lnTo>
                                <a:lnTo>
                                  <a:pt x="5472" y="1287"/>
                                </a:lnTo>
                                <a:lnTo>
                                  <a:pt x="5472" y="1256"/>
                                </a:lnTo>
                                <a:lnTo>
                                  <a:pt x="5378" y="1254"/>
                                </a:lnTo>
                                <a:close/>
                                <a:moveTo>
                                  <a:pt x="5565" y="1257"/>
                                </a:moveTo>
                                <a:lnTo>
                                  <a:pt x="5565" y="1288"/>
                                </a:lnTo>
                                <a:lnTo>
                                  <a:pt x="5659" y="1290"/>
                                </a:lnTo>
                                <a:lnTo>
                                  <a:pt x="5659" y="1259"/>
                                </a:lnTo>
                                <a:lnTo>
                                  <a:pt x="5565" y="1257"/>
                                </a:lnTo>
                                <a:close/>
                                <a:moveTo>
                                  <a:pt x="5752" y="1260"/>
                                </a:moveTo>
                                <a:lnTo>
                                  <a:pt x="5752" y="1292"/>
                                </a:lnTo>
                                <a:lnTo>
                                  <a:pt x="5767" y="1292"/>
                                </a:lnTo>
                                <a:lnTo>
                                  <a:pt x="5838" y="1293"/>
                                </a:lnTo>
                                <a:lnTo>
                                  <a:pt x="5845" y="1293"/>
                                </a:lnTo>
                                <a:lnTo>
                                  <a:pt x="5846" y="1262"/>
                                </a:lnTo>
                                <a:lnTo>
                                  <a:pt x="5839" y="1262"/>
                                </a:lnTo>
                                <a:lnTo>
                                  <a:pt x="5768" y="1261"/>
                                </a:lnTo>
                                <a:lnTo>
                                  <a:pt x="5752" y="1260"/>
                                </a:lnTo>
                                <a:close/>
                                <a:moveTo>
                                  <a:pt x="5939" y="1263"/>
                                </a:moveTo>
                                <a:lnTo>
                                  <a:pt x="5939" y="1295"/>
                                </a:lnTo>
                                <a:lnTo>
                                  <a:pt x="6032" y="1296"/>
                                </a:lnTo>
                                <a:lnTo>
                                  <a:pt x="6033" y="1265"/>
                                </a:lnTo>
                                <a:lnTo>
                                  <a:pt x="5981" y="1264"/>
                                </a:lnTo>
                                <a:lnTo>
                                  <a:pt x="5939" y="1263"/>
                                </a:lnTo>
                                <a:close/>
                                <a:moveTo>
                                  <a:pt x="6126" y="1267"/>
                                </a:moveTo>
                                <a:lnTo>
                                  <a:pt x="6126" y="1298"/>
                                </a:lnTo>
                                <a:lnTo>
                                  <a:pt x="6194" y="1298"/>
                                </a:lnTo>
                                <a:lnTo>
                                  <a:pt x="6219" y="1299"/>
                                </a:lnTo>
                                <a:lnTo>
                                  <a:pt x="6219" y="1267"/>
                                </a:lnTo>
                                <a:lnTo>
                                  <a:pt x="6194" y="1267"/>
                                </a:lnTo>
                                <a:lnTo>
                                  <a:pt x="6126" y="1267"/>
                                </a:lnTo>
                                <a:close/>
                                <a:moveTo>
                                  <a:pt x="6336" y="1269"/>
                                </a:moveTo>
                                <a:lnTo>
                                  <a:pt x="6313" y="1269"/>
                                </a:lnTo>
                                <a:lnTo>
                                  <a:pt x="6313" y="1300"/>
                                </a:lnTo>
                                <a:lnTo>
                                  <a:pt x="6406" y="1302"/>
                                </a:lnTo>
                                <a:lnTo>
                                  <a:pt x="6406" y="1270"/>
                                </a:lnTo>
                                <a:lnTo>
                                  <a:pt x="6336" y="1269"/>
                                </a:lnTo>
                                <a:close/>
                                <a:moveTo>
                                  <a:pt x="6549" y="1272"/>
                                </a:moveTo>
                                <a:lnTo>
                                  <a:pt x="6500" y="1272"/>
                                </a:lnTo>
                                <a:lnTo>
                                  <a:pt x="6500" y="1303"/>
                                </a:lnTo>
                                <a:lnTo>
                                  <a:pt x="6593" y="1304"/>
                                </a:lnTo>
                                <a:lnTo>
                                  <a:pt x="6593" y="1273"/>
                                </a:lnTo>
                                <a:lnTo>
                                  <a:pt x="6549" y="1272"/>
                                </a:lnTo>
                                <a:close/>
                                <a:moveTo>
                                  <a:pt x="6692" y="1274"/>
                                </a:moveTo>
                                <a:lnTo>
                                  <a:pt x="6687" y="1274"/>
                                </a:lnTo>
                                <a:lnTo>
                                  <a:pt x="6686" y="1305"/>
                                </a:lnTo>
                                <a:lnTo>
                                  <a:pt x="6691" y="1306"/>
                                </a:lnTo>
                                <a:lnTo>
                                  <a:pt x="6763" y="1306"/>
                                </a:lnTo>
                                <a:lnTo>
                                  <a:pt x="6780" y="1306"/>
                                </a:lnTo>
                                <a:lnTo>
                                  <a:pt x="6780" y="1275"/>
                                </a:lnTo>
                                <a:lnTo>
                                  <a:pt x="6763" y="1275"/>
                                </a:lnTo>
                                <a:lnTo>
                                  <a:pt x="6692" y="1274"/>
                                </a:lnTo>
                                <a:close/>
                                <a:moveTo>
                                  <a:pt x="6905" y="1276"/>
                                </a:moveTo>
                                <a:lnTo>
                                  <a:pt x="6874" y="1276"/>
                                </a:lnTo>
                                <a:lnTo>
                                  <a:pt x="6873" y="1307"/>
                                </a:lnTo>
                                <a:lnTo>
                                  <a:pt x="6966" y="1309"/>
                                </a:lnTo>
                                <a:lnTo>
                                  <a:pt x="6967" y="1277"/>
                                </a:lnTo>
                                <a:lnTo>
                                  <a:pt x="6905" y="1276"/>
                                </a:lnTo>
                                <a:close/>
                                <a:moveTo>
                                  <a:pt x="22" y="0"/>
                                </a:moveTo>
                                <a:lnTo>
                                  <a:pt x="0" y="6"/>
                                </a:lnTo>
                                <a:lnTo>
                                  <a:pt x="20" y="128"/>
                                </a:lnTo>
                                <a:lnTo>
                                  <a:pt x="43" y="121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7" name="AutoShape 322"/>
                        <wps:cNvSpPr>
                          <a:spLocks/>
                        </wps:cNvSpPr>
                        <wps:spPr bwMode="auto">
                          <a:xfrm>
                            <a:off x="17767" y="-39419"/>
                            <a:ext cx="266765" cy="30693"/>
                          </a:xfrm>
                          <a:custGeom>
                            <a:avLst/>
                            <a:gdLst>
                              <a:gd name="T0" fmla="+- 0 2800 17767"/>
                              <a:gd name="T1" fmla="*/ T0 w 266765"/>
                              <a:gd name="T2" fmla="+- 0 3066 -39419"/>
                              <a:gd name="T3" fmla="*/ 3066 h 30693"/>
                              <a:gd name="T4" fmla="+- 0 2942 17767"/>
                              <a:gd name="T5" fmla="*/ T4 w 266765"/>
                              <a:gd name="T6" fmla="+- 0 3302 -39419"/>
                              <a:gd name="T7" fmla="*/ 3302 h 30693"/>
                              <a:gd name="T8" fmla="+- 0 3084 17767"/>
                              <a:gd name="T9" fmla="*/ T8 w 266765"/>
                              <a:gd name="T10" fmla="+- 0 3409 -39419"/>
                              <a:gd name="T11" fmla="*/ 3409 h 30693"/>
                              <a:gd name="T12" fmla="+- 0 3227 17767"/>
                              <a:gd name="T13" fmla="*/ T12 w 266765"/>
                              <a:gd name="T14" fmla="+- 0 3474 -39419"/>
                              <a:gd name="T15" fmla="*/ 3474 h 30693"/>
                              <a:gd name="T16" fmla="+- 0 3369 17767"/>
                              <a:gd name="T17" fmla="*/ T16 w 266765"/>
                              <a:gd name="T18" fmla="+- 0 3519 -39419"/>
                              <a:gd name="T19" fmla="*/ 3519 h 30693"/>
                              <a:gd name="T20" fmla="+- 0 3511 17767"/>
                              <a:gd name="T21" fmla="*/ T20 w 266765"/>
                              <a:gd name="T22" fmla="+- 0 3553 -39419"/>
                              <a:gd name="T23" fmla="*/ 3553 h 30693"/>
                              <a:gd name="T24" fmla="+- 0 3653 17767"/>
                              <a:gd name="T25" fmla="*/ T24 w 266765"/>
                              <a:gd name="T26" fmla="+- 0 3580 -39419"/>
                              <a:gd name="T27" fmla="*/ 3580 h 30693"/>
                              <a:gd name="T28" fmla="+- 0 3795 17767"/>
                              <a:gd name="T29" fmla="*/ T28 w 266765"/>
                              <a:gd name="T30" fmla="+- 0 3602 -39419"/>
                              <a:gd name="T31" fmla="*/ 3602 h 30693"/>
                              <a:gd name="T32" fmla="+- 0 3937 17767"/>
                              <a:gd name="T33" fmla="*/ T32 w 266765"/>
                              <a:gd name="T34" fmla="+- 0 3620 -39419"/>
                              <a:gd name="T35" fmla="*/ 3620 h 30693"/>
                              <a:gd name="T36" fmla="+- 0 4080 17767"/>
                              <a:gd name="T37" fmla="*/ T36 w 266765"/>
                              <a:gd name="T38" fmla="+- 0 3636 -39419"/>
                              <a:gd name="T39" fmla="*/ 3636 h 30693"/>
                              <a:gd name="T40" fmla="+- 0 4221 17767"/>
                              <a:gd name="T41" fmla="*/ T40 w 266765"/>
                              <a:gd name="T42" fmla="+- 0 3650 -39419"/>
                              <a:gd name="T43" fmla="*/ 3650 h 30693"/>
                              <a:gd name="T44" fmla="+- 0 4364 17767"/>
                              <a:gd name="T45" fmla="*/ T44 w 266765"/>
                              <a:gd name="T46" fmla="+- 0 3662 -39419"/>
                              <a:gd name="T47" fmla="*/ 3662 h 30693"/>
                              <a:gd name="T48" fmla="+- 0 4506 17767"/>
                              <a:gd name="T49" fmla="*/ T48 w 266765"/>
                              <a:gd name="T50" fmla="+- 0 3672 -39419"/>
                              <a:gd name="T51" fmla="*/ 3672 h 30693"/>
                              <a:gd name="T52" fmla="+- 0 4648 17767"/>
                              <a:gd name="T53" fmla="*/ T52 w 266765"/>
                              <a:gd name="T54" fmla="+- 0 3683 -39419"/>
                              <a:gd name="T55" fmla="*/ 3683 h 30693"/>
                              <a:gd name="T56" fmla="+- 0 4790 17767"/>
                              <a:gd name="T57" fmla="*/ T56 w 266765"/>
                              <a:gd name="T58" fmla="+- 0 3691 -39419"/>
                              <a:gd name="T59" fmla="*/ 3691 h 30693"/>
                              <a:gd name="T60" fmla="+- 0 4932 17767"/>
                              <a:gd name="T61" fmla="*/ T60 w 266765"/>
                              <a:gd name="T62" fmla="+- 0 3699 -39419"/>
                              <a:gd name="T63" fmla="*/ 3699 h 30693"/>
                              <a:gd name="T64" fmla="+- 0 5074 17767"/>
                              <a:gd name="T65" fmla="*/ T64 w 266765"/>
                              <a:gd name="T66" fmla="+- 0 3707 -39419"/>
                              <a:gd name="T67" fmla="*/ 3707 h 30693"/>
                              <a:gd name="T68" fmla="+- 0 5217 17767"/>
                              <a:gd name="T69" fmla="*/ T68 w 266765"/>
                              <a:gd name="T70" fmla="+- 0 3714 -39419"/>
                              <a:gd name="T71" fmla="*/ 3714 h 30693"/>
                              <a:gd name="T72" fmla="+- 0 5358 17767"/>
                              <a:gd name="T73" fmla="*/ T72 w 266765"/>
                              <a:gd name="T74" fmla="+- 0 3719 -39419"/>
                              <a:gd name="T75" fmla="*/ 3719 h 30693"/>
                              <a:gd name="T76" fmla="+- 0 5501 17767"/>
                              <a:gd name="T77" fmla="*/ T76 w 266765"/>
                              <a:gd name="T78" fmla="+- 0 3725 -39419"/>
                              <a:gd name="T79" fmla="*/ 3725 h 30693"/>
                              <a:gd name="T80" fmla="+- 0 5643 17767"/>
                              <a:gd name="T81" fmla="*/ T80 w 266765"/>
                              <a:gd name="T82" fmla="+- 0 3731 -39419"/>
                              <a:gd name="T83" fmla="*/ 3731 h 30693"/>
                              <a:gd name="T84" fmla="+- 0 5785 17767"/>
                              <a:gd name="T85" fmla="*/ T84 w 266765"/>
                              <a:gd name="T86" fmla="+- 0 3736 -39419"/>
                              <a:gd name="T87" fmla="*/ 3736 h 30693"/>
                              <a:gd name="T88" fmla="+- 0 5927 17767"/>
                              <a:gd name="T89" fmla="*/ T88 w 266765"/>
                              <a:gd name="T90" fmla="+- 0 3741 -39419"/>
                              <a:gd name="T91" fmla="*/ 3741 h 30693"/>
                              <a:gd name="T92" fmla="+- 0 6070 17767"/>
                              <a:gd name="T93" fmla="*/ T92 w 266765"/>
                              <a:gd name="T94" fmla="+- 0 3746 -39419"/>
                              <a:gd name="T95" fmla="*/ 3746 h 30693"/>
                              <a:gd name="T96" fmla="+- 0 6211 17767"/>
                              <a:gd name="T97" fmla="*/ T96 w 266765"/>
                              <a:gd name="T98" fmla="+- 0 3750 -39419"/>
                              <a:gd name="T99" fmla="*/ 3750 h 30693"/>
                              <a:gd name="T100" fmla="+- 0 6211 17767"/>
                              <a:gd name="T101" fmla="*/ T100 w 266765"/>
                              <a:gd name="T102" fmla="+- 0 3750 -39419"/>
                              <a:gd name="T103" fmla="*/ 3750 h 30693"/>
                              <a:gd name="T104" fmla="+- 0 6354 17767"/>
                              <a:gd name="T105" fmla="*/ T104 w 266765"/>
                              <a:gd name="T106" fmla="+- 0 3754 -39419"/>
                              <a:gd name="T107" fmla="*/ 3754 h 30693"/>
                              <a:gd name="T108" fmla="+- 0 6496 17767"/>
                              <a:gd name="T109" fmla="*/ T108 w 266765"/>
                              <a:gd name="T110" fmla="+- 0 3758 -39419"/>
                              <a:gd name="T111" fmla="*/ 3758 h 30693"/>
                              <a:gd name="T112" fmla="+- 0 6638 17767"/>
                              <a:gd name="T113" fmla="*/ T112 w 266765"/>
                              <a:gd name="T114" fmla="+- 0 3761 -39419"/>
                              <a:gd name="T115" fmla="*/ 3761 h 30693"/>
                              <a:gd name="T116" fmla="+- 0 6780 17767"/>
                              <a:gd name="T117" fmla="*/ T116 w 266765"/>
                              <a:gd name="T118" fmla="+- 0 3765 -39419"/>
                              <a:gd name="T119" fmla="*/ 3765 h 30693"/>
                              <a:gd name="T120" fmla="+- 0 6922 17767"/>
                              <a:gd name="T121" fmla="*/ T120 w 266765"/>
                              <a:gd name="T122" fmla="+- 0 3768 -39419"/>
                              <a:gd name="T123" fmla="*/ 3768 h 30693"/>
                              <a:gd name="T124" fmla="+- 0 7064 17767"/>
                              <a:gd name="T125" fmla="*/ T124 w 266765"/>
                              <a:gd name="T126" fmla="+- 0 3772 -39419"/>
                              <a:gd name="T127" fmla="*/ 3772 h 30693"/>
                              <a:gd name="T128" fmla="+- 0 7207 17767"/>
                              <a:gd name="T129" fmla="*/ T128 w 266765"/>
                              <a:gd name="T130" fmla="+- 0 3775 -39419"/>
                              <a:gd name="T131" fmla="*/ 3775 h 30693"/>
                              <a:gd name="T132" fmla="+- 0 7348 17767"/>
                              <a:gd name="T133" fmla="*/ T132 w 266765"/>
                              <a:gd name="T134" fmla="+- 0 3778 -39419"/>
                              <a:gd name="T135" fmla="*/ 3778 h 30693"/>
                              <a:gd name="T136" fmla="+- 0 7491 17767"/>
                              <a:gd name="T137" fmla="*/ T136 w 266765"/>
                              <a:gd name="T138" fmla="+- 0 3780 -39419"/>
                              <a:gd name="T139" fmla="*/ 3780 h 30693"/>
                              <a:gd name="T140" fmla="+- 0 7633 17767"/>
                              <a:gd name="T141" fmla="*/ T140 w 266765"/>
                              <a:gd name="T142" fmla="+- 0 3783 -39419"/>
                              <a:gd name="T143" fmla="*/ 3783 h 30693"/>
                              <a:gd name="T144" fmla="+- 0 7775 17767"/>
                              <a:gd name="T145" fmla="*/ T144 w 266765"/>
                              <a:gd name="T146" fmla="+- 0 3786 -39419"/>
                              <a:gd name="T147" fmla="*/ 3786 h 30693"/>
                              <a:gd name="T148" fmla="+- 0 7917 17767"/>
                              <a:gd name="T149" fmla="*/ T148 w 266765"/>
                              <a:gd name="T150" fmla="+- 0 3788 -39419"/>
                              <a:gd name="T151" fmla="*/ 3788 h 30693"/>
                              <a:gd name="T152" fmla="+- 0 8059 17767"/>
                              <a:gd name="T153" fmla="*/ T152 w 266765"/>
                              <a:gd name="T154" fmla="+- 0 3791 -39419"/>
                              <a:gd name="T155" fmla="*/ 3791 h 30693"/>
                              <a:gd name="T156" fmla="+- 0 8201 17767"/>
                              <a:gd name="T157" fmla="*/ T156 w 266765"/>
                              <a:gd name="T158" fmla="+- 0 3793 -39419"/>
                              <a:gd name="T159" fmla="*/ 3793 h 30693"/>
                              <a:gd name="T160" fmla="+- 0 8344 17767"/>
                              <a:gd name="T161" fmla="*/ T160 w 266765"/>
                              <a:gd name="T162" fmla="+- 0 3795 -39419"/>
                              <a:gd name="T163" fmla="*/ 3795 h 30693"/>
                              <a:gd name="T164" fmla="+- 0 8485 17767"/>
                              <a:gd name="T165" fmla="*/ T164 w 266765"/>
                              <a:gd name="T166" fmla="+- 0 3798 -39419"/>
                              <a:gd name="T167" fmla="*/ 3798 h 30693"/>
                              <a:gd name="T168" fmla="+- 0 8628 17767"/>
                              <a:gd name="T169" fmla="*/ T168 w 266765"/>
                              <a:gd name="T170" fmla="+- 0 3800 -39419"/>
                              <a:gd name="T171" fmla="*/ 3800 h 30693"/>
                              <a:gd name="T172" fmla="+- 0 8770 17767"/>
                              <a:gd name="T173" fmla="*/ T172 w 266765"/>
                              <a:gd name="T174" fmla="+- 0 3802 -39419"/>
                              <a:gd name="T175" fmla="*/ 3802 h 30693"/>
                              <a:gd name="T176" fmla="+- 0 8912 17767"/>
                              <a:gd name="T177" fmla="*/ T176 w 266765"/>
                              <a:gd name="T178" fmla="+- 0 3803 -39419"/>
                              <a:gd name="T179" fmla="*/ 3803 h 30693"/>
                              <a:gd name="T180" fmla="+- 0 9054 17767"/>
                              <a:gd name="T181" fmla="*/ T180 w 266765"/>
                              <a:gd name="T182" fmla="+- 0 3805 -39419"/>
                              <a:gd name="T183" fmla="*/ 3805 h 30693"/>
                              <a:gd name="T184" fmla="+- 0 9196 17767"/>
                              <a:gd name="T185" fmla="*/ T184 w 266765"/>
                              <a:gd name="T186" fmla="+- 0 3807 -39419"/>
                              <a:gd name="T187" fmla="*/ 3807 h 30693"/>
                              <a:gd name="T188" fmla="+- 0 9338 17767"/>
                              <a:gd name="T189" fmla="*/ T188 w 266765"/>
                              <a:gd name="T190" fmla="+- 0 3809 -39419"/>
                              <a:gd name="T191" fmla="*/ 3809 h 30693"/>
                              <a:gd name="T192" fmla="+- 0 9481 17767"/>
                              <a:gd name="T193" fmla="*/ T192 w 266765"/>
                              <a:gd name="T194" fmla="+- 0 3811 -39419"/>
                              <a:gd name="T195" fmla="*/ 3811 h 30693"/>
                              <a:gd name="T196" fmla="+- 0 9623 17767"/>
                              <a:gd name="T197" fmla="*/ T196 w 266765"/>
                              <a:gd name="T198" fmla="+- 0 3813 -39419"/>
                              <a:gd name="T199" fmla="*/ 3813 h 30693"/>
                              <a:gd name="T200" fmla="+- 0 9765 17767"/>
                              <a:gd name="T201" fmla="*/ T200 w 266765"/>
                              <a:gd name="T202" fmla="+- 0 3814 -39419"/>
                              <a:gd name="T203" fmla="*/ 3814 h 30693"/>
                              <a:gd name="T204" fmla="+- 0 9765 17767"/>
                              <a:gd name="T205" fmla="*/ T204 w 266765"/>
                              <a:gd name="T206" fmla="+- 0 3814 -39419"/>
                              <a:gd name="T207" fmla="*/ 3814 h 3069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</a:cxnLst>
                            <a:rect l="0" t="0" r="r" b="b"/>
                            <a:pathLst>
                              <a:path w="266765" h="30693">
                                <a:moveTo>
                                  <a:pt x="-15038" y="42151"/>
                                </a:moveTo>
                                <a:lnTo>
                                  <a:pt x="-14967" y="42485"/>
                                </a:lnTo>
                                <a:lnTo>
                                  <a:pt x="-14896" y="42633"/>
                                </a:lnTo>
                                <a:lnTo>
                                  <a:pt x="-14825" y="42721"/>
                                </a:lnTo>
                                <a:lnTo>
                                  <a:pt x="-14754" y="42783"/>
                                </a:lnTo>
                                <a:lnTo>
                                  <a:pt x="-14683" y="42828"/>
                                </a:lnTo>
                                <a:lnTo>
                                  <a:pt x="-14612" y="42864"/>
                                </a:lnTo>
                                <a:lnTo>
                                  <a:pt x="-14540" y="42893"/>
                                </a:lnTo>
                                <a:lnTo>
                                  <a:pt x="-14469" y="42917"/>
                                </a:lnTo>
                                <a:lnTo>
                                  <a:pt x="-14398" y="42938"/>
                                </a:lnTo>
                                <a:lnTo>
                                  <a:pt x="-14327" y="42956"/>
                                </a:lnTo>
                                <a:lnTo>
                                  <a:pt x="-14256" y="42972"/>
                                </a:lnTo>
                                <a:lnTo>
                                  <a:pt x="-14185" y="42986"/>
                                </a:lnTo>
                                <a:lnTo>
                                  <a:pt x="-14114" y="42999"/>
                                </a:lnTo>
                                <a:lnTo>
                                  <a:pt x="-14043" y="43010"/>
                                </a:lnTo>
                                <a:lnTo>
                                  <a:pt x="-13972" y="43021"/>
                                </a:lnTo>
                                <a:lnTo>
                                  <a:pt x="-13901" y="43030"/>
                                </a:lnTo>
                                <a:lnTo>
                                  <a:pt x="-13830" y="43039"/>
                                </a:lnTo>
                                <a:lnTo>
                                  <a:pt x="-13759" y="43048"/>
                                </a:lnTo>
                                <a:lnTo>
                                  <a:pt x="-13687" y="43055"/>
                                </a:lnTo>
                                <a:lnTo>
                                  <a:pt x="-13617" y="43062"/>
                                </a:lnTo>
                                <a:lnTo>
                                  <a:pt x="-13546" y="43069"/>
                                </a:lnTo>
                                <a:lnTo>
                                  <a:pt x="-13474" y="43075"/>
                                </a:lnTo>
                                <a:lnTo>
                                  <a:pt x="-13403" y="43081"/>
                                </a:lnTo>
                                <a:lnTo>
                                  <a:pt x="-13332" y="43086"/>
                                </a:lnTo>
                                <a:lnTo>
                                  <a:pt x="-13261" y="43091"/>
                                </a:lnTo>
                                <a:lnTo>
                                  <a:pt x="-13190" y="43097"/>
                                </a:lnTo>
                                <a:lnTo>
                                  <a:pt x="-13119" y="43102"/>
                                </a:lnTo>
                                <a:lnTo>
                                  <a:pt x="-13048" y="43106"/>
                                </a:lnTo>
                                <a:lnTo>
                                  <a:pt x="-12977" y="43110"/>
                                </a:lnTo>
                                <a:lnTo>
                                  <a:pt x="-12906" y="43114"/>
                                </a:lnTo>
                                <a:lnTo>
                                  <a:pt x="-12835" y="43118"/>
                                </a:lnTo>
                                <a:lnTo>
                                  <a:pt x="-12764" y="43122"/>
                                </a:lnTo>
                                <a:lnTo>
                                  <a:pt x="-12693" y="43126"/>
                                </a:lnTo>
                                <a:lnTo>
                                  <a:pt x="-12622" y="43129"/>
                                </a:lnTo>
                                <a:lnTo>
                                  <a:pt x="-12550" y="43133"/>
                                </a:lnTo>
                                <a:lnTo>
                                  <a:pt x="-12479" y="43136"/>
                                </a:lnTo>
                                <a:lnTo>
                                  <a:pt x="-12409" y="43138"/>
                                </a:lnTo>
                                <a:lnTo>
                                  <a:pt x="-12337" y="43141"/>
                                </a:lnTo>
                                <a:lnTo>
                                  <a:pt x="-12266" y="43144"/>
                                </a:lnTo>
                                <a:lnTo>
                                  <a:pt x="-12195" y="43147"/>
                                </a:lnTo>
                                <a:lnTo>
                                  <a:pt x="-12124" y="43150"/>
                                </a:lnTo>
                                <a:lnTo>
                                  <a:pt x="-12053" y="43153"/>
                                </a:lnTo>
                                <a:lnTo>
                                  <a:pt x="-11982" y="43155"/>
                                </a:lnTo>
                                <a:lnTo>
                                  <a:pt x="-11911" y="43158"/>
                                </a:lnTo>
                                <a:lnTo>
                                  <a:pt x="-11840" y="43160"/>
                                </a:lnTo>
                                <a:lnTo>
                                  <a:pt x="-11769" y="43163"/>
                                </a:lnTo>
                                <a:lnTo>
                                  <a:pt x="-11697" y="43165"/>
                                </a:lnTo>
                                <a:lnTo>
                                  <a:pt x="-11627" y="43167"/>
                                </a:lnTo>
                                <a:lnTo>
                                  <a:pt x="-11556" y="43169"/>
                                </a:lnTo>
                                <a:moveTo>
                                  <a:pt x="-11627" y="43167"/>
                                </a:moveTo>
                                <a:lnTo>
                                  <a:pt x="-11556" y="43169"/>
                                </a:lnTo>
                                <a:lnTo>
                                  <a:pt x="-11484" y="43171"/>
                                </a:lnTo>
                                <a:lnTo>
                                  <a:pt x="-11413" y="43173"/>
                                </a:lnTo>
                                <a:lnTo>
                                  <a:pt x="-11342" y="43175"/>
                                </a:lnTo>
                                <a:lnTo>
                                  <a:pt x="-11271" y="43177"/>
                                </a:lnTo>
                                <a:lnTo>
                                  <a:pt x="-11200" y="43179"/>
                                </a:lnTo>
                                <a:lnTo>
                                  <a:pt x="-11129" y="43180"/>
                                </a:lnTo>
                                <a:lnTo>
                                  <a:pt x="-11058" y="43182"/>
                                </a:lnTo>
                                <a:lnTo>
                                  <a:pt x="-10987" y="43184"/>
                                </a:lnTo>
                                <a:lnTo>
                                  <a:pt x="-10916" y="43186"/>
                                </a:lnTo>
                                <a:lnTo>
                                  <a:pt x="-10845" y="43187"/>
                                </a:lnTo>
                                <a:lnTo>
                                  <a:pt x="-10774" y="43189"/>
                                </a:lnTo>
                                <a:lnTo>
                                  <a:pt x="-10703" y="43191"/>
                                </a:lnTo>
                                <a:lnTo>
                                  <a:pt x="-10632" y="43193"/>
                                </a:lnTo>
                                <a:lnTo>
                                  <a:pt x="-10560" y="43194"/>
                                </a:lnTo>
                                <a:lnTo>
                                  <a:pt x="-10490" y="43195"/>
                                </a:lnTo>
                                <a:lnTo>
                                  <a:pt x="-10419" y="43197"/>
                                </a:lnTo>
                                <a:lnTo>
                                  <a:pt x="-10347" y="43198"/>
                                </a:lnTo>
                                <a:lnTo>
                                  <a:pt x="-10276" y="43199"/>
                                </a:lnTo>
                                <a:lnTo>
                                  <a:pt x="-10205" y="43201"/>
                                </a:lnTo>
                                <a:lnTo>
                                  <a:pt x="-10134" y="43202"/>
                                </a:lnTo>
                                <a:lnTo>
                                  <a:pt x="-10063" y="43203"/>
                                </a:lnTo>
                                <a:lnTo>
                                  <a:pt x="-9992" y="43205"/>
                                </a:lnTo>
                                <a:lnTo>
                                  <a:pt x="-9921" y="43206"/>
                                </a:lnTo>
                                <a:lnTo>
                                  <a:pt x="-9850" y="43207"/>
                                </a:lnTo>
                                <a:lnTo>
                                  <a:pt x="-9779" y="43209"/>
                                </a:lnTo>
                                <a:lnTo>
                                  <a:pt x="-9708" y="43210"/>
                                </a:lnTo>
                                <a:lnTo>
                                  <a:pt x="-9637" y="43211"/>
                                </a:lnTo>
                                <a:lnTo>
                                  <a:pt x="-9566" y="43212"/>
                                </a:lnTo>
                                <a:lnTo>
                                  <a:pt x="-9495" y="43213"/>
                                </a:lnTo>
                                <a:lnTo>
                                  <a:pt x="-9423" y="43214"/>
                                </a:lnTo>
                                <a:lnTo>
                                  <a:pt x="-9352" y="43216"/>
                                </a:lnTo>
                                <a:lnTo>
                                  <a:pt x="-9282" y="43217"/>
                                </a:lnTo>
                                <a:lnTo>
                                  <a:pt x="-9210" y="43218"/>
                                </a:lnTo>
                                <a:lnTo>
                                  <a:pt x="-9139" y="43219"/>
                                </a:lnTo>
                                <a:lnTo>
                                  <a:pt x="-9068" y="43220"/>
                                </a:lnTo>
                                <a:lnTo>
                                  <a:pt x="-8997" y="43221"/>
                                </a:lnTo>
                                <a:lnTo>
                                  <a:pt x="-8926" y="43222"/>
                                </a:lnTo>
                                <a:lnTo>
                                  <a:pt x="-8855" y="43222"/>
                                </a:lnTo>
                                <a:lnTo>
                                  <a:pt x="-8784" y="43224"/>
                                </a:lnTo>
                                <a:lnTo>
                                  <a:pt x="-8713" y="43224"/>
                                </a:lnTo>
                                <a:lnTo>
                                  <a:pt x="-8642" y="43225"/>
                                </a:lnTo>
                                <a:lnTo>
                                  <a:pt x="-8571" y="43226"/>
                                </a:lnTo>
                                <a:lnTo>
                                  <a:pt x="-8500" y="43227"/>
                                </a:lnTo>
                                <a:lnTo>
                                  <a:pt x="-8429" y="43228"/>
                                </a:lnTo>
                                <a:lnTo>
                                  <a:pt x="-8357" y="43229"/>
                                </a:lnTo>
                                <a:lnTo>
                                  <a:pt x="-8286" y="43230"/>
                                </a:lnTo>
                                <a:lnTo>
                                  <a:pt x="-8215" y="43231"/>
                                </a:lnTo>
                                <a:lnTo>
                                  <a:pt x="-8144" y="43232"/>
                                </a:lnTo>
                                <a:lnTo>
                                  <a:pt x="-8073" y="43233"/>
                                </a:lnTo>
                                <a:lnTo>
                                  <a:pt x="-8002" y="43233"/>
                                </a:lnTo>
                                <a:moveTo>
                                  <a:pt x="-8073" y="43233"/>
                                </a:moveTo>
                                <a:lnTo>
                                  <a:pt x="-8002" y="43233"/>
                                </a:lnTo>
                              </a:path>
                            </a:pathLst>
                          </a:custGeom>
                          <a:noFill/>
                          <a:ln w="1733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8" name="AutoShape 321"/>
                        <wps:cNvSpPr>
                          <a:spLocks/>
                        </wps:cNvSpPr>
                        <wps:spPr bwMode="auto">
                          <a:xfrm>
                            <a:off x="2718" y="1575"/>
                            <a:ext cx="7048" cy="2213"/>
                          </a:xfrm>
                          <a:custGeom>
                            <a:avLst/>
                            <a:gdLst>
                              <a:gd name="T0" fmla="+- 0 2789 2718"/>
                              <a:gd name="T1" fmla="*/ T0 w 7048"/>
                              <a:gd name="T2" fmla="+- 0 2071 1575"/>
                              <a:gd name="T3" fmla="*/ 2071 h 2213"/>
                              <a:gd name="T4" fmla="+- 0 2792 2718"/>
                              <a:gd name="T5" fmla="*/ T4 w 7048"/>
                              <a:gd name="T6" fmla="+- 0 2325 1575"/>
                              <a:gd name="T7" fmla="*/ 2325 h 2213"/>
                              <a:gd name="T8" fmla="+- 0 2860 2718"/>
                              <a:gd name="T9" fmla="*/ T8 w 7048"/>
                              <a:gd name="T10" fmla="+- 0 2634 1575"/>
                              <a:gd name="T11" fmla="*/ 2634 h 2213"/>
                              <a:gd name="T12" fmla="+- 0 2881 2718"/>
                              <a:gd name="T13" fmla="*/ T12 w 7048"/>
                              <a:gd name="T14" fmla="+- 0 2623 1575"/>
                              <a:gd name="T15" fmla="*/ 2623 h 2213"/>
                              <a:gd name="T16" fmla="+- 0 2884 2718"/>
                              <a:gd name="T17" fmla="*/ T16 w 7048"/>
                              <a:gd name="T18" fmla="+- 0 2630 1575"/>
                              <a:gd name="T19" fmla="*/ 2630 h 2213"/>
                              <a:gd name="T20" fmla="+- 0 2941 2718"/>
                              <a:gd name="T21" fmla="*/ T20 w 7048"/>
                              <a:gd name="T22" fmla="+- 0 2781 1575"/>
                              <a:gd name="T23" fmla="*/ 2781 h 2213"/>
                              <a:gd name="T24" fmla="+- 0 2957 2718"/>
                              <a:gd name="T25" fmla="*/ T24 w 7048"/>
                              <a:gd name="T26" fmla="+- 0 2820 1575"/>
                              <a:gd name="T27" fmla="*/ 2820 h 2213"/>
                              <a:gd name="T28" fmla="+- 0 2942 2718"/>
                              <a:gd name="T29" fmla="*/ T28 w 7048"/>
                              <a:gd name="T30" fmla="+- 0 2820 1575"/>
                              <a:gd name="T31" fmla="*/ 2820 h 2213"/>
                              <a:gd name="T32" fmla="+- 0 2953 2718"/>
                              <a:gd name="T33" fmla="*/ T32 w 7048"/>
                              <a:gd name="T34" fmla="+- 0 2813 1575"/>
                              <a:gd name="T35" fmla="*/ 2813 h 2213"/>
                              <a:gd name="T36" fmla="+- 0 3103 2718"/>
                              <a:gd name="T37" fmla="*/ T36 w 7048"/>
                              <a:gd name="T38" fmla="+- 0 3084 1575"/>
                              <a:gd name="T39" fmla="*/ 3084 h 2213"/>
                              <a:gd name="T40" fmla="+- 0 3050 2718"/>
                              <a:gd name="T41" fmla="*/ T40 w 7048"/>
                              <a:gd name="T42" fmla="+- 0 2976 1575"/>
                              <a:gd name="T43" fmla="*/ 2976 h 2213"/>
                              <a:gd name="T44" fmla="+- 0 3092 2718"/>
                              <a:gd name="T45" fmla="*/ T44 w 7048"/>
                              <a:gd name="T46" fmla="+- 0 3032 1575"/>
                              <a:gd name="T47" fmla="*/ 3032 h 2213"/>
                              <a:gd name="T48" fmla="+- 0 3221 2718"/>
                              <a:gd name="T49" fmla="*/ T48 w 7048"/>
                              <a:gd name="T50" fmla="+- 0 3190 1575"/>
                              <a:gd name="T51" fmla="*/ 3190 h 2213"/>
                              <a:gd name="T52" fmla="+- 0 3232 2718"/>
                              <a:gd name="T53" fmla="*/ T52 w 7048"/>
                              <a:gd name="T54" fmla="+- 0 3163 1575"/>
                              <a:gd name="T55" fmla="*/ 3163 h 2213"/>
                              <a:gd name="T56" fmla="+- 0 3233 2718"/>
                              <a:gd name="T57" fmla="*/ T56 w 7048"/>
                              <a:gd name="T58" fmla="+- 0 3164 1575"/>
                              <a:gd name="T59" fmla="*/ 3164 h 2213"/>
                              <a:gd name="T60" fmla="+- 0 3357 2718"/>
                              <a:gd name="T61" fmla="*/ T60 w 7048"/>
                              <a:gd name="T62" fmla="+- 0 3243 1575"/>
                              <a:gd name="T63" fmla="*/ 3243 h 2213"/>
                              <a:gd name="T64" fmla="+- 0 3357 2718"/>
                              <a:gd name="T65" fmla="*/ T64 w 7048"/>
                              <a:gd name="T66" fmla="+- 0 3243 1575"/>
                              <a:gd name="T67" fmla="*/ 3243 h 2213"/>
                              <a:gd name="T68" fmla="+- 0 3585 2718"/>
                              <a:gd name="T69" fmla="*/ T68 w 7048"/>
                              <a:gd name="T70" fmla="+- 0 3344 1575"/>
                              <a:gd name="T71" fmla="*/ 3344 h 2213"/>
                              <a:gd name="T72" fmla="+- 0 3800 2718"/>
                              <a:gd name="T73" fmla="*/ T72 w 7048"/>
                              <a:gd name="T74" fmla="+- 0 3441 1575"/>
                              <a:gd name="T75" fmla="*/ 3441 h 2213"/>
                              <a:gd name="T76" fmla="+- 0 3892 2718"/>
                              <a:gd name="T77" fmla="*/ T76 w 7048"/>
                              <a:gd name="T78" fmla="+- 0 3463 1575"/>
                              <a:gd name="T79" fmla="*/ 3463 h 2213"/>
                              <a:gd name="T80" fmla="+- 0 4081 2718"/>
                              <a:gd name="T81" fmla="*/ T80 w 7048"/>
                              <a:gd name="T82" fmla="+- 0 3471 1575"/>
                              <a:gd name="T83" fmla="*/ 3471 h 2213"/>
                              <a:gd name="T84" fmla="+- 0 4081 2718"/>
                              <a:gd name="T85" fmla="*/ T84 w 7048"/>
                              <a:gd name="T86" fmla="+- 0 3471 1575"/>
                              <a:gd name="T87" fmla="*/ 3471 h 2213"/>
                              <a:gd name="T88" fmla="+- 0 4451 2718"/>
                              <a:gd name="T89" fmla="*/ T88 w 7048"/>
                              <a:gd name="T90" fmla="+- 0 3527 1575"/>
                              <a:gd name="T91" fmla="*/ 3527 h 2213"/>
                              <a:gd name="T92" fmla="+- 0 4637 2718"/>
                              <a:gd name="T93" fmla="*/ T92 w 7048"/>
                              <a:gd name="T94" fmla="+- 0 3550 1575"/>
                              <a:gd name="T95" fmla="*/ 3550 h 2213"/>
                              <a:gd name="T96" fmla="+- 0 4720 2718"/>
                              <a:gd name="T97" fmla="*/ T96 w 7048"/>
                              <a:gd name="T98" fmla="+- 0 3559 1575"/>
                              <a:gd name="T99" fmla="*/ 3559 h 2213"/>
                              <a:gd name="T100" fmla="+- 0 4916 2718"/>
                              <a:gd name="T101" fmla="*/ T100 w 7048"/>
                              <a:gd name="T102" fmla="+- 0 3578 1575"/>
                              <a:gd name="T103" fmla="*/ 3578 h 2213"/>
                              <a:gd name="T104" fmla="+- 0 5009 2718"/>
                              <a:gd name="T105" fmla="*/ T104 w 7048"/>
                              <a:gd name="T106" fmla="+- 0 3586 1575"/>
                              <a:gd name="T107" fmla="*/ 3586 h 2213"/>
                              <a:gd name="T108" fmla="+- 0 5196 2718"/>
                              <a:gd name="T109" fmla="*/ T108 w 7048"/>
                              <a:gd name="T110" fmla="+- 0 3601 1575"/>
                              <a:gd name="T111" fmla="*/ 3601 h 2213"/>
                              <a:gd name="T112" fmla="+- 0 5573 2718"/>
                              <a:gd name="T113" fmla="*/ T112 w 7048"/>
                              <a:gd name="T114" fmla="+- 0 3627 1575"/>
                              <a:gd name="T115" fmla="*/ 3627 h 2213"/>
                              <a:gd name="T116" fmla="+- 0 5573 2718"/>
                              <a:gd name="T117" fmla="*/ T116 w 7048"/>
                              <a:gd name="T118" fmla="+- 0 3627 1575"/>
                              <a:gd name="T119" fmla="*/ 3627 h 2213"/>
                              <a:gd name="T120" fmla="+- 0 5942 2718"/>
                              <a:gd name="T121" fmla="*/ T120 w 7048"/>
                              <a:gd name="T122" fmla="+- 0 3648 1575"/>
                              <a:gd name="T123" fmla="*/ 3648 h 2213"/>
                              <a:gd name="T124" fmla="+- 0 5942 2718"/>
                              <a:gd name="T125" fmla="*/ T124 w 7048"/>
                              <a:gd name="T126" fmla="+- 0 3648 1575"/>
                              <a:gd name="T127" fmla="*/ 3648 h 2213"/>
                              <a:gd name="T128" fmla="+- 0 6212 2718"/>
                              <a:gd name="T129" fmla="*/ T128 w 7048"/>
                              <a:gd name="T130" fmla="+- 0 3661 1575"/>
                              <a:gd name="T131" fmla="*/ 3661 h 2213"/>
                              <a:gd name="T132" fmla="+- 0 6354 2718"/>
                              <a:gd name="T133" fmla="*/ T132 w 7048"/>
                              <a:gd name="T134" fmla="+- 0 3668 1575"/>
                              <a:gd name="T135" fmla="*/ 3668 h 2213"/>
                              <a:gd name="T136" fmla="+- 0 6502 2718"/>
                              <a:gd name="T137" fmla="*/ T136 w 7048"/>
                              <a:gd name="T138" fmla="+- 0 3673 1575"/>
                              <a:gd name="T139" fmla="*/ 3673 h 2213"/>
                              <a:gd name="T140" fmla="+- 0 6780 2718"/>
                              <a:gd name="T141" fmla="*/ T140 w 7048"/>
                              <a:gd name="T142" fmla="+- 0 3684 1575"/>
                              <a:gd name="T143" fmla="*/ 3684 h 2213"/>
                              <a:gd name="T144" fmla="+- 0 6876 2718"/>
                              <a:gd name="T145" fmla="*/ T144 w 7048"/>
                              <a:gd name="T146" fmla="+- 0 3688 1575"/>
                              <a:gd name="T147" fmla="*/ 3688 h 2213"/>
                              <a:gd name="T148" fmla="+- 0 7156 2718"/>
                              <a:gd name="T149" fmla="*/ T148 w 7048"/>
                              <a:gd name="T150" fmla="+- 0 3697 1575"/>
                              <a:gd name="T151" fmla="*/ 3697 h 2213"/>
                              <a:gd name="T152" fmla="+- 0 7343 2718"/>
                              <a:gd name="T153" fmla="*/ T152 w 7048"/>
                              <a:gd name="T154" fmla="+- 0 3703 1575"/>
                              <a:gd name="T155" fmla="*/ 3703 h 2213"/>
                              <a:gd name="T156" fmla="+- 0 7530 2718"/>
                              <a:gd name="T157" fmla="*/ T156 w 7048"/>
                              <a:gd name="T158" fmla="+- 0 3709 1575"/>
                              <a:gd name="T159" fmla="*/ 3709 h 2213"/>
                              <a:gd name="T160" fmla="+- 0 7716 2718"/>
                              <a:gd name="T161" fmla="*/ T160 w 7048"/>
                              <a:gd name="T162" fmla="+- 0 3745 1575"/>
                              <a:gd name="T163" fmla="*/ 3745 h 2213"/>
                              <a:gd name="T164" fmla="+- 0 7810 2718"/>
                              <a:gd name="T165" fmla="*/ T164 w 7048"/>
                              <a:gd name="T166" fmla="+- 0 3748 1575"/>
                              <a:gd name="T167" fmla="*/ 3748 h 2213"/>
                              <a:gd name="T168" fmla="+- 0 7996 2718"/>
                              <a:gd name="T169" fmla="*/ T168 w 7048"/>
                              <a:gd name="T170" fmla="+- 0 3752 1575"/>
                              <a:gd name="T171" fmla="*/ 3752 h 2213"/>
                              <a:gd name="T172" fmla="+- 0 8272 2718"/>
                              <a:gd name="T173" fmla="*/ T172 w 7048"/>
                              <a:gd name="T174" fmla="+- 0 3759 1575"/>
                              <a:gd name="T175" fmla="*/ 3759 h 2213"/>
                              <a:gd name="T176" fmla="+- 0 8370 2718"/>
                              <a:gd name="T177" fmla="*/ T176 w 7048"/>
                              <a:gd name="T178" fmla="+- 0 3730 1575"/>
                              <a:gd name="T179" fmla="*/ 3730 h 2213"/>
                              <a:gd name="T180" fmla="+- 0 8557 2718"/>
                              <a:gd name="T181" fmla="*/ T180 w 7048"/>
                              <a:gd name="T182" fmla="+- 0 3765 1575"/>
                              <a:gd name="T183" fmla="*/ 3765 h 2213"/>
                              <a:gd name="T184" fmla="+- 0 8744 2718"/>
                              <a:gd name="T185" fmla="*/ T184 w 7048"/>
                              <a:gd name="T186" fmla="+- 0 3769 1575"/>
                              <a:gd name="T187" fmla="*/ 3769 h 2213"/>
                              <a:gd name="T188" fmla="+- 0 9024 2718"/>
                              <a:gd name="T189" fmla="*/ T188 w 7048"/>
                              <a:gd name="T190" fmla="+- 0 3774 1575"/>
                              <a:gd name="T191" fmla="*/ 3774 h 2213"/>
                              <a:gd name="T192" fmla="+- 0 9125 2718"/>
                              <a:gd name="T193" fmla="*/ T192 w 7048"/>
                              <a:gd name="T194" fmla="+- 0 3776 1575"/>
                              <a:gd name="T195" fmla="*/ 3776 h 2213"/>
                              <a:gd name="T196" fmla="+- 0 9305 2718"/>
                              <a:gd name="T197" fmla="*/ T196 w 7048"/>
                              <a:gd name="T198" fmla="+- 0 3748 1575"/>
                              <a:gd name="T199" fmla="*/ 3748 h 2213"/>
                              <a:gd name="T200" fmla="+- 0 9491 2718"/>
                              <a:gd name="T201" fmla="*/ T200 w 7048"/>
                              <a:gd name="T202" fmla="+- 0 3752 1575"/>
                              <a:gd name="T203" fmla="*/ 3752 h 2213"/>
                              <a:gd name="T204" fmla="+- 0 9694 2718"/>
                              <a:gd name="T205" fmla="*/ T204 w 7048"/>
                              <a:gd name="T206" fmla="+- 0 3755 1575"/>
                              <a:gd name="T207" fmla="*/ 3755 h 2213"/>
                              <a:gd name="T208" fmla="+- 0 9694 2718"/>
                              <a:gd name="T209" fmla="*/ T208 w 7048"/>
                              <a:gd name="T210" fmla="+- 0 3755 1575"/>
                              <a:gd name="T211" fmla="*/ 3755 h 221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</a:cxnLst>
                            <a:rect l="0" t="0" r="r" b="b"/>
                            <a:pathLst>
                              <a:path w="7048" h="2213">
                                <a:moveTo>
                                  <a:pt x="47" y="248"/>
                                </a:moveTo>
                                <a:lnTo>
                                  <a:pt x="24" y="252"/>
                                </a:lnTo>
                                <a:lnTo>
                                  <a:pt x="36" y="376"/>
                                </a:lnTo>
                                <a:lnTo>
                                  <a:pt x="59" y="372"/>
                                </a:lnTo>
                                <a:lnTo>
                                  <a:pt x="47" y="248"/>
                                </a:lnTo>
                                <a:close/>
                                <a:moveTo>
                                  <a:pt x="71" y="496"/>
                                </a:moveTo>
                                <a:lnTo>
                                  <a:pt x="48" y="500"/>
                                </a:lnTo>
                                <a:lnTo>
                                  <a:pt x="60" y="624"/>
                                </a:lnTo>
                                <a:lnTo>
                                  <a:pt x="83" y="620"/>
                                </a:lnTo>
                                <a:lnTo>
                                  <a:pt x="71" y="496"/>
                                </a:lnTo>
                                <a:close/>
                                <a:moveTo>
                                  <a:pt x="96" y="741"/>
                                </a:moveTo>
                                <a:lnTo>
                                  <a:pt x="74" y="750"/>
                                </a:lnTo>
                                <a:lnTo>
                                  <a:pt x="100" y="869"/>
                                </a:lnTo>
                                <a:lnTo>
                                  <a:pt x="123" y="861"/>
                                </a:lnTo>
                                <a:lnTo>
                                  <a:pt x="96" y="741"/>
                                </a:lnTo>
                                <a:close/>
                                <a:moveTo>
                                  <a:pt x="149" y="980"/>
                                </a:moveTo>
                                <a:lnTo>
                                  <a:pt x="126" y="990"/>
                                </a:lnTo>
                                <a:lnTo>
                                  <a:pt x="142" y="1059"/>
                                </a:lnTo>
                                <a:lnTo>
                                  <a:pt x="143" y="1061"/>
                                </a:lnTo>
                                <a:lnTo>
                                  <a:pt x="160" y="1108"/>
                                </a:lnTo>
                                <a:lnTo>
                                  <a:pt x="181" y="1094"/>
                                </a:lnTo>
                                <a:lnTo>
                                  <a:pt x="166" y="1055"/>
                                </a:lnTo>
                                <a:lnTo>
                                  <a:pt x="153" y="1055"/>
                                </a:lnTo>
                                <a:lnTo>
                                  <a:pt x="163" y="1048"/>
                                </a:lnTo>
                                <a:lnTo>
                                  <a:pt x="164" y="1048"/>
                                </a:lnTo>
                                <a:lnTo>
                                  <a:pt x="149" y="980"/>
                                </a:lnTo>
                                <a:close/>
                                <a:moveTo>
                                  <a:pt x="164" y="1050"/>
                                </a:moveTo>
                                <a:lnTo>
                                  <a:pt x="164" y="1050"/>
                                </a:lnTo>
                                <a:lnTo>
                                  <a:pt x="153" y="1055"/>
                                </a:lnTo>
                                <a:lnTo>
                                  <a:pt x="166" y="1055"/>
                                </a:lnTo>
                                <a:lnTo>
                                  <a:pt x="164" y="1050"/>
                                </a:lnTo>
                                <a:close/>
                                <a:moveTo>
                                  <a:pt x="164" y="1048"/>
                                </a:moveTo>
                                <a:lnTo>
                                  <a:pt x="163" y="1048"/>
                                </a:lnTo>
                                <a:lnTo>
                                  <a:pt x="164" y="1050"/>
                                </a:lnTo>
                                <a:lnTo>
                                  <a:pt x="164" y="1048"/>
                                </a:lnTo>
                                <a:close/>
                                <a:moveTo>
                                  <a:pt x="223" y="1206"/>
                                </a:moveTo>
                                <a:lnTo>
                                  <a:pt x="202" y="1220"/>
                                </a:lnTo>
                                <a:lnTo>
                                  <a:pt x="214" y="1252"/>
                                </a:lnTo>
                                <a:lnTo>
                                  <a:pt x="215" y="1254"/>
                                </a:lnTo>
                                <a:lnTo>
                                  <a:pt x="254" y="1326"/>
                                </a:lnTo>
                                <a:lnTo>
                                  <a:pt x="273" y="1307"/>
                                </a:lnTo>
                                <a:lnTo>
                                  <a:pt x="239" y="1245"/>
                                </a:lnTo>
                                <a:lnTo>
                                  <a:pt x="224" y="1245"/>
                                </a:lnTo>
                                <a:lnTo>
                                  <a:pt x="234" y="1236"/>
                                </a:lnTo>
                                <a:lnTo>
                                  <a:pt x="223" y="1206"/>
                                </a:lnTo>
                                <a:close/>
                                <a:moveTo>
                                  <a:pt x="235" y="1238"/>
                                </a:moveTo>
                                <a:lnTo>
                                  <a:pt x="224" y="1245"/>
                                </a:lnTo>
                                <a:lnTo>
                                  <a:pt x="239" y="1245"/>
                                </a:lnTo>
                                <a:lnTo>
                                  <a:pt x="235" y="1238"/>
                                </a:lnTo>
                                <a:close/>
                                <a:moveTo>
                                  <a:pt x="234" y="1236"/>
                                </a:moveTo>
                                <a:lnTo>
                                  <a:pt x="234" y="1236"/>
                                </a:lnTo>
                                <a:lnTo>
                                  <a:pt x="235" y="1238"/>
                                </a:lnTo>
                                <a:lnTo>
                                  <a:pt x="234" y="1236"/>
                                </a:lnTo>
                                <a:close/>
                                <a:moveTo>
                                  <a:pt x="332" y="1401"/>
                                </a:moveTo>
                                <a:lnTo>
                                  <a:pt x="315" y="1424"/>
                                </a:lnTo>
                                <a:lnTo>
                                  <a:pt x="358" y="1481"/>
                                </a:lnTo>
                                <a:lnTo>
                                  <a:pt x="359" y="1482"/>
                                </a:lnTo>
                                <a:lnTo>
                                  <a:pt x="385" y="1509"/>
                                </a:lnTo>
                                <a:lnTo>
                                  <a:pt x="399" y="1484"/>
                                </a:lnTo>
                                <a:lnTo>
                                  <a:pt x="385" y="1469"/>
                                </a:lnTo>
                                <a:lnTo>
                                  <a:pt x="366" y="1469"/>
                                </a:lnTo>
                                <a:lnTo>
                                  <a:pt x="374" y="1457"/>
                                </a:lnTo>
                                <a:lnTo>
                                  <a:pt x="332" y="1401"/>
                                </a:lnTo>
                                <a:close/>
                                <a:moveTo>
                                  <a:pt x="374" y="1457"/>
                                </a:moveTo>
                                <a:lnTo>
                                  <a:pt x="375" y="1458"/>
                                </a:lnTo>
                                <a:lnTo>
                                  <a:pt x="366" y="1469"/>
                                </a:lnTo>
                                <a:lnTo>
                                  <a:pt x="385" y="1469"/>
                                </a:lnTo>
                                <a:lnTo>
                                  <a:pt x="374" y="1457"/>
                                </a:lnTo>
                                <a:close/>
                                <a:moveTo>
                                  <a:pt x="374" y="1457"/>
                                </a:moveTo>
                                <a:lnTo>
                                  <a:pt x="374" y="1457"/>
                                </a:lnTo>
                                <a:close/>
                                <a:moveTo>
                                  <a:pt x="475" y="1555"/>
                                </a:moveTo>
                                <a:lnTo>
                                  <a:pt x="462" y="1582"/>
                                </a:lnTo>
                                <a:lnTo>
                                  <a:pt x="503" y="1615"/>
                                </a:lnTo>
                                <a:lnTo>
                                  <a:pt x="503" y="1616"/>
                                </a:lnTo>
                                <a:lnTo>
                                  <a:pt x="544" y="1644"/>
                                </a:lnTo>
                                <a:lnTo>
                                  <a:pt x="555" y="1616"/>
                                </a:lnTo>
                                <a:lnTo>
                                  <a:pt x="534" y="1602"/>
                                </a:lnTo>
                                <a:lnTo>
                                  <a:pt x="509" y="1602"/>
                                </a:lnTo>
                                <a:lnTo>
                                  <a:pt x="514" y="1588"/>
                                </a:lnTo>
                                <a:lnTo>
                                  <a:pt x="475" y="1555"/>
                                </a:lnTo>
                                <a:close/>
                                <a:moveTo>
                                  <a:pt x="515" y="1589"/>
                                </a:moveTo>
                                <a:lnTo>
                                  <a:pt x="509" y="1602"/>
                                </a:lnTo>
                                <a:lnTo>
                                  <a:pt x="534" y="1602"/>
                                </a:lnTo>
                                <a:lnTo>
                                  <a:pt x="515" y="1589"/>
                                </a:lnTo>
                                <a:close/>
                                <a:moveTo>
                                  <a:pt x="514" y="1588"/>
                                </a:moveTo>
                                <a:lnTo>
                                  <a:pt x="514" y="1588"/>
                                </a:lnTo>
                                <a:lnTo>
                                  <a:pt x="515" y="1589"/>
                                </a:lnTo>
                                <a:lnTo>
                                  <a:pt x="514" y="1588"/>
                                </a:lnTo>
                                <a:close/>
                                <a:moveTo>
                                  <a:pt x="639" y="1668"/>
                                </a:moveTo>
                                <a:lnTo>
                                  <a:pt x="630" y="1697"/>
                                </a:lnTo>
                                <a:lnTo>
                                  <a:pt x="646" y="1706"/>
                                </a:lnTo>
                                <a:lnTo>
                                  <a:pt x="718" y="1741"/>
                                </a:lnTo>
                                <a:lnTo>
                                  <a:pt x="726" y="1712"/>
                                </a:lnTo>
                                <a:lnTo>
                                  <a:pt x="655" y="1677"/>
                                </a:lnTo>
                                <a:lnTo>
                                  <a:pt x="639" y="1668"/>
                                </a:lnTo>
                                <a:close/>
                                <a:moveTo>
                                  <a:pt x="814" y="1750"/>
                                </a:moveTo>
                                <a:lnTo>
                                  <a:pt x="808" y="1779"/>
                                </a:lnTo>
                                <a:lnTo>
                                  <a:pt x="861" y="1799"/>
                                </a:lnTo>
                                <a:lnTo>
                                  <a:pt x="899" y="1812"/>
                                </a:lnTo>
                                <a:lnTo>
                                  <a:pt x="904" y="1782"/>
                                </a:lnTo>
                                <a:lnTo>
                                  <a:pt x="867" y="1769"/>
                                </a:lnTo>
                                <a:lnTo>
                                  <a:pt x="814" y="1750"/>
                                </a:lnTo>
                                <a:close/>
                                <a:moveTo>
                                  <a:pt x="995" y="1810"/>
                                </a:moveTo>
                                <a:lnTo>
                                  <a:pt x="990" y="1841"/>
                                </a:lnTo>
                                <a:lnTo>
                                  <a:pt x="1003" y="1845"/>
                                </a:lnTo>
                                <a:lnTo>
                                  <a:pt x="1075" y="1865"/>
                                </a:lnTo>
                                <a:lnTo>
                                  <a:pt x="1082" y="1866"/>
                                </a:lnTo>
                                <a:lnTo>
                                  <a:pt x="1086" y="1835"/>
                                </a:lnTo>
                                <a:lnTo>
                                  <a:pt x="1079" y="1833"/>
                                </a:lnTo>
                                <a:lnTo>
                                  <a:pt x="1008" y="1815"/>
                                </a:lnTo>
                                <a:lnTo>
                                  <a:pt x="995" y="1810"/>
                                </a:lnTo>
                                <a:close/>
                                <a:moveTo>
                                  <a:pt x="1178" y="1858"/>
                                </a:moveTo>
                                <a:lnTo>
                                  <a:pt x="1174" y="1888"/>
                                </a:lnTo>
                                <a:lnTo>
                                  <a:pt x="1217" y="1898"/>
                                </a:lnTo>
                                <a:lnTo>
                                  <a:pt x="1266" y="1908"/>
                                </a:lnTo>
                                <a:lnTo>
                                  <a:pt x="1270" y="1877"/>
                                </a:lnTo>
                                <a:lnTo>
                                  <a:pt x="1221" y="1867"/>
                                </a:lnTo>
                                <a:lnTo>
                                  <a:pt x="1178" y="1858"/>
                                </a:lnTo>
                                <a:close/>
                                <a:moveTo>
                                  <a:pt x="1363" y="1896"/>
                                </a:moveTo>
                                <a:lnTo>
                                  <a:pt x="1362" y="1896"/>
                                </a:lnTo>
                                <a:lnTo>
                                  <a:pt x="1359" y="1926"/>
                                </a:lnTo>
                                <a:lnTo>
                                  <a:pt x="1360" y="1927"/>
                                </a:lnTo>
                                <a:lnTo>
                                  <a:pt x="1451" y="1943"/>
                                </a:lnTo>
                                <a:lnTo>
                                  <a:pt x="1454" y="1912"/>
                                </a:lnTo>
                                <a:lnTo>
                                  <a:pt x="1363" y="1896"/>
                                </a:lnTo>
                                <a:close/>
                                <a:moveTo>
                                  <a:pt x="1547" y="1927"/>
                                </a:moveTo>
                                <a:lnTo>
                                  <a:pt x="1545" y="1958"/>
                                </a:lnTo>
                                <a:lnTo>
                                  <a:pt x="1638" y="1971"/>
                                </a:lnTo>
                                <a:lnTo>
                                  <a:pt x="1640" y="1940"/>
                                </a:lnTo>
                                <a:lnTo>
                                  <a:pt x="1547" y="1927"/>
                                </a:lnTo>
                                <a:close/>
                                <a:moveTo>
                                  <a:pt x="1733" y="1952"/>
                                </a:moveTo>
                                <a:lnTo>
                                  <a:pt x="1730" y="1984"/>
                                </a:lnTo>
                                <a:lnTo>
                                  <a:pt x="1787" y="1991"/>
                                </a:lnTo>
                                <a:lnTo>
                                  <a:pt x="1824" y="1995"/>
                                </a:lnTo>
                                <a:lnTo>
                                  <a:pt x="1826" y="1964"/>
                                </a:lnTo>
                                <a:lnTo>
                                  <a:pt x="1733" y="1952"/>
                                </a:lnTo>
                                <a:close/>
                                <a:moveTo>
                                  <a:pt x="1919" y="1975"/>
                                </a:moveTo>
                                <a:lnTo>
                                  <a:pt x="1917" y="2006"/>
                                </a:lnTo>
                                <a:lnTo>
                                  <a:pt x="1929" y="2008"/>
                                </a:lnTo>
                                <a:lnTo>
                                  <a:pt x="2000" y="2015"/>
                                </a:lnTo>
                                <a:lnTo>
                                  <a:pt x="2010" y="2016"/>
                                </a:lnTo>
                                <a:lnTo>
                                  <a:pt x="2012" y="1985"/>
                                </a:lnTo>
                                <a:lnTo>
                                  <a:pt x="2002" y="1984"/>
                                </a:lnTo>
                                <a:lnTo>
                                  <a:pt x="1931" y="1977"/>
                                </a:lnTo>
                                <a:lnTo>
                                  <a:pt x="1919" y="1975"/>
                                </a:lnTo>
                                <a:close/>
                                <a:moveTo>
                                  <a:pt x="2105" y="1994"/>
                                </a:moveTo>
                                <a:lnTo>
                                  <a:pt x="2103" y="2025"/>
                                </a:lnTo>
                                <a:lnTo>
                                  <a:pt x="2196" y="2034"/>
                                </a:lnTo>
                                <a:lnTo>
                                  <a:pt x="2198" y="2003"/>
                                </a:lnTo>
                                <a:lnTo>
                                  <a:pt x="2105" y="1994"/>
                                </a:lnTo>
                                <a:close/>
                                <a:moveTo>
                                  <a:pt x="2291" y="2011"/>
                                </a:moveTo>
                                <a:lnTo>
                                  <a:pt x="2290" y="2042"/>
                                </a:lnTo>
                                <a:lnTo>
                                  <a:pt x="2383" y="2050"/>
                                </a:lnTo>
                                <a:lnTo>
                                  <a:pt x="2385" y="2019"/>
                                </a:lnTo>
                                <a:lnTo>
                                  <a:pt x="2291" y="2011"/>
                                </a:lnTo>
                                <a:close/>
                                <a:moveTo>
                                  <a:pt x="2478" y="2026"/>
                                </a:moveTo>
                                <a:lnTo>
                                  <a:pt x="2476" y="2058"/>
                                </a:lnTo>
                                <a:lnTo>
                                  <a:pt x="2498" y="2059"/>
                                </a:lnTo>
                                <a:lnTo>
                                  <a:pt x="2569" y="2065"/>
                                </a:lnTo>
                                <a:lnTo>
                                  <a:pt x="2570" y="2034"/>
                                </a:lnTo>
                                <a:lnTo>
                                  <a:pt x="2478" y="2026"/>
                                </a:lnTo>
                                <a:close/>
                                <a:moveTo>
                                  <a:pt x="2664" y="2039"/>
                                </a:moveTo>
                                <a:lnTo>
                                  <a:pt x="2663" y="2071"/>
                                </a:lnTo>
                                <a:lnTo>
                                  <a:pt x="2757" y="2077"/>
                                </a:lnTo>
                                <a:lnTo>
                                  <a:pt x="2757" y="2046"/>
                                </a:lnTo>
                                <a:lnTo>
                                  <a:pt x="2664" y="2039"/>
                                </a:lnTo>
                                <a:close/>
                                <a:moveTo>
                                  <a:pt x="2855" y="2052"/>
                                </a:moveTo>
                                <a:lnTo>
                                  <a:pt x="2851" y="2052"/>
                                </a:lnTo>
                                <a:lnTo>
                                  <a:pt x="2850" y="2083"/>
                                </a:lnTo>
                                <a:lnTo>
                                  <a:pt x="2853" y="2083"/>
                                </a:lnTo>
                                <a:lnTo>
                                  <a:pt x="2943" y="2089"/>
                                </a:lnTo>
                                <a:lnTo>
                                  <a:pt x="2944" y="2058"/>
                                </a:lnTo>
                                <a:lnTo>
                                  <a:pt x="2855" y="2052"/>
                                </a:lnTo>
                                <a:close/>
                                <a:moveTo>
                                  <a:pt x="3037" y="2063"/>
                                </a:moveTo>
                                <a:lnTo>
                                  <a:pt x="3036" y="2094"/>
                                </a:lnTo>
                                <a:lnTo>
                                  <a:pt x="3130" y="2099"/>
                                </a:lnTo>
                                <a:lnTo>
                                  <a:pt x="3131" y="2068"/>
                                </a:lnTo>
                                <a:lnTo>
                                  <a:pt x="3037" y="2063"/>
                                </a:lnTo>
                                <a:close/>
                                <a:moveTo>
                                  <a:pt x="3224" y="2073"/>
                                </a:moveTo>
                                <a:lnTo>
                                  <a:pt x="3223" y="2104"/>
                                </a:lnTo>
                                <a:lnTo>
                                  <a:pt x="3280" y="2107"/>
                                </a:lnTo>
                                <a:lnTo>
                                  <a:pt x="3317" y="2109"/>
                                </a:lnTo>
                                <a:lnTo>
                                  <a:pt x="3318" y="2078"/>
                                </a:lnTo>
                                <a:lnTo>
                                  <a:pt x="3281" y="2075"/>
                                </a:lnTo>
                                <a:lnTo>
                                  <a:pt x="3224" y="2073"/>
                                </a:lnTo>
                                <a:close/>
                                <a:moveTo>
                                  <a:pt x="3411" y="2082"/>
                                </a:moveTo>
                                <a:lnTo>
                                  <a:pt x="3410" y="2113"/>
                                </a:lnTo>
                                <a:lnTo>
                                  <a:pt x="3493" y="2117"/>
                                </a:lnTo>
                                <a:lnTo>
                                  <a:pt x="3503" y="2117"/>
                                </a:lnTo>
                                <a:lnTo>
                                  <a:pt x="3504" y="2086"/>
                                </a:lnTo>
                                <a:lnTo>
                                  <a:pt x="3494" y="2086"/>
                                </a:lnTo>
                                <a:lnTo>
                                  <a:pt x="3411" y="2082"/>
                                </a:lnTo>
                                <a:close/>
                                <a:moveTo>
                                  <a:pt x="3597" y="2090"/>
                                </a:moveTo>
                                <a:lnTo>
                                  <a:pt x="3597" y="2122"/>
                                </a:lnTo>
                                <a:lnTo>
                                  <a:pt x="3690" y="2126"/>
                                </a:lnTo>
                                <a:lnTo>
                                  <a:pt x="3691" y="2094"/>
                                </a:lnTo>
                                <a:lnTo>
                                  <a:pt x="3636" y="2093"/>
                                </a:lnTo>
                                <a:lnTo>
                                  <a:pt x="3597" y="2090"/>
                                </a:lnTo>
                                <a:close/>
                                <a:moveTo>
                                  <a:pt x="3784" y="2098"/>
                                </a:moveTo>
                                <a:lnTo>
                                  <a:pt x="3784" y="2130"/>
                                </a:lnTo>
                                <a:lnTo>
                                  <a:pt x="3877" y="2134"/>
                                </a:lnTo>
                                <a:lnTo>
                                  <a:pt x="3878" y="2102"/>
                                </a:lnTo>
                                <a:lnTo>
                                  <a:pt x="3784" y="2098"/>
                                </a:lnTo>
                                <a:close/>
                                <a:moveTo>
                                  <a:pt x="3971" y="2106"/>
                                </a:moveTo>
                                <a:lnTo>
                                  <a:pt x="3971" y="2137"/>
                                </a:lnTo>
                                <a:lnTo>
                                  <a:pt x="4062" y="2140"/>
                                </a:lnTo>
                                <a:lnTo>
                                  <a:pt x="4064" y="2140"/>
                                </a:lnTo>
                                <a:lnTo>
                                  <a:pt x="4064" y="2109"/>
                                </a:lnTo>
                                <a:lnTo>
                                  <a:pt x="4062" y="2109"/>
                                </a:lnTo>
                                <a:lnTo>
                                  <a:pt x="3971" y="2106"/>
                                </a:lnTo>
                                <a:close/>
                                <a:moveTo>
                                  <a:pt x="4158" y="2113"/>
                                </a:moveTo>
                                <a:lnTo>
                                  <a:pt x="4157" y="2144"/>
                                </a:lnTo>
                                <a:lnTo>
                                  <a:pt x="4251" y="2147"/>
                                </a:lnTo>
                                <a:lnTo>
                                  <a:pt x="4251" y="2116"/>
                                </a:lnTo>
                                <a:lnTo>
                                  <a:pt x="4158" y="2113"/>
                                </a:lnTo>
                                <a:close/>
                                <a:moveTo>
                                  <a:pt x="4347" y="2119"/>
                                </a:moveTo>
                                <a:lnTo>
                                  <a:pt x="4345" y="2119"/>
                                </a:lnTo>
                                <a:lnTo>
                                  <a:pt x="4344" y="2150"/>
                                </a:lnTo>
                                <a:lnTo>
                                  <a:pt x="4346" y="2150"/>
                                </a:lnTo>
                                <a:lnTo>
                                  <a:pt x="4437" y="2153"/>
                                </a:lnTo>
                                <a:lnTo>
                                  <a:pt x="4438" y="2122"/>
                                </a:lnTo>
                                <a:lnTo>
                                  <a:pt x="4347" y="2119"/>
                                </a:lnTo>
                                <a:close/>
                                <a:moveTo>
                                  <a:pt x="4532" y="2125"/>
                                </a:moveTo>
                                <a:lnTo>
                                  <a:pt x="4531" y="2156"/>
                                </a:lnTo>
                                <a:lnTo>
                                  <a:pt x="4559" y="2157"/>
                                </a:lnTo>
                                <a:lnTo>
                                  <a:pt x="4624" y="2159"/>
                                </a:lnTo>
                                <a:lnTo>
                                  <a:pt x="4625" y="2128"/>
                                </a:lnTo>
                                <a:lnTo>
                                  <a:pt x="4560" y="2126"/>
                                </a:lnTo>
                                <a:lnTo>
                                  <a:pt x="4532" y="2125"/>
                                </a:lnTo>
                                <a:close/>
                                <a:moveTo>
                                  <a:pt x="4718" y="2131"/>
                                </a:moveTo>
                                <a:lnTo>
                                  <a:pt x="4718" y="2162"/>
                                </a:lnTo>
                                <a:lnTo>
                                  <a:pt x="4811" y="2165"/>
                                </a:lnTo>
                                <a:lnTo>
                                  <a:pt x="4812" y="2134"/>
                                </a:lnTo>
                                <a:lnTo>
                                  <a:pt x="4718" y="2131"/>
                                </a:lnTo>
                                <a:close/>
                                <a:moveTo>
                                  <a:pt x="4905" y="2136"/>
                                </a:moveTo>
                                <a:lnTo>
                                  <a:pt x="4905" y="2167"/>
                                </a:lnTo>
                                <a:lnTo>
                                  <a:pt x="4915" y="2167"/>
                                </a:lnTo>
                                <a:lnTo>
                                  <a:pt x="4985" y="2169"/>
                                </a:lnTo>
                                <a:lnTo>
                                  <a:pt x="4998" y="2170"/>
                                </a:lnTo>
                                <a:lnTo>
                                  <a:pt x="4998" y="2139"/>
                                </a:lnTo>
                                <a:lnTo>
                                  <a:pt x="4986" y="2138"/>
                                </a:lnTo>
                                <a:lnTo>
                                  <a:pt x="4915" y="2136"/>
                                </a:lnTo>
                                <a:lnTo>
                                  <a:pt x="4905" y="2136"/>
                                </a:lnTo>
                                <a:close/>
                                <a:moveTo>
                                  <a:pt x="5092" y="2141"/>
                                </a:moveTo>
                                <a:lnTo>
                                  <a:pt x="5092" y="2173"/>
                                </a:lnTo>
                                <a:lnTo>
                                  <a:pt x="5128" y="2173"/>
                                </a:lnTo>
                                <a:lnTo>
                                  <a:pt x="5185" y="2175"/>
                                </a:lnTo>
                                <a:lnTo>
                                  <a:pt x="5185" y="2143"/>
                                </a:lnTo>
                                <a:lnTo>
                                  <a:pt x="5092" y="2141"/>
                                </a:lnTo>
                                <a:close/>
                                <a:moveTo>
                                  <a:pt x="5279" y="2146"/>
                                </a:moveTo>
                                <a:lnTo>
                                  <a:pt x="5278" y="2177"/>
                                </a:lnTo>
                                <a:lnTo>
                                  <a:pt x="5372" y="2179"/>
                                </a:lnTo>
                                <a:lnTo>
                                  <a:pt x="5372" y="2148"/>
                                </a:lnTo>
                                <a:lnTo>
                                  <a:pt x="5279" y="2146"/>
                                </a:lnTo>
                                <a:close/>
                                <a:moveTo>
                                  <a:pt x="5466" y="2150"/>
                                </a:moveTo>
                                <a:lnTo>
                                  <a:pt x="5465" y="2181"/>
                                </a:lnTo>
                                <a:lnTo>
                                  <a:pt x="5554" y="2184"/>
                                </a:lnTo>
                                <a:lnTo>
                                  <a:pt x="5559" y="2184"/>
                                </a:lnTo>
                                <a:lnTo>
                                  <a:pt x="5559" y="2153"/>
                                </a:lnTo>
                                <a:lnTo>
                                  <a:pt x="5555" y="2152"/>
                                </a:lnTo>
                                <a:lnTo>
                                  <a:pt x="5484" y="2151"/>
                                </a:lnTo>
                                <a:lnTo>
                                  <a:pt x="5466" y="2150"/>
                                </a:lnTo>
                                <a:close/>
                                <a:moveTo>
                                  <a:pt x="5652" y="2155"/>
                                </a:moveTo>
                                <a:lnTo>
                                  <a:pt x="5652" y="2186"/>
                                </a:lnTo>
                                <a:lnTo>
                                  <a:pt x="5746" y="2188"/>
                                </a:lnTo>
                                <a:lnTo>
                                  <a:pt x="5746" y="2157"/>
                                </a:lnTo>
                                <a:lnTo>
                                  <a:pt x="5652" y="2155"/>
                                </a:lnTo>
                                <a:close/>
                                <a:moveTo>
                                  <a:pt x="5839" y="2159"/>
                                </a:moveTo>
                                <a:lnTo>
                                  <a:pt x="5839" y="2190"/>
                                </a:lnTo>
                                <a:lnTo>
                                  <a:pt x="5910" y="2192"/>
                                </a:lnTo>
                                <a:lnTo>
                                  <a:pt x="5932" y="2192"/>
                                </a:lnTo>
                                <a:lnTo>
                                  <a:pt x="5933" y="2161"/>
                                </a:lnTo>
                                <a:lnTo>
                                  <a:pt x="5839" y="2159"/>
                                </a:lnTo>
                                <a:close/>
                                <a:moveTo>
                                  <a:pt x="6026" y="2163"/>
                                </a:moveTo>
                                <a:lnTo>
                                  <a:pt x="6026" y="2194"/>
                                </a:lnTo>
                                <a:lnTo>
                                  <a:pt x="6119" y="2196"/>
                                </a:lnTo>
                                <a:lnTo>
                                  <a:pt x="6120" y="2165"/>
                                </a:lnTo>
                                <a:lnTo>
                                  <a:pt x="6026" y="2163"/>
                                </a:lnTo>
                                <a:close/>
                                <a:moveTo>
                                  <a:pt x="6213" y="2166"/>
                                </a:moveTo>
                                <a:lnTo>
                                  <a:pt x="6212" y="2198"/>
                                </a:lnTo>
                                <a:lnTo>
                                  <a:pt x="6306" y="2199"/>
                                </a:lnTo>
                                <a:lnTo>
                                  <a:pt x="6306" y="2168"/>
                                </a:lnTo>
                                <a:lnTo>
                                  <a:pt x="6213" y="2166"/>
                                </a:lnTo>
                                <a:close/>
                                <a:moveTo>
                                  <a:pt x="6408" y="2170"/>
                                </a:moveTo>
                                <a:lnTo>
                                  <a:pt x="6400" y="2170"/>
                                </a:lnTo>
                                <a:lnTo>
                                  <a:pt x="6399" y="2201"/>
                                </a:lnTo>
                                <a:lnTo>
                                  <a:pt x="6407" y="2201"/>
                                </a:lnTo>
                                <a:lnTo>
                                  <a:pt x="6478" y="2203"/>
                                </a:lnTo>
                                <a:lnTo>
                                  <a:pt x="6493" y="2203"/>
                                </a:lnTo>
                                <a:lnTo>
                                  <a:pt x="6493" y="2171"/>
                                </a:lnTo>
                                <a:lnTo>
                                  <a:pt x="6478" y="2171"/>
                                </a:lnTo>
                                <a:lnTo>
                                  <a:pt x="6408" y="2170"/>
                                </a:lnTo>
                                <a:close/>
                                <a:moveTo>
                                  <a:pt x="6587" y="2173"/>
                                </a:moveTo>
                                <a:lnTo>
                                  <a:pt x="6586" y="2205"/>
                                </a:lnTo>
                                <a:lnTo>
                                  <a:pt x="6680" y="2207"/>
                                </a:lnTo>
                                <a:lnTo>
                                  <a:pt x="6680" y="2175"/>
                                </a:lnTo>
                                <a:lnTo>
                                  <a:pt x="6621" y="2174"/>
                                </a:lnTo>
                                <a:lnTo>
                                  <a:pt x="6587" y="2173"/>
                                </a:lnTo>
                                <a:close/>
                                <a:moveTo>
                                  <a:pt x="6773" y="2177"/>
                                </a:moveTo>
                                <a:lnTo>
                                  <a:pt x="6773" y="2208"/>
                                </a:lnTo>
                                <a:lnTo>
                                  <a:pt x="6867" y="2209"/>
                                </a:lnTo>
                                <a:lnTo>
                                  <a:pt x="6867" y="2178"/>
                                </a:lnTo>
                                <a:lnTo>
                                  <a:pt x="6834" y="2178"/>
                                </a:lnTo>
                                <a:lnTo>
                                  <a:pt x="6773" y="2177"/>
                                </a:lnTo>
                                <a:close/>
                                <a:moveTo>
                                  <a:pt x="6976" y="2180"/>
                                </a:moveTo>
                                <a:lnTo>
                                  <a:pt x="6960" y="2180"/>
                                </a:lnTo>
                                <a:lnTo>
                                  <a:pt x="6960" y="2211"/>
                                </a:lnTo>
                                <a:lnTo>
                                  <a:pt x="6975" y="2212"/>
                                </a:lnTo>
                                <a:lnTo>
                                  <a:pt x="7047" y="2213"/>
                                </a:lnTo>
                                <a:lnTo>
                                  <a:pt x="7047" y="2181"/>
                                </a:lnTo>
                                <a:lnTo>
                                  <a:pt x="6976" y="2180"/>
                                </a:lnTo>
                                <a:close/>
                                <a:moveTo>
                                  <a:pt x="22" y="0"/>
                                </a:moveTo>
                                <a:lnTo>
                                  <a:pt x="0" y="4"/>
                                </a:lnTo>
                                <a:lnTo>
                                  <a:pt x="12" y="128"/>
                                </a:lnTo>
                                <a:lnTo>
                                  <a:pt x="34" y="124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9" name="AutoShape 320"/>
                        <wps:cNvSpPr>
                          <a:spLocks/>
                        </wps:cNvSpPr>
                        <wps:spPr bwMode="auto">
                          <a:xfrm>
                            <a:off x="17767" y="-67341"/>
                            <a:ext cx="266765" cy="57670"/>
                          </a:xfrm>
                          <a:custGeom>
                            <a:avLst/>
                            <a:gdLst>
                              <a:gd name="T0" fmla="+- 0 2800 17767"/>
                              <a:gd name="T1" fmla="*/ T0 w 266765"/>
                              <a:gd name="T2" fmla="+- 0 2427 -67341"/>
                              <a:gd name="T3" fmla="*/ 2427 h 57670"/>
                              <a:gd name="T4" fmla="+- 0 2942 17767"/>
                              <a:gd name="T5" fmla="*/ T4 w 266765"/>
                              <a:gd name="T6" fmla="+- 0 2902 -67341"/>
                              <a:gd name="T7" fmla="*/ 2902 h 57670"/>
                              <a:gd name="T8" fmla="+- 0 3084 17767"/>
                              <a:gd name="T9" fmla="*/ T8 w 266765"/>
                              <a:gd name="T10" fmla="+- 0 3109 -67341"/>
                              <a:gd name="T11" fmla="*/ 3109 h 57670"/>
                              <a:gd name="T12" fmla="+- 0 3227 17767"/>
                              <a:gd name="T13" fmla="*/ T12 w 266765"/>
                              <a:gd name="T14" fmla="+- 0 3231 -67341"/>
                              <a:gd name="T15" fmla="*/ 3231 h 57670"/>
                              <a:gd name="T16" fmla="+- 0 3369 17767"/>
                              <a:gd name="T17" fmla="*/ T16 w 266765"/>
                              <a:gd name="T18" fmla="+- 0 3314 -67341"/>
                              <a:gd name="T19" fmla="*/ 3314 h 57670"/>
                              <a:gd name="T20" fmla="+- 0 3511 17767"/>
                              <a:gd name="T21" fmla="*/ T20 w 266765"/>
                              <a:gd name="T22" fmla="+- 0 3375 -67341"/>
                              <a:gd name="T23" fmla="*/ 3375 h 57670"/>
                              <a:gd name="T24" fmla="+- 0 3653 17767"/>
                              <a:gd name="T25" fmla="*/ T24 w 266765"/>
                              <a:gd name="T26" fmla="+- 0 3421 -67341"/>
                              <a:gd name="T27" fmla="*/ 3421 h 57670"/>
                              <a:gd name="T28" fmla="+- 0 3795 17767"/>
                              <a:gd name="T29" fmla="*/ T28 w 266765"/>
                              <a:gd name="T30" fmla="+- 0 3459 -67341"/>
                              <a:gd name="T31" fmla="*/ 3459 h 57670"/>
                              <a:gd name="T32" fmla="+- 0 3937 17767"/>
                              <a:gd name="T33" fmla="*/ T32 w 266765"/>
                              <a:gd name="T34" fmla="+- 0 3490 -67341"/>
                              <a:gd name="T35" fmla="*/ 3490 h 57670"/>
                              <a:gd name="T36" fmla="+- 0 4080 17767"/>
                              <a:gd name="T37" fmla="*/ T36 w 266765"/>
                              <a:gd name="T38" fmla="+- 0 3516 -67341"/>
                              <a:gd name="T39" fmla="*/ 3516 h 57670"/>
                              <a:gd name="T40" fmla="+- 0 4221 17767"/>
                              <a:gd name="T41" fmla="*/ T40 w 266765"/>
                              <a:gd name="T42" fmla="+- 0 3538 -67341"/>
                              <a:gd name="T43" fmla="*/ 3538 h 57670"/>
                              <a:gd name="T44" fmla="+- 0 4364 17767"/>
                              <a:gd name="T45" fmla="*/ T44 w 266765"/>
                              <a:gd name="T46" fmla="+- 0 3558 -67341"/>
                              <a:gd name="T47" fmla="*/ 3558 h 57670"/>
                              <a:gd name="T48" fmla="+- 0 4506 17767"/>
                              <a:gd name="T49" fmla="*/ T48 w 266765"/>
                              <a:gd name="T50" fmla="+- 0 3575 -67341"/>
                              <a:gd name="T51" fmla="*/ 3575 h 57670"/>
                              <a:gd name="T52" fmla="+- 0 4648 17767"/>
                              <a:gd name="T53" fmla="*/ T52 w 266765"/>
                              <a:gd name="T54" fmla="+- 0 3590 -67341"/>
                              <a:gd name="T55" fmla="*/ 3590 h 57670"/>
                              <a:gd name="T56" fmla="+- 0 4790 17767"/>
                              <a:gd name="T57" fmla="*/ T56 w 266765"/>
                              <a:gd name="T58" fmla="+- 0 3605 -67341"/>
                              <a:gd name="T59" fmla="*/ 3605 h 57670"/>
                              <a:gd name="T60" fmla="+- 0 4932 17767"/>
                              <a:gd name="T61" fmla="*/ T60 w 266765"/>
                              <a:gd name="T62" fmla="+- 0 3617 -67341"/>
                              <a:gd name="T63" fmla="*/ 3617 h 57670"/>
                              <a:gd name="T64" fmla="+- 0 5074 17767"/>
                              <a:gd name="T65" fmla="*/ T64 w 266765"/>
                              <a:gd name="T66" fmla="+- 0 3628 -67341"/>
                              <a:gd name="T67" fmla="*/ 3628 h 57670"/>
                              <a:gd name="T68" fmla="+- 0 5217 17767"/>
                              <a:gd name="T69" fmla="*/ T68 w 266765"/>
                              <a:gd name="T70" fmla="+- 0 3638 -67341"/>
                              <a:gd name="T71" fmla="*/ 3638 h 57670"/>
                              <a:gd name="T72" fmla="+- 0 5358 17767"/>
                              <a:gd name="T73" fmla="*/ T72 w 266765"/>
                              <a:gd name="T74" fmla="+- 0 3648 -67341"/>
                              <a:gd name="T75" fmla="*/ 3648 h 57670"/>
                              <a:gd name="T76" fmla="+- 0 5501 17767"/>
                              <a:gd name="T77" fmla="*/ T76 w 266765"/>
                              <a:gd name="T78" fmla="+- 0 3656 -67341"/>
                              <a:gd name="T79" fmla="*/ 3656 h 57670"/>
                              <a:gd name="T80" fmla="+- 0 5643 17767"/>
                              <a:gd name="T81" fmla="*/ T80 w 266765"/>
                              <a:gd name="T82" fmla="+- 0 3664 -67341"/>
                              <a:gd name="T83" fmla="*/ 3664 h 57670"/>
                              <a:gd name="T84" fmla="+- 0 5785 17767"/>
                              <a:gd name="T85" fmla="*/ T84 w 266765"/>
                              <a:gd name="T86" fmla="+- 0 3672 -67341"/>
                              <a:gd name="T87" fmla="*/ 3672 h 57670"/>
                              <a:gd name="T88" fmla="+- 0 5927 17767"/>
                              <a:gd name="T89" fmla="*/ T88 w 266765"/>
                              <a:gd name="T90" fmla="+- 0 3679 -67341"/>
                              <a:gd name="T91" fmla="*/ 3679 h 57670"/>
                              <a:gd name="T92" fmla="+- 0 6070 17767"/>
                              <a:gd name="T93" fmla="*/ T92 w 266765"/>
                              <a:gd name="T94" fmla="+- 0 3686 -67341"/>
                              <a:gd name="T95" fmla="*/ 3686 h 57670"/>
                              <a:gd name="T96" fmla="+- 0 6211 17767"/>
                              <a:gd name="T97" fmla="*/ T96 w 266765"/>
                              <a:gd name="T98" fmla="+- 0 3692 -67341"/>
                              <a:gd name="T99" fmla="*/ 3692 h 57670"/>
                              <a:gd name="T100" fmla="+- 0 6211 17767"/>
                              <a:gd name="T101" fmla="*/ T100 w 266765"/>
                              <a:gd name="T102" fmla="+- 0 3692 -67341"/>
                              <a:gd name="T103" fmla="*/ 3692 h 57670"/>
                              <a:gd name="T104" fmla="+- 0 6354 17767"/>
                              <a:gd name="T105" fmla="*/ T104 w 266765"/>
                              <a:gd name="T106" fmla="+- 0 3698 -67341"/>
                              <a:gd name="T107" fmla="*/ 3698 h 57670"/>
                              <a:gd name="T108" fmla="+- 0 6496 17767"/>
                              <a:gd name="T109" fmla="*/ T108 w 266765"/>
                              <a:gd name="T110" fmla="+- 0 3703 -67341"/>
                              <a:gd name="T111" fmla="*/ 3703 h 57670"/>
                              <a:gd name="T112" fmla="+- 0 6638 17767"/>
                              <a:gd name="T113" fmla="*/ T112 w 266765"/>
                              <a:gd name="T114" fmla="+- 0 3709 -67341"/>
                              <a:gd name="T115" fmla="*/ 3709 h 57670"/>
                              <a:gd name="T116" fmla="+- 0 6780 17767"/>
                              <a:gd name="T117" fmla="*/ T116 w 266765"/>
                              <a:gd name="T118" fmla="+- 0 3714 -67341"/>
                              <a:gd name="T119" fmla="*/ 3714 h 57670"/>
                              <a:gd name="T120" fmla="+- 0 6922 17767"/>
                              <a:gd name="T121" fmla="*/ T120 w 266765"/>
                              <a:gd name="T122" fmla="+- 0 3718 -67341"/>
                              <a:gd name="T123" fmla="*/ 3718 h 57670"/>
                              <a:gd name="T124" fmla="+- 0 7064 17767"/>
                              <a:gd name="T125" fmla="*/ T124 w 266765"/>
                              <a:gd name="T126" fmla="+- 0 3722 -67341"/>
                              <a:gd name="T127" fmla="*/ 3722 h 57670"/>
                              <a:gd name="T128" fmla="+- 0 7207 17767"/>
                              <a:gd name="T129" fmla="*/ T128 w 266765"/>
                              <a:gd name="T130" fmla="+- 0 3727 -67341"/>
                              <a:gd name="T131" fmla="*/ 3727 h 57670"/>
                              <a:gd name="T132" fmla="+- 0 7348 17767"/>
                              <a:gd name="T133" fmla="*/ T132 w 266765"/>
                              <a:gd name="T134" fmla="+- 0 3731 -67341"/>
                              <a:gd name="T135" fmla="*/ 3731 h 57670"/>
                              <a:gd name="T136" fmla="+- 0 7491 17767"/>
                              <a:gd name="T137" fmla="*/ T136 w 266765"/>
                              <a:gd name="T138" fmla="+- 0 3735 -67341"/>
                              <a:gd name="T139" fmla="*/ 3735 h 57670"/>
                              <a:gd name="T140" fmla="+- 0 7633 17767"/>
                              <a:gd name="T141" fmla="*/ T140 w 266765"/>
                              <a:gd name="T142" fmla="+- 0 3739 -67341"/>
                              <a:gd name="T143" fmla="*/ 3739 h 57670"/>
                              <a:gd name="T144" fmla="+- 0 7775 17767"/>
                              <a:gd name="T145" fmla="*/ T144 w 266765"/>
                              <a:gd name="T146" fmla="+- 0 3742 -67341"/>
                              <a:gd name="T147" fmla="*/ 3742 h 57670"/>
                              <a:gd name="T148" fmla="+- 0 7917 17767"/>
                              <a:gd name="T149" fmla="*/ T148 w 266765"/>
                              <a:gd name="T150" fmla="+- 0 3746 -67341"/>
                              <a:gd name="T151" fmla="*/ 3746 h 57670"/>
                              <a:gd name="T152" fmla="+- 0 8059 17767"/>
                              <a:gd name="T153" fmla="*/ T152 w 266765"/>
                              <a:gd name="T154" fmla="+- 0 3749 -67341"/>
                              <a:gd name="T155" fmla="*/ 3749 h 57670"/>
                              <a:gd name="T156" fmla="+- 0 8201 17767"/>
                              <a:gd name="T157" fmla="*/ T156 w 266765"/>
                              <a:gd name="T158" fmla="+- 0 3752 -67341"/>
                              <a:gd name="T159" fmla="*/ 3752 h 57670"/>
                              <a:gd name="T160" fmla="+- 0 8344 17767"/>
                              <a:gd name="T161" fmla="*/ T160 w 266765"/>
                              <a:gd name="T162" fmla="+- 0 3755 -67341"/>
                              <a:gd name="T163" fmla="*/ 3755 h 57670"/>
                              <a:gd name="T164" fmla="+- 0 8485 17767"/>
                              <a:gd name="T165" fmla="*/ T164 w 266765"/>
                              <a:gd name="T166" fmla="+- 0 3759 -67341"/>
                              <a:gd name="T167" fmla="*/ 3759 h 57670"/>
                              <a:gd name="T168" fmla="+- 0 8628 17767"/>
                              <a:gd name="T169" fmla="*/ T168 w 266765"/>
                              <a:gd name="T170" fmla="+- 0 3761 -67341"/>
                              <a:gd name="T171" fmla="*/ 3761 h 57670"/>
                              <a:gd name="T172" fmla="+- 0 8770 17767"/>
                              <a:gd name="T173" fmla="*/ T172 w 266765"/>
                              <a:gd name="T174" fmla="+- 0 3764 -67341"/>
                              <a:gd name="T175" fmla="*/ 3764 h 57670"/>
                              <a:gd name="T176" fmla="+- 0 8912 17767"/>
                              <a:gd name="T177" fmla="*/ T176 w 266765"/>
                              <a:gd name="T178" fmla="+- 0 3767 -67341"/>
                              <a:gd name="T179" fmla="*/ 3767 h 57670"/>
                              <a:gd name="T180" fmla="+- 0 9054 17767"/>
                              <a:gd name="T181" fmla="*/ T180 w 266765"/>
                              <a:gd name="T182" fmla="+- 0 3769 -67341"/>
                              <a:gd name="T183" fmla="*/ 3769 h 57670"/>
                              <a:gd name="T184" fmla="+- 0 9196 17767"/>
                              <a:gd name="T185" fmla="*/ T184 w 266765"/>
                              <a:gd name="T186" fmla="+- 0 3772 -67341"/>
                              <a:gd name="T187" fmla="*/ 3772 h 57670"/>
                              <a:gd name="T188" fmla="+- 0 9338 17767"/>
                              <a:gd name="T189" fmla="*/ T188 w 266765"/>
                              <a:gd name="T190" fmla="+- 0 3775 -67341"/>
                              <a:gd name="T191" fmla="*/ 3775 h 57670"/>
                              <a:gd name="T192" fmla="+- 0 9481 17767"/>
                              <a:gd name="T193" fmla="*/ T192 w 266765"/>
                              <a:gd name="T194" fmla="+- 0 3776 -67341"/>
                              <a:gd name="T195" fmla="*/ 3776 h 57670"/>
                              <a:gd name="T196" fmla="+- 0 9623 17767"/>
                              <a:gd name="T197" fmla="*/ T196 w 266765"/>
                              <a:gd name="T198" fmla="+- 0 3779 -67341"/>
                              <a:gd name="T199" fmla="*/ 3779 h 57670"/>
                              <a:gd name="T200" fmla="+- 0 9765 17767"/>
                              <a:gd name="T201" fmla="*/ T200 w 266765"/>
                              <a:gd name="T202" fmla="+- 0 3781 -67341"/>
                              <a:gd name="T203" fmla="*/ 3781 h 57670"/>
                              <a:gd name="T204" fmla="+- 0 9765 17767"/>
                              <a:gd name="T205" fmla="*/ T204 w 266765"/>
                              <a:gd name="T206" fmla="+- 0 3781 -67341"/>
                              <a:gd name="T207" fmla="*/ 3781 h 576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</a:cxnLst>
                            <a:rect l="0" t="0" r="r" b="b"/>
                            <a:pathLst>
                              <a:path w="266765" h="57670">
                                <a:moveTo>
                                  <a:pt x="-15038" y="69088"/>
                                </a:moveTo>
                                <a:lnTo>
                                  <a:pt x="-14967" y="69768"/>
                                </a:lnTo>
                                <a:lnTo>
                                  <a:pt x="-14896" y="70067"/>
                                </a:lnTo>
                                <a:lnTo>
                                  <a:pt x="-14825" y="70243"/>
                                </a:lnTo>
                                <a:lnTo>
                                  <a:pt x="-14754" y="70362"/>
                                </a:lnTo>
                                <a:lnTo>
                                  <a:pt x="-14683" y="70450"/>
                                </a:lnTo>
                                <a:lnTo>
                                  <a:pt x="-14612" y="70518"/>
                                </a:lnTo>
                                <a:lnTo>
                                  <a:pt x="-14540" y="70572"/>
                                </a:lnTo>
                                <a:lnTo>
                                  <a:pt x="-14469" y="70617"/>
                                </a:lnTo>
                                <a:lnTo>
                                  <a:pt x="-14398" y="70655"/>
                                </a:lnTo>
                                <a:lnTo>
                                  <a:pt x="-14327" y="70687"/>
                                </a:lnTo>
                                <a:lnTo>
                                  <a:pt x="-14256" y="70716"/>
                                </a:lnTo>
                                <a:lnTo>
                                  <a:pt x="-14185" y="70740"/>
                                </a:lnTo>
                                <a:lnTo>
                                  <a:pt x="-14114" y="70762"/>
                                </a:lnTo>
                                <a:lnTo>
                                  <a:pt x="-14043" y="70782"/>
                                </a:lnTo>
                                <a:lnTo>
                                  <a:pt x="-13972" y="70800"/>
                                </a:lnTo>
                                <a:lnTo>
                                  <a:pt x="-13901" y="70816"/>
                                </a:lnTo>
                                <a:lnTo>
                                  <a:pt x="-13830" y="70831"/>
                                </a:lnTo>
                                <a:lnTo>
                                  <a:pt x="-13759" y="70844"/>
                                </a:lnTo>
                                <a:lnTo>
                                  <a:pt x="-13687" y="70857"/>
                                </a:lnTo>
                                <a:lnTo>
                                  <a:pt x="-13617" y="70868"/>
                                </a:lnTo>
                                <a:lnTo>
                                  <a:pt x="-13546" y="70879"/>
                                </a:lnTo>
                                <a:lnTo>
                                  <a:pt x="-13474" y="70890"/>
                                </a:lnTo>
                                <a:lnTo>
                                  <a:pt x="-13403" y="70899"/>
                                </a:lnTo>
                                <a:lnTo>
                                  <a:pt x="-13332" y="70908"/>
                                </a:lnTo>
                                <a:lnTo>
                                  <a:pt x="-13261" y="70916"/>
                                </a:lnTo>
                                <a:lnTo>
                                  <a:pt x="-13190" y="70924"/>
                                </a:lnTo>
                                <a:lnTo>
                                  <a:pt x="-13119" y="70931"/>
                                </a:lnTo>
                                <a:lnTo>
                                  <a:pt x="-13048" y="70939"/>
                                </a:lnTo>
                                <a:lnTo>
                                  <a:pt x="-12977" y="70946"/>
                                </a:lnTo>
                                <a:lnTo>
                                  <a:pt x="-12906" y="70951"/>
                                </a:lnTo>
                                <a:lnTo>
                                  <a:pt x="-12835" y="70958"/>
                                </a:lnTo>
                                <a:lnTo>
                                  <a:pt x="-12764" y="70963"/>
                                </a:lnTo>
                                <a:lnTo>
                                  <a:pt x="-12693" y="70969"/>
                                </a:lnTo>
                                <a:lnTo>
                                  <a:pt x="-12622" y="70974"/>
                                </a:lnTo>
                                <a:lnTo>
                                  <a:pt x="-12550" y="70979"/>
                                </a:lnTo>
                                <a:lnTo>
                                  <a:pt x="-12479" y="70983"/>
                                </a:lnTo>
                                <a:lnTo>
                                  <a:pt x="-12409" y="70989"/>
                                </a:lnTo>
                                <a:lnTo>
                                  <a:pt x="-12337" y="70993"/>
                                </a:lnTo>
                                <a:lnTo>
                                  <a:pt x="-12266" y="70997"/>
                                </a:lnTo>
                                <a:lnTo>
                                  <a:pt x="-12195" y="71002"/>
                                </a:lnTo>
                                <a:lnTo>
                                  <a:pt x="-12124" y="71005"/>
                                </a:lnTo>
                                <a:lnTo>
                                  <a:pt x="-12053" y="71009"/>
                                </a:lnTo>
                                <a:lnTo>
                                  <a:pt x="-11982" y="71013"/>
                                </a:lnTo>
                                <a:lnTo>
                                  <a:pt x="-11911" y="71017"/>
                                </a:lnTo>
                                <a:lnTo>
                                  <a:pt x="-11840" y="71020"/>
                                </a:lnTo>
                                <a:lnTo>
                                  <a:pt x="-11769" y="71024"/>
                                </a:lnTo>
                                <a:lnTo>
                                  <a:pt x="-11697" y="71027"/>
                                </a:lnTo>
                                <a:lnTo>
                                  <a:pt x="-11627" y="71030"/>
                                </a:lnTo>
                                <a:lnTo>
                                  <a:pt x="-11556" y="71033"/>
                                </a:lnTo>
                                <a:moveTo>
                                  <a:pt x="-11627" y="71030"/>
                                </a:moveTo>
                                <a:lnTo>
                                  <a:pt x="-11556" y="71033"/>
                                </a:lnTo>
                                <a:lnTo>
                                  <a:pt x="-11484" y="71036"/>
                                </a:lnTo>
                                <a:lnTo>
                                  <a:pt x="-11413" y="71039"/>
                                </a:lnTo>
                                <a:lnTo>
                                  <a:pt x="-11342" y="71042"/>
                                </a:lnTo>
                                <a:lnTo>
                                  <a:pt x="-11271" y="71044"/>
                                </a:lnTo>
                                <a:lnTo>
                                  <a:pt x="-11200" y="71047"/>
                                </a:lnTo>
                                <a:lnTo>
                                  <a:pt x="-11129" y="71050"/>
                                </a:lnTo>
                                <a:lnTo>
                                  <a:pt x="-11058" y="71052"/>
                                </a:lnTo>
                                <a:lnTo>
                                  <a:pt x="-10987" y="71055"/>
                                </a:lnTo>
                                <a:lnTo>
                                  <a:pt x="-10916" y="71057"/>
                                </a:lnTo>
                                <a:lnTo>
                                  <a:pt x="-10845" y="71059"/>
                                </a:lnTo>
                                <a:lnTo>
                                  <a:pt x="-10774" y="71061"/>
                                </a:lnTo>
                                <a:lnTo>
                                  <a:pt x="-10703" y="71063"/>
                                </a:lnTo>
                                <a:lnTo>
                                  <a:pt x="-10632" y="71066"/>
                                </a:lnTo>
                                <a:lnTo>
                                  <a:pt x="-10560" y="71068"/>
                                </a:lnTo>
                                <a:lnTo>
                                  <a:pt x="-10490" y="71070"/>
                                </a:lnTo>
                                <a:lnTo>
                                  <a:pt x="-10419" y="71072"/>
                                </a:lnTo>
                                <a:lnTo>
                                  <a:pt x="-10347" y="71074"/>
                                </a:lnTo>
                                <a:lnTo>
                                  <a:pt x="-10276" y="71076"/>
                                </a:lnTo>
                                <a:lnTo>
                                  <a:pt x="-10205" y="71078"/>
                                </a:lnTo>
                                <a:lnTo>
                                  <a:pt x="-10134" y="71080"/>
                                </a:lnTo>
                                <a:lnTo>
                                  <a:pt x="-10063" y="71082"/>
                                </a:lnTo>
                                <a:lnTo>
                                  <a:pt x="-9992" y="71083"/>
                                </a:lnTo>
                                <a:lnTo>
                                  <a:pt x="-9921" y="71085"/>
                                </a:lnTo>
                                <a:lnTo>
                                  <a:pt x="-9850" y="71087"/>
                                </a:lnTo>
                                <a:lnTo>
                                  <a:pt x="-9779" y="71088"/>
                                </a:lnTo>
                                <a:lnTo>
                                  <a:pt x="-9708" y="71090"/>
                                </a:lnTo>
                                <a:lnTo>
                                  <a:pt x="-9637" y="71092"/>
                                </a:lnTo>
                                <a:lnTo>
                                  <a:pt x="-9566" y="71093"/>
                                </a:lnTo>
                                <a:lnTo>
                                  <a:pt x="-9495" y="71095"/>
                                </a:lnTo>
                                <a:lnTo>
                                  <a:pt x="-9423" y="71096"/>
                                </a:lnTo>
                                <a:lnTo>
                                  <a:pt x="-9352" y="71098"/>
                                </a:lnTo>
                                <a:lnTo>
                                  <a:pt x="-9282" y="71100"/>
                                </a:lnTo>
                                <a:lnTo>
                                  <a:pt x="-9210" y="71101"/>
                                </a:lnTo>
                                <a:lnTo>
                                  <a:pt x="-9139" y="71102"/>
                                </a:lnTo>
                                <a:lnTo>
                                  <a:pt x="-9068" y="71104"/>
                                </a:lnTo>
                                <a:lnTo>
                                  <a:pt x="-8997" y="71105"/>
                                </a:lnTo>
                                <a:lnTo>
                                  <a:pt x="-8926" y="71106"/>
                                </a:lnTo>
                                <a:lnTo>
                                  <a:pt x="-8855" y="71108"/>
                                </a:lnTo>
                                <a:lnTo>
                                  <a:pt x="-8784" y="71109"/>
                                </a:lnTo>
                                <a:lnTo>
                                  <a:pt x="-8713" y="71110"/>
                                </a:lnTo>
                                <a:lnTo>
                                  <a:pt x="-8642" y="71112"/>
                                </a:lnTo>
                                <a:lnTo>
                                  <a:pt x="-8571" y="71113"/>
                                </a:lnTo>
                                <a:lnTo>
                                  <a:pt x="-8500" y="71115"/>
                                </a:lnTo>
                                <a:lnTo>
                                  <a:pt x="-8429" y="71116"/>
                                </a:lnTo>
                                <a:lnTo>
                                  <a:pt x="-8357" y="71116"/>
                                </a:lnTo>
                                <a:lnTo>
                                  <a:pt x="-8286" y="71117"/>
                                </a:lnTo>
                                <a:lnTo>
                                  <a:pt x="-8215" y="71119"/>
                                </a:lnTo>
                                <a:lnTo>
                                  <a:pt x="-8144" y="71120"/>
                                </a:lnTo>
                                <a:lnTo>
                                  <a:pt x="-8073" y="71121"/>
                                </a:lnTo>
                                <a:lnTo>
                                  <a:pt x="-8002" y="71122"/>
                                </a:lnTo>
                                <a:moveTo>
                                  <a:pt x="-8073" y="71121"/>
                                </a:moveTo>
                                <a:lnTo>
                                  <a:pt x="-8002" y="71122"/>
                                </a:lnTo>
                              </a:path>
                            </a:pathLst>
                          </a:custGeom>
                          <a:noFill/>
                          <a:ln w="17334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0" name="AutoShape 319"/>
                        <wps:cNvSpPr>
                          <a:spLocks/>
                        </wps:cNvSpPr>
                        <wps:spPr bwMode="auto">
                          <a:xfrm>
                            <a:off x="17767" y="-107863"/>
                            <a:ext cx="266765" cy="94100"/>
                          </a:xfrm>
                          <a:custGeom>
                            <a:avLst/>
                            <a:gdLst>
                              <a:gd name="T0" fmla="+- 0 2800 17767"/>
                              <a:gd name="T1" fmla="*/ T0 w 266765"/>
                              <a:gd name="T2" fmla="+- 0 1395 -107863"/>
                              <a:gd name="T3" fmla="*/ 1395 h 94100"/>
                              <a:gd name="T4" fmla="+- 0 2942 17767"/>
                              <a:gd name="T5" fmla="*/ T4 w 266765"/>
                              <a:gd name="T6" fmla="+- 0 2156 -107863"/>
                              <a:gd name="T7" fmla="*/ 2156 h 94100"/>
                              <a:gd name="T8" fmla="+- 0 3084 17767"/>
                              <a:gd name="T9" fmla="*/ T8 w 266765"/>
                              <a:gd name="T10" fmla="+- 0 2494 -107863"/>
                              <a:gd name="T11" fmla="*/ 2494 h 94100"/>
                              <a:gd name="T12" fmla="+- 0 3227 17767"/>
                              <a:gd name="T13" fmla="*/ T12 w 266765"/>
                              <a:gd name="T14" fmla="+- 0 2696 -107863"/>
                              <a:gd name="T15" fmla="*/ 2696 h 94100"/>
                              <a:gd name="T16" fmla="+- 0 3369 17767"/>
                              <a:gd name="T17" fmla="*/ T16 w 266765"/>
                              <a:gd name="T18" fmla="+- 0 2834 -107863"/>
                              <a:gd name="T19" fmla="*/ 2834 h 94100"/>
                              <a:gd name="T20" fmla="+- 0 3511 17767"/>
                              <a:gd name="T21" fmla="*/ T20 w 266765"/>
                              <a:gd name="T22" fmla="+- 0 2935 -107863"/>
                              <a:gd name="T23" fmla="*/ 2935 h 94100"/>
                              <a:gd name="T24" fmla="+- 0 3653 17767"/>
                              <a:gd name="T25" fmla="*/ T24 w 266765"/>
                              <a:gd name="T26" fmla="+- 0 3014 -107863"/>
                              <a:gd name="T27" fmla="*/ 3014 h 94100"/>
                              <a:gd name="T28" fmla="+- 0 3795 17767"/>
                              <a:gd name="T29" fmla="*/ T28 w 266765"/>
                              <a:gd name="T30" fmla="+- 0 3078 -107863"/>
                              <a:gd name="T31" fmla="*/ 3078 h 94100"/>
                              <a:gd name="T32" fmla="+- 0 3937 17767"/>
                              <a:gd name="T33" fmla="*/ T32 w 266765"/>
                              <a:gd name="T34" fmla="+- 0 3131 -107863"/>
                              <a:gd name="T35" fmla="*/ 3131 h 94100"/>
                              <a:gd name="T36" fmla="+- 0 4080 17767"/>
                              <a:gd name="T37" fmla="*/ T36 w 266765"/>
                              <a:gd name="T38" fmla="+- 0 3176 -107863"/>
                              <a:gd name="T39" fmla="*/ 3176 h 94100"/>
                              <a:gd name="T40" fmla="+- 0 4221 17767"/>
                              <a:gd name="T41" fmla="*/ T40 w 266765"/>
                              <a:gd name="T42" fmla="+- 0 3214 -107863"/>
                              <a:gd name="T43" fmla="*/ 3214 h 94100"/>
                              <a:gd name="T44" fmla="+- 0 4364 17767"/>
                              <a:gd name="T45" fmla="*/ T44 w 266765"/>
                              <a:gd name="T46" fmla="+- 0 3248 -107863"/>
                              <a:gd name="T47" fmla="*/ 3248 h 94100"/>
                              <a:gd name="T48" fmla="+- 0 4506 17767"/>
                              <a:gd name="T49" fmla="*/ T48 w 266765"/>
                              <a:gd name="T50" fmla="+- 0 3278 -107863"/>
                              <a:gd name="T51" fmla="*/ 3278 h 94100"/>
                              <a:gd name="T52" fmla="+- 0 4648 17767"/>
                              <a:gd name="T53" fmla="*/ T52 w 266765"/>
                              <a:gd name="T54" fmla="+- 0 3304 -107863"/>
                              <a:gd name="T55" fmla="*/ 3304 h 94100"/>
                              <a:gd name="T56" fmla="+- 0 4790 17767"/>
                              <a:gd name="T57" fmla="*/ T56 w 266765"/>
                              <a:gd name="T58" fmla="+- 0 3328 -107863"/>
                              <a:gd name="T59" fmla="*/ 3328 h 94100"/>
                              <a:gd name="T60" fmla="+- 0 4932 17767"/>
                              <a:gd name="T61" fmla="*/ T60 w 266765"/>
                              <a:gd name="T62" fmla="+- 0 3350 -107863"/>
                              <a:gd name="T63" fmla="*/ 3350 h 94100"/>
                              <a:gd name="T64" fmla="+- 0 5074 17767"/>
                              <a:gd name="T65" fmla="*/ T64 w 266765"/>
                              <a:gd name="T66" fmla="+- 0 3369 -107863"/>
                              <a:gd name="T67" fmla="*/ 3369 h 94100"/>
                              <a:gd name="T68" fmla="+- 0 5217 17767"/>
                              <a:gd name="T69" fmla="*/ T68 w 266765"/>
                              <a:gd name="T70" fmla="+- 0 3387 -107863"/>
                              <a:gd name="T71" fmla="*/ 3387 h 94100"/>
                              <a:gd name="T72" fmla="+- 0 5358 17767"/>
                              <a:gd name="T73" fmla="*/ T72 w 266765"/>
                              <a:gd name="T74" fmla="+- 0 3404 -107863"/>
                              <a:gd name="T75" fmla="*/ 3404 h 94100"/>
                              <a:gd name="T76" fmla="+- 0 5501 17767"/>
                              <a:gd name="T77" fmla="*/ T76 w 266765"/>
                              <a:gd name="T78" fmla="+- 0 3419 -107863"/>
                              <a:gd name="T79" fmla="*/ 3419 h 94100"/>
                              <a:gd name="T80" fmla="+- 0 5643 17767"/>
                              <a:gd name="T81" fmla="*/ T80 w 266765"/>
                              <a:gd name="T82" fmla="+- 0 3434 -107863"/>
                              <a:gd name="T83" fmla="*/ 3434 h 94100"/>
                              <a:gd name="T84" fmla="+- 0 5785 17767"/>
                              <a:gd name="T85" fmla="*/ T84 w 266765"/>
                              <a:gd name="T86" fmla="+- 0 3446 -107863"/>
                              <a:gd name="T87" fmla="*/ 3446 h 94100"/>
                              <a:gd name="T88" fmla="+- 0 5927 17767"/>
                              <a:gd name="T89" fmla="*/ T88 w 266765"/>
                              <a:gd name="T90" fmla="+- 0 3459 -107863"/>
                              <a:gd name="T91" fmla="*/ 3459 h 94100"/>
                              <a:gd name="T92" fmla="+- 0 6070 17767"/>
                              <a:gd name="T93" fmla="*/ T92 w 266765"/>
                              <a:gd name="T94" fmla="+- 0 3471 -107863"/>
                              <a:gd name="T95" fmla="*/ 3471 h 94100"/>
                              <a:gd name="T96" fmla="+- 0 6211 17767"/>
                              <a:gd name="T97" fmla="*/ T96 w 266765"/>
                              <a:gd name="T98" fmla="+- 0 3481 -107863"/>
                              <a:gd name="T99" fmla="*/ 3481 h 94100"/>
                              <a:gd name="T100" fmla="+- 0 6211 17767"/>
                              <a:gd name="T101" fmla="*/ T100 w 266765"/>
                              <a:gd name="T102" fmla="+- 0 3481 -107863"/>
                              <a:gd name="T103" fmla="*/ 3481 h 94100"/>
                              <a:gd name="T104" fmla="+- 0 6354 17767"/>
                              <a:gd name="T105" fmla="*/ T104 w 266765"/>
                              <a:gd name="T106" fmla="+- 0 3492 -107863"/>
                              <a:gd name="T107" fmla="*/ 3492 h 94100"/>
                              <a:gd name="T108" fmla="+- 0 6496 17767"/>
                              <a:gd name="T109" fmla="*/ T108 w 266765"/>
                              <a:gd name="T110" fmla="+- 0 3501 -107863"/>
                              <a:gd name="T111" fmla="*/ 3501 h 94100"/>
                              <a:gd name="T112" fmla="+- 0 6638 17767"/>
                              <a:gd name="T113" fmla="*/ T112 w 266765"/>
                              <a:gd name="T114" fmla="+- 0 3511 -107863"/>
                              <a:gd name="T115" fmla="*/ 3511 h 94100"/>
                              <a:gd name="T116" fmla="+- 0 6780 17767"/>
                              <a:gd name="T117" fmla="*/ T116 w 266765"/>
                              <a:gd name="T118" fmla="+- 0 3519 -107863"/>
                              <a:gd name="T119" fmla="*/ 3519 h 94100"/>
                              <a:gd name="T120" fmla="+- 0 6922 17767"/>
                              <a:gd name="T121" fmla="*/ T120 w 266765"/>
                              <a:gd name="T122" fmla="+- 0 3527 -107863"/>
                              <a:gd name="T123" fmla="*/ 3527 h 94100"/>
                              <a:gd name="T124" fmla="+- 0 7064 17767"/>
                              <a:gd name="T125" fmla="*/ T124 w 266765"/>
                              <a:gd name="T126" fmla="+- 0 3536 -107863"/>
                              <a:gd name="T127" fmla="*/ 3536 h 94100"/>
                              <a:gd name="T128" fmla="+- 0 7207 17767"/>
                              <a:gd name="T129" fmla="*/ T128 w 266765"/>
                              <a:gd name="T130" fmla="+- 0 3543 -107863"/>
                              <a:gd name="T131" fmla="*/ 3543 h 94100"/>
                              <a:gd name="T132" fmla="+- 0 7348 17767"/>
                              <a:gd name="T133" fmla="*/ T132 w 266765"/>
                              <a:gd name="T134" fmla="+- 0 3550 -107863"/>
                              <a:gd name="T135" fmla="*/ 3550 h 94100"/>
                              <a:gd name="T136" fmla="+- 0 7491 17767"/>
                              <a:gd name="T137" fmla="*/ T136 w 266765"/>
                              <a:gd name="T138" fmla="+- 0 3557 -107863"/>
                              <a:gd name="T139" fmla="*/ 3557 h 94100"/>
                              <a:gd name="T140" fmla="+- 0 7633 17767"/>
                              <a:gd name="T141" fmla="*/ T140 w 266765"/>
                              <a:gd name="T142" fmla="+- 0 3563 -107863"/>
                              <a:gd name="T143" fmla="*/ 3563 h 94100"/>
                              <a:gd name="T144" fmla="+- 0 7775 17767"/>
                              <a:gd name="T145" fmla="*/ T144 w 266765"/>
                              <a:gd name="T146" fmla="+- 0 3570 -107863"/>
                              <a:gd name="T147" fmla="*/ 3570 h 94100"/>
                              <a:gd name="T148" fmla="+- 0 7917 17767"/>
                              <a:gd name="T149" fmla="*/ T148 w 266765"/>
                              <a:gd name="T150" fmla="+- 0 3576 -107863"/>
                              <a:gd name="T151" fmla="*/ 3576 h 94100"/>
                              <a:gd name="T152" fmla="+- 0 8059 17767"/>
                              <a:gd name="T153" fmla="*/ T152 w 266765"/>
                              <a:gd name="T154" fmla="+- 0 3582 -107863"/>
                              <a:gd name="T155" fmla="*/ 3582 h 94100"/>
                              <a:gd name="T156" fmla="+- 0 8201 17767"/>
                              <a:gd name="T157" fmla="*/ T156 w 266765"/>
                              <a:gd name="T158" fmla="+- 0 3587 -107863"/>
                              <a:gd name="T159" fmla="*/ 3587 h 94100"/>
                              <a:gd name="T160" fmla="+- 0 8344 17767"/>
                              <a:gd name="T161" fmla="*/ T160 w 266765"/>
                              <a:gd name="T162" fmla="+- 0 3592 -107863"/>
                              <a:gd name="T163" fmla="*/ 3592 h 94100"/>
                              <a:gd name="T164" fmla="+- 0 8485 17767"/>
                              <a:gd name="T165" fmla="*/ T164 w 266765"/>
                              <a:gd name="T166" fmla="+- 0 3598 -107863"/>
                              <a:gd name="T167" fmla="*/ 3598 h 94100"/>
                              <a:gd name="T168" fmla="+- 0 8628 17767"/>
                              <a:gd name="T169" fmla="*/ T168 w 266765"/>
                              <a:gd name="T170" fmla="+- 0 3603 -107863"/>
                              <a:gd name="T171" fmla="*/ 3603 h 94100"/>
                              <a:gd name="T172" fmla="+- 0 8770 17767"/>
                              <a:gd name="T173" fmla="*/ T172 w 266765"/>
                              <a:gd name="T174" fmla="+- 0 3607 -107863"/>
                              <a:gd name="T175" fmla="*/ 3607 h 94100"/>
                              <a:gd name="T176" fmla="+- 0 8912 17767"/>
                              <a:gd name="T177" fmla="*/ T176 w 266765"/>
                              <a:gd name="T178" fmla="+- 0 3612 -107863"/>
                              <a:gd name="T179" fmla="*/ 3612 h 94100"/>
                              <a:gd name="T180" fmla="+- 0 9054 17767"/>
                              <a:gd name="T181" fmla="*/ T180 w 266765"/>
                              <a:gd name="T182" fmla="+- 0 3617 -107863"/>
                              <a:gd name="T183" fmla="*/ 3617 h 94100"/>
                              <a:gd name="T184" fmla="+- 0 9196 17767"/>
                              <a:gd name="T185" fmla="*/ T184 w 266765"/>
                              <a:gd name="T186" fmla="+- 0 3621 -107863"/>
                              <a:gd name="T187" fmla="*/ 3621 h 94100"/>
                              <a:gd name="T188" fmla="+- 0 9338 17767"/>
                              <a:gd name="T189" fmla="*/ T188 w 266765"/>
                              <a:gd name="T190" fmla="+- 0 3625 -107863"/>
                              <a:gd name="T191" fmla="*/ 3625 h 94100"/>
                              <a:gd name="T192" fmla="+- 0 9481 17767"/>
                              <a:gd name="T193" fmla="*/ T192 w 266765"/>
                              <a:gd name="T194" fmla="+- 0 3629 -107863"/>
                              <a:gd name="T195" fmla="*/ 3629 h 94100"/>
                              <a:gd name="T196" fmla="+- 0 9623 17767"/>
                              <a:gd name="T197" fmla="*/ T196 w 266765"/>
                              <a:gd name="T198" fmla="+- 0 3633 -107863"/>
                              <a:gd name="T199" fmla="*/ 3633 h 94100"/>
                              <a:gd name="T200" fmla="+- 0 9765 17767"/>
                              <a:gd name="T201" fmla="*/ T200 w 266765"/>
                              <a:gd name="T202" fmla="+- 0 3637 -107863"/>
                              <a:gd name="T203" fmla="*/ 3637 h 94100"/>
                              <a:gd name="T204" fmla="+- 0 9765 17767"/>
                              <a:gd name="T205" fmla="*/ T204 w 266765"/>
                              <a:gd name="T206" fmla="+- 0 3637 -107863"/>
                              <a:gd name="T207" fmla="*/ 3637 h 941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</a:cxnLst>
                            <a:rect l="0" t="0" r="r" b="b"/>
                            <a:pathLst>
                              <a:path w="266765" h="94100">
                                <a:moveTo>
                                  <a:pt x="-15038" y="108181"/>
                                </a:moveTo>
                                <a:lnTo>
                                  <a:pt x="-14967" y="109258"/>
                                </a:lnTo>
                                <a:lnTo>
                                  <a:pt x="-14896" y="109735"/>
                                </a:lnTo>
                                <a:lnTo>
                                  <a:pt x="-14825" y="110019"/>
                                </a:lnTo>
                                <a:lnTo>
                                  <a:pt x="-14754" y="110214"/>
                                </a:lnTo>
                                <a:lnTo>
                                  <a:pt x="-14683" y="110357"/>
                                </a:lnTo>
                                <a:lnTo>
                                  <a:pt x="-14612" y="110469"/>
                                </a:lnTo>
                                <a:lnTo>
                                  <a:pt x="-14540" y="110559"/>
                                </a:lnTo>
                                <a:lnTo>
                                  <a:pt x="-14469" y="110633"/>
                                </a:lnTo>
                                <a:lnTo>
                                  <a:pt x="-14398" y="110697"/>
                                </a:lnTo>
                                <a:lnTo>
                                  <a:pt x="-14327" y="110751"/>
                                </a:lnTo>
                                <a:lnTo>
                                  <a:pt x="-14256" y="110798"/>
                                </a:lnTo>
                                <a:lnTo>
                                  <a:pt x="-14185" y="110840"/>
                                </a:lnTo>
                                <a:lnTo>
                                  <a:pt x="-14114" y="110877"/>
                                </a:lnTo>
                                <a:lnTo>
                                  <a:pt x="-14043" y="110910"/>
                                </a:lnTo>
                                <a:lnTo>
                                  <a:pt x="-13972" y="110941"/>
                                </a:lnTo>
                                <a:lnTo>
                                  <a:pt x="-13901" y="110969"/>
                                </a:lnTo>
                                <a:lnTo>
                                  <a:pt x="-13830" y="110994"/>
                                </a:lnTo>
                                <a:lnTo>
                                  <a:pt x="-13759" y="111017"/>
                                </a:lnTo>
                                <a:lnTo>
                                  <a:pt x="-13687" y="111039"/>
                                </a:lnTo>
                                <a:lnTo>
                                  <a:pt x="-13617" y="111059"/>
                                </a:lnTo>
                                <a:lnTo>
                                  <a:pt x="-13546" y="111077"/>
                                </a:lnTo>
                                <a:lnTo>
                                  <a:pt x="-13474" y="111095"/>
                                </a:lnTo>
                                <a:lnTo>
                                  <a:pt x="-13403" y="111111"/>
                                </a:lnTo>
                                <a:lnTo>
                                  <a:pt x="-13332" y="111127"/>
                                </a:lnTo>
                                <a:lnTo>
                                  <a:pt x="-13261" y="111141"/>
                                </a:lnTo>
                                <a:lnTo>
                                  <a:pt x="-13190" y="111155"/>
                                </a:lnTo>
                                <a:lnTo>
                                  <a:pt x="-13119" y="111167"/>
                                </a:lnTo>
                                <a:lnTo>
                                  <a:pt x="-13048" y="111179"/>
                                </a:lnTo>
                                <a:lnTo>
                                  <a:pt x="-12977" y="111191"/>
                                </a:lnTo>
                                <a:lnTo>
                                  <a:pt x="-12906" y="111202"/>
                                </a:lnTo>
                                <a:lnTo>
                                  <a:pt x="-12835" y="111213"/>
                                </a:lnTo>
                                <a:lnTo>
                                  <a:pt x="-12764" y="111223"/>
                                </a:lnTo>
                                <a:lnTo>
                                  <a:pt x="-12693" y="111232"/>
                                </a:lnTo>
                                <a:lnTo>
                                  <a:pt x="-12622" y="111242"/>
                                </a:lnTo>
                                <a:lnTo>
                                  <a:pt x="-12550" y="111250"/>
                                </a:lnTo>
                                <a:lnTo>
                                  <a:pt x="-12479" y="111259"/>
                                </a:lnTo>
                                <a:lnTo>
                                  <a:pt x="-12409" y="111267"/>
                                </a:lnTo>
                                <a:lnTo>
                                  <a:pt x="-12337" y="111274"/>
                                </a:lnTo>
                                <a:lnTo>
                                  <a:pt x="-12266" y="111282"/>
                                </a:lnTo>
                                <a:lnTo>
                                  <a:pt x="-12195" y="111289"/>
                                </a:lnTo>
                                <a:lnTo>
                                  <a:pt x="-12124" y="111297"/>
                                </a:lnTo>
                                <a:lnTo>
                                  <a:pt x="-12053" y="111303"/>
                                </a:lnTo>
                                <a:lnTo>
                                  <a:pt x="-11982" y="111309"/>
                                </a:lnTo>
                                <a:lnTo>
                                  <a:pt x="-11911" y="111316"/>
                                </a:lnTo>
                                <a:lnTo>
                                  <a:pt x="-11840" y="111322"/>
                                </a:lnTo>
                                <a:lnTo>
                                  <a:pt x="-11769" y="111328"/>
                                </a:lnTo>
                                <a:lnTo>
                                  <a:pt x="-11697" y="111334"/>
                                </a:lnTo>
                                <a:lnTo>
                                  <a:pt x="-11627" y="111339"/>
                                </a:lnTo>
                                <a:lnTo>
                                  <a:pt x="-11556" y="111344"/>
                                </a:lnTo>
                                <a:moveTo>
                                  <a:pt x="-11627" y="111339"/>
                                </a:moveTo>
                                <a:lnTo>
                                  <a:pt x="-11556" y="111344"/>
                                </a:lnTo>
                                <a:lnTo>
                                  <a:pt x="-11484" y="111350"/>
                                </a:lnTo>
                                <a:lnTo>
                                  <a:pt x="-11413" y="111355"/>
                                </a:lnTo>
                                <a:lnTo>
                                  <a:pt x="-11342" y="111359"/>
                                </a:lnTo>
                                <a:lnTo>
                                  <a:pt x="-11271" y="111364"/>
                                </a:lnTo>
                                <a:lnTo>
                                  <a:pt x="-11200" y="111369"/>
                                </a:lnTo>
                                <a:lnTo>
                                  <a:pt x="-11129" y="111374"/>
                                </a:lnTo>
                                <a:lnTo>
                                  <a:pt x="-11058" y="111378"/>
                                </a:lnTo>
                                <a:lnTo>
                                  <a:pt x="-10987" y="111382"/>
                                </a:lnTo>
                                <a:lnTo>
                                  <a:pt x="-10916" y="111386"/>
                                </a:lnTo>
                                <a:lnTo>
                                  <a:pt x="-10845" y="111390"/>
                                </a:lnTo>
                                <a:lnTo>
                                  <a:pt x="-10774" y="111394"/>
                                </a:lnTo>
                                <a:lnTo>
                                  <a:pt x="-10703" y="111399"/>
                                </a:lnTo>
                                <a:lnTo>
                                  <a:pt x="-10632" y="111402"/>
                                </a:lnTo>
                                <a:lnTo>
                                  <a:pt x="-10560" y="111406"/>
                                </a:lnTo>
                                <a:lnTo>
                                  <a:pt x="-10490" y="111409"/>
                                </a:lnTo>
                                <a:lnTo>
                                  <a:pt x="-10419" y="111413"/>
                                </a:lnTo>
                                <a:lnTo>
                                  <a:pt x="-10347" y="111416"/>
                                </a:lnTo>
                                <a:lnTo>
                                  <a:pt x="-10276" y="111420"/>
                                </a:lnTo>
                                <a:lnTo>
                                  <a:pt x="-10205" y="111423"/>
                                </a:lnTo>
                                <a:lnTo>
                                  <a:pt x="-10134" y="111426"/>
                                </a:lnTo>
                                <a:lnTo>
                                  <a:pt x="-10063" y="111430"/>
                                </a:lnTo>
                                <a:lnTo>
                                  <a:pt x="-9992" y="111433"/>
                                </a:lnTo>
                                <a:lnTo>
                                  <a:pt x="-9921" y="111436"/>
                                </a:lnTo>
                                <a:lnTo>
                                  <a:pt x="-9850" y="111439"/>
                                </a:lnTo>
                                <a:lnTo>
                                  <a:pt x="-9779" y="111441"/>
                                </a:lnTo>
                                <a:lnTo>
                                  <a:pt x="-9708" y="111445"/>
                                </a:lnTo>
                                <a:lnTo>
                                  <a:pt x="-9637" y="111447"/>
                                </a:lnTo>
                                <a:lnTo>
                                  <a:pt x="-9566" y="111450"/>
                                </a:lnTo>
                                <a:lnTo>
                                  <a:pt x="-9495" y="111453"/>
                                </a:lnTo>
                                <a:lnTo>
                                  <a:pt x="-9423" y="111455"/>
                                </a:lnTo>
                                <a:lnTo>
                                  <a:pt x="-9352" y="111458"/>
                                </a:lnTo>
                                <a:lnTo>
                                  <a:pt x="-9282" y="111461"/>
                                </a:lnTo>
                                <a:lnTo>
                                  <a:pt x="-9210" y="111463"/>
                                </a:lnTo>
                                <a:lnTo>
                                  <a:pt x="-9139" y="111466"/>
                                </a:lnTo>
                                <a:lnTo>
                                  <a:pt x="-9068" y="111468"/>
                                </a:lnTo>
                                <a:lnTo>
                                  <a:pt x="-8997" y="111470"/>
                                </a:lnTo>
                                <a:lnTo>
                                  <a:pt x="-8926" y="111473"/>
                                </a:lnTo>
                                <a:lnTo>
                                  <a:pt x="-8855" y="111475"/>
                                </a:lnTo>
                                <a:lnTo>
                                  <a:pt x="-8784" y="111477"/>
                                </a:lnTo>
                                <a:lnTo>
                                  <a:pt x="-8713" y="111480"/>
                                </a:lnTo>
                                <a:lnTo>
                                  <a:pt x="-8642" y="111482"/>
                                </a:lnTo>
                                <a:lnTo>
                                  <a:pt x="-8571" y="111484"/>
                                </a:lnTo>
                                <a:lnTo>
                                  <a:pt x="-8500" y="111486"/>
                                </a:lnTo>
                                <a:lnTo>
                                  <a:pt x="-8429" y="111488"/>
                                </a:lnTo>
                                <a:lnTo>
                                  <a:pt x="-8357" y="111490"/>
                                </a:lnTo>
                                <a:lnTo>
                                  <a:pt x="-8286" y="111492"/>
                                </a:lnTo>
                                <a:lnTo>
                                  <a:pt x="-8215" y="111495"/>
                                </a:lnTo>
                                <a:lnTo>
                                  <a:pt x="-8144" y="111496"/>
                                </a:lnTo>
                                <a:lnTo>
                                  <a:pt x="-8073" y="111497"/>
                                </a:lnTo>
                                <a:lnTo>
                                  <a:pt x="-8002" y="111500"/>
                                </a:lnTo>
                                <a:moveTo>
                                  <a:pt x="-8073" y="111497"/>
                                </a:moveTo>
                                <a:lnTo>
                                  <a:pt x="-8002" y="111500"/>
                                </a:lnTo>
                              </a:path>
                            </a:pathLst>
                          </a:custGeom>
                          <a:noFill/>
                          <a:ln w="17334">
                            <a:solidFill>
                              <a:srgbClr val="000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1" name="AutoShape 318"/>
                        <wps:cNvSpPr>
                          <a:spLocks/>
                        </wps:cNvSpPr>
                        <wps:spPr bwMode="auto">
                          <a:xfrm>
                            <a:off x="2717" y="196"/>
                            <a:ext cx="6965" cy="3434"/>
                          </a:xfrm>
                          <a:custGeom>
                            <a:avLst/>
                            <a:gdLst>
                              <a:gd name="T0" fmla="+- 0 2773 2717"/>
                              <a:gd name="T1" fmla="*/ T0 w 6965"/>
                              <a:gd name="T2" fmla="+- 0 694 196"/>
                              <a:gd name="T3" fmla="*/ 694 h 3434"/>
                              <a:gd name="T4" fmla="+- 0 2765 2717"/>
                              <a:gd name="T5" fmla="*/ T4 w 6965"/>
                              <a:gd name="T6" fmla="+- 0 946 196"/>
                              <a:gd name="T7" fmla="*/ 946 h 3434"/>
                              <a:gd name="T8" fmla="+- 0 2789 2717"/>
                              <a:gd name="T9" fmla="*/ T8 w 6965"/>
                              <a:gd name="T10" fmla="+- 0 1307 196"/>
                              <a:gd name="T11" fmla="*/ 1307 h 3434"/>
                              <a:gd name="T12" fmla="+- 0 2812 2717"/>
                              <a:gd name="T13" fmla="*/ T12 w 6965"/>
                              <a:gd name="T14" fmla="+- 0 1303 196"/>
                              <a:gd name="T15" fmla="*/ 1303 h 3434"/>
                              <a:gd name="T16" fmla="+- 0 2812 2717"/>
                              <a:gd name="T17" fmla="*/ T16 w 6965"/>
                              <a:gd name="T18" fmla="+- 0 1306 196"/>
                              <a:gd name="T19" fmla="*/ 1306 h 3434"/>
                              <a:gd name="T20" fmla="+- 0 2831 2717"/>
                              <a:gd name="T21" fmla="*/ T20 w 6965"/>
                              <a:gd name="T22" fmla="+- 0 1437 196"/>
                              <a:gd name="T23" fmla="*/ 1437 h 3434"/>
                              <a:gd name="T24" fmla="+- 0 2885 2717"/>
                              <a:gd name="T25" fmla="*/ T24 w 6965"/>
                              <a:gd name="T26" fmla="+- 0 1803 196"/>
                              <a:gd name="T27" fmla="*/ 1803 h 3434"/>
                              <a:gd name="T28" fmla="+- 0 2883 2717"/>
                              <a:gd name="T29" fmla="*/ T28 w 6965"/>
                              <a:gd name="T30" fmla="+- 0 1793 196"/>
                              <a:gd name="T31" fmla="*/ 1793 h 3434"/>
                              <a:gd name="T32" fmla="+- 0 2882 2717"/>
                              <a:gd name="T33" fmla="*/ T32 w 6965"/>
                              <a:gd name="T34" fmla="+- 0 1792 196"/>
                              <a:gd name="T35" fmla="*/ 1792 h 3434"/>
                              <a:gd name="T36" fmla="+- 0 2943 2717"/>
                              <a:gd name="T37" fmla="*/ T36 w 6965"/>
                              <a:gd name="T38" fmla="+- 0 2041 196"/>
                              <a:gd name="T39" fmla="*/ 2041 h 3434"/>
                              <a:gd name="T40" fmla="+- 0 2978 2717"/>
                              <a:gd name="T41" fmla="*/ T40 w 6965"/>
                              <a:gd name="T42" fmla="+- 0 2154 196"/>
                              <a:gd name="T43" fmla="*/ 2154 h 3434"/>
                              <a:gd name="T44" fmla="+- 0 3120 2717"/>
                              <a:gd name="T45" fmla="*/ T44 w 6965"/>
                              <a:gd name="T46" fmla="+- 0 2471 196"/>
                              <a:gd name="T47" fmla="*/ 2471 h 3434"/>
                              <a:gd name="T48" fmla="+- 0 3094 2717"/>
                              <a:gd name="T49" fmla="*/ T48 w 6965"/>
                              <a:gd name="T50" fmla="+- 0 2429 196"/>
                              <a:gd name="T51" fmla="*/ 2429 h 3434"/>
                              <a:gd name="T52" fmla="+- 0 3094 2717"/>
                              <a:gd name="T53" fmla="*/ T52 w 6965"/>
                              <a:gd name="T54" fmla="+- 0 2429 196"/>
                              <a:gd name="T55" fmla="*/ 2429 h 3434"/>
                              <a:gd name="T56" fmla="+- 0 3219 2717"/>
                              <a:gd name="T57" fmla="*/ T56 w 6965"/>
                              <a:gd name="T58" fmla="+- 0 2658 196"/>
                              <a:gd name="T59" fmla="*/ 2658 h 3434"/>
                              <a:gd name="T60" fmla="+- 0 3181 2717"/>
                              <a:gd name="T61" fmla="*/ T60 w 6965"/>
                              <a:gd name="T62" fmla="+- 0 2564 196"/>
                              <a:gd name="T63" fmla="*/ 2564 h 3434"/>
                              <a:gd name="T64" fmla="+- 0 3234 2717"/>
                              <a:gd name="T65" fmla="*/ T64 w 6965"/>
                              <a:gd name="T66" fmla="+- 0 2633 196"/>
                              <a:gd name="T67" fmla="*/ 2633 h 3434"/>
                              <a:gd name="T68" fmla="+- 0 3375 2717"/>
                              <a:gd name="T69" fmla="*/ T68 w 6965"/>
                              <a:gd name="T70" fmla="+- 0 2773 196"/>
                              <a:gd name="T71" fmla="*/ 2773 h 3434"/>
                              <a:gd name="T72" fmla="+- 0 3563 2717"/>
                              <a:gd name="T73" fmla="*/ T72 w 6965"/>
                              <a:gd name="T74" fmla="+- 0 2906 196"/>
                              <a:gd name="T75" fmla="*/ 2906 h 3434"/>
                              <a:gd name="T76" fmla="+- 0 3720 2717"/>
                              <a:gd name="T77" fmla="*/ T76 w 6965"/>
                              <a:gd name="T78" fmla="+- 0 3022 196"/>
                              <a:gd name="T79" fmla="*/ 3022 h 3434"/>
                              <a:gd name="T80" fmla="+- 0 3818 2717"/>
                              <a:gd name="T81" fmla="*/ T80 w 6965"/>
                              <a:gd name="T82" fmla="+- 0 3065 196"/>
                              <a:gd name="T83" fmla="*/ 3065 h 3434"/>
                              <a:gd name="T84" fmla="+- 0 3999 2717"/>
                              <a:gd name="T85" fmla="*/ T84 w 6965"/>
                              <a:gd name="T86" fmla="+- 0 3130 196"/>
                              <a:gd name="T87" fmla="*/ 3130 h 3434"/>
                              <a:gd name="T88" fmla="+- 0 4011 2717"/>
                              <a:gd name="T89" fmla="*/ T88 w 6965"/>
                              <a:gd name="T90" fmla="+- 0 3102 196"/>
                              <a:gd name="T91" fmla="*/ 3102 h 3434"/>
                              <a:gd name="T92" fmla="+- 0 4224 2717"/>
                              <a:gd name="T93" fmla="*/ T92 w 6965"/>
                              <a:gd name="T94" fmla="+- 0 3164 196"/>
                              <a:gd name="T95" fmla="*/ 3164 h 3434"/>
                              <a:gd name="T96" fmla="+- 0 4462 2717"/>
                              <a:gd name="T97" fmla="*/ T96 w 6965"/>
                              <a:gd name="T98" fmla="+- 0 3220 196"/>
                              <a:gd name="T99" fmla="*/ 3220 h 3434"/>
                              <a:gd name="T100" fmla="+- 0 4643 2717"/>
                              <a:gd name="T101" fmla="*/ T100 w 6965"/>
                              <a:gd name="T102" fmla="+- 0 3287 196"/>
                              <a:gd name="T103" fmla="*/ 3287 h 3434"/>
                              <a:gd name="T104" fmla="+- 0 4829 2717"/>
                              <a:gd name="T105" fmla="*/ T104 w 6965"/>
                              <a:gd name="T106" fmla="+- 0 3318 196"/>
                              <a:gd name="T107" fmla="*/ 3318 h 3434"/>
                              <a:gd name="T108" fmla="+- 0 5015 2717"/>
                              <a:gd name="T109" fmla="*/ T108 w 6965"/>
                              <a:gd name="T110" fmla="+- 0 3346 196"/>
                              <a:gd name="T111" fmla="*/ 3346 h 3434"/>
                              <a:gd name="T112" fmla="+- 0 5144 2717"/>
                              <a:gd name="T113" fmla="*/ T112 w 6965"/>
                              <a:gd name="T114" fmla="+- 0 3364 196"/>
                              <a:gd name="T115" fmla="*/ 3364 h 3434"/>
                              <a:gd name="T116" fmla="+- 0 5294 2717"/>
                              <a:gd name="T117" fmla="*/ T116 w 6965"/>
                              <a:gd name="T118" fmla="+- 0 3383 196"/>
                              <a:gd name="T119" fmla="*/ 3383 h 3434"/>
                              <a:gd name="T120" fmla="+- 0 5482 2717"/>
                              <a:gd name="T121" fmla="*/ T120 w 6965"/>
                              <a:gd name="T122" fmla="+- 0 3373 196"/>
                              <a:gd name="T123" fmla="*/ 3373 h 3434"/>
                              <a:gd name="T124" fmla="+- 0 5482 2717"/>
                              <a:gd name="T125" fmla="*/ T124 w 6965"/>
                              <a:gd name="T126" fmla="+- 0 3373 196"/>
                              <a:gd name="T127" fmla="*/ 3373 h 3434"/>
                              <a:gd name="T128" fmla="+- 0 5668 2717"/>
                              <a:gd name="T129" fmla="*/ T128 w 6965"/>
                              <a:gd name="T130" fmla="+- 0 3392 196"/>
                              <a:gd name="T131" fmla="*/ 3392 h 3434"/>
                              <a:gd name="T132" fmla="+- 0 5928 2717"/>
                              <a:gd name="T133" fmla="*/ T132 w 6965"/>
                              <a:gd name="T134" fmla="+- 0 3417 196"/>
                              <a:gd name="T135" fmla="*/ 3417 h 3434"/>
                              <a:gd name="T136" fmla="+- 0 6134 2717"/>
                              <a:gd name="T137" fmla="*/ T136 w 6965"/>
                              <a:gd name="T138" fmla="+- 0 3433 196"/>
                              <a:gd name="T139" fmla="*/ 3433 h 3434"/>
                              <a:gd name="T140" fmla="+- 0 6227 2717"/>
                              <a:gd name="T141" fmla="*/ T140 w 6965"/>
                              <a:gd name="T142" fmla="+- 0 3441 196"/>
                              <a:gd name="T143" fmla="*/ 3441 h 3434"/>
                              <a:gd name="T144" fmla="+- 0 6507 2717"/>
                              <a:gd name="T145" fmla="*/ T144 w 6965"/>
                              <a:gd name="T146" fmla="+- 0 3460 196"/>
                              <a:gd name="T147" fmla="*/ 3460 h 3434"/>
                              <a:gd name="T148" fmla="+- 0 6638 2717"/>
                              <a:gd name="T149" fmla="*/ T148 w 6965"/>
                              <a:gd name="T150" fmla="+- 0 3469 196"/>
                              <a:gd name="T151" fmla="*/ 3469 h 3434"/>
                              <a:gd name="T152" fmla="+- 0 6787 2717"/>
                              <a:gd name="T153" fmla="*/ T152 w 6965"/>
                              <a:gd name="T154" fmla="+- 0 3479 196"/>
                              <a:gd name="T155" fmla="*/ 3479 h 3434"/>
                              <a:gd name="T156" fmla="+- 0 7065 2717"/>
                              <a:gd name="T157" fmla="*/ T156 w 6965"/>
                              <a:gd name="T158" fmla="+- 0 3495 196"/>
                              <a:gd name="T159" fmla="*/ 3495 h 3434"/>
                              <a:gd name="T160" fmla="+- 0 7161 2717"/>
                              <a:gd name="T161" fmla="*/ T160 w 6965"/>
                              <a:gd name="T162" fmla="+- 0 3500 196"/>
                              <a:gd name="T163" fmla="*/ 3500 h 3434"/>
                              <a:gd name="T164" fmla="+- 0 7440 2717"/>
                              <a:gd name="T165" fmla="*/ T164 w 6965"/>
                              <a:gd name="T166" fmla="+- 0 3515 196"/>
                              <a:gd name="T167" fmla="*/ 3515 h 3434"/>
                              <a:gd name="T168" fmla="+- 0 7562 2717"/>
                              <a:gd name="T169" fmla="*/ T168 w 6965"/>
                              <a:gd name="T170" fmla="+- 0 3521 196"/>
                              <a:gd name="T171" fmla="*/ 3521 h 3434"/>
                              <a:gd name="T172" fmla="+- 0 7814 2717"/>
                              <a:gd name="T173" fmla="*/ T172 w 6965"/>
                              <a:gd name="T174" fmla="+- 0 3532 196"/>
                              <a:gd name="T175" fmla="*/ 3532 h 3434"/>
                              <a:gd name="T176" fmla="+- 0 8001 2717"/>
                              <a:gd name="T177" fmla="*/ T176 w 6965"/>
                              <a:gd name="T178" fmla="+- 0 3540 196"/>
                              <a:gd name="T179" fmla="*/ 3540 h 3434"/>
                              <a:gd name="T180" fmla="+- 0 8188 2717"/>
                              <a:gd name="T181" fmla="*/ T180 w 6965"/>
                              <a:gd name="T182" fmla="+- 0 3548 196"/>
                              <a:gd name="T183" fmla="*/ 3548 h 3434"/>
                              <a:gd name="T184" fmla="+- 0 8344 2717"/>
                              <a:gd name="T185" fmla="*/ T184 w 6965"/>
                              <a:gd name="T186" fmla="+- 0 3554 196"/>
                              <a:gd name="T187" fmla="*/ 3554 h 3434"/>
                              <a:gd name="T188" fmla="+- 0 8560 2717"/>
                              <a:gd name="T189" fmla="*/ T188 w 6965"/>
                              <a:gd name="T190" fmla="+- 0 3594 196"/>
                              <a:gd name="T191" fmla="*/ 3594 h 3434"/>
                              <a:gd name="T192" fmla="+- 0 8747 2717"/>
                              <a:gd name="T193" fmla="*/ T192 w 6965"/>
                              <a:gd name="T194" fmla="+- 0 3600 196"/>
                              <a:gd name="T195" fmla="*/ 3600 h 3434"/>
                              <a:gd name="T196" fmla="+- 0 8934 2717"/>
                              <a:gd name="T197" fmla="*/ T196 w 6965"/>
                              <a:gd name="T198" fmla="+- 0 3606 196"/>
                              <a:gd name="T199" fmla="*/ 3606 h 3434"/>
                              <a:gd name="T200" fmla="+- 0 9121 2717"/>
                              <a:gd name="T201" fmla="*/ T200 w 6965"/>
                              <a:gd name="T202" fmla="+- 0 3613 196"/>
                              <a:gd name="T203" fmla="*/ 3613 h 3434"/>
                              <a:gd name="T204" fmla="+- 0 9267 2717"/>
                              <a:gd name="T205" fmla="*/ T204 w 6965"/>
                              <a:gd name="T206" fmla="+- 0 3617 196"/>
                              <a:gd name="T207" fmla="*/ 3617 h 3434"/>
                              <a:gd name="T208" fmla="+- 0 9401 2717"/>
                              <a:gd name="T209" fmla="*/ T208 w 6965"/>
                              <a:gd name="T210" fmla="+- 0 3621 196"/>
                              <a:gd name="T211" fmla="*/ 3621 h 3434"/>
                              <a:gd name="T212" fmla="+- 0 9589 2717"/>
                              <a:gd name="T213" fmla="*/ T212 w 6965"/>
                              <a:gd name="T214" fmla="+- 0 3595 196"/>
                              <a:gd name="T215" fmla="*/ 3595 h 3434"/>
                              <a:gd name="T216" fmla="+- 0 2741 2717"/>
                              <a:gd name="T217" fmla="*/ T216 w 6965"/>
                              <a:gd name="T218" fmla="+- 0 196 196"/>
                              <a:gd name="T219" fmla="*/ 196 h 343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</a:cxnLst>
                            <a:rect l="0" t="0" r="r" b="b"/>
                            <a:pathLst>
                              <a:path w="6965" h="3434">
                                <a:moveTo>
                                  <a:pt x="40" y="249"/>
                                </a:moveTo>
                                <a:lnTo>
                                  <a:pt x="17" y="252"/>
                                </a:lnTo>
                                <a:lnTo>
                                  <a:pt x="24" y="377"/>
                                </a:lnTo>
                                <a:lnTo>
                                  <a:pt x="48" y="374"/>
                                </a:lnTo>
                                <a:lnTo>
                                  <a:pt x="40" y="249"/>
                                </a:lnTo>
                                <a:close/>
                                <a:moveTo>
                                  <a:pt x="56" y="498"/>
                                </a:moveTo>
                                <a:lnTo>
                                  <a:pt x="32" y="501"/>
                                </a:lnTo>
                                <a:lnTo>
                                  <a:pt x="40" y="626"/>
                                </a:lnTo>
                                <a:lnTo>
                                  <a:pt x="63" y="623"/>
                                </a:lnTo>
                                <a:lnTo>
                                  <a:pt x="56" y="498"/>
                                </a:lnTo>
                                <a:close/>
                                <a:moveTo>
                                  <a:pt x="72" y="747"/>
                                </a:moveTo>
                                <a:lnTo>
                                  <a:pt x="48" y="750"/>
                                </a:lnTo>
                                <a:lnTo>
                                  <a:pt x="56" y="874"/>
                                </a:lnTo>
                                <a:lnTo>
                                  <a:pt x="80" y="872"/>
                                </a:lnTo>
                                <a:lnTo>
                                  <a:pt x="72" y="747"/>
                                </a:lnTo>
                                <a:close/>
                                <a:moveTo>
                                  <a:pt x="88" y="996"/>
                                </a:moveTo>
                                <a:lnTo>
                                  <a:pt x="64" y="999"/>
                                </a:lnTo>
                                <a:lnTo>
                                  <a:pt x="72" y="1111"/>
                                </a:lnTo>
                                <a:lnTo>
                                  <a:pt x="72" y="1112"/>
                                </a:lnTo>
                                <a:lnTo>
                                  <a:pt x="73" y="1125"/>
                                </a:lnTo>
                                <a:lnTo>
                                  <a:pt x="97" y="1119"/>
                                </a:lnTo>
                                <a:lnTo>
                                  <a:pt x="95" y="1110"/>
                                </a:lnTo>
                                <a:lnTo>
                                  <a:pt x="83" y="1110"/>
                                </a:lnTo>
                                <a:lnTo>
                                  <a:pt x="95" y="1107"/>
                                </a:lnTo>
                                <a:lnTo>
                                  <a:pt x="88" y="996"/>
                                </a:lnTo>
                                <a:close/>
                                <a:moveTo>
                                  <a:pt x="95" y="1107"/>
                                </a:moveTo>
                                <a:lnTo>
                                  <a:pt x="95" y="1107"/>
                                </a:lnTo>
                                <a:lnTo>
                                  <a:pt x="95" y="1108"/>
                                </a:lnTo>
                                <a:lnTo>
                                  <a:pt x="83" y="1110"/>
                                </a:lnTo>
                                <a:lnTo>
                                  <a:pt x="95" y="1110"/>
                                </a:lnTo>
                                <a:lnTo>
                                  <a:pt x="95" y="1107"/>
                                </a:lnTo>
                                <a:close/>
                                <a:moveTo>
                                  <a:pt x="114" y="1241"/>
                                </a:moveTo>
                                <a:lnTo>
                                  <a:pt x="91" y="1248"/>
                                </a:lnTo>
                                <a:lnTo>
                                  <a:pt x="109" y="1370"/>
                                </a:lnTo>
                                <a:lnTo>
                                  <a:pt x="132" y="1364"/>
                                </a:lnTo>
                                <a:lnTo>
                                  <a:pt x="114" y="1241"/>
                                </a:lnTo>
                                <a:close/>
                                <a:moveTo>
                                  <a:pt x="149" y="1487"/>
                                </a:moveTo>
                                <a:lnTo>
                                  <a:pt x="127" y="1492"/>
                                </a:lnTo>
                                <a:lnTo>
                                  <a:pt x="143" y="1604"/>
                                </a:lnTo>
                                <a:lnTo>
                                  <a:pt x="143" y="1606"/>
                                </a:lnTo>
                                <a:lnTo>
                                  <a:pt x="146" y="1617"/>
                                </a:lnTo>
                                <a:lnTo>
                                  <a:pt x="168" y="1607"/>
                                </a:lnTo>
                                <a:lnTo>
                                  <a:pt x="166" y="1601"/>
                                </a:lnTo>
                                <a:lnTo>
                                  <a:pt x="154" y="1601"/>
                                </a:lnTo>
                                <a:lnTo>
                                  <a:pt x="165" y="1596"/>
                                </a:lnTo>
                                <a:lnTo>
                                  <a:pt x="149" y="1487"/>
                                </a:lnTo>
                                <a:close/>
                                <a:moveTo>
                                  <a:pt x="166" y="1597"/>
                                </a:moveTo>
                                <a:lnTo>
                                  <a:pt x="166" y="1598"/>
                                </a:lnTo>
                                <a:lnTo>
                                  <a:pt x="154" y="1601"/>
                                </a:lnTo>
                                <a:lnTo>
                                  <a:pt x="166" y="1601"/>
                                </a:lnTo>
                                <a:lnTo>
                                  <a:pt x="166" y="1597"/>
                                </a:lnTo>
                                <a:close/>
                                <a:moveTo>
                                  <a:pt x="165" y="1596"/>
                                </a:moveTo>
                                <a:lnTo>
                                  <a:pt x="165" y="1596"/>
                                </a:lnTo>
                                <a:lnTo>
                                  <a:pt x="166" y="1597"/>
                                </a:lnTo>
                                <a:lnTo>
                                  <a:pt x="165" y="1596"/>
                                </a:lnTo>
                                <a:close/>
                                <a:moveTo>
                                  <a:pt x="197" y="1726"/>
                                </a:moveTo>
                                <a:lnTo>
                                  <a:pt x="175" y="1736"/>
                                </a:lnTo>
                                <a:lnTo>
                                  <a:pt x="204" y="1855"/>
                                </a:lnTo>
                                <a:lnTo>
                                  <a:pt x="226" y="1845"/>
                                </a:lnTo>
                                <a:lnTo>
                                  <a:pt x="197" y="1726"/>
                                </a:lnTo>
                                <a:close/>
                                <a:moveTo>
                                  <a:pt x="261" y="1958"/>
                                </a:moveTo>
                                <a:lnTo>
                                  <a:pt x="240" y="1971"/>
                                </a:lnTo>
                                <a:lnTo>
                                  <a:pt x="280" y="2085"/>
                                </a:lnTo>
                                <a:lnTo>
                                  <a:pt x="301" y="2071"/>
                                </a:lnTo>
                                <a:lnTo>
                                  <a:pt x="261" y="1958"/>
                                </a:lnTo>
                                <a:close/>
                                <a:moveTo>
                                  <a:pt x="349" y="2175"/>
                                </a:moveTo>
                                <a:lnTo>
                                  <a:pt x="330" y="2192"/>
                                </a:lnTo>
                                <a:lnTo>
                                  <a:pt x="357" y="2250"/>
                                </a:lnTo>
                                <a:lnTo>
                                  <a:pt x="358" y="2251"/>
                                </a:lnTo>
                                <a:lnTo>
                                  <a:pt x="385" y="2295"/>
                                </a:lnTo>
                                <a:lnTo>
                                  <a:pt x="403" y="2275"/>
                                </a:lnTo>
                                <a:lnTo>
                                  <a:pt x="383" y="2242"/>
                                </a:lnTo>
                                <a:lnTo>
                                  <a:pt x="367" y="2242"/>
                                </a:lnTo>
                                <a:lnTo>
                                  <a:pt x="376" y="2232"/>
                                </a:lnTo>
                                <a:lnTo>
                                  <a:pt x="377" y="2232"/>
                                </a:lnTo>
                                <a:lnTo>
                                  <a:pt x="349" y="2175"/>
                                </a:lnTo>
                                <a:close/>
                                <a:moveTo>
                                  <a:pt x="377" y="2233"/>
                                </a:moveTo>
                                <a:lnTo>
                                  <a:pt x="367" y="2242"/>
                                </a:lnTo>
                                <a:lnTo>
                                  <a:pt x="383" y="2242"/>
                                </a:lnTo>
                                <a:lnTo>
                                  <a:pt x="377" y="2233"/>
                                </a:lnTo>
                                <a:close/>
                                <a:moveTo>
                                  <a:pt x="377" y="2232"/>
                                </a:moveTo>
                                <a:lnTo>
                                  <a:pt x="376" y="2232"/>
                                </a:lnTo>
                                <a:lnTo>
                                  <a:pt x="377" y="2233"/>
                                </a:lnTo>
                                <a:lnTo>
                                  <a:pt x="377" y="2232"/>
                                </a:lnTo>
                                <a:close/>
                                <a:moveTo>
                                  <a:pt x="464" y="2368"/>
                                </a:moveTo>
                                <a:lnTo>
                                  <a:pt x="447" y="2390"/>
                                </a:lnTo>
                                <a:lnTo>
                                  <a:pt x="501" y="2461"/>
                                </a:lnTo>
                                <a:lnTo>
                                  <a:pt x="502" y="2462"/>
                                </a:lnTo>
                                <a:lnTo>
                                  <a:pt x="516" y="2477"/>
                                </a:lnTo>
                                <a:lnTo>
                                  <a:pt x="531" y="2452"/>
                                </a:lnTo>
                                <a:lnTo>
                                  <a:pt x="528" y="2450"/>
                                </a:lnTo>
                                <a:lnTo>
                                  <a:pt x="510" y="2450"/>
                                </a:lnTo>
                                <a:lnTo>
                                  <a:pt x="517" y="2437"/>
                                </a:lnTo>
                                <a:lnTo>
                                  <a:pt x="464" y="2368"/>
                                </a:lnTo>
                                <a:close/>
                                <a:moveTo>
                                  <a:pt x="517" y="2437"/>
                                </a:moveTo>
                                <a:lnTo>
                                  <a:pt x="517" y="2437"/>
                                </a:lnTo>
                                <a:lnTo>
                                  <a:pt x="518" y="2438"/>
                                </a:lnTo>
                                <a:lnTo>
                                  <a:pt x="510" y="2450"/>
                                </a:lnTo>
                                <a:lnTo>
                                  <a:pt x="528" y="2450"/>
                                </a:lnTo>
                                <a:lnTo>
                                  <a:pt x="517" y="2437"/>
                                </a:lnTo>
                                <a:close/>
                                <a:moveTo>
                                  <a:pt x="604" y="2528"/>
                                </a:moveTo>
                                <a:lnTo>
                                  <a:pt x="591" y="2554"/>
                                </a:lnTo>
                                <a:lnTo>
                                  <a:pt x="645" y="2604"/>
                                </a:lnTo>
                                <a:lnTo>
                                  <a:pt x="670" y="2623"/>
                                </a:lnTo>
                                <a:lnTo>
                                  <a:pt x="682" y="2596"/>
                                </a:lnTo>
                                <a:lnTo>
                                  <a:pt x="658" y="2577"/>
                                </a:lnTo>
                                <a:lnTo>
                                  <a:pt x="604" y="2528"/>
                                </a:lnTo>
                                <a:close/>
                                <a:moveTo>
                                  <a:pt x="762" y="2657"/>
                                </a:moveTo>
                                <a:lnTo>
                                  <a:pt x="752" y="2684"/>
                                </a:lnTo>
                                <a:lnTo>
                                  <a:pt x="789" y="2709"/>
                                </a:lnTo>
                                <a:lnTo>
                                  <a:pt x="836" y="2739"/>
                                </a:lnTo>
                                <a:lnTo>
                                  <a:pt x="846" y="2710"/>
                                </a:lnTo>
                                <a:lnTo>
                                  <a:pt x="799" y="2681"/>
                                </a:lnTo>
                                <a:lnTo>
                                  <a:pt x="762" y="2657"/>
                                </a:lnTo>
                                <a:close/>
                                <a:moveTo>
                                  <a:pt x="932" y="2758"/>
                                </a:moveTo>
                                <a:lnTo>
                                  <a:pt x="923" y="2787"/>
                                </a:lnTo>
                                <a:lnTo>
                                  <a:pt x="932" y="2792"/>
                                </a:lnTo>
                                <a:lnTo>
                                  <a:pt x="1003" y="2826"/>
                                </a:lnTo>
                                <a:lnTo>
                                  <a:pt x="1012" y="2830"/>
                                </a:lnTo>
                                <a:lnTo>
                                  <a:pt x="1019" y="2800"/>
                                </a:lnTo>
                                <a:lnTo>
                                  <a:pt x="1011" y="2797"/>
                                </a:lnTo>
                                <a:lnTo>
                                  <a:pt x="932" y="2758"/>
                                </a:lnTo>
                                <a:close/>
                                <a:moveTo>
                                  <a:pt x="1108" y="2839"/>
                                </a:moveTo>
                                <a:lnTo>
                                  <a:pt x="1101" y="2869"/>
                                </a:lnTo>
                                <a:lnTo>
                                  <a:pt x="1146" y="2887"/>
                                </a:lnTo>
                                <a:lnTo>
                                  <a:pt x="1191" y="2903"/>
                                </a:lnTo>
                                <a:lnTo>
                                  <a:pt x="1197" y="2873"/>
                                </a:lnTo>
                                <a:lnTo>
                                  <a:pt x="1108" y="2839"/>
                                </a:lnTo>
                                <a:close/>
                                <a:moveTo>
                                  <a:pt x="1287" y="2904"/>
                                </a:moveTo>
                                <a:lnTo>
                                  <a:pt x="1282" y="2934"/>
                                </a:lnTo>
                                <a:lnTo>
                                  <a:pt x="1289" y="2937"/>
                                </a:lnTo>
                                <a:lnTo>
                                  <a:pt x="1360" y="2959"/>
                                </a:lnTo>
                                <a:lnTo>
                                  <a:pt x="1373" y="2962"/>
                                </a:lnTo>
                                <a:lnTo>
                                  <a:pt x="1378" y="2932"/>
                                </a:lnTo>
                                <a:lnTo>
                                  <a:pt x="1365" y="2928"/>
                                </a:lnTo>
                                <a:lnTo>
                                  <a:pt x="1294" y="2906"/>
                                </a:lnTo>
                                <a:lnTo>
                                  <a:pt x="1287" y="2904"/>
                                </a:lnTo>
                                <a:close/>
                                <a:moveTo>
                                  <a:pt x="1469" y="2958"/>
                                </a:moveTo>
                                <a:lnTo>
                                  <a:pt x="1464" y="2989"/>
                                </a:lnTo>
                                <a:lnTo>
                                  <a:pt x="1556" y="3012"/>
                                </a:lnTo>
                                <a:lnTo>
                                  <a:pt x="1561" y="2982"/>
                                </a:lnTo>
                                <a:lnTo>
                                  <a:pt x="1507" y="2968"/>
                                </a:lnTo>
                                <a:lnTo>
                                  <a:pt x="1469" y="2958"/>
                                </a:lnTo>
                                <a:close/>
                                <a:moveTo>
                                  <a:pt x="1652" y="3004"/>
                                </a:moveTo>
                                <a:lnTo>
                                  <a:pt x="1649" y="3035"/>
                                </a:lnTo>
                                <a:lnTo>
                                  <a:pt x="1716" y="3050"/>
                                </a:lnTo>
                                <a:lnTo>
                                  <a:pt x="1741" y="3055"/>
                                </a:lnTo>
                                <a:lnTo>
                                  <a:pt x="1745" y="3024"/>
                                </a:lnTo>
                                <a:lnTo>
                                  <a:pt x="1719" y="3019"/>
                                </a:lnTo>
                                <a:lnTo>
                                  <a:pt x="1652" y="3004"/>
                                </a:lnTo>
                                <a:close/>
                                <a:moveTo>
                                  <a:pt x="1837" y="3042"/>
                                </a:moveTo>
                                <a:lnTo>
                                  <a:pt x="1833" y="3073"/>
                                </a:lnTo>
                                <a:lnTo>
                                  <a:pt x="1858" y="3079"/>
                                </a:lnTo>
                                <a:lnTo>
                                  <a:pt x="1926" y="3091"/>
                                </a:lnTo>
                                <a:lnTo>
                                  <a:pt x="1929" y="3060"/>
                                </a:lnTo>
                                <a:lnTo>
                                  <a:pt x="1862" y="3047"/>
                                </a:lnTo>
                                <a:lnTo>
                                  <a:pt x="1837" y="3042"/>
                                </a:lnTo>
                                <a:close/>
                                <a:moveTo>
                                  <a:pt x="2022" y="3076"/>
                                </a:moveTo>
                                <a:lnTo>
                                  <a:pt x="2019" y="3107"/>
                                </a:lnTo>
                                <a:lnTo>
                                  <a:pt x="2112" y="3122"/>
                                </a:lnTo>
                                <a:lnTo>
                                  <a:pt x="2114" y="3092"/>
                                </a:lnTo>
                                <a:lnTo>
                                  <a:pt x="2022" y="3076"/>
                                </a:lnTo>
                                <a:close/>
                                <a:moveTo>
                                  <a:pt x="2207" y="3106"/>
                                </a:moveTo>
                                <a:lnTo>
                                  <a:pt x="2205" y="3137"/>
                                </a:lnTo>
                                <a:lnTo>
                                  <a:pt x="2214" y="3138"/>
                                </a:lnTo>
                                <a:lnTo>
                                  <a:pt x="2298" y="3150"/>
                                </a:lnTo>
                                <a:lnTo>
                                  <a:pt x="2300" y="3119"/>
                                </a:lnTo>
                                <a:lnTo>
                                  <a:pt x="2216" y="3107"/>
                                </a:lnTo>
                                <a:lnTo>
                                  <a:pt x="2207" y="3106"/>
                                </a:lnTo>
                                <a:close/>
                                <a:moveTo>
                                  <a:pt x="2393" y="3132"/>
                                </a:moveTo>
                                <a:lnTo>
                                  <a:pt x="2390" y="3163"/>
                                </a:lnTo>
                                <a:lnTo>
                                  <a:pt x="2427" y="3168"/>
                                </a:lnTo>
                                <a:lnTo>
                                  <a:pt x="2484" y="3175"/>
                                </a:lnTo>
                                <a:lnTo>
                                  <a:pt x="2486" y="3144"/>
                                </a:lnTo>
                                <a:lnTo>
                                  <a:pt x="2430" y="3137"/>
                                </a:lnTo>
                                <a:lnTo>
                                  <a:pt x="2393" y="3132"/>
                                </a:lnTo>
                                <a:close/>
                                <a:moveTo>
                                  <a:pt x="2579" y="3156"/>
                                </a:moveTo>
                                <a:lnTo>
                                  <a:pt x="2577" y="3187"/>
                                </a:lnTo>
                                <a:lnTo>
                                  <a:pt x="2641" y="3195"/>
                                </a:lnTo>
                                <a:lnTo>
                                  <a:pt x="2670" y="3198"/>
                                </a:lnTo>
                                <a:lnTo>
                                  <a:pt x="2672" y="3166"/>
                                </a:lnTo>
                                <a:lnTo>
                                  <a:pt x="2643" y="3164"/>
                                </a:lnTo>
                                <a:lnTo>
                                  <a:pt x="2579" y="3156"/>
                                </a:lnTo>
                                <a:close/>
                                <a:moveTo>
                                  <a:pt x="2765" y="3177"/>
                                </a:moveTo>
                                <a:lnTo>
                                  <a:pt x="2763" y="3208"/>
                                </a:lnTo>
                                <a:lnTo>
                                  <a:pt x="2854" y="3218"/>
                                </a:lnTo>
                                <a:lnTo>
                                  <a:pt x="2856" y="3218"/>
                                </a:lnTo>
                                <a:lnTo>
                                  <a:pt x="2858" y="3187"/>
                                </a:lnTo>
                                <a:lnTo>
                                  <a:pt x="2856" y="3187"/>
                                </a:lnTo>
                                <a:lnTo>
                                  <a:pt x="2765" y="3177"/>
                                </a:lnTo>
                                <a:close/>
                                <a:moveTo>
                                  <a:pt x="2951" y="3196"/>
                                </a:moveTo>
                                <a:lnTo>
                                  <a:pt x="2949" y="3227"/>
                                </a:lnTo>
                                <a:lnTo>
                                  <a:pt x="2996" y="3231"/>
                                </a:lnTo>
                                <a:lnTo>
                                  <a:pt x="3043" y="3236"/>
                                </a:lnTo>
                                <a:lnTo>
                                  <a:pt x="3044" y="3205"/>
                                </a:lnTo>
                                <a:lnTo>
                                  <a:pt x="2951" y="3196"/>
                                </a:lnTo>
                                <a:close/>
                                <a:moveTo>
                                  <a:pt x="3138" y="3214"/>
                                </a:moveTo>
                                <a:lnTo>
                                  <a:pt x="3136" y="3245"/>
                                </a:lnTo>
                                <a:lnTo>
                                  <a:pt x="3138" y="3245"/>
                                </a:lnTo>
                                <a:lnTo>
                                  <a:pt x="3229" y="3253"/>
                                </a:lnTo>
                                <a:lnTo>
                                  <a:pt x="3230" y="3222"/>
                                </a:lnTo>
                                <a:lnTo>
                                  <a:pt x="3211" y="3221"/>
                                </a:lnTo>
                                <a:lnTo>
                                  <a:pt x="3140" y="3214"/>
                                </a:lnTo>
                                <a:lnTo>
                                  <a:pt x="3138" y="3214"/>
                                </a:lnTo>
                                <a:close/>
                                <a:moveTo>
                                  <a:pt x="3324" y="3230"/>
                                </a:moveTo>
                                <a:lnTo>
                                  <a:pt x="3322" y="3261"/>
                                </a:lnTo>
                                <a:lnTo>
                                  <a:pt x="3416" y="3268"/>
                                </a:lnTo>
                                <a:lnTo>
                                  <a:pt x="3417" y="3237"/>
                                </a:lnTo>
                                <a:lnTo>
                                  <a:pt x="3324" y="3230"/>
                                </a:lnTo>
                                <a:close/>
                                <a:moveTo>
                                  <a:pt x="3510" y="3245"/>
                                </a:moveTo>
                                <a:lnTo>
                                  <a:pt x="3509" y="3276"/>
                                </a:lnTo>
                                <a:lnTo>
                                  <a:pt x="3602" y="3283"/>
                                </a:lnTo>
                                <a:lnTo>
                                  <a:pt x="3604" y="3252"/>
                                </a:lnTo>
                                <a:lnTo>
                                  <a:pt x="3510" y="3245"/>
                                </a:lnTo>
                                <a:close/>
                                <a:moveTo>
                                  <a:pt x="3697" y="3258"/>
                                </a:moveTo>
                                <a:lnTo>
                                  <a:pt x="3696" y="3290"/>
                                </a:lnTo>
                                <a:lnTo>
                                  <a:pt x="3707" y="3290"/>
                                </a:lnTo>
                                <a:lnTo>
                                  <a:pt x="3778" y="3295"/>
                                </a:lnTo>
                                <a:lnTo>
                                  <a:pt x="3789" y="3296"/>
                                </a:lnTo>
                                <a:lnTo>
                                  <a:pt x="3790" y="3264"/>
                                </a:lnTo>
                                <a:lnTo>
                                  <a:pt x="3697" y="3258"/>
                                </a:lnTo>
                                <a:close/>
                                <a:moveTo>
                                  <a:pt x="3883" y="3271"/>
                                </a:moveTo>
                                <a:lnTo>
                                  <a:pt x="3883" y="3302"/>
                                </a:lnTo>
                                <a:lnTo>
                                  <a:pt x="3976" y="3308"/>
                                </a:lnTo>
                                <a:lnTo>
                                  <a:pt x="3977" y="3277"/>
                                </a:lnTo>
                                <a:lnTo>
                                  <a:pt x="3921" y="3273"/>
                                </a:lnTo>
                                <a:lnTo>
                                  <a:pt x="3883" y="3271"/>
                                </a:lnTo>
                                <a:close/>
                                <a:moveTo>
                                  <a:pt x="4070" y="3283"/>
                                </a:moveTo>
                                <a:lnTo>
                                  <a:pt x="4069" y="3314"/>
                                </a:lnTo>
                                <a:lnTo>
                                  <a:pt x="4162" y="3319"/>
                                </a:lnTo>
                                <a:lnTo>
                                  <a:pt x="4163" y="3288"/>
                                </a:lnTo>
                                <a:lnTo>
                                  <a:pt x="4070" y="3283"/>
                                </a:lnTo>
                                <a:close/>
                                <a:moveTo>
                                  <a:pt x="4257" y="3294"/>
                                </a:moveTo>
                                <a:lnTo>
                                  <a:pt x="4256" y="3325"/>
                                </a:lnTo>
                                <a:lnTo>
                                  <a:pt x="4347" y="3330"/>
                                </a:lnTo>
                                <a:lnTo>
                                  <a:pt x="4349" y="3330"/>
                                </a:lnTo>
                                <a:lnTo>
                                  <a:pt x="4350" y="3299"/>
                                </a:lnTo>
                                <a:lnTo>
                                  <a:pt x="4348" y="3299"/>
                                </a:lnTo>
                                <a:lnTo>
                                  <a:pt x="4257" y="3294"/>
                                </a:lnTo>
                                <a:close/>
                                <a:moveTo>
                                  <a:pt x="4444" y="3304"/>
                                </a:moveTo>
                                <a:lnTo>
                                  <a:pt x="4442" y="3335"/>
                                </a:lnTo>
                                <a:lnTo>
                                  <a:pt x="4536" y="3341"/>
                                </a:lnTo>
                                <a:lnTo>
                                  <a:pt x="4537" y="3309"/>
                                </a:lnTo>
                                <a:lnTo>
                                  <a:pt x="4444" y="3304"/>
                                </a:lnTo>
                                <a:close/>
                                <a:moveTo>
                                  <a:pt x="4632" y="3314"/>
                                </a:moveTo>
                                <a:lnTo>
                                  <a:pt x="4630" y="3314"/>
                                </a:lnTo>
                                <a:lnTo>
                                  <a:pt x="4629" y="3345"/>
                                </a:lnTo>
                                <a:lnTo>
                                  <a:pt x="4631" y="3345"/>
                                </a:lnTo>
                                <a:lnTo>
                                  <a:pt x="4723" y="3350"/>
                                </a:lnTo>
                                <a:lnTo>
                                  <a:pt x="4723" y="3319"/>
                                </a:lnTo>
                                <a:lnTo>
                                  <a:pt x="4632" y="3314"/>
                                </a:lnTo>
                                <a:close/>
                                <a:moveTo>
                                  <a:pt x="4817" y="3323"/>
                                </a:moveTo>
                                <a:lnTo>
                                  <a:pt x="4816" y="3354"/>
                                </a:lnTo>
                                <a:lnTo>
                                  <a:pt x="4910" y="3358"/>
                                </a:lnTo>
                                <a:lnTo>
                                  <a:pt x="4910" y="3327"/>
                                </a:lnTo>
                                <a:lnTo>
                                  <a:pt x="4845" y="3325"/>
                                </a:lnTo>
                                <a:lnTo>
                                  <a:pt x="4817" y="3323"/>
                                </a:lnTo>
                                <a:close/>
                                <a:moveTo>
                                  <a:pt x="5004" y="3332"/>
                                </a:moveTo>
                                <a:lnTo>
                                  <a:pt x="5003" y="3363"/>
                                </a:lnTo>
                                <a:lnTo>
                                  <a:pt x="5057" y="3366"/>
                                </a:lnTo>
                                <a:lnTo>
                                  <a:pt x="5096" y="3367"/>
                                </a:lnTo>
                                <a:lnTo>
                                  <a:pt x="5097" y="3336"/>
                                </a:lnTo>
                                <a:lnTo>
                                  <a:pt x="5004" y="3332"/>
                                </a:lnTo>
                                <a:close/>
                                <a:moveTo>
                                  <a:pt x="5190" y="3340"/>
                                </a:moveTo>
                                <a:lnTo>
                                  <a:pt x="5189" y="3372"/>
                                </a:lnTo>
                                <a:lnTo>
                                  <a:pt x="5200" y="3372"/>
                                </a:lnTo>
                                <a:lnTo>
                                  <a:pt x="5283" y="3375"/>
                                </a:lnTo>
                                <a:lnTo>
                                  <a:pt x="5284" y="3344"/>
                                </a:lnTo>
                                <a:lnTo>
                                  <a:pt x="5201" y="3341"/>
                                </a:lnTo>
                                <a:lnTo>
                                  <a:pt x="5190" y="3340"/>
                                </a:lnTo>
                                <a:close/>
                                <a:moveTo>
                                  <a:pt x="5377" y="3348"/>
                                </a:moveTo>
                                <a:lnTo>
                                  <a:pt x="5376" y="3379"/>
                                </a:lnTo>
                                <a:lnTo>
                                  <a:pt x="5470" y="3383"/>
                                </a:lnTo>
                                <a:lnTo>
                                  <a:pt x="5471" y="3352"/>
                                </a:lnTo>
                                <a:lnTo>
                                  <a:pt x="5377" y="3348"/>
                                </a:lnTo>
                                <a:close/>
                                <a:moveTo>
                                  <a:pt x="5564" y="3356"/>
                                </a:moveTo>
                                <a:lnTo>
                                  <a:pt x="5563" y="3387"/>
                                </a:lnTo>
                                <a:lnTo>
                                  <a:pt x="5657" y="3391"/>
                                </a:lnTo>
                                <a:lnTo>
                                  <a:pt x="5657" y="3359"/>
                                </a:lnTo>
                                <a:lnTo>
                                  <a:pt x="5627" y="3358"/>
                                </a:lnTo>
                                <a:lnTo>
                                  <a:pt x="5564" y="3356"/>
                                </a:lnTo>
                                <a:close/>
                                <a:moveTo>
                                  <a:pt x="5751" y="3363"/>
                                </a:moveTo>
                                <a:lnTo>
                                  <a:pt x="5750" y="3394"/>
                                </a:lnTo>
                                <a:lnTo>
                                  <a:pt x="5768" y="3395"/>
                                </a:lnTo>
                                <a:lnTo>
                                  <a:pt x="5839" y="3398"/>
                                </a:lnTo>
                                <a:lnTo>
                                  <a:pt x="5843" y="3398"/>
                                </a:lnTo>
                                <a:lnTo>
                                  <a:pt x="5844" y="3367"/>
                                </a:lnTo>
                                <a:lnTo>
                                  <a:pt x="5840" y="3366"/>
                                </a:lnTo>
                                <a:lnTo>
                                  <a:pt x="5751" y="3363"/>
                                </a:lnTo>
                                <a:close/>
                                <a:moveTo>
                                  <a:pt x="5937" y="3369"/>
                                </a:moveTo>
                                <a:lnTo>
                                  <a:pt x="5937" y="3400"/>
                                </a:lnTo>
                                <a:lnTo>
                                  <a:pt x="6030" y="3404"/>
                                </a:lnTo>
                                <a:lnTo>
                                  <a:pt x="6031" y="3373"/>
                                </a:lnTo>
                                <a:lnTo>
                                  <a:pt x="5937" y="3369"/>
                                </a:lnTo>
                                <a:close/>
                                <a:moveTo>
                                  <a:pt x="6124" y="3376"/>
                                </a:moveTo>
                                <a:lnTo>
                                  <a:pt x="6124" y="3407"/>
                                </a:lnTo>
                                <a:lnTo>
                                  <a:pt x="6195" y="3410"/>
                                </a:lnTo>
                                <a:lnTo>
                                  <a:pt x="6217" y="3410"/>
                                </a:lnTo>
                                <a:lnTo>
                                  <a:pt x="6218" y="3379"/>
                                </a:lnTo>
                                <a:lnTo>
                                  <a:pt x="6195" y="3379"/>
                                </a:lnTo>
                                <a:lnTo>
                                  <a:pt x="6124" y="3376"/>
                                </a:lnTo>
                                <a:close/>
                                <a:moveTo>
                                  <a:pt x="6311" y="3382"/>
                                </a:moveTo>
                                <a:lnTo>
                                  <a:pt x="6311" y="3414"/>
                                </a:lnTo>
                                <a:lnTo>
                                  <a:pt x="6404" y="3417"/>
                                </a:lnTo>
                                <a:lnTo>
                                  <a:pt x="6404" y="3385"/>
                                </a:lnTo>
                                <a:lnTo>
                                  <a:pt x="6338" y="3383"/>
                                </a:lnTo>
                                <a:lnTo>
                                  <a:pt x="6311" y="3382"/>
                                </a:lnTo>
                                <a:close/>
                                <a:moveTo>
                                  <a:pt x="6498" y="3388"/>
                                </a:moveTo>
                                <a:lnTo>
                                  <a:pt x="6497" y="3419"/>
                                </a:lnTo>
                                <a:lnTo>
                                  <a:pt x="6550" y="3421"/>
                                </a:lnTo>
                                <a:lnTo>
                                  <a:pt x="6591" y="3422"/>
                                </a:lnTo>
                                <a:lnTo>
                                  <a:pt x="6591" y="3391"/>
                                </a:lnTo>
                                <a:lnTo>
                                  <a:pt x="6498" y="3388"/>
                                </a:lnTo>
                                <a:close/>
                                <a:moveTo>
                                  <a:pt x="6693" y="3394"/>
                                </a:moveTo>
                                <a:lnTo>
                                  <a:pt x="6685" y="3394"/>
                                </a:lnTo>
                                <a:lnTo>
                                  <a:pt x="6684" y="3425"/>
                                </a:lnTo>
                                <a:lnTo>
                                  <a:pt x="6692" y="3425"/>
                                </a:lnTo>
                                <a:lnTo>
                                  <a:pt x="6763" y="3427"/>
                                </a:lnTo>
                                <a:lnTo>
                                  <a:pt x="6777" y="3427"/>
                                </a:lnTo>
                                <a:lnTo>
                                  <a:pt x="6778" y="3396"/>
                                </a:lnTo>
                                <a:lnTo>
                                  <a:pt x="6693" y="3394"/>
                                </a:lnTo>
                                <a:close/>
                                <a:moveTo>
                                  <a:pt x="6872" y="3399"/>
                                </a:moveTo>
                                <a:lnTo>
                                  <a:pt x="6871" y="3430"/>
                                </a:lnTo>
                                <a:lnTo>
                                  <a:pt x="6906" y="3431"/>
                                </a:lnTo>
                                <a:lnTo>
                                  <a:pt x="6964" y="3433"/>
                                </a:lnTo>
                                <a:lnTo>
                                  <a:pt x="6965" y="3402"/>
                                </a:lnTo>
                                <a:lnTo>
                                  <a:pt x="6872" y="3399"/>
                                </a:lnTo>
                                <a:close/>
                                <a:moveTo>
                                  <a:pt x="24" y="0"/>
                                </a:moveTo>
                                <a:lnTo>
                                  <a:pt x="0" y="3"/>
                                </a:lnTo>
                                <a:lnTo>
                                  <a:pt x="8" y="127"/>
                                </a:lnTo>
                                <a:lnTo>
                                  <a:pt x="32" y="125"/>
                                </a:lnTo>
                                <a:lnTo>
                                  <a:pt x="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62" name="Picture 3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919" y="203"/>
                            <a:ext cx="2843" cy="22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63" name="Text Box 316"/>
                        <wps:cNvSpPr txBox="1">
                          <a:spLocks noChangeArrowheads="1"/>
                        </wps:cNvSpPr>
                        <wps:spPr bwMode="auto">
                          <a:xfrm>
                            <a:off x="2655" y="186"/>
                            <a:ext cx="7126" cy="39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30968BA" w14:textId="77777777" w:rsidR="00B0570F" w:rsidRDefault="00B0570F">
                              <w:pPr>
                                <w:spacing w:before="54"/>
                                <w:ind w:left="4615"/>
                                <w:rPr>
                                  <w:rFonts w:ascii="Calibri"/>
                                  <w:sz w:val="21"/>
                                </w:rPr>
                              </w:pPr>
                              <w:r>
                                <w:rPr>
                                  <w:rFonts w:ascii="Calibri"/>
                                  <w:w w:val="80"/>
                                  <w:sz w:val="21"/>
                                </w:rPr>
                                <w:t xml:space="preserve">Numerical solution  </w:t>
                              </w:r>
                              <w:r>
                                <w:rPr>
                                  <w:rFonts w:ascii="Estrangelo Edessa"/>
                                  <w:w w:val="80"/>
                                  <w:position w:val="-9"/>
                                  <w:sz w:val="16"/>
                                </w:rPr>
                                <w:t>2</w:t>
                              </w:r>
                              <w:r>
                                <w:rPr>
                                  <w:rFonts w:ascii="Calibri"/>
                                  <w:w w:val="80"/>
                                  <w:sz w:val="21"/>
                                </w:rPr>
                                <w:t xml:space="preserve">= </w:t>
                              </w:r>
                              <w:r>
                                <w:rPr>
                                  <w:rFonts w:ascii="Estrangelo Edessa"/>
                                  <w:w w:val="80"/>
                                  <w:position w:val="-9"/>
                                  <w:sz w:val="16"/>
                                </w:rPr>
                                <w:t>3</w:t>
                              </w:r>
                              <w:r>
                                <w:rPr>
                                  <w:rFonts w:ascii="Calibri"/>
                                  <w:w w:val="80"/>
                                  <w:sz w:val="21"/>
                                </w:rPr>
                                <w:t>=0.9</w:t>
                              </w:r>
                            </w:p>
                            <w:p w14:paraId="1B036B29" w14:textId="77777777" w:rsidR="00B0570F" w:rsidRDefault="00B0570F">
                              <w:pPr>
                                <w:spacing w:before="16"/>
                                <w:ind w:left="4615"/>
                                <w:rPr>
                                  <w:rFonts w:ascii="Calibri"/>
                                  <w:sz w:val="21"/>
                                </w:rPr>
                              </w:pPr>
                              <w:r>
                                <w:rPr>
                                  <w:rFonts w:ascii="Calibri"/>
                                  <w:w w:val="80"/>
                                  <w:sz w:val="21"/>
                                </w:rPr>
                                <w:t xml:space="preserve">Proposed closed form  </w:t>
                              </w:r>
                              <w:r>
                                <w:rPr>
                                  <w:rFonts w:ascii="Estrangelo Edessa"/>
                                  <w:w w:val="80"/>
                                  <w:position w:val="-9"/>
                                  <w:sz w:val="16"/>
                                </w:rPr>
                                <w:t>2</w:t>
                              </w:r>
                              <w:r>
                                <w:rPr>
                                  <w:rFonts w:ascii="Calibri"/>
                                  <w:w w:val="80"/>
                                  <w:sz w:val="21"/>
                                </w:rPr>
                                <w:t xml:space="preserve">= </w:t>
                              </w:r>
                              <w:r>
                                <w:rPr>
                                  <w:rFonts w:ascii="Estrangelo Edessa"/>
                                  <w:w w:val="80"/>
                                  <w:position w:val="-9"/>
                                  <w:sz w:val="16"/>
                                </w:rPr>
                                <w:t>3</w:t>
                              </w:r>
                              <w:r>
                                <w:rPr>
                                  <w:rFonts w:ascii="Calibri"/>
                                  <w:w w:val="80"/>
                                  <w:sz w:val="21"/>
                                </w:rPr>
                                <w:t>=0.9</w:t>
                              </w:r>
                            </w:p>
                            <w:p w14:paraId="6D32B13A" w14:textId="77777777" w:rsidR="00B0570F" w:rsidRDefault="00B0570F">
                              <w:pPr>
                                <w:spacing w:before="9"/>
                                <w:ind w:left="4615"/>
                                <w:rPr>
                                  <w:rFonts w:ascii="Calibri"/>
                                  <w:sz w:val="21"/>
                                </w:rPr>
                              </w:pPr>
                              <w:r>
                                <w:rPr>
                                  <w:rFonts w:ascii="Calibri"/>
                                  <w:w w:val="80"/>
                                  <w:sz w:val="21"/>
                                </w:rPr>
                                <w:t xml:space="preserve">Numerical solution  </w:t>
                              </w:r>
                              <w:r>
                                <w:rPr>
                                  <w:rFonts w:ascii="Estrangelo Edessa"/>
                                  <w:w w:val="80"/>
                                  <w:position w:val="-9"/>
                                  <w:sz w:val="16"/>
                                </w:rPr>
                                <w:t>2</w:t>
                              </w:r>
                              <w:r>
                                <w:rPr>
                                  <w:rFonts w:ascii="Calibri"/>
                                  <w:w w:val="80"/>
                                  <w:sz w:val="21"/>
                                </w:rPr>
                                <w:t xml:space="preserve">= </w:t>
                              </w:r>
                              <w:r>
                                <w:rPr>
                                  <w:rFonts w:ascii="Estrangelo Edessa"/>
                                  <w:w w:val="80"/>
                                  <w:position w:val="-9"/>
                                  <w:sz w:val="16"/>
                                </w:rPr>
                                <w:t>3</w:t>
                              </w:r>
                              <w:r>
                                <w:rPr>
                                  <w:rFonts w:ascii="Calibri"/>
                                  <w:w w:val="80"/>
                                  <w:sz w:val="21"/>
                                </w:rPr>
                                <w:t>=0.6</w:t>
                              </w:r>
                            </w:p>
                            <w:p w14:paraId="4CC5EACA" w14:textId="77777777" w:rsidR="00B0570F" w:rsidRDefault="00B0570F">
                              <w:pPr>
                                <w:spacing w:before="17"/>
                                <w:ind w:left="4615"/>
                                <w:rPr>
                                  <w:rFonts w:ascii="Calibri"/>
                                  <w:sz w:val="21"/>
                                </w:rPr>
                              </w:pPr>
                              <w:r>
                                <w:rPr>
                                  <w:rFonts w:ascii="Calibri"/>
                                  <w:w w:val="80"/>
                                  <w:sz w:val="21"/>
                                </w:rPr>
                                <w:t xml:space="preserve">Proposed closed form  </w:t>
                              </w:r>
                              <w:r>
                                <w:rPr>
                                  <w:rFonts w:ascii="Estrangelo Edessa"/>
                                  <w:w w:val="80"/>
                                  <w:position w:val="-9"/>
                                  <w:sz w:val="16"/>
                                </w:rPr>
                                <w:t>2</w:t>
                              </w:r>
                              <w:r>
                                <w:rPr>
                                  <w:rFonts w:ascii="Calibri"/>
                                  <w:w w:val="80"/>
                                  <w:sz w:val="21"/>
                                </w:rPr>
                                <w:t xml:space="preserve">= </w:t>
                              </w:r>
                              <w:r>
                                <w:rPr>
                                  <w:rFonts w:ascii="Estrangelo Edessa"/>
                                  <w:w w:val="80"/>
                                  <w:position w:val="-9"/>
                                  <w:sz w:val="16"/>
                                </w:rPr>
                                <w:t>3</w:t>
                              </w:r>
                              <w:r>
                                <w:rPr>
                                  <w:rFonts w:ascii="Calibri"/>
                                  <w:w w:val="80"/>
                                  <w:sz w:val="21"/>
                                </w:rPr>
                                <w:t>=0.6</w:t>
                              </w:r>
                            </w:p>
                            <w:p w14:paraId="5FCD36CD" w14:textId="77777777" w:rsidR="00B0570F" w:rsidRDefault="00B0570F">
                              <w:pPr>
                                <w:spacing w:before="8"/>
                                <w:ind w:left="4615"/>
                                <w:rPr>
                                  <w:rFonts w:ascii="Calibri"/>
                                  <w:sz w:val="21"/>
                                </w:rPr>
                              </w:pPr>
                              <w:r>
                                <w:rPr>
                                  <w:rFonts w:ascii="Calibri"/>
                                  <w:w w:val="80"/>
                                  <w:sz w:val="21"/>
                                </w:rPr>
                                <w:t xml:space="preserve">Proposed closed form  </w:t>
                              </w:r>
                              <w:r>
                                <w:rPr>
                                  <w:rFonts w:ascii="Estrangelo Edessa"/>
                                  <w:w w:val="80"/>
                                  <w:position w:val="-9"/>
                                  <w:sz w:val="16"/>
                                </w:rPr>
                                <w:t>2</w:t>
                              </w:r>
                              <w:r>
                                <w:rPr>
                                  <w:rFonts w:ascii="Calibri"/>
                                  <w:w w:val="80"/>
                                  <w:sz w:val="21"/>
                                </w:rPr>
                                <w:t xml:space="preserve">= </w:t>
                              </w:r>
                              <w:r>
                                <w:rPr>
                                  <w:rFonts w:ascii="Estrangelo Edessa"/>
                                  <w:w w:val="80"/>
                                  <w:position w:val="-9"/>
                                  <w:sz w:val="16"/>
                                </w:rPr>
                                <w:t>3</w:t>
                              </w:r>
                              <w:r>
                                <w:rPr>
                                  <w:rFonts w:ascii="Calibri"/>
                                  <w:w w:val="80"/>
                                  <w:sz w:val="21"/>
                                </w:rPr>
                                <w:t>=0.1</w:t>
                              </w:r>
                            </w:p>
                            <w:p w14:paraId="5EBC3422" w14:textId="77777777" w:rsidR="00B0570F" w:rsidRDefault="00B0570F">
                              <w:pPr>
                                <w:spacing w:before="17"/>
                                <w:ind w:left="4615"/>
                                <w:rPr>
                                  <w:rFonts w:ascii="Calibri"/>
                                  <w:sz w:val="21"/>
                                </w:rPr>
                              </w:pPr>
                              <w:r>
                                <w:rPr>
                                  <w:rFonts w:ascii="Calibri"/>
                                  <w:w w:val="80"/>
                                  <w:sz w:val="21"/>
                                </w:rPr>
                                <w:t xml:space="preserve">Numerical solution  </w:t>
                              </w:r>
                              <w:r>
                                <w:rPr>
                                  <w:rFonts w:ascii="Estrangelo Edessa"/>
                                  <w:w w:val="80"/>
                                  <w:position w:val="-9"/>
                                  <w:sz w:val="16"/>
                                </w:rPr>
                                <w:t>2</w:t>
                              </w:r>
                              <w:r>
                                <w:rPr>
                                  <w:rFonts w:ascii="Calibri"/>
                                  <w:w w:val="80"/>
                                  <w:sz w:val="21"/>
                                </w:rPr>
                                <w:t xml:space="preserve">= </w:t>
                              </w:r>
                              <w:r>
                                <w:rPr>
                                  <w:rFonts w:ascii="Estrangelo Edessa"/>
                                  <w:w w:val="80"/>
                                  <w:position w:val="-9"/>
                                  <w:sz w:val="16"/>
                                </w:rPr>
                                <w:t>3</w:t>
                              </w:r>
                              <w:r>
                                <w:rPr>
                                  <w:rFonts w:ascii="Calibri"/>
                                  <w:w w:val="80"/>
                                  <w:sz w:val="21"/>
                                </w:rPr>
                                <w:t>=0.1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9C36678" id="Group 315" o:spid="_x0000_s1677" style="position:absolute;left:0;text-align:left;margin-left:132.75pt;margin-top:9.25pt;width:356.3pt;height:197.6pt;z-index:251550720;mso-position-horizontal-relative:page;mso-position-vertical-relative:text" coordorigin="2655,185" coordsize="7126,395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">
                <v:shape id="Picture 339" o:spid="_x0000_s1678" type="#_x0000_t75" style="position:absolute;left:2656;top:187;width:7111;height:39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">
                  <v:imagedata r:id="rId366" o:title=""/>
                </v:shape>
                <v:line id="Line 338" o:spid="_x0000_s1679" style="position:absolute;visibility:visible;mso-wrap-style:square" from="2658,4134" to="9767,41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" strokecolor="#252525" strokeweight=".09128mm"/>
                <v:line id="Line 337" o:spid="_x0000_s1680" style="position:absolute;visibility:visible;mso-wrap-style:square" from="2658,4036" to="2658,41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" strokecolor="#252525" strokeweight=".06825mm"/>
                <v:shape id="AutoShape 336" o:spid="_x0000_s1681" style="position:absolute;left:3369;top:4036;width:1422;height:98;visibility:visible;mso-wrap-style:square;v-text-anchor:top" coordsize="1422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" path="m,l,98m710,r,98m1421,r,98e" filled="f" strokecolor="#252525" strokeweight=".06822mm">
                  <v:path arrowok="t" o:connecttype="custom" o:connectlocs="0,4036;0,4134;710,4036;710,4134;1421,4036;1421,4134" o:connectangles="0,0,0,0,0,0"/>
                </v:shape>
                <v:line id="Line 335" o:spid="_x0000_s1682" style="position:absolute;visibility:visible;mso-wrap-style:square" from="5501,4036" to="5501,41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" strokecolor="#252525" strokeweight=".07586mm"/>
                <v:shape id="AutoShape 334" o:spid="_x0000_s1683" style="position:absolute;left:6212;top:4036;width:711;height:98;visibility:visible;mso-wrap-style:square;v-text-anchor:top" coordsize="711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" path="m,l,98m710,r,98e" filled="f" strokecolor="#252525" strokeweight=".06825mm">
                  <v:path arrowok="t" o:connecttype="custom" o:connectlocs="0,4036;0,4134;710,4036;710,4134" o:connectangles="0,0,0,0"/>
                </v:shape>
                <v:line id="Line 333" o:spid="_x0000_s1684" style="position:absolute;visibility:visible;mso-wrap-style:square" from="7633,4036" to="7633,41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" strokecolor="#252525" strokeweight=".06825mm"/>
                <v:line id="Line 332" o:spid="_x0000_s1685" style="position:absolute;visibility:visible;mso-wrap-style:square" from="8343,4036" to="8343,41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" strokecolor="#252525" strokeweight=".06822mm"/>
                <v:line id="Line 331" o:spid="_x0000_s1686" style="position:absolute;visibility:visible;mso-wrap-style:square" from="9054,4036" to="9054,41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" strokecolor="#252525" strokeweight=".07581mm"/>
                <v:line id="Line 330" o:spid="_x0000_s1687" style="position:absolute;visibility:visible;mso-wrap-style:square" from="9765,4036" to="9765,41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" strokecolor="#252525" strokeweight=".06825mm"/>
                <v:line id="Line 329" o:spid="_x0000_s1688" style="position:absolute;visibility:visible;mso-wrap-style:square" from="2658,187" to="2658,41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" strokecolor="#252525" strokeweight=".06825mm"/>
                <v:line id="Line 328" o:spid="_x0000_s1689" style="position:absolute;visibility:visible;mso-wrap-style:square" from="2658,4134" to="2731,41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" strokecolor="#252525" strokeweight=".09128mm"/>
                <v:line id="Line 327" o:spid="_x0000_s1690" style="position:absolute;visibility:visible;mso-wrap-style:square" from="2658,3570" to="2731,35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" strokecolor="#252525" strokeweight=".09122mm"/>
                <v:shape id="AutoShape 326" o:spid="_x0000_s1691" style="position:absolute;left:2658;top:1317;width:74;height:1691;visibility:visible;mso-wrap-style:square;v-text-anchor:top" coordsize="74,16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" path="m,1690r73,m,1127r73,m,563r73,m,l73,e" filled="f" strokecolor="#252525" strokeweight=".09128mm">
                  <v:path arrowok="t" o:connecttype="custom" o:connectlocs="0,3007;73,3007;0,2444;73,2444;0,1880;73,1880;0,1317;73,1317" o:connectangles="0,0,0,0,0,0,0,0"/>
                </v:shape>
                <v:line id="Line 325" o:spid="_x0000_s1692" style="position:absolute;visibility:visible;mso-wrap-style:square" from="2658,753" to="2731,7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" strokecolor="#252525" strokeweight=".09128mm"/>
                <v:line id="Line 324" o:spid="_x0000_s1693" style="position:absolute;visibility:visible;mso-wrap-style:square" from="2658,190" to="2731,1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" strokecolor="#252525" strokeweight=".09122mm"/>
                <v:shape id="AutoShape 323" o:spid="_x0000_s1694" style="position:absolute;left:2718;top:2515;width:6968;height:1309;visibility:visible;mso-wrap-style:square;v-text-anchor:top" coordsize="6968,13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" path="m64,243r-23,7l62,372r22,-7l64,243xm117,477l96,492r43,111l160,588,117,477xm218,680r-17,21l215,723r2,2l274,783r14,-25l244,713r-20,l231,700r1,l218,680xm232,701r1,2l224,713r20,l232,701xm232,700r-1,l232,701r,-1xm366,822r-11,27l361,854r1,l433,897r9,4l447,883r-10,l442,868,394,840r-28,l371,826r1,l366,822xm442,868r,l437,883r10,l450,872r-8,-4xm372,827r-6,13l394,840,372,827xm372,826r-1,l372,827r,-1xm537,912r-6,30l576,960r45,15l627,945,583,930,537,912xm718,972r-5,31l719,1005r86,21l809,995r-14,-3l718,972xm901,1015r-3,31l990,1064r3,-31l901,1015xm1086,1048r-3,31l1147,1089r29,4l1178,1062r-92,-14xm1271,1075r-2,31l1360,1117r2,l1364,1085r-2,l1271,1075xm1457,1096r-1,31l1503,1132r46,4l1550,1105r-93,-9xm1647,1114r-3,l1642,1145r3,l1736,1153r1,-31l1718,1121r-71,-7xm1830,1129r-1,32l1922,1168r1,-32l1830,1129xm2017,1143r-2,31l2109,1180r1,-31l2017,1143xm2203,1154r-1,32l2214,1186r71,5l2296,1191r1,-31l2215,1155r-12,-1xm2390,1165r-1,31l2427,1198r55,3l2483,1169r-93,-4xm2576,1174r,32l2669,1210r1,-31l2641,1177r-65,-3xm2763,1183r,31l2853,1218r3,l2857,1187r-3,l2783,1183r-20,xm2950,1191r-1,31l3043,1226r,-32l2950,1191xm3138,1198r-1,l3136,1229r2,l3229,1232r1,-31l3138,1198xm3324,1204r-1,32l3416,1239r1,-32l3352,1206r-28,-2xm3510,1210r,32l3603,1245r1,-31l3510,1210xm3707,1216r-10,l3697,1247r10,1l3778,1250r12,l3790,1219r-83,-3xm3884,1222r,31l3920,1253r57,2l3977,1223r-93,-1xm4071,1226r-1,32l4133,1259r31,1l4164,1229r-93,-3xm4258,1231r-1,31l4346,1264r5,l4351,1233r-4,l4258,1231xm4444,1236r,31l4538,1269r,-31l4444,1236xm4631,1240r,31l4724,1273r1,-32l4631,1240xm4844,1244r-26,l4818,1275r93,1l4912,1245r-68,-1xm5005,1247r-1,31l5057,1280r41,l5098,1249r-93,-2xm5199,1251r-7,l5191,1282r8,l5270,1283r15,1l5285,1252r-14,l5199,1251xm5378,1254r,31l5472,1287r,-31l5378,1254xm5565,1257r,31l5659,1290r,-31l5565,1257xm5752,1260r,32l5767,1292r71,1l5845,1293r1,-31l5839,1262r-71,-1l5752,1260xm5939,1263r,32l6032,1296r1,-31l5981,1264r-42,-1xm6126,1267r,31l6194,1298r25,1l6219,1267r-25,l6126,1267xm6336,1269r-23,l6313,1300r93,2l6406,1270r-70,-1xm6549,1272r-49,l6500,1303r93,1l6593,1273r-44,-1xm6692,1274r-5,l6686,1305r5,1l6763,1306r17,l6780,1275r-17,l6692,1274xm6905,1276r-31,l6873,1307r93,2l6967,1277r-62,-1xm22,l,6,20,128r23,-7l22,xe" fillcolor="black" stroked="f">
                  <v:path arrowok="t" o:connecttype="custom" o:connectlocs="64,2758;117,2992;274,3298;232,3215;244,3228;232,3215;433,3412;442,3383;366,3337;447,3398;394,3355;372,3342;621,3490;713,3518;718,3487;901,3530;1178,3577;1362,3632;1456,3642;1647,3629;1737,3637;1922,3683;2109,3695;2214,3701;2203,3669;2483,3684;2670,3694;2853,3733;2763,3698;2950,3706;3229,3747;3416,3754;3510,3757;3697,3731;3790,3734;3977,3770;4133,3774;4257,3777;4258,3746;4444,3751;4631,3755;4912,3760;5098,3795;5191,3797;5271,3767;5472,3771;5659,3774;5838,3808;5752,3775;5981,3779;6219,3814;6313,3784;6549,3787;6549,3787;6763,3821;6905,3791;6905,3791;22,2515" o:connectangles="0,0,0,0,0,0,0,0,0,0,0,0,0,0,0,0,0,0,0,0,0,0,0,0,0,0,0,0,0,0,0,0,0,0,0,0,0,0,0,0,0,0,0,0,0,0,0,0,0,0,0,0,0,0,0,0,0,0"/>
                </v:shape>
                <v:shape id="AutoShape 322" o:spid="_x0000_s1695" style="position:absolute;left:17767;top:-39419;width:266765;height:30693;visibility:visible;mso-wrap-style:square;v-text-anchor:top" coordsize="266765,306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" path="m-15038,42151r71,334l-14896,42633r71,88l-14754,42783r71,45l-14612,42864r72,29l-14469,42917r71,21l-14327,42956r71,16l-14185,42986r71,13l-14043,43010r71,11l-13901,43030r71,9l-13759,43048r72,7l-13617,43062r71,7l-13474,43075r71,6l-13332,43086r71,5l-13190,43097r71,5l-13048,43106r71,4l-12906,43114r71,4l-12764,43122r71,4l-12622,43129r72,4l-12479,43136r70,2l-12337,43141r71,3l-12195,43147r71,3l-12053,43153r71,2l-11911,43158r71,2l-11769,43163r72,2l-11627,43167r71,2m-11627,43167r71,2l-11484,43171r71,2l-11342,43175r71,2l-11200,43179r71,1l-11058,43182r71,2l-10916,43186r71,1l-10774,43189r71,2l-10632,43193r72,1l-10490,43195r71,2l-10347,43198r71,1l-10205,43201r71,1l-10063,43203r71,2l-9921,43206r71,1l-9779,43209r71,1l-9637,43211r71,1l-9495,43213r72,1l-9352,43216r70,1l-9210,43218r71,1l-9068,43220r71,1l-8926,43222r71,l-8784,43224r71,l-8642,43225r71,1l-8500,43227r71,1l-8357,43229r71,1l-8215,43231r71,1l-8073,43233r71,m-8073,43233r71,e" filled="f" strokeweight=".4815mm">
                  <v:path arrowok="t" o:connecttype="custom" o:connectlocs="-14967,3066;-14825,3302;-14683,3409;-14540,3474;-14398,3519;-14256,3553;-14114,3580;-13972,3602;-13830,3620;-13687,3636;-13546,3650;-13403,3662;-13261,3672;-13119,3683;-12977,3691;-12835,3699;-12693,3707;-12550,3714;-12409,3719;-12266,3725;-12124,3731;-11982,3736;-11840,3741;-11697,3746;-11556,3750;-11556,3750;-11413,3754;-11271,3758;-11129,3761;-10987,3765;-10845,3768;-10703,3772;-10560,3775;-10419,3778;-10276,3780;-10134,3783;-9992,3786;-9850,3788;-9708,3791;-9566,3793;-9423,3795;-9282,3798;-9139,3800;-8997,3802;-8855,3803;-8713,3805;-8571,3807;-8429,3809;-8286,3811;-8144,3813;-8002,3814;-8002,3814" o:connectangles="0,0,0,0,0,0,0,0,0,0,0,0,0,0,0,0,0,0,0,0,0,0,0,0,0,0,0,0,0,0,0,0,0,0,0,0,0,0,0,0,0,0,0,0,0,0,0,0,0,0,0,0"/>
                </v:shape>
                <v:shape id="AutoShape 321" o:spid="_x0000_s1696" style="position:absolute;left:2718;top:1575;width:7048;height:2213;visibility:visible;mso-wrap-style:square;v-text-anchor:top" coordsize="7048,22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" path="m47,248r-23,4l36,376r23,-4l47,248xm71,496r-23,4l60,624r23,-4l71,496xm96,741r-22,9l100,869r23,-8l96,741xm149,980r-23,10l142,1059r1,2l160,1108r21,-14l166,1055r-13,l163,1048r1,l149,980xm164,1050r,l153,1055r13,l164,1050xm164,1048r-1,l164,1050r,-2xm223,1206r-21,14l214,1252r1,2l254,1326r19,-19l239,1245r-15,l234,1236r-11,-30xm235,1238r-11,7l239,1245r-4,-7xm234,1236r,l235,1238r-1,-2xm332,1401r-17,23l358,1481r1,1l385,1509r14,-25l385,1469r-19,l374,1457r-42,-56xm374,1457r1,1l366,1469r19,l374,1457xm374,1457r,xm475,1555r-13,27l503,1615r,1l544,1644r11,-28l534,1602r-25,l514,1588r-39,-33xm515,1589r-6,13l534,1602r-19,-13xm514,1588r,l515,1589r-1,-1xm639,1668r-9,29l646,1706r72,35l726,1712r-71,-35l639,1668xm814,1750r-6,29l861,1799r38,13l904,1782r-37,-13l814,1750xm995,1810r-5,31l1003,1845r72,20l1082,1866r4,-31l1079,1833r-71,-18l995,1810xm1178,1858r-4,30l1217,1898r49,10l1270,1877r-49,-10l1178,1858xm1363,1896r-1,l1359,1926r1,1l1451,1943r3,-31l1363,1896xm1547,1927r-2,31l1638,1971r2,-31l1547,1927xm1733,1952r-3,32l1787,1991r37,4l1826,1964r-93,-12xm1919,1975r-2,31l1929,2008r71,7l2010,2016r2,-31l2002,1984r-71,-7l1919,1975xm2105,1994r-2,31l2196,2034r2,-31l2105,1994xm2291,2011r-1,31l2383,2050r2,-31l2291,2011xm2478,2026r-2,32l2498,2059r71,6l2570,2034r-92,-8xm2664,2039r-1,32l2757,2077r,-31l2664,2039xm2855,2052r-4,l2850,2083r3,l2943,2089r1,-31l2855,2052xm3037,2063r-1,31l3130,2099r1,-31l3037,2063xm3224,2073r-1,31l3280,2107r37,2l3318,2078r-37,-3l3224,2073xm3411,2082r-1,31l3493,2117r10,l3504,2086r-10,l3411,2082xm3597,2090r,32l3690,2126r1,-32l3636,2093r-39,-3xm3784,2098r,32l3877,2134r1,-32l3784,2098xm3971,2106r,31l4062,2140r2,l4064,2109r-2,l3971,2106xm4158,2113r-1,31l4251,2147r,-31l4158,2113xm4347,2119r-2,l4344,2150r2,l4437,2153r1,-31l4347,2119xm4532,2125r-1,31l4559,2157r65,2l4625,2128r-65,-2l4532,2125xm4718,2131r,31l4811,2165r1,-31l4718,2131xm4905,2136r,31l4915,2167r70,2l4998,2170r,-31l4986,2138r-71,-2l4905,2136xm5092,2141r,32l5128,2173r57,2l5185,2143r-93,-2xm5279,2146r-1,31l5372,2179r,-31l5279,2146xm5466,2150r-1,31l5554,2184r5,l5559,2153r-4,-1l5484,2151r-18,-1xm5652,2155r,31l5746,2188r,-31l5652,2155xm5839,2159r,31l5910,2192r22,l5933,2161r-94,-2xm6026,2163r,31l6119,2196r1,-31l6026,2163xm6213,2166r-1,32l6306,2199r,-31l6213,2166xm6408,2170r-8,l6399,2201r8,l6478,2203r15,l6493,2171r-15,l6408,2170xm6587,2173r-1,32l6680,2207r,-32l6621,2174r-34,-1xm6773,2177r,31l6867,2209r,-31l6834,2178r-61,-1xm6976,2180r-16,l6960,2211r15,1l7047,2213r,-32l6976,2180xm22,l,4,12,128r22,-4l22,xe" fillcolor="red" stroked="f">
                  <v:path arrowok="t" o:connecttype="custom" o:connectlocs="71,2071;74,2325;142,2634;163,2623;166,2630;223,2781;239,2820;224,2820;235,2813;385,3084;332,2976;374,3032;503,3190;514,3163;515,3164;639,3243;639,3243;867,3344;1082,3441;1174,3463;1363,3471;1363,3471;1733,3527;1919,3550;2002,3559;2198,3578;2291,3586;2478,3601;2855,3627;2855,3627;3224,3648;3224,3648;3494,3661;3636,3668;3784,3673;4062,3684;4158,3688;4438,3697;4625,3703;4812,3709;4998,3745;5092,3748;5278,3752;5554,3759;5652,3730;5839,3765;6026,3769;6306,3774;6407,3776;6587,3748;6773,3752;6976,3755;6976,3755" o:connectangles="0,0,0,0,0,0,0,0,0,0,0,0,0,0,0,0,0,0,0,0,0,0,0,0,0,0,0,0,0,0,0,0,0,0,0,0,0,0,0,0,0,0,0,0,0,0,0,0,0,0,0,0,0"/>
                </v:shape>
                <v:shape id="AutoShape 320" o:spid="_x0000_s1697" style="position:absolute;left:17767;top:-67341;width:266765;height:57670;visibility:visible;mso-wrap-style:square;v-text-anchor:top" coordsize="266765,576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" path="m-15038,69088r71,680l-14896,70067r71,176l-14754,70362r71,88l-14612,70518r72,54l-14469,70617r71,38l-14327,70687r71,29l-14185,70740r71,22l-14043,70782r71,18l-13901,70816r71,15l-13759,70844r72,13l-13617,70868r71,11l-13474,70890r71,9l-13332,70908r71,8l-13190,70924r71,7l-13048,70939r71,7l-12906,70951r71,7l-12764,70963r71,6l-12622,70974r72,5l-12479,70983r70,6l-12337,70993r71,4l-12195,71002r71,3l-12053,71009r71,4l-11911,71017r71,3l-11769,71024r72,3l-11627,71030r71,3m-11627,71030r71,3l-11484,71036r71,3l-11342,71042r71,2l-11200,71047r71,3l-11058,71052r71,3l-10916,71057r71,2l-10774,71061r71,2l-10632,71066r72,2l-10490,71070r71,2l-10347,71074r71,2l-10205,71078r71,2l-10063,71082r71,1l-9921,71085r71,2l-9779,71088r71,2l-9637,71092r71,1l-9495,71095r72,1l-9352,71098r70,2l-9210,71101r71,1l-9068,71104r71,1l-8926,71106r71,2l-8784,71109r71,1l-8642,71112r71,1l-8500,71115r71,1l-8357,71116r71,1l-8215,71119r71,1l-8073,71121r71,1m-8073,71121r71,1e" filled="f" strokecolor="red" strokeweight=".4815mm">
                  <v:path arrowok="t" o:connecttype="custom" o:connectlocs="-14967,2427;-14825,2902;-14683,3109;-14540,3231;-14398,3314;-14256,3375;-14114,3421;-13972,3459;-13830,3490;-13687,3516;-13546,3538;-13403,3558;-13261,3575;-13119,3590;-12977,3605;-12835,3617;-12693,3628;-12550,3638;-12409,3648;-12266,3656;-12124,3664;-11982,3672;-11840,3679;-11697,3686;-11556,3692;-11556,3692;-11413,3698;-11271,3703;-11129,3709;-10987,3714;-10845,3718;-10703,3722;-10560,3727;-10419,3731;-10276,3735;-10134,3739;-9992,3742;-9850,3746;-9708,3749;-9566,3752;-9423,3755;-9282,3759;-9139,3761;-8997,3764;-8855,3767;-8713,3769;-8571,3772;-8429,3775;-8286,3776;-8144,3779;-8002,3781;-8002,3781" o:connectangles="0,0,0,0,0,0,0,0,0,0,0,0,0,0,0,0,0,0,0,0,0,0,0,0,0,0,0,0,0,0,0,0,0,0,0,0,0,0,0,0,0,0,0,0,0,0,0,0,0,0,0,0"/>
                </v:shape>
                <v:shape id="AutoShape 319" o:spid="_x0000_s1698" style="position:absolute;left:17767;top:-107863;width:266765;height:94100;visibility:visible;mso-wrap-style:square;v-text-anchor:top" coordsize="266765,94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" path="m-15038,108181r71,1077l-14896,109735r71,284l-14754,110214r71,143l-14612,110469r72,90l-14469,110633r71,64l-14327,110751r71,47l-14185,110840r71,37l-14043,110910r71,31l-13901,110969r71,25l-13759,111017r72,22l-13617,111059r71,18l-13474,111095r71,16l-13332,111127r71,14l-13190,111155r71,12l-13048,111179r71,12l-12906,111202r71,11l-12764,111223r71,9l-12622,111242r72,8l-12479,111259r70,8l-12337,111274r71,8l-12195,111289r71,8l-12053,111303r71,6l-11911,111316r71,6l-11769,111328r72,6l-11627,111339r71,5m-11627,111339r71,5l-11484,111350r71,5l-11342,111359r71,5l-11200,111369r71,5l-11058,111378r71,4l-10916,111386r71,4l-10774,111394r71,5l-10632,111402r72,4l-10490,111409r71,4l-10347,111416r71,4l-10205,111423r71,3l-10063,111430r71,3l-9921,111436r71,3l-9779,111441r71,4l-9637,111447r71,3l-9495,111453r72,2l-9352,111458r70,3l-9210,111463r71,3l-9068,111468r71,2l-8926,111473r71,2l-8784,111477r71,3l-8642,111482r71,2l-8500,111486r71,2l-8357,111490r71,2l-8215,111495r71,1l-8073,111497r71,3m-8073,111497r71,3e" filled="f" strokecolor="blue" strokeweight=".4815mm">
                  <v:path arrowok="t" o:connecttype="custom" o:connectlocs="-14967,1395;-14825,2156;-14683,2494;-14540,2696;-14398,2834;-14256,2935;-14114,3014;-13972,3078;-13830,3131;-13687,3176;-13546,3214;-13403,3248;-13261,3278;-13119,3304;-12977,3328;-12835,3350;-12693,3369;-12550,3387;-12409,3404;-12266,3419;-12124,3434;-11982,3446;-11840,3459;-11697,3471;-11556,3481;-11556,3481;-11413,3492;-11271,3501;-11129,3511;-10987,3519;-10845,3527;-10703,3536;-10560,3543;-10419,3550;-10276,3557;-10134,3563;-9992,3570;-9850,3576;-9708,3582;-9566,3587;-9423,3592;-9282,3598;-9139,3603;-8997,3607;-8855,3612;-8713,3617;-8571,3621;-8429,3625;-8286,3629;-8144,3633;-8002,3637;-8002,3637" o:connectangles="0,0,0,0,0,0,0,0,0,0,0,0,0,0,0,0,0,0,0,0,0,0,0,0,0,0,0,0,0,0,0,0,0,0,0,0,0,0,0,0,0,0,0,0,0,0,0,0,0,0,0,0"/>
                </v:shape>
                <v:shape id="AutoShape 318" o:spid="_x0000_s1699" style="position:absolute;left:2717;top:196;width:6965;height:3434;visibility:visible;mso-wrap-style:square;v-text-anchor:top" coordsize="6965,34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" path="m40,249r-23,3l24,377r24,-3l40,249xm56,498r-24,3l40,626r23,-3l56,498xm72,747r-24,3l56,874r24,-2l72,747xm88,996r-24,3l72,1111r,1l73,1125r24,-6l95,1110r-12,l95,1107,88,996xm95,1107r,l95,1108r-12,2l95,1110r,-3xm114,1241r-23,7l109,1370r23,-6l114,1241xm149,1487r-22,5l143,1604r,2l146,1617r22,-10l166,1601r-12,l165,1596,149,1487xm166,1597r,1l154,1601r12,l166,1597xm165,1596r,l166,1597r-1,-1xm197,1726r-22,10l204,1855r22,-10l197,1726xm261,1958r-21,13l280,2085r21,-14l261,1958xm349,2175r-19,17l357,2250r1,1l385,2295r18,-20l383,2242r-16,l376,2232r1,l349,2175xm377,2233r-10,9l383,2242r-6,-9xm377,2232r-1,l377,2233r,-1xm464,2368r-17,22l501,2461r1,1l516,2477r15,-25l528,2450r-18,l517,2437r-53,-69xm517,2437r,l518,2438r-8,12l528,2450r-11,-13xm604,2528r-13,26l645,2604r25,19l682,2596r-24,-19l604,2528xm762,2657r-10,27l789,2709r47,30l846,2710r-47,-29l762,2657xm932,2758r-9,29l932,2792r71,34l1012,2830r7,-30l1011,2797r-79,-39xm1108,2839r-7,30l1146,2887r45,16l1197,2873r-89,-34xm1287,2904r-5,30l1289,2937r71,22l1373,2962r5,-30l1365,2928r-71,-22l1287,2904xm1469,2958r-5,31l1556,3012r5,-30l1507,2968r-38,-10xm1652,3004r-3,31l1716,3050r25,5l1745,3024r-26,-5l1652,3004xm1837,3042r-4,31l1858,3079r68,12l1929,3060r-67,-13l1837,3042xm2022,3076r-3,31l2112,3122r2,-30l2022,3076xm2207,3106r-2,31l2214,3138r84,12l2300,3119r-84,-12l2207,3106xm2393,3132r-3,31l2427,3168r57,7l2486,3144r-56,-7l2393,3132xm2579,3156r-2,31l2641,3195r29,3l2672,3166r-29,-2l2579,3156xm2765,3177r-2,31l2854,3218r2,l2858,3187r-2,l2765,3177xm2951,3196r-2,31l2996,3231r47,5l3044,3205r-93,-9xm3138,3214r-2,31l3138,3245r91,8l3230,3222r-19,-1l3140,3214r-2,xm3324,3230r-2,31l3416,3268r1,-31l3324,3230xm3510,3245r-1,31l3602,3283r2,-31l3510,3245xm3697,3258r-1,32l3707,3290r71,5l3789,3296r1,-32l3697,3258xm3883,3271r,31l3976,3308r1,-31l3921,3273r-38,-2xm4070,3283r-1,31l4162,3319r1,-31l4070,3283xm4257,3294r-1,31l4347,3330r2,l4350,3299r-2,l4257,3294xm4444,3304r-2,31l4536,3341r1,-32l4444,3304xm4632,3314r-2,l4629,3345r2,l4723,3350r,-31l4632,3314xm4817,3323r-1,31l4910,3358r,-31l4845,3325r-28,-2xm5004,3332r-1,31l5057,3366r39,1l5097,3336r-93,-4xm5190,3340r-1,32l5200,3372r83,3l5284,3344r-83,-3l5190,3340xm5377,3348r-1,31l5470,3383r1,-31l5377,3348xm5564,3356r-1,31l5657,3391r,-32l5627,3358r-63,-2xm5751,3363r-1,31l5768,3395r71,3l5843,3398r1,-31l5840,3366r-89,-3xm5937,3369r,31l6030,3404r1,-31l5937,3369xm6124,3376r,31l6195,3410r22,l6218,3379r-23,l6124,3376xm6311,3382r,32l6404,3417r,-32l6338,3383r-27,-1xm6498,3388r-1,31l6550,3421r41,1l6591,3391r-93,-3xm6693,3394r-8,l6684,3425r8,l6763,3427r14,l6778,3396r-85,-2xm6872,3399r-1,31l6906,3431r58,2l6965,3402r-93,-3xm24,l,3,8,127r24,-2l24,xe" fillcolor="blue" stroked="f">
                  <v:path arrowok="t" o:connecttype="custom" o:connectlocs="56,694;48,946;72,1307;95,1303;95,1306;114,1437;168,1803;166,1793;165,1792;226,2041;261,2154;403,2471;377,2429;377,2429;502,2658;464,2564;517,2633;658,2773;846,2906;1003,3022;1101,3065;1282,3130;1294,3102;1507,3164;1745,3220;1926,3287;2112,3318;2298,3346;2427,3364;2577,3383;2765,3373;2765,3373;2951,3392;3211,3417;3417,3433;3510,3441;3790,3460;3921,3469;4070,3479;4348,3495;4444,3500;4723,3515;4845,3521;5097,3532;5284,3540;5471,3548;5627,3554;5843,3594;6030,3600;6217,3606;6404,3613;6550,3617;6684,3621;6872,3595;24,196" o:connectangles="0,0,0,0,0,0,0,0,0,0,0,0,0,0,0,0,0,0,0,0,0,0,0,0,0,0,0,0,0,0,0,0,0,0,0,0,0,0,0,0,0,0,0,0,0,0,0,0,0,0,0,0,0,0,0"/>
                </v:shape>
                <v:shape id="Picture 317" o:spid="_x0000_s1700" type="#_x0000_t75" style="position:absolute;left:6919;top:203;width:2843;height:22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">
                  <v:imagedata r:id="rId367" o:title=""/>
                </v:shape>
                <v:shape id="Text Box 316" o:spid="_x0000_s1701" type="#_x0000_t202" style="position:absolute;left:2655;top:186;width:7126;height:39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" filled="f" stroked="f">
                  <v:textbox inset="0,0,0,0">
                    <w:txbxContent>
                      <w:p w14:paraId="030968BA" w14:textId="77777777" w:rsidR="00B0570F" w:rsidRDefault="00B0570F">
                        <w:pPr>
                          <w:spacing w:before="54"/>
                          <w:ind w:left="4615"/>
                          <w:rPr>
                            <w:rFonts w:ascii="Calibri"/>
                            <w:sz w:val="21"/>
                          </w:rPr>
                        </w:pPr>
                        <w:r>
                          <w:rPr>
                            <w:rFonts w:ascii="Calibri"/>
                            <w:w w:val="80"/>
                            <w:sz w:val="21"/>
                          </w:rPr>
                          <w:t xml:space="preserve">Numerical solution  </w:t>
                        </w:r>
                        <w:r>
                          <w:rPr>
                            <w:rFonts w:ascii="Estrangelo Edessa"/>
                            <w:w w:val="80"/>
                            <w:position w:val="-9"/>
                            <w:sz w:val="16"/>
                          </w:rPr>
                          <w:t>2</w:t>
                        </w:r>
                        <w:r>
                          <w:rPr>
                            <w:rFonts w:ascii="Calibri"/>
                            <w:w w:val="80"/>
                            <w:sz w:val="21"/>
                          </w:rPr>
                          <w:t xml:space="preserve">= </w:t>
                        </w:r>
                        <w:r>
                          <w:rPr>
                            <w:rFonts w:ascii="Estrangelo Edessa"/>
                            <w:w w:val="80"/>
                            <w:position w:val="-9"/>
                            <w:sz w:val="16"/>
                          </w:rPr>
                          <w:t>3</w:t>
                        </w:r>
                        <w:r>
                          <w:rPr>
                            <w:rFonts w:ascii="Calibri"/>
                            <w:w w:val="80"/>
                            <w:sz w:val="21"/>
                          </w:rPr>
                          <w:t>=0.9</w:t>
                        </w:r>
                      </w:p>
                      <w:p w14:paraId="1B036B29" w14:textId="77777777" w:rsidR="00B0570F" w:rsidRDefault="00B0570F">
                        <w:pPr>
                          <w:spacing w:before="16"/>
                          <w:ind w:left="4615"/>
                          <w:rPr>
                            <w:rFonts w:ascii="Calibri"/>
                            <w:sz w:val="21"/>
                          </w:rPr>
                        </w:pPr>
                        <w:r>
                          <w:rPr>
                            <w:rFonts w:ascii="Calibri"/>
                            <w:w w:val="80"/>
                            <w:sz w:val="21"/>
                          </w:rPr>
                          <w:t xml:space="preserve">Proposed closed form  </w:t>
                        </w:r>
                        <w:r>
                          <w:rPr>
                            <w:rFonts w:ascii="Estrangelo Edessa"/>
                            <w:w w:val="80"/>
                            <w:position w:val="-9"/>
                            <w:sz w:val="16"/>
                          </w:rPr>
                          <w:t>2</w:t>
                        </w:r>
                        <w:r>
                          <w:rPr>
                            <w:rFonts w:ascii="Calibri"/>
                            <w:w w:val="80"/>
                            <w:sz w:val="21"/>
                          </w:rPr>
                          <w:t xml:space="preserve">= </w:t>
                        </w:r>
                        <w:r>
                          <w:rPr>
                            <w:rFonts w:ascii="Estrangelo Edessa"/>
                            <w:w w:val="80"/>
                            <w:position w:val="-9"/>
                            <w:sz w:val="16"/>
                          </w:rPr>
                          <w:t>3</w:t>
                        </w:r>
                        <w:r>
                          <w:rPr>
                            <w:rFonts w:ascii="Calibri"/>
                            <w:w w:val="80"/>
                            <w:sz w:val="21"/>
                          </w:rPr>
                          <w:t>=0.9</w:t>
                        </w:r>
                      </w:p>
                      <w:p w14:paraId="6D32B13A" w14:textId="77777777" w:rsidR="00B0570F" w:rsidRDefault="00B0570F">
                        <w:pPr>
                          <w:spacing w:before="9"/>
                          <w:ind w:left="4615"/>
                          <w:rPr>
                            <w:rFonts w:ascii="Calibri"/>
                            <w:sz w:val="21"/>
                          </w:rPr>
                        </w:pPr>
                        <w:r>
                          <w:rPr>
                            <w:rFonts w:ascii="Calibri"/>
                            <w:w w:val="80"/>
                            <w:sz w:val="21"/>
                          </w:rPr>
                          <w:t xml:space="preserve">Numerical solution  </w:t>
                        </w:r>
                        <w:r>
                          <w:rPr>
                            <w:rFonts w:ascii="Estrangelo Edessa"/>
                            <w:w w:val="80"/>
                            <w:position w:val="-9"/>
                            <w:sz w:val="16"/>
                          </w:rPr>
                          <w:t>2</w:t>
                        </w:r>
                        <w:r>
                          <w:rPr>
                            <w:rFonts w:ascii="Calibri"/>
                            <w:w w:val="80"/>
                            <w:sz w:val="21"/>
                          </w:rPr>
                          <w:t xml:space="preserve">= </w:t>
                        </w:r>
                        <w:r>
                          <w:rPr>
                            <w:rFonts w:ascii="Estrangelo Edessa"/>
                            <w:w w:val="80"/>
                            <w:position w:val="-9"/>
                            <w:sz w:val="16"/>
                          </w:rPr>
                          <w:t>3</w:t>
                        </w:r>
                        <w:r>
                          <w:rPr>
                            <w:rFonts w:ascii="Calibri"/>
                            <w:w w:val="80"/>
                            <w:sz w:val="21"/>
                          </w:rPr>
                          <w:t>=0.6</w:t>
                        </w:r>
                      </w:p>
                      <w:p w14:paraId="4CC5EACA" w14:textId="77777777" w:rsidR="00B0570F" w:rsidRDefault="00B0570F">
                        <w:pPr>
                          <w:spacing w:before="17"/>
                          <w:ind w:left="4615"/>
                          <w:rPr>
                            <w:rFonts w:ascii="Calibri"/>
                            <w:sz w:val="21"/>
                          </w:rPr>
                        </w:pPr>
                        <w:r>
                          <w:rPr>
                            <w:rFonts w:ascii="Calibri"/>
                            <w:w w:val="80"/>
                            <w:sz w:val="21"/>
                          </w:rPr>
                          <w:t xml:space="preserve">Proposed closed form  </w:t>
                        </w:r>
                        <w:r>
                          <w:rPr>
                            <w:rFonts w:ascii="Estrangelo Edessa"/>
                            <w:w w:val="80"/>
                            <w:position w:val="-9"/>
                            <w:sz w:val="16"/>
                          </w:rPr>
                          <w:t>2</w:t>
                        </w:r>
                        <w:r>
                          <w:rPr>
                            <w:rFonts w:ascii="Calibri"/>
                            <w:w w:val="80"/>
                            <w:sz w:val="21"/>
                          </w:rPr>
                          <w:t xml:space="preserve">= </w:t>
                        </w:r>
                        <w:r>
                          <w:rPr>
                            <w:rFonts w:ascii="Estrangelo Edessa"/>
                            <w:w w:val="80"/>
                            <w:position w:val="-9"/>
                            <w:sz w:val="16"/>
                          </w:rPr>
                          <w:t>3</w:t>
                        </w:r>
                        <w:r>
                          <w:rPr>
                            <w:rFonts w:ascii="Calibri"/>
                            <w:w w:val="80"/>
                            <w:sz w:val="21"/>
                          </w:rPr>
                          <w:t>=0.6</w:t>
                        </w:r>
                      </w:p>
                      <w:p w14:paraId="5FCD36CD" w14:textId="77777777" w:rsidR="00B0570F" w:rsidRDefault="00B0570F">
                        <w:pPr>
                          <w:spacing w:before="8"/>
                          <w:ind w:left="4615"/>
                          <w:rPr>
                            <w:rFonts w:ascii="Calibri"/>
                            <w:sz w:val="21"/>
                          </w:rPr>
                        </w:pPr>
                        <w:r>
                          <w:rPr>
                            <w:rFonts w:ascii="Calibri"/>
                            <w:w w:val="80"/>
                            <w:sz w:val="21"/>
                          </w:rPr>
                          <w:t xml:space="preserve">Proposed closed form  </w:t>
                        </w:r>
                        <w:r>
                          <w:rPr>
                            <w:rFonts w:ascii="Estrangelo Edessa"/>
                            <w:w w:val="80"/>
                            <w:position w:val="-9"/>
                            <w:sz w:val="16"/>
                          </w:rPr>
                          <w:t>2</w:t>
                        </w:r>
                        <w:r>
                          <w:rPr>
                            <w:rFonts w:ascii="Calibri"/>
                            <w:w w:val="80"/>
                            <w:sz w:val="21"/>
                          </w:rPr>
                          <w:t xml:space="preserve">= </w:t>
                        </w:r>
                        <w:r>
                          <w:rPr>
                            <w:rFonts w:ascii="Estrangelo Edessa"/>
                            <w:w w:val="80"/>
                            <w:position w:val="-9"/>
                            <w:sz w:val="16"/>
                          </w:rPr>
                          <w:t>3</w:t>
                        </w:r>
                        <w:r>
                          <w:rPr>
                            <w:rFonts w:ascii="Calibri"/>
                            <w:w w:val="80"/>
                            <w:sz w:val="21"/>
                          </w:rPr>
                          <w:t>=0.1</w:t>
                        </w:r>
                      </w:p>
                      <w:p w14:paraId="5EBC3422" w14:textId="77777777" w:rsidR="00B0570F" w:rsidRDefault="00B0570F">
                        <w:pPr>
                          <w:spacing w:before="17"/>
                          <w:ind w:left="4615"/>
                          <w:rPr>
                            <w:rFonts w:ascii="Calibri"/>
                            <w:sz w:val="21"/>
                          </w:rPr>
                        </w:pPr>
                        <w:r>
                          <w:rPr>
                            <w:rFonts w:ascii="Calibri"/>
                            <w:w w:val="80"/>
                            <w:sz w:val="21"/>
                          </w:rPr>
                          <w:t xml:space="preserve">Numerical solution  </w:t>
                        </w:r>
                        <w:r>
                          <w:rPr>
                            <w:rFonts w:ascii="Estrangelo Edessa"/>
                            <w:w w:val="80"/>
                            <w:position w:val="-9"/>
                            <w:sz w:val="16"/>
                          </w:rPr>
                          <w:t>2</w:t>
                        </w:r>
                        <w:r>
                          <w:rPr>
                            <w:rFonts w:ascii="Calibri"/>
                            <w:w w:val="80"/>
                            <w:sz w:val="21"/>
                          </w:rPr>
                          <w:t xml:space="preserve">= </w:t>
                        </w:r>
                        <w:r>
                          <w:rPr>
                            <w:rFonts w:ascii="Estrangelo Edessa"/>
                            <w:w w:val="80"/>
                            <w:position w:val="-9"/>
                            <w:sz w:val="16"/>
                          </w:rPr>
                          <w:t>3</w:t>
                        </w:r>
                        <w:r>
                          <w:rPr>
                            <w:rFonts w:ascii="Calibri"/>
                            <w:w w:val="80"/>
                            <w:sz w:val="21"/>
                          </w:rPr>
                          <w:t>=0.1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FA655D">
        <w:rPr>
          <w:rFonts w:ascii="Calibri"/>
          <w:color w:val="252525"/>
          <w:w w:val="75"/>
          <w:sz w:val="21"/>
        </w:rPr>
        <w:t>7</w:t>
      </w:r>
    </w:p>
    <w:p w14:paraId="7DB96477" w14:textId="77777777" w:rsidR="00ED6B8B" w:rsidRDefault="00ED6B8B" w:rsidP="00F672C4">
      <w:pPr>
        <w:pStyle w:val="BodyText"/>
        <w:spacing w:before="7"/>
        <w:rPr>
          <w:rFonts w:ascii="Calibri"/>
          <w:sz w:val="19"/>
        </w:rPr>
      </w:pPr>
    </w:p>
    <w:p w14:paraId="4C50125B" w14:textId="77777777" w:rsidR="00ED6B8B" w:rsidRDefault="00FA655D" w:rsidP="00F672C4">
      <w:pPr>
        <w:spacing w:before="68"/>
        <w:ind w:left="849"/>
        <w:rPr>
          <w:rFonts w:ascii="Calibri"/>
          <w:sz w:val="21"/>
        </w:rPr>
      </w:pPr>
      <w:r>
        <w:rPr>
          <w:rFonts w:ascii="Calibri"/>
          <w:color w:val="252525"/>
          <w:w w:val="75"/>
          <w:sz w:val="21"/>
        </w:rPr>
        <w:t>6</w:t>
      </w:r>
    </w:p>
    <w:p w14:paraId="36DD00E7" w14:textId="77777777" w:rsidR="00ED6B8B" w:rsidRDefault="00ED6B8B" w:rsidP="00F672C4">
      <w:pPr>
        <w:pStyle w:val="BodyText"/>
        <w:spacing w:before="2"/>
        <w:rPr>
          <w:rFonts w:ascii="Calibri"/>
          <w:sz w:val="25"/>
        </w:rPr>
      </w:pPr>
    </w:p>
    <w:p w14:paraId="57788192" w14:textId="77777777" w:rsidR="00ED6B8B" w:rsidRDefault="00FA655D" w:rsidP="00F672C4">
      <w:pPr>
        <w:ind w:left="849"/>
        <w:rPr>
          <w:rFonts w:ascii="Calibri"/>
          <w:sz w:val="21"/>
        </w:rPr>
      </w:pPr>
      <w:r>
        <w:rPr>
          <w:rFonts w:ascii="Calibri"/>
          <w:color w:val="252525"/>
          <w:w w:val="75"/>
          <w:sz w:val="21"/>
        </w:rPr>
        <w:t>5</w:t>
      </w:r>
    </w:p>
    <w:p w14:paraId="450FAE35" w14:textId="77777777" w:rsidR="00ED6B8B" w:rsidRDefault="00ED6B8B" w:rsidP="00F672C4">
      <w:pPr>
        <w:pStyle w:val="BodyText"/>
        <w:spacing w:before="1"/>
        <w:rPr>
          <w:rFonts w:ascii="Calibri"/>
          <w:sz w:val="25"/>
        </w:rPr>
      </w:pPr>
    </w:p>
    <w:p w14:paraId="059AFDE0" w14:textId="77777777" w:rsidR="00ED6B8B" w:rsidRDefault="00890932" w:rsidP="00F672C4">
      <w:pPr>
        <w:spacing w:before="1"/>
        <w:ind w:left="849"/>
        <w:rPr>
          <w:rFonts w:ascii="Calibri"/>
          <w:sz w:val="21"/>
        </w:rPr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556864" behindDoc="0" locked="0" layoutInCell="1" allowOverlap="1" wp14:anchorId="50CFFDAD" wp14:editId="5643ACC3">
                <wp:simplePos x="0" y="0"/>
                <wp:positionH relativeFrom="page">
                  <wp:posOffset>1471930</wp:posOffset>
                </wp:positionH>
                <wp:positionV relativeFrom="paragraph">
                  <wp:posOffset>149225</wp:posOffset>
                </wp:positionV>
                <wp:extent cx="133350" cy="217170"/>
                <wp:effectExtent l="0" t="0" r="4445" b="0"/>
                <wp:wrapNone/>
                <wp:docPr id="338" name="Text Box 3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3350" cy="2171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AF8A41C" w14:textId="77777777" w:rsidR="00B0570F" w:rsidRDefault="00B0570F">
                            <w:pPr>
                              <w:ind w:left="20"/>
                              <w:rPr>
                                <w:rFonts w:ascii="Calibri"/>
                                <w:sz w:val="17"/>
                              </w:rPr>
                            </w:pPr>
                            <w:r>
                              <w:rPr>
                                <w:rFonts w:ascii="Calibri"/>
                                <w:spacing w:val="-1"/>
                                <w:w w:val="133"/>
                                <w:sz w:val="17"/>
                              </w:rPr>
                              <w:t>L</w:t>
                            </w:r>
                            <w:r>
                              <w:rPr>
                                <w:rFonts w:ascii="Calibri"/>
                                <w:w w:val="133"/>
                                <w:sz w:val="17"/>
                              </w:rPr>
                              <w:t>/n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0CFFDAD" id="Text Box 314" o:spid="_x0000_s1702" type="#_x0000_t202" style="position:absolute;left:0;text-align:left;margin-left:115.9pt;margin-top:11.75pt;width:10.5pt;height:17.1pt;z-index:2515568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" filled="f" stroked="f">
                <v:textbox style="layout-flow:vertical;mso-layout-flow-alt:bottom-to-top" inset="0,0,0,0">
                  <w:txbxContent>
                    <w:p w14:paraId="3AF8A41C" w14:textId="77777777" w:rsidR="00B0570F" w:rsidRDefault="00B0570F">
                      <w:pPr>
                        <w:ind w:left="20"/>
                        <w:rPr>
                          <w:rFonts w:ascii="Calibri"/>
                          <w:sz w:val="17"/>
                        </w:rPr>
                      </w:pPr>
                      <w:r>
                        <w:rPr>
                          <w:rFonts w:ascii="Calibri"/>
                          <w:spacing w:val="-1"/>
                          <w:w w:val="133"/>
                          <w:sz w:val="17"/>
                        </w:rPr>
                        <w:t>L</w:t>
                      </w:r>
                      <w:r>
                        <w:rPr>
                          <w:rFonts w:ascii="Calibri"/>
                          <w:w w:val="133"/>
                          <w:sz w:val="17"/>
                        </w:rPr>
                        <w:t>/n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FA655D">
        <w:rPr>
          <w:rFonts w:ascii="Calibri"/>
          <w:color w:val="252525"/>
          <w:w w:val="75"/>
          <w:sz w:val="21"/>
        </w:rPr>
        <w:t>4</w:t>
      </w:r>
    </w:p>
    <w:p w14:paraId="260A2CF4" w14:textId="77777777" w:rsidR="00ED6B8B" w:rsidRDefault="00ED6B8B" w:rsidP="00F672C4">
      <w:pPr>
        <w:pStyle w:val="BodyText"/>
        <w:spacing w:before="7"/>
        <w:rPr>
          <w:rFonts w:ascii="Calibri"/>
          <w:sz w:val="19"/>
        </w:rPr>
      </w:pPr>
    </w:p>
    <w:p w14:paraId="6F6B576B" w14:textId="77777777" w:rsidR="00ED6B8B" w:rsidRDefault="00FA655D" w:rsidP="00F672C4">
      <w:pPr>
        <w:spacing w:before="68"/>
        <w:ind w:left="849"/>
        <w:rPr>
          <w:rFonts w:ascii="Calibri"/>
          <w:sz w:val="21"/>
        </w:rPr>
      </w:pPr>
      <w:r>
        <w:rPr>
          <w:rFonts w:ascii="Calibri"/>
          <w:color w:val="252525"/>
          <w:w w:val="75"/>
          <w:sz w:val="21"/>
        </w:rPr>
        <w:t>3</w:t>
      </w:r>
    </w:p>
    <w:p w14:paraId="0405885B" w14:textId="77777777" w:rsidR="00ED6B8B" w:rsidRDefault="00ED6B8B" w:rsidP="00F672C4">
      <w:pPr>
        <w:pStyle w:val="BodyText"/>
        <w:spacing w:before="7"/>
        <w:rPr>
          <w:rFonts w:ascii="Calibri"/>
          <w:sz w:val="19"/>
        </w:rPr>
      </w:pPr>
    </w:p>
    <w:p w14:paraId="634CAE7F" w14:textId="77777777" w:rsidR="00ED6B8B" w:rsidRDefault="00FA655D" w:rsidP="00F672C4">
      <w:pPr>
        <w:spacing w:before="68"/>
        <w:ind w:left="849"/>
        <w:rPr>
          <w:rFonts w:ascii="Calibri"/>
          <w:sz w:val="21"/>
        </w:rPr>
      </w:pPr>
      <w:r>
        <w:rPr>
          <w:rFonts w:ascii="Calibri"/>
          <w:color w:val="252525"/>
          <w:w w:val="75"/>
          <w:sz w:val="21"/>
        </w:rPr>
        <w:t>2</w:t>
      </w:r>
    </w:p>
    <w:p w14:paraId="0FCF3B1F" w14:textId="77777777" w:rsidR="00ED6B8B" w:rsidRDefault="00ED6B8B" w:rsidP="00F672C4">
      <w:pPr>
        <w:pStyle w:val="BodyText"/>
        <w:spacing w:before="7"/>
        <w:rPr>
          <w:rFonts w:ascii="Calibri"/>
          <w:sz w:val="19"/>
        </w:rPr>
      </w:pPr>
    </w:p>
    <w:p w14:paraId="1C1BC6D7" w14:textId="77777777" w:rsidR="00ED6B8B" w:rsidRDefault="00FA655D" w:rsidP="00F672C4">
      <w:pPr>
        <w:spacing w:before="68"/>
        <w:ind w:left="849"/>
        <w:rPr>
          <w:rFonts w:ascii="Calibri"/>
          <w:sz w:val="21"/>
        </w:rPr>
      </w:pPr>
      <w:r>
        <w:rPr>
          <w:rFonts w:ascii="Calibri"/>
          <w:color w:val="252525"/>
          <w:w w:val="75"/>
          <w:sz w:val="21"/>
        </w:rPr>
        <w:t>1</w:t>
      </w:r>
    </w:p>
    <w:p w14:paraId="70A7F0E2" w14:textId="77777777" w:rsidR="00ED6B8B" w:rsidRDefault="00ED6B8B" w:rsidP="00F672C4">
      <w:pPr>
        <w:pStyle w:val="BodyText"/>
        <w:spacing w:before="7"/>
        <w:rPr>
          <w:rFonts w:ascii="Calibri"/>
          <w:sz w:val="19"/>
        </w:rPr>
      </w:pPr>
    </w:p>
    <w:p w14:paraId="75D0F294" w14:textId="77777777" w:rsidR="00ED6B8B" w:rsidRDefault="00FA655D" w:rsidP="00F672C4">
      <w:pPr>
        <w:spacing w:before="68" w:line="214" w:lineRule="exact"/>
        <w:ind w:left="849"/>
        <w:rPr>
          <w:rFonts w:ascii="Calibri"/>
          <w:sz w:val="21"/>
        </w:rPr>
      </w:pPr>
      <w:r>
        <w:rPr>
          <w:rFonts w:ascii="Calibri"/>
          <w:color w:val="252525"/>
          <w:w w:val="75"/>
          <w:sz w:val="21"/>
        </w:rPr>
        <w:t>0</w:t>
      </w:r>
    </w:p>
    <w:p w14:paraId="6BF707EE" w14:textId="77777777" w:rsidR="00ED6B8B" w:rsidRDefault="00FA655D">
      <w:pPr>
        <w:tabs>
          <w:tab w:val="left" w:pos="649"/>
          <w:tab w:val="left" w:pos="1359"/>
          <w:tab w:val="left" w:pos="2070"/>
          <w:tab w:val="left" w:pos="2781"/>
          <w:tab w:val="left" w:pos="3491"/>
          <w:tab w:val="left" w:pos="4202"/>
          <w:tab w:val="left" w:pos="4913"/>
          <w:tab w:val="left" w:pos="5624"/>
          <w:tab w:val="left" w:pos="6334"/>
          <w:tab w:val="left" w:pos="7106"/>
        </w:tabs>
        <w:spacing w:line="198" w:lineRule="exact"/>
        <w:ind w:right="1162"/>
        <w:rPr>
          <w:rFonts w:ascii="Calibri"/>
          <w:sz w:val="21"/>
        </w:rPr>
        <w:pPrChange w:id="682" w:author="Raghda Wahdan" w:date="2017-11-06T13:08:00Z">
          <w:pPr>
            <w:tabs>
              <w:tab w:val="left" w:pos="649"/>
              <w:tab w:val="left" w:pos="1359"/>
              <w:tab w:val="left" w:pos="2070"/>
              <w:tab w:val="left" w:pos="2781"/>
              <w:tab w:val="left" w:pos="3491"/>
              <w:tab w:val="left" w:pos="4202"/>
              <w:tab w:val="left" w:pos="4913"/>
              <w:tab w:val="left" w:pos="5624"/>
              <w:tab w:val="left" w:pos="6334"/>
              <w:tab w:val="left" w:pos="7106"/>
            </w:tabs>
            <w:spacing w:line="198" w:lineRule="exact"/>
            <w:ind w:right="1162"/>
            <w:jc w:val="center"/>
          </w:pPr>
        </w:pPrChange>
      </w:pPr>
      <w:r>
        <w:rPr>
          <w:rFonts w:ascii="Calibri"/>
          <w:color w:val="252525"/>
          <w:w w:val="85"/>
          <w:sz w:val="21"/>
        </w:rPr>
        <w:t>0</w:t>
      </w:r>
      <w:r>
        <w:rPr>
          <w:rFonts w:ascii="Calibri"/>
          <w:color w:val="252525"/>
          <w:w w:val="85"/>
          <w:sz w:val="21"/>
        </w:rPr>
        <w:tab/>
        <w:t>0.1</w:t>
      </w:r>
      <w:r>
        <w:rPr>
          <w:rFonts w:ascii="Calibri"/>
          <w:color w:val="252525"/>
          <w:w w:val="85"/>
          <w:sz w:val="21"/>
        </w:rPr>
        <w:tab/>
        <w:t>0.2</w:t>
      </w:r>
      <w:r>
        <w:rPr>
          <w:rFonts w:ascii="Calibri"/>
          <w:color w:val="252525"/>
          <w:w w:val="85"/>
          <w:sz w:val="21"/>
        </w:rPr>
        <w:tab/>
        <w:t>0.3</w:t>
      </w:r>
      <w:r>
        <w:rPr>
          <w:rFonts w:ascii="Calibri"/>
          <w:color w:val="252525"/>
          <w:w w:val="85"/>
          <w:sz w:val="21"/>
        </w:rPr>
        <w:tab/>
        <w:t>0.4</w:t>
      </w:r>
      <w:r>
        <w:rPr>
          <w:rFonts w:ascii="Calibri"/>
          <w:color w:val="252525"/>
          <w:w w:val="85"/>
          <w:sz w:val="21"/>
        </w:rPr>
        <w:tab/>
        <w:t>0.5</w:t>
      </w:r>
      <w:r>
        <w:rPr>
          <w:rFonts w:ascii="Calibri"/>
          <w:color w:val="252525"/>
          <w:w w:val="85"/>
          <w:sz w:val="21"/>
        </w:rPr>
        <w:tab/>
        <w:t>0.6</w:t>
      </w:r>
      <w:r>
        <w:rPr>
          <w:rFonts w:ascii="Calibri"/>
          <w:color w:val="252525"/>
          <w:w w:val="85"/>
          <w:sz w:val="21"/>
        </w:rPr>
        <w:tab/>
        <w:t>0.7</w:t>
      </w:r>
      <w:r>
        <w:rPr>
          <w:rFonts w:ascii="Calibri"/>
          <w:color w:val="252525"/>
          <w:w w:val="85"/>
          <w:sz w:val="21"/>
        </w:rPr>
        <w:tab/>
        <w:t>0.8</w:t>
      </w:r>
      <w:r>
        <w:rPr>
          <w:rFonts w:ascii="Calibri"/>
          <w:color w:val="252525"/>
          <w:w w:val="85"/>
          <w:sz w:val="21"/>
        </w:rPr>
        <w:tab/>
        <w:t>0.9</w:t>
      </w:r>
      <w:r>
        <w:rPr>
          <w:rFonts w:ascii="Calibri"/>
          <w:color w:val="252525"/>
          <w:w w:val="85"/>
          <w:sz w:val="21"/>
        </w:rPr>
        <w:tab/>
        <w:t>1</w:t>
      </w:r>
    </w:p>
    <w:p w14:paraId="7EF83283" w14:textId="77777777" w:rsidR="00ED6B8B" w:rsidRDefault="00FA655D">
      <w:pPr>
        <w:spacing w:line="244" w:lineRule="exact"/>
        <w:ind w:right="1204"/>
        <w:rPr>
          <w:rFonts w:ascii="Calibri"/>
        </w:rPr>
        <w:pPrChange w:id="683" w:author="Raghda Wahdan" w:date="2017-11-06T13:08:00Z">
          <w:pPr>
            <w:spacing w:line="244" w:lineRule="exact"/>
            <w:ind w:right="1204"/>
            <w:jc w:val="center"/>
          </w:pPr>
        </w:pPrChange>
      </w:pPr>
      <w:r>
        <w:rPr>
          <w:rFonts w:ascii="Calibri"/>
          <w:w w:val="76"/>
        </w:rPr>
        <w:t>C</w:t>
      </w:r>
    </w:p>
    <w:p w14:paraId="12B6D1F0" w14:textId="77777777" w:rsidR="00ED6B8B" w:rsidRDefault="00FA655D" w:rsidP="00F672C4">
      <w:pPr>
        <w:pStyle w:val="ListParagraph"/>
        <w:numPr>
          <w:ilvl w:val="3"/>
          <w:numId w:val="4"/>
        </w:numPr>
        <w:tabs>
          <w:tab w:val="left" w:pos="3405"/>
        </w:tabs>
        <w:spacing w:line="232" w:lineRule="exact"/>
        <w:ind w:hanging="320"/>
        <w:jc w:val="left"/>
        <w:rPr>
          <w:rFonts w:ascii="Century"/>
          <w:sz w:val="20"/>
        </w:rPr>
      </w:pPr>
      <w:r>
        <w:rPr>
          <w:rFonts w:ascii="Century"/>
          <w:w w:val="95"/>
          <w:sz w:val="20"/>
        </w:rPr>
        <w:t>Non-quantized</w:t>
      </w:r>
      <w:r>
        <w:rPr>
          <w:rFonts w:ascii="Century"/>
          <w:spacing w:val="-26"/>
          <w:w w:val="95"/>
          <w:sz w:val="20"/>
        </w:rPr>
        <w:t xml:space="preserve"> </w:t>
      </w:r>
      <w:r>
        <w:rPr>
          <w:rFonts w:ascii="Century"/>
          <w:spacing w:val="-4"/>
          <w:w w:val="95"/>
          <w:sz w:val="20"/>
        </w:rPr>
        <w:t>Frame</w:t>
      </w:r>
      <w:r>
        <w:rPr>
          <w:rFonts w:ascii="Century"/>
          <w:spacing w:val="-26"/>
          <w:w w:val="95"/>
          <w:sz w:val="20"/>
        </w:rPr>
        <w:t xml:space="preserve"> </w:t>
      </w:r>
      <w:r>
        <w:rPr>
          <w:rFonts w:ascii="Century"/>
          <w:w w:val="95"/>
          <w:sz w:val="20"/>
        </w:rPr>
        <w:t>length</w:t>
      </w:r>
    </w:p>
    <w:p w14:paraId="0AA0B1E4" w14:textId="77777777" w:rsidR="00ED6B8B" w:rsidRDefault="00ED6B8B" w:rsidP="00F672C4">
      <w:pPr>
        <w:pStyle w:val="BodyText"/>
        <w:spacing w:before="2"/>
        <w:rPr>
          <w:rFonts w:ascii="Century"/>
          <w:sz w:val="13"/>
        </w:rPr>
      </w:pPr>
    </w:p>
    <w:p w14:paraId="51D5392A" w14:textId="77777777" w:rsidR="00ED6B8B" w:rsidRDefault="00890932" w:rsidP="00F672C4">
      <w:pPr>
        <w:spacing w:before="108"/>
        <w:ind w:left="774"/>
        <w:rPr>
          <w:rFonts w:ascii="Calibri"/>
          <w:sz w:val="21"/>
        </w:rPr>
      </w:pPr>
      <w:r>
        <w:rPr>
          <w:noProof/>
          <w:lang w:val="en-GB" w:eastAsia="en-GB"/>
        </w:rPr>
        <mc:AlternateContent>
          <mc:Choice Requires="wpg">
            <w:drawing>
              <wp:anchor distT="0" distB="0" distL="114300" distR="114300" simplePos="0" relativeHeight="251552768" behindDoc="0" locked="0" layoutInCell="1" allowOverlap="1" wp14:anchorId="7D47A9A6" wp14:editId="41444C53">
                <wp:simplePos x="0" y="0"/>
                <wp:positionH relativeFrom="page">
                  <wp:posOffset>1689735</wp:posOffset>
                </wp:positionH>
                <wp:positionV relativeFrom="paragraph">
                  <wp:posOffset>142875</wp:posOffset>
                </wp:positionV>
                <wp:extent cx="4631690" cy="2410460"/>
                <wp:effectExtent l="3810" t="9525" r="3175" b="8890"/>
                <wp:wrapNone/>
                <wp:docPr id="293" name="Group 2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631690" cy="2410460"/>
                          <a:chOff x="2661" y="225"/>
                          <a:chExt cx="7294" cy="3796"/>
                        </a:xfrm>
                      </wpg:grpSpPr>
                      <pic:pic xmlns:pic="http://schemas.openxmlformats.org/drawingml/2006/picture">
                        <pic:nvPicPr>
                          <pic:cNvPr id="294" name="Picture 3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663" y="227"/>
                            <a:ext cx="7256" cy="37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95" name="Line 312"/>
                        <wps:cNvCnPr/>
                        <wps:spPr bwMode="auto">
                          <a:xfrm>
                            <a:off x="2664" y="4018"/>
                            <a:ext cx="7255" cy="0"/>
                          </a:xfrm>
                          <a:prstGeom prst="line">
                            <a:avLst/>
                          </a:prstGeom>
                          <a:noFill/>
                          <a:ln w="3284">
                            <a:solidFill>
                              <a:srgbClr val="25252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6" name="Line 311"/>
                        <wps:cNvCnPr/>
                        <wps:spPr bwMode="auto">
                          <a:xfrm>
                            <a:off x="2664" y="230"/>
                            <a:ext cx="7255" cy="0"/>
                          </a:xfrm>
                          <a:prstGeom prst="line">
                            <a:avLst/>
                          </a:prstGeom>
                          <a:noFill/>
                          <a:ln w="3650">
                            <a:solidFill>
                              <a:srgbClr val="25252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7" name="Line 310"/>
                        <wps:cNvCnPr/>
                        <wps:spPr bwMode="auto">
                          <a:xfrm>
                            <a:off x="2665" y="3918"/>
                            <a:ext cx="0" cy="100"/>
                          </a:xfrm>
                          <a:prstGeom prst="line">
                            <a:avLst/>
                          </a:prstGeom>
                          <a:noFill/>
                          <a:ln w="2457">
                            <a:solidFill>
                              <a:srgbClr val="25252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8" name="Line 309"/>
                        <wps:cNvCnPr/>
                        <wps:spPr bwMode="auto">
                          <a:xfrm>
                            <a:off x="3390" y="3918"/>
                            <a:ext cx="0" cy="100"/>
                          </a:xfrm>
                          <a:prstGeom prst="line">
                            <a:avLst/>
                          </a:prstGeom>
                          <a:noFill/>
                          <a:ln w="2457">
                            <a:solidFill>
                              <a:srgbClr val="25252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9" name="Line 308"/>
                        <wps:cNvCnPr/>
                        <wps:spPr bwMode="auto">
                          <a:xfrm>
                            <a:off x="4115" y="3918"/>
                            <a:ext cx="0" cy="100"/>
                          </a:xfrm>
                          <a:prstGeom prst="line">
                            <a:avLst/>
                          </a:prstGeom>
                          <a:noFill/>
                          <a:ln w="2456">
                            <a:solidFill>
                              <a:srgbClr val="25252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0" name="AutoShape 307"/>
                        <wps:cNvSpPr>
                          <a:spLocks/>
                        </wps:cNvSpPr>
                        <wps:spPr bwMode="auto">
                          <a:xfrm>
                            <a:off x="4840" y="3918"/>
                            <a:ext cx="726" cy="100"/>
                          </a:xfrm>
                          <a:custGeom>
                            <a:avLst/>
                            <a:gdLst>
                              <a:gd name="T0" fmla="+- 0 4840 4840"/>
                              <a:gd name="T1" fmla="*/ T0 w 726"/>
                              <a:gd name="T2" fmla="+- 0 3918 3918"/>
                              <a:gd name="T3" fmla="*/ 3918 h 100"/>
                              <a:gd name="T4" fmla="+- 0 4840 4840"/>
                              <a:gd name="T5" fmla="*/ T4 w 726"/>
                              <a:gd name="T6" fmla="+- 0 4018 3918"/>
                              <a:gd name="T7" fmla="*/ 4018 h 100"/>
                              <a:gd name="T8" fmla="+- 0 5566 4840"/>
                              <a:gd name="T9" fmla="*/ T8 w 726"/>
                              <a:gd name="T10" fmla="+- 0 3918 3918"/>
                              <a:gd name="T11" fmla="*/ 3918 h 100"/>
                              <a:gd name="T12" fmla="+- 0 5566 4840"/>
                              <a:gd name="T13" fmla="*/ T12 w 726"/>
                              <a:gd name="T14" fmla="+- 0 4018 3918"/>
                              <a:gd name="T15" fmla="*/ 4018 h 1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726" h="100">
                                <a:moveTo>
                                  <a:pt x="0" y="0"/>
                                </a:moveTo>
                                <a:lnTo>
                                  <a:pt x="0" y="100"/>
                                </a:lnTo>
                                <a:moveTo>
                                  <a:pt x="726" y="0"/>
                                </a:moveTo>
                                <a:lnTo>
                                  <a:pt x="726" y="100"/>
                                </a:lnTo>
                              </a:path>
                            </a:pathLst>
                          </a:custGeom>
                          <a:noFill/>
                          <a:ln w="2457">
                            <a:solidFill>
                              <a:srgbClr val="25252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1" name="Line 306"/>
                        <wps:cNvCnPr/>
                        <wps:spPr bwMode="auto">
                          <a:xfrm>
                            <a:off x="6291" y="3918"/>
                            <a:ext cx="0" cy="100"/>
                          </a:xfrm>
                          <a:prstGeom prst="line">
                            <a:avLst/>
                          </a:prstGeom>
                          <a:noFill/>
                          <a:ln w="2456">
                            <a:solidFill>
                              <a:srgbClr val="25252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2" name="Line 305"/>
                        <wps:cNvCnPr/>
                        <wps:spPr bwMode="auto">
                          <a:xfrm>
                            <a:off x="7016" y="3918"/>
                            <a:ext cx="0" cy="100"/>
                          </a:xfrm>
                          <a:prstGeom prst="line">
                            <a:avLst/>
                          </a:prstGeom>
                          <a:noFill/>
                          <a:ln w="2457">
                            <a:solidFill>
                              <a:srgbClr val="25252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3" name="Line 304"/>
                        <wps:cNvCnPr/>
                        <wps:spPr bwMode="auto">
                          <a:xfrm>
                            <a:off x="7742" y="3918"/>
                            <a:ext cx="0" cy="100"/>
                          </a:xfrm>
                          <a:prstGeom prst="line">
                            <a:avLst/>
                          </a:prstGeom>
                          <a:noFill/>
                          <a:ln w="2456">
                            <a:solidFill>
                              <a:srgbClr val="25252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4" name="AutoShape 303"/>
                        <wps:cNvSpPr>
                          <a:spLocks/>
                        </wps:cNvSpPr>
                        <wps:spPr bwMode="auto">
                          <a:xfrm>
                            <a:off x="8467" y="3918"/>
                            <a:ext cx="726" cy="100"/>
                          </a:xfrm>
                          <a:custGeom>
                            <a:avLst/>
                            <a:gdLst>
                              <a:gd name="T0" fmla="+- 0 8467 8467"/>
                              <a:gd name="T1" fmla="*/ T0 w 726"/>
                              <a:gd name="T2" fmla="+- 0 3918 3918"/>
                              <a:gd name="T3" fmla="*/ 3918 h 100"/>
                              <a:gd name="T4" fmla="+- 0 8467 8467"/>
                              <a:gd name="T5" fmla="*/ T4 w 726"/>
                              <a:gd name="T6" fmla="+- 0 4018 3918"/>
                              <a:gd name="T7" fmla="*/ 4018 h 100"/>
                              <a:gd name="T8" fmla="+- 0 9192 8467"/>
                              <a:gd name="T9" fmla="*/ T8 w 726"/>
                              <a:gd name="T10" fmla="+- 0 3918 3918"/>
                              <a:gd name="T11" fmla="*/ 3918 h 100"/>
                              <a:gd name="T12" fmla="+- 0 9192 8467"/>
                              <a:gd name="T13" fmla="*/ T12 w 726"/>
                              <a:gd name="T14" fmla="+- 0 4018 3918"/>
                              <a:gd name="T15" fmla="*/ 4018 h 1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726" h="100">
                                <a:moveTo>
                                  <a:pt x="0" y="0"/>
                                </a:moveTo>
                                <a:lnTo>
                                  <a:pt x="0" y="100"/>
                                </a:lnTo>
                                <a:moveTo>
                                  <a:pt x="725" y="0"/>
                                </a:moveTo>
                                <a:lnTo>
                                  <a:pt x="725" y="100"/>
                                </a:lnTo>
                              </a:path>
                            </a:pathLst>
                          </a:custGeom>
                          <a:noFill/>
                          <a:ln w="2457">
                            <a:solidFill>
                              <a:srgbClr val="25252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5" name="Line 302"/>
                        <wps:cNvCnPr/>
                        <wps:spPr bwMode="auto">
                          <a:xfrm>
                            <a:off x="9917" y="3918"/>
                            <a:ext cx="0" cy="100"/>
                          </a:xfrm>
                          <a:prstGeom prst="line">
                            <a:avLst/>
                          </a:prstGeom>
                          <a:noFill/>
                          <a:ln w="2456">
                            <a:solidFill>
                              <a:srgbClr val="25252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6" name="Line 301"/>
                        <wps:cNvCnPr/>
                        <wps:spPr bwMode="auto">
                          <a:xfrm>
                            <a:off x="2665" y="230"/>
                            <a:ext cx="0" cy="100"/>
                          </a:xfrm>
                          <a:prstGeom prst="line">
                            <a:avLst/>
                          </a:prstGeom>
                          <a:noFill/>
                          <a:ln w="2457">
                            <a:solidFill>
                              <a:srgbClr val="25252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7" name="Line 300"/>
                        <wps:cNvCnPr/>
                        <wps:spPr bwMode="auto">
                          <a:xfrm>
                            <a:off x="3390" y="230"/>
                            <a:ext cx="0" cy="100"/>
                          </a:xfrm>
                          <a:prstGeom prst="line">
                            <a:avLst/>
                          </a:prstGeom>
                          <a:noFill/>
                          <a:ln w="2457">
                            <a:solidFill>
                              <a:srgbClr val="25252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8" name="Line 299"/>
                        <wps:cNvCnPr/>
                        <wps:spPr bwMode="auto">
                          <a:xfrm>
                            <a:off x="4115" y="230"/>
                            <a:ext cx="0" cy="100"/>
                          </a:xfrm>
                          <a:prstGeom prst="line">
                            <a:avLst/>
                          </a:prstGeom>
                          <a:noFill/>
                          <a:ln w="2456">
                            <a:solidFill>
                              <a:srgbClr val="25252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9" name="AutoShape 298"/>
                        <wps:cNvSpPr>
                          <a:spLocks/>
                        </wps:cNvSpPr>
                        <wps:spPr bwMode="auto">
                          <a:xfrm>
                            <a:off x="4840" y="230"/>
                            <a:ext cx="726" cy="100"/>
                          </a:xfrm>
                          <a:custGeom>
                            <a:avLst/>
                            <a:gdLst>
                              <a:gd name="T0" fmla="+- 0 4840 4840"/>
                              <a:gd name="T1" fmla="*/ T0 w 726"/>
                              <a:gd name="T2" fmla="+- 0 230 230"/>
                              <a:gd name="T3" fmla="*/ 230 h 100"/>
                              <a:gd name="T4" fmla="+- 0 4840 4840"/>
                              <a:gd name="T5" fmla="*/ T4 w 726"/>
                              <a:gd name="T6" fmla="+- 0 330 230"/>
                              <a:gd name="T7" fmla="*/ 330 h 100"/>
                              <a:gd name="T8" fmla="+- 0 5566 4840"/>
                              <a:gd name="T9" fmla="*/ T8 w 726"/>
                              <a:gd name="T10" fmla="+- 0 230 230"/>
                              <a:gd name="T11" fmla="*/ 230 h 100"/>
                              <a:gd name="T12" fmla="+- 0 5566 4840"/>
                              <a:gd name="T13" fmla="*/ T12 w 726"/>
                              <a:gd name="T14" fmla="+- 0 330 230"/>
                              <a:gd name="T15" fmla="*/ 330 h 1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726" h="100">
                                <a:moveTo>
                                  <a:pt x="0" y="0"/>
                                </a:moveTo>
                                <a:lnTo>
                                  <a:pt x="0" y="100"/>
                                </a:lnTo>
                                <a:moveTo>
                                  <a:pt x="726" y="0"/>
                                </a:moveTo>
                                <a:lnTo>
                                  <a:pt x="726" y="100"/>
                                </a:lnTo>
                              </a:path>
                            </a:pathLst>
                          </a:custGeom>
                          <a:noFill/>
                          <a:ln w="2457">
                            <a:solidFill>
                              <a:srgbClr val="25252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0" name="Line 297"/>
                        <wps:cNvCnPr/>
                        <wps:spPr bwMode="auto">
                          <a:xfrm>
                            <a:off x="6291" y="230"/>
                            <a:ext cx="0" cy="100"/>
                          </a:xfrm>
                          <a:prstGeom prst="line">
                            <a:avLst/>
                          </a:prstGeom>
                          <a:noFill/>
                          <a:ln w="2456">
                            <a:solidFill>
                              <a:srgbClr val="25252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1" name="Line 296"/>
                        <wps:cNvCnPr/>
                        <wps:spPr bwMode="auto">
                          <a:xfrm>
                            <a:off x="7016" y="230"/>
                            <a:ext cx="0" cy="100"/>
                          </a:xfrm>
                          <a:prstGeom prst="line">
                            <a:avLst/>
                          </a:prstGeom>
                          <a:noFill/>
                          <a:ln w="2457">
                            <a:solidFill>
                              <a:srgbClr val="25252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2" name="Line 295"/>
                        <wps:cNvCnPr/>
                        <wps:spPr bwMode="auto">
                          <a:xfrm>
                            <a:off x="9917" y="230"/>
                            <a:ext cx="0" cy="100"/>
                          </a:xfrm>
                          <a:prstGeom prst="line">
                            <a:avLst/>
                          </a:prstGeom>
                          <a:noFill/>
                          <a:ln w="2456">
                            <a:solidFill>
                              <a:srgbClr val="25252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3" name="Line 294"/>
                        <wps:cNvCnPr/>
                        <wps:spPr bwMode="auto">
                          <a:xfrm>
                            <a:off x="2665" y="227"/>
                            <a:ext cx="0" cy="3791"/>
                          </a:xfrm>
                          <a:prstGeom prst="line">
                            <a:avLst/>
                          </a:prstGeom>
                          <a:noFill/>
                          <a:ln w="2457">
                            <a:solidFill>
                              <a:srgbClr val="25252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4" name="Line 293"/>
                        <wps:cNvCnPr/>
                        <wps:spPr bwMode="auto">
                          <a:xfrm>
                            <a:off x="9917" y="227"/>
                            <a:ext cx="0" cy="3791"/>
                          </a:xfrm>
                          <a:prstGeom prst="line">
                            <a:avLst/>
                          </a:prstGeom>
                          <a:noFill/>
                          <a:ln w="2456">
                            <a:solidFill>
                              <a:srgbClr val="25252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5" name="Line 292"/>
                        <wps:cNvCnPr/>
                        <wps:spPr bwMode="auto">
                          <a:xfrm>
                            <a:off x="2664" y="4018"/>
                            <a:ext cx="75" cy="0"/>
                          </a:xfrm>
                          <a:prstGeom prst="line">
                            <a:avLst/>
                          </a:prstGeom>
                          <a:noFill/>
                          <a:ln w="3284">
                            <a:solidFill>
                              <a:srgbClr val="25252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6" name="AutoShape 291"/>
                        <wps:cNvSpPr>
                          <a:spLocks/>
                        </wps:cNvSpPr>
                        <wps:spPr bwMode="auto">
                          <a:xfrm>
                            <a:off x="2664" y="2755"/>
                            <a:ext cx="75" cy="632"/>
                          </a:xfrm>
                          <a:custGeom>
                            <a:avLst/>
                            <a:gdLst>
                              <a:gd name="T0" fmla="+- 0 2664 2664"/>
                              <a:gd name="T1" fmla="*/ T0 w 75"/>
                              <a:gd name="T2" fmla="+- 0 3387 2755"/>
                              <a:gd name="T3" fmla="*/ 3387 h 632"/>
                              <a:gd name="T4" fmla="+- 0 2739 2664"/>
                              <a:gd name="T5" fmla="*/ T4 w 75"/>
                              <a:gd name="T6" fmla="+- 0 3387 2755"/>
                              <a:gd name="T7" fmla="*/ 3387 h 632"/>
                              <a:gd name="T8" fmla="+- 0 2664 2664"/>
                              <a:gd name="T9" fmla="*/ T8 w 75"/>
                              <a:gd name="T10" fmla="+- 0 2755 2755"/>
                              <a:gd name="T11" fmla="*/ 2755 h 632"/>
                              <a:gd name="T12" fmla="+- 0 2739 2664"/>
                              <a:gd name="T13" fmla="*/ T12 w 75"/>
                              <a:gd name="T14" fmla="+- 0 2755 2755"/>
                              <a:gd name="T15" fmla="*/ 2755 h 63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75" h="632">
                                <a:moveTo>
                                  <a:pt x="0" y="632"/>
                                </a:moveTo>
                                <a:lnTo>
                                  <a:pt x="75" y="632"/>
                                </a:lnTo>
                                <a:moveTo>
                                  <a:pt x="0" y="0"/>
                                </a:moveTo>
                                <a:lnTo>
                                  <a:pt x="75" y="0"/>
                                </a:lnTo>
                              </a:path>
                            </a:pathLst>
                          </a:custGeom>
                          <a:noFill/>
                          <a:ln w="3286">
                            <a:solidFill>
                              <a:srgbClr val="25252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7" name="Line 290"/>
                        <wps:cNvCnPr/>
                        <wps:spPr bwMode="auto">
                          <a:xfrm>
                            <a:off x="2664" y="2124"/>
                            <a:ext cx="75" cy="0"/>
                          </a:xfrm>
                          <a:prstGeom prst="line">
                            <a:avLst/>
                          </a:prstGeom>
                          <a:noFill/>
                          <a:ln w="3284">
                            <a:solidFill>
                              <a:srgbClr val="25252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8" name="Line 289"/>
                        <wps:cNvCnPr/>
                        <wps:spPr bwMode="auto">
                          <a:xfrm>
                            <a:off x="2664" y="1493"/>
                            <a:ext cx="75" cy="0"/>
                          </a:xfrm>
                          <a:prstGeom prst="line">
                            <a:avLst/>
                          </a:prstGeom>
                          <a:noFill/>
                          <a:ln w="3286">
                            <a:solidFill>
                              <a:srgbClr val="25252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9" name="AutoShape 288"/>
                        <wps:cNvSpPr>
                          <a:spLocks/>
                        </wps:cNvSpPr>
                        <wps:spPr bwMode="auto">
                          <a:xfrm>
                            <a:off x="2664" y="230"/>
                            <a:ext cx="75" cy="632"/>
                          </a:xfrm>
                          <a:custGeom>
                            <a:avLst/>
                            <a:gdLst>
                              <a:gd name="T0" fmla="+- 0 2664 2664"/>
                              <a:gd name="T1" fmla="*/ T0 w 75"/>
                              <a:gd name="T2" fmla="+- 0 862 230"/>
                              <a:gd name="T3" fmla="*/ 862 h 632"/>
                              <a:gd name="T4" fmla="+- 0 2739 2664"/>
                              <a:gd name="T5" fmla="*/ T4 w 75"/>
                              <a:gd name="T6" fmla="+- 0 862 230"/>
                              <a:gd name="T7" fmla="*/ 862 h 632"/>
                              <a:gd name="T8" fmla="+- 0 2664 2664"/>
                              <a:gd name="T9" fmla="*/ T8 w 75"/>
                              <a:gd name="T10" fmla="+- 0 230 230"/>
                              <a:gd name="T11" fmla="*/ 230 h 632"/>
                              <a:gd name="T12" fmla="+- 0 2739 2664"/>
                              <a:gd name="T13" fmla="*/ T12 w 75"/>
                              <a:gd name="T14" fmla="+- 0 230 230"/>
                              <a:gd name="T15" fmla="*/ 230 h 63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75" h="632">
                                <a:moveTo>
                                  <a:pt x="0" y="632"/>
                                </a:moveTo>
                                <a:lnTo>
                                  <a:pt x="75" y="632"/>
                                </a:lnTo>
                                <a:moveTo>
                                  <a:pt x="0" y="0"/>
                                </a:moveTo>
                                <a:lnTo>
                                  <a:pt x="75" y="0"/>
                                </a:lnTo>
                              </a:path>
                            </a:pathLst>
                          </a:custGeom>
                          <a:noFill/>
                          <a:ln w="3650">
                            <a:solidFill>
                              <a:srgbClr val="25252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0" name="Line 287"/>
                        <wps:cNvCnPr/>
                        <wps:spPr bwMode="auto">
                          <a:xfrm>
                            <a:off x="9843" y="4018"/>
                            <a:ext cx="75" cy="0"/>
                          </a:xfrm>
                          <a:prstGeom prst="line">
                            <a:avLst/>
                          </a:prstGeom>
                          <a:noFill/>
                          <a:ln w="3284">
                            <a:solidFill>
                              <a:srgbClr val="25252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1" name="AutoShape 286"/>
                        <wps:cNvSpPr>
                          <a:spLocks/>
                        </wps:cNvSpPr>
                        <wps:spPr bwMode="auto">
                          <a:xfrm>
                            <a:off x="9843" y="2755"/>
                            <a:ext cx="75" cy="632"/>
                          </a:xfrm>
                          <a:custGeom>
                            <a:avLst/>
                            <a:gdLst>
                              <a:gd name="T0" fmla="+- 0 9843 9843"/>
                              <a:gd name="T1" fmla="*/ T0 w 75"/>
                              <a:gd name="T2" fmla="+- 0 3387 2755"/>
                              <a:gd name="T3" fmla="*/ 3387 h 632"/>
                              <a:gd name="T4" fmla="+- 0 9918 9843"/>
                              <a:gd name="T5" fmla="*/ T4 w 75"/>
                              <a:gd name="T6" fmla="+- 0 3387 2755"/>
                              <a:gd name="T7" fmla="*/ 3387 h 632"/>
                              <a:gd name="T8" fmla="+- 0 9843 9843"/>
                              <a:gd name="T9" fmla="*/ T8 w 75"/>
                              <a:gd name="T10" fmla="+- 0 2755 2755"/>
                              <a:gd name="T11" fmla="*/ 2755 h 632"/>
                              <a:gd name="T12" fmla="+- 0 9918 9843"/>
                              <a:gd name="T13" fmla="*/ T12 w 75"/>
                              <a:gd name="T14" fmla="+- 0 2755 2755"/>
                              <a:gd name="T15" fmla="*/ 2755 h 63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75" h="632">
                                <a:moveTo>
                                  <a:pt x="0" y="632"/>
                                </a:moveTo>
                                <a:lnTo>
                                  <a:pt x="75" y="632"/>
                                </a:lnTo>
                                <a:moveTo>
                                  <a:pt x="0" y="0"/>
                                </a:moveTo>
                                <a:lnTo>
                                  <a:pt x="75" y="0"/>
                                </a:lnTo>
                              </a:path>
                            </a:pathLst>
                          </a:custGeom>
                          <a:noFill/>
                          <a:ln w="3286">
                            <a:solidFill>
                              <a:srgbClr val="25252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2" name="Line 285"/>
                        <wps:cNvCnPr/>
                        <wps:spPr bwMode="auto">
                          <a:xfrm>
                            <a:off x="9843" y="2124"/>
                            <a:ext cx="75" cy="0"/>
                          </a:xfrm>
                          <a:prstGeom prst="line">
                            <a:avLst/>
                          </a:prstGeom>
                          <a:noFill/>
                          <a:ln w="3284">
                            <a:solidFill>
                              <a:srgbClr val="25252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3" name="Line 284"/>
                        <wps:cNvCnPr/>
                        <wps:spPr bwMode="auto">
                          <a:xfrm>
                            <a:off x="9843" y="230"/>
                            <a:ext cx="75" cy="0"/>
                          </a:xfrm>
                          <a:prstGeom prst="line">
                            <a:avLst/>
                          </a:prstGeom>
                          <a:noFill/>
                          <a:ln w="3650">
                            <a:solidFill>
                              <a:srgbClr val="25252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4" name="Freeform 283"/>
                        <wps:cNvSpPr>
                          <a:spLocks/>
                        </wps:cNvSpPr>
                        <wps:spPr bwMode="auto">
                          <a:xfrm>
                            <a:off x="2686" y="729"/>
                            <a:ext cx="78" cy="121"/>
                          </a:xfrm>
                          <a:custGeom>
                            <a:avLst/>
                            <a:gdLst>
                              <a:gd name="T0" fmla="+- 0 2686 2686"/>
                              <a:gd name="T1" fmla="*/ T0 w 78"/>
                              <a:gd name="T2" fmla="+- 0 789 729"/>
                              <a:gd name="T3" fmla="*/ 789 h 121"/>
                              <a:gd name="T4" fmla="+- 0 2763 2686"/>
                              <a:gd name="T5" fmla="*/ T4 w 78"/>
                              <a:gd name="T6" fmla="+- 0 729 729"/>
                              <a:gd name="T7" fmla="*/ 729 h 121"/>
                              <a:gd name="T8" fmla="+- 0 2763 2686"/>
                              <a:gd name="T9" fmla="*/ T8 w 78"/>
                              <a:gd name="T10" fmla="+- 0 849 729"/>
                              <a:gd name="T11" fmla="*/ 849 h 121"/>
                              <a:gd name="T12" fmla="+- 0 2686 2686"/>
                              <a:gd name="T13" fmla="*/ T12 w 78"/>
                              <a:gd name="T14" fmla="+- 0 789 729"/>
                              <a:gd name="T15" fmla="*/ 789 h 12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78" h="121">
                                <a:moveTo>
                                  <a:pt x="0" y="60"/>
                                </a:moveTo>
                                <a:lnTo>
                                  <a:pt x="77" y="0"/>
                                </a:lnTo>
                                <a:lnTo>
                                  <a:pt x="77" y="120"/>
                                </a:lnTo>
                                <a:lnTo>
                                  <a:pt x="0" y="6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0874">
                            <a:solidFill>
                              <a:srgbClr val="000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25" name="Picture 28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747" y="2336"/>
                            <a:ext cx="534" cy="1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26" name="AutoShape 281"/>
                        <wps:cNvSpPr>
                          <a:spLocks/>
                        </wps:cNvSpPr>
                        <wps:spPr bwMode="auto">
                          <a:xfrm>
                            <a:off x="38892" y="-33329"/>
                            <a:ext cx="250499" cy="14915"/>
                          </a:xfrm>
                          <a:custGeom>
                            <a:avLst/>
                            <a:gdLst>
                              <a:gd name="T0" fmla="+- 0 3418 38892"/>
                              <a:gd name="T1" fmla="*/ T0 w 250499"/>
                              <a:gd name="T2" fmla="+- 0 3150 -33329"/>
                              <a:gd name="T3" fmla="*/ 3150 h 14915"/>
                              <a:gd name="T4" fmla="+- 0 3410 38892"/>
                              <a:gd name="T5" fmla="*/ T4 w 250499"/>
                              <a:gd name="T6" fmla="+- 0 3209 -33329"/>
                              <a:gd name="T7" fmla="*/ 3209 h 14915"/>
                              <a:gd name="T8" fmla="+- 0 3633 38892"/>
                              <a:gd name="T9" fmla="*/ T8 w 250499"/>
                              <a:gd name="T10" fmla="+- 0 3150 -33329"/>
                              <a:gd name="T11" fmla="*/ 3150 h 14915"/>
                              <a:gd name="T12" fmla="+- 0 3626 38892"/>
                              <a:gd name="T13" fmla="*/ T12 w 250499"/>
                              <a:gd name="T14" fmla="+- 0 3209 -33329"/>
                              <a:gd name="T15" fmla="*/ 3209 h 14915"/>
                              <a:gd name="T16" fmla="+- 0 3850 38892"/>
                              <a:gd name="T17" fmla="*/ T16 w 250499"/>
                              <a:gd name="T18" fmla="+- 0 3150 -33329"/>
                              <a:gd name="T19" fmla="*/ 3150 h 14915"/>
                              <a:gd name="T20" fmla="+- 0 3848 38892"/>
                              <a:gd name="T21" fmla="*/ T20 w 250499"/>
                              <a:gd name="T22" fmla="+- 0 3209 -33329"/>
                              <a:gd name="T23" fmla="*/ 3209 h 14915"/>
                              <a:gd name="T24" fmla="+- 0 4066 38892"/>
                              <a:gd name="T25" fmla="*/ T24 w 250499"/>
                              <a:gd name="T26" fmla="+- 0 3150 -33329"/>
                              <a:gd name="T27" fmla="*/ 3150 h 14915"/>
                              <a:gd name="T28" fmla="+- 0 4064 38892"/>
                              <a:gd name="T29" fmla="*/ T28 w 250499"/>
                              <a:gd name="T30" fmla="+- 0 3209 -33329"/>
                              <a:gd name="T31" fmla="*/ 3209 h 14915"/>
                              <a:gd name="T32" fmla="+- 0 4288 38892"/>
                              <a:gd name="T33" fmla="*/ T32 w 250499"/>
                              <a:gd name="T34" fmla="+- 0 3150 -33329"/>
                              <a:gd name="T35" fmla="*/ 3150 h 14915"/>
                              <a:gd name="T36" fmla="+- 0 4280 38892"/>
                              <a:gd name="T37" fmla="*/ T36 w 250499"/>
                              <a:gd name="T38" fmla="+- 0 3209 -33329"/>
                              <a:gd name="T39" fmla="*/ 3209 h 14915"/>
                              <a:gd name="T40" fmla="+- 0 4504 38892"/>
                              <a:gd name="T41" fmla="*/ T40 w 250499"/>
                              <a:gd name="T42" fmla="+- 0 3150 -33329"/>
                              <a:gd name="T43" fmla="*/ 3150 h 14915"/>
                              <a:gd name="T44" fmla="+- 0 4496 38892"/>
                              <a:gd name="T45" fmla="*/ T44 w 250499"/>
                              <a:gd name="T46" fmla="+- 0 3209 -33329"/>
                              <a:gd name="T47" fmla="*/ 3209 h 14915"/>
                              <a:gd name="T48" fmla="+- 0 4720 38892"/>
                              <a:gd name="T49" fmla="*/ T48 w 250499"/>
                              <a:gd name="T50" fmla="+- 0 3150 -33329"/>
                              <a:gd name="T51" fmla="*/ 3150 h 14915"/>
                              <a:gd name="T52" fmla="+- 0 4718 38892"/>
                              <a:gd name="T53" fmla="*/ T52 w 250499"/>
                              <a:gd name="T54" fmla="+- 0 3209 -33329"/>
                              <a:gd name="T55" fmla="*/ 3209 h 14915"/>
                              <a:gd name="T56" fmla="+- 0 4942 38892"/>
                              <a:gd name="T57" fmla="*/ T56 w 250499"/>
                              <a:gd name="T58" fmla="+- 0 3150 -33329"/>
                              <a:gd name="T59" fmla="*/ 3150 h 14915"/>
                              <a:gd name="T60" fmla="+- 0 4934 38892"/>
                              <a:gd name="T61" fmla="*/ T60 w 250499"/>
                              <a:gd name="T62" fmla="+- 0 3209 -33329"/>
                              <a:gd name="T63" fmla="*/ 3209 h 14915"/>
                              <a:gd name="T64" fmla="+- 0 5158 38892"/>
                              <a:gd name="T65" fmla="*/ T64 w 250499"/>
                              <a:gd name="T66" fmla="+- 0 3150 -33329"/>
                              <a:gd name="T67" fmla="*/ 3150 h 14915"/>
                              <a:gd name="T68" fmla="+- 0 5150 38892"/>
                              <a:gd name="T69" fmla="*/ T68 w 250499"/>
                              <a:gd name="T70" fmla="+- 0 3209 -33329"/>
                              <a:gd name="T71" fmla="*/ 3209 h 14915"/>
                              <a:gd name="T72" fmla="+- 0 5374 38892"/>
                              <a:gd name="T73" fmla="*/ T72 w 250499"/>
                              <a:gd name="T74" fmla="+- 0 3150 -33329"/>
                              <a:gd name="T75" fmla="*/ 3150 h 14915"/>
                              <a:gd name="T76" fmla="+- 0 5366 38892"/>
                              <a:gd name="T77" fmla="*/ T76 w 250499"/>
                              <a:gd name="T78" fmla="+- 0 3209 -33329"/>
                              <a:gd name="T79" fmla="*/ 3209 h 14915"/>
                              <a:gd name="T80" fmla="+- 0 5590 38892"/>
                              <a:gd name="T81" fmla="*/ T80 w 250499"/>
                              <a:gd name="T82" fmla="+- 0 3150 -33329"/>
                              <a:gd name="T83" fmla="*/ 3150 h 14915"/>
                              <a:gd name="T84" fmla="+- 0 5588 38892"/>
                              <a:gd name="T85" fmla="*/ T84 w 250499"/>
                              <a:gd name="T86" fmla="+- 0 3209 -33329"/>
                              <a:gd name="T87" fmla="*/ 3209 h 14915"/>
                              <a:gd name="T88" fmla="+- 0 5812 38892"/>
                              <a:gd name="T89" fmla="*/ T88 w 250499"/>
                              <a:gd name="T90" fmla="+- 0 3150 -33329"/>
                              <a:gd name="T91" fmla="*/ 3150 h 14915"/>
                              <a:gd name="T92" fmla="+- 0 5804 38892"/>
                              <a:gd name="T93" fmla="*/ T92 w 250499"/>
                              <a:gd name="T94" fmla="+- 0 3616 -33329"/>
                              <a:gd name="T95" fmla="*/ 3616 h 14915"/>
                              <a:gd name="T96" fmla="+- 0 6028 38892"/>
                              <a:gd name="T97" fmla="*/ T96 w 250499"/>
                              <a:gd name="T98" fmla="+- 0 3555 -33329"/>
                              <a:gd name="T99" fmla="*/ 3555 h 14915"/>
                              <a:gd name="T100" fmla="+- 0 6020 38892"/>
                              <a:gd name="T101" fmla="*/ T100 w 250499"/>
                              <a:gd name="T102" fmla="+- 0 3616 -33329"/>
                              <a:gd name="T103" fmla="*/ 3616 h 14915"/>
                              <a:gd name="T104" fmla="+- 0 6244 38892"/>
                              <a:gd name="T105" fmla="*/ T104 w 250499"/>
                              <a:gd name="T106" fmla="+- 0 3555 -33329"/>
                              <a:gd name="T107" fmla="*/ 3555 h 14915"/>
                              <a:gd name="T108" fmla="+- 0 6242 38892"/>
                              <a:gd name="T109" fmla="*/ T108 w 250499"/>
                              <a:gd name="T110" fmla="+- 0 3616 -33329"/>
                              <a:gd name="T111" fmla="*/ 3616 h 14915"/>
                              <a:gd name="T112" fmla="+- 0 6460 38892"/>
                              <a:gd name="T113" fmla="*/ T112 w 250499"/>
                              <a:gd name="T114" fmla="+- 0 3555 -33329"/>
                              <a:gd name="T115" fmla="*/ 3555 h 14915"/>
                              <a:gd name="T116" fmla="+- 0 6458 38892"/>
                              <a:gd name="T117" fmla="*/ T116 w 250499"/>
                              <a:gd name="T118" fmla="+- 0 3616 -33329"/>
                              <a:gd name="T119" fmla="*/ 3616 h 14915"/>
                              <a:gd name="T120" fmla="+- 0 6682 38892"/>
                              <a:gd name="T121" fmla="*/ T120 w 250499"/>
                              <a:gd name="T122" fmla="+- 0 3555 -33329"/>
                              <a:gd name="T123" fmla="*/ 3555 h 14915"/>
                              <a:gd name="T124" fmla="+- 0 6674 38892"/>
                              <a:gd name="T125" fmla="*/ T124 w 250499"/>
                              <a:gd name="T126" fmla="+- 0 3616 -33329"/>
                              <a:gd name="T127" fmla="*/ 3616 h 14915"/>
                              <a:gd name="T128" fmla="+- 0 6898 38892"/>
                              <a:gd name="T129" fmla="*/ T128 w 250499"/>
                              <a:gd name="T130" fmla="+- 0 3555 -33329"/>
                              <a:gd name="T131" fmla="*/ 3555 h 14915"/>
                              <a:gd name="T132" fmla="+- 0 6890 38892"/>
                              <a:gd name="T133" fmla="*/ T132 w 250499"/>
                              <a:gd name="T134" fmla="+- 0 3616 -33329"/>
                              <a:gd name="T135" fmla="*/ 3616 h 14915"/>
                              <a:gd name="T136" fmla="+- 0 7114 38892"/>
                              <a:gd name="T137" fmla="*/ T136 w 250499"/>
                              <a:gd name="T138" fmla="+- 0 3555 -33329"/>
                              <a:gd name="T139" fmla="*/ 3555 h 14915"/>
                              <a:gd name="T140" fmla="+- 0 7112 38892"/>
                              <a:gd name="T141" fmla="*/ T140 w 250499"/>
                              <a:gd name="T142" fmla="+- 0 3616 -33329"/>
                              <a:gd name="T143" fmla="*/ 3616 h 14915"/>
                              <a:gd name="T144" fmla="+- 0 7330 38892"/>
                              <a:gd name="T145" fmla="*/ T144 w 250499"/>
                              <a:gd name="T146" fmla="+- 0 3555 -33329"/>
                              <a:gd name="T147" fmla="*/ 3555 h 14915"/>
                              <a:gd name="T148" fmla="+- 0 7328 38892"/>
                              <a:gd name="T149" fmla="*/ T148 w 250499"/>
                              <a:gd name="T150" fmla="+- 0 3616 -33329"/>
                              <a:gd name="T151" fmla="*/ 3616 h 14915"/>
                              <a:gd name="T152" fmla="+- 0 7552 38892"/>
                              <a:gd name="T153" fmla="*/ T152 w 250499"/>
                              <a:gd name="T154" fmla="+- 0 3555 -33329"/>
                              <a:gd name="T155" fmla="*/ 3555 h 14915"/>
                              <a:gd name="T156" fmla="+- 0 7544 38892"/>
                              <a:gd name="T157" fmla="*/ T156 w 250499"/>
                              <a:gd name="T158" fmla="+- 0 3616 -33329"/>
                              <a:gd name="T159" fmla="*/ 3616 h 14915"/>
                              <a:gd name="T160" fmla="+- 0 7768 38892"/>
                              <a:gd name="T161" fmla="*/ T160 w 250499"/>
                              <a:gd name="T162" fmla="+- 0 3555 -33329"/>
                              <a:gd name="T163" fmla="*/ 3555 h 14915"/>
                              <a:gd name="T164" fmla="+- 0 7760 38892"/>
                              <a:gd name="T165" fmla="*/ T164 w 250499"/>
                              <a:gd name="T166" fmla="+- 0 3616 -33329"/>
                              <a:gd name="T167" fmla="*/ 3616 h 14915"/>
                              <a:gd name="T168" fmla="+- 0 7984 38892"/>
                              <a:gd name="T169" fmla="*/ T168 w 250499"/>
                              <a:gd name="T170" fmla="+- 0 3555 -33329"/>
                              <a:gd name="T171" fmla="*/ 3555 h 14915"/>
                              <a:gd name="T172" fmla="+- 0 7982 38892"/>
                              <a:gd name="T173" fmla="*/ T172 w 250499"/>
                              <a:gd name="T174" fmla="+- 0 3616 -33329"/>
                              <a:gd name="T175" fmla="*/ 3616 h 14915"/>
                              <a:gd name="T176" fmla="+- 0 8200 38892"/>
                              <a:gd name="T177" fmla="*/ T176 w 250499"/>
                              <a:gd name="T178" fmla="+- 0 3555 -33329"/>
                              <a:gd name="T179" fmla="*/ 3555 h 14915"/>
                              <a:gd name="T180" fmla="+- 0 8198 38892"/>
                              <a:gd name="T181" fmla="*/ T180 w 250499"/>
                              <a:gd name="T182" fmla="+- 0 3616 -33329"/>
                              <a:gd name="T183" fmla="*/ 3616 h 14915"/>
                              <a:gd name="T184" fmla="+- 0 8422 38892"/>
                              <a:gd name="T185" fmla="*/ T184 w 250499"/>
                              <a:gd name="T186" fmla="+- 0 3555 -33329"/>
                              <a:gd name="T187" fmla="*/ 3555 h 14915"/>
                              <a:gd name="T188" fmla="+- 0 8414 38892"/>
                              <a:gd name="T189" fmla="*/ T188 w 250499"/>
                              <a:gd name="T190" fmla="+- 0 3616 -33329"/>
                              <a:gd name="T191" fmla="*/ 3616 h 14915"/>
                              <a:gd name="T192" fmla="+- 0 8638 38892"/>
                              <a:gd name="T193" fmla="*/ T192 w 250499"/>
                              <a:gd name="T194" fmla="+- 0 3555 -33329"/>
                              <a:gd name="T195" fmla="*/ 3555 h 14915"/>
                              <a:gd name="T196" fmla="+- 0 8630 38892"/>
                              <a:gd name="T197" fmla="*/ T196 w 250499"/>
                              <a:gd name="T198" fmla="+- 0 3616 -33329"/>
                              <a:gd name="T199" fmla="*/ 3616 h 14915"/>
                              <a:gd name="T200" fmla="+- 0 8854 38892"/>
                              <a:gd name="T201" fmla="*/ T200 w 250499"/>
                              <a:gd name="T202" fmla="+- 0 3555 -33329"/>
                              <a:gd name="T203" fmla="*/ 3555 h 14915"/>
                              <a:gd name="T204" fmla="+- 0 8852 38892"/>
                              <a:gd name="T205" fmla="*/ T204 w 250499"/>
                              <a:gd name="T206" fmla="+- 0 3616 -33329"/>
                              <a:gd name="T207" fmla="*/ 3616 h 14915"/>
                              <a:gd name="T208" fmla="+- 0 9070 38892"/>
                              <a:gd name="T209" fmla="*/ T208 w 250499"/>
                              <a:gd name="T210" fmla="+- 0 3555 -33329"/>
                              <a:gd name="T211" fmla="*/ 3555 h 14915"/>
                              <a:gd name="T212" fmla="+- 0 9069 38892"/>
                              <a:gd name="T213" fmla="*/ T212 w 250499"/>
                              <a:gd name="T214" fmla="+- 0 3616 -33329"/>
                              <a:gd name="T215" fmla="*/ 3616 h 14915"/>
                              <a:gd name="T216" fmla="+- 0 9292 38892"/>
                              <a:gd name="T217" fmla="*/ T216 w 250499"/>
                              <a:gd name="T218" fmla="+- 0 3555 -33329"/>
                              <a:gd name="T219" fmla="*/ 3555 h 14915"/>
                              <a:gd name="T220" fmla="+- 0 9284 38892"/>
                              <a:gd name="T221" fmla="*/ T220 w 250499"/>
                              <a:gd name="T222" fmla="+- 0 3616 -33329"/>
                              <a:gd name="T223" fmla="*/ 3616 h 14915"/>
                              <a:gd name="T224" fmla="+- 0 9508 38892"/>
                              <a:gd name="T225" fmla="*/ T224 w 250499"/>
                              <a:gd name="T226" fmla="+- 0 3555 -33329"/>
                              <a:gd name="T227" fmla="*/ 3555 h 14915"/>
                              <a:gd name="T228" fmla="+- 0 9501 38892"/>
                              <a:gd name="T229" fmla="*/ T228 w 250499"/>
                              <a:gd name="T230" fmla="+- 0 3616 -33329"/>
                              <a:gd name="T231" fmla="*/ 3616 h 14915"/>
                              <a:gd name="T232" fmla="+- 0 9725 38892"/>
                              <a:gd name="T233" fmla="*/ T232 w 250499"/>
                              <a:gd name="T234" fmla="+- 0 3555 -33329"/>
                              <a:gd name="T235" fmla="*/ 3555 h 14915"/>
                              <a:gd name="T236" fmla="+- 0 9722 38892"/>
                              <a:gd name="T237" fmla="*/ T236 w 250499"/>
                              <a:gd name="T238" fmla="+- 0 3616 -33329"/>
                              <a:gd name="T239" fmla="*/ 3616 h 149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250499" h="14915">
                                <a:moveTo>
                                  <a:pt x="-35628" y="36538"/>
                                </a:moveTo>
                                <a:lnTo>
                                  <a:pt x="-35550" y="36479"/>
                                </a:lnTo>
                                <a:lnTo>
                                  <a:pt x="-35550" y="36599"/>
                                </a:lnTo>
                                <a:lnTo>
                                  <a:pt x="-35628" y="36538"/>
                                </a:lnTo>
                                <a:close/>
                                <a:moveTo>
                                  <a:pt x="-35552" y="36538"/>
                                </a:moveTo>
                                <a:lnTo>
                                  <a:pt x="-35474" y="36479"/>
                                </a:lnTo>
                                <a:lnTo>
                                  <a:pt x="-35474" y="36599"/>
                                </a:lnTo>
                                <a:lnTo>
                                  <a:pt x="-35552" y="36538"/>
                                </a:lnTo>
                                <a:close/>
                                <a:moveTo>
                                  <a:pt x="-35482" y="36538"/>
                                </a:moveTo>
                                <a:lnTo>
                                  <a:pt x="-35404" y="36479"/>
                                </a:lnTo>
                                <a:lnTo>
                                  <a:pt x="-35404" y="36599"/>
                                </a:lnTo>
                                <a:lnTo>
                                  <a:pt x="-35482" y="36538"/>
                                </a:lnTo>
                                <a:close/>
                                <a:moveTo>
                                  <a:pt x="-35406" y="36538"/>
                                </a:moveTo>
                                <a:lnTo>
                                  <a:pt x="-35329" y="36479"/>
                                </a:lnTo>
                                <a:lnTo>
                                  <a:pt x="-35329" y="36599"/>
                                </a:lnTo>
                                <a:lnTo>
                                  <a:pt x="-35406" y="36538"/>
                                </a:lnTo>
                                <a:close/>
                                <a:moveTo>
                                  <a:pt x="-35336" y="36538"/>
                                </a:moveTo>
                                <a:lnTo>
                                  <a:pt x="-35259" y="36479"/>
                                </a:lnTo>
                                <a:lnTo>
                                  <a:pt x="-35259" y="36599"/>
                                </a:lnTo>
                                <a:lnTo>
                                  <a:pt x="-35336" y="36538"/>
                                </a:lnTo>
                                <a:close/>
                                <a:moveTo>
                                  <a:pt x="-35266" y="36538"/>
                                </a:moveTo>
                                <a:lnTo>
                                  <a:pt x="-35188" y="36479"/>
                                </a:lnTo>
                                <a:lnTo>
                                  <a:pt x="-35188" y="36599"/>
                                </a:lnTo>
                                <a:lnTo>
                                  <a:pt x="-35266" y="36538"/>
                                </a:lnTo>
                                <a:close/>
                                <a:moveTo>
                                  <a:pt x="-35190" y="36538"/>
                                </a:moveTo>
                                <a:lnTo>
                                  <a:pt x="-35112" y="36479"/>
                                </a:lnTo>
                                <a:lnTo>
                                  <a:pt x="-35112" y="36599"/>
                                </a:lnTo>
                                <a:lnTo>
                                  <a:pt x="-35190" y="36538"/>
                                </a:lnTo>
                                <a:close/>
                                <a:moveTo>
                                  <a:pt x="-35120" y="36538"/>
                                </a:moveTo>
                                <a:lnTo>
                                  <a:pt x="-35042" y="36479"/>
                                </a:lnTo>
                                <a:lnTo>
                                  <a:pt x="-35042" y="36599"/>
                                </a:lnTo>
                                <a:lnTo>
                                  <a:pt x="-35120" y="36538"/>
                                </a:lnTo>
                                <a:close/>
                                <a:moveTo>
                                  <a:pt x="-35044" y="36538"/>
                                </a:moveTo>
                                <a:lnTo>
                                  <a:pt x="-34966" y="36479"/>
                                </a:lnTo>
                                <a:lnTo>
                                  <a:pt x="-34966" y="36599"/>
                                </a:lnTo>
                                <a:lnTo>
                                  <a:pt x="-35044" y="36538"/>
                                </a:lnTo>
                                <a:close/>
                                <a:moveTo>
                                  <a:pt x="-34974" y="36538"/>
                                </a:moveTo>
                                <a:lnTo>
                                  <a:pt x="-34896" y="36479"/>
                                </a:lnTo>
                                <a:lnTo>
                                  <a:pt x="-34896" y="36599"/>
                                </a:lnTo>
                                <a:lnTo>
                                  <a:pt x="-34974" y="36538"/>
                                </a:lnTo>
                                <a:close/>
                                <a:moveTo>
                                  <a:pt x="-34904" y="36538"/>
                                </a:moveTo>
                                <a:lnTo>
                                  <a:pt x="-34826" y="36479"/>
                                </a:lnTo>
                                <a:lnTo>
                                  <a:pt x="-34826" y="36599"/>
                                </a:lnTo>
                                <a:lnTo>
                                  <a:pt x="-34904" y="36538"/>
                                </a:lnTo>
                                <a:close/>
                                <a:moveTo>
                                  <a:pt x="-34828" y="36538"/>
                                </a:moveTo>
                                <a:lnTo>
                                  <a:pt x="-34750" y="36479"/>
                                </a:lnTo>
                                <a:lnTo>
                                  <a:pt x="-34750" y="36599"/>
                                </a:lnTo>
                                <a:lnTo>
                                  <a:pt x="-34828" y="36538"/>
                                </a:lnTo>
                                <a:close/>
                                <a:moveTo>
                                  <a:pt x="-34758" y="36538"/>
                                </a:moveTo>
                                <a:lnTo>
                                  <a:pt x="-34680" y="36479"/>
                                </a:lnTo>
                                <a:lnTo>
                                  <a:pt x="-34680" y="36599"/>
                                </a:lnTo>
                                <a:lnTo>
                                  <a:pt x="-34758" y="36538"/>
                                </a:lnTo>
                                <a:close/>
                                <a:moveTo>
                                  <a:pt x="-34682" y="36538"/>
                                </a:moveTo>
                                <a:lnTo>
                                  <a:pt x="-34604" y="36479"/>
                                </a:lnTo>
                                <a:lnTo>
                                  <a:pt x="-34604" y="36599"/>
                                </a:lnTo>
                                <a:lnTo>
                                  <a:pt x="-34682" y="36538"/>
                                </a:lnTo>
                                <a:close/>
                                <a:moveTo>
                                  <a:pt x="-34612" y="36538"/>
                                </a:moveTo>
                                <a:lnTo>
                                  <a:pt x="-34534" y="36479"/>
                                </a:lnTo>
                                <a:lnTo>
                                  <a:pt x="-34534" y="36599"/>
                                </a:lnTo>
                                <a:lnTo>
                                  <a:pt x="-34612" y="36538"/>
                                </a:lnTo>
                                <a:close/>
                                <a:moveTo>
                                  <a:pt x="-34536" y="36538"/>
                                </a:moveTo>
                                <a:lnTo>
                                  <a:pt x="-34459" y="36479"/>
                                </a:lnTo>
                                <a:lnTo>
                                  <a:pt x="-34459" y="36599"/>
                                </a:lnTo>
                                <a:lnTo>
                                  <a:pt x="-34536" y="36538"/>
                                </a:lnTo>
                                <a:close/>
                                <a:moveTo>
                                  <a:pt x="-34466" y="36538"/>
                                </a:moveTo>
                                <a:lnTo>
                                  <a:pt x="-34388" y="36479"/>
                                </a:lnTo>
                                <a:lnTo>
                                  <a:pt x="-34388" y="36599"/>
                                </a:lnTo>
                                <a:lnTo>
                                  <a:pt x="-34466" y="36538"/>
                                </a:lnTo>
                                <a:close/>
                                <a:moveTo>
                                  <a:pt x="-34396" y="36538"/>
                                </a:moveTo>
                                <a:lnTo>
                                  <a:pt x="-34318" y="36479"/>
                                </a:lnTo>
                                <a:lnTo>
                                  <a:pt x="-34318" y="36599"/>
                                </a:lnTo>
                                <a:lnTo>
                                  <a:pt x="-34396" y="36538"/>
                                </a:lnTo>
                                <a:close/>
                                <a:moveTo>
                                  <a:pt x="-34320" y="36538"/>
                                </a:moveTo>
                                <a:lnTo>
                                  <a:pt x="-34242" y="36479"/>
                                </a:lnTo>
                                <a:lnTo>
                                  <a:pt x="-34242" y="36599"/>
                                </a:lnTo>
                                <a:lnTo>
                                  <a:pt x="-34320" y="36538"/>
                                </a:lnTo>
                                <a:close/>
                                <a:moveTo>
                                  <a:pt x="-34250" y="36538"/>
                                </a:moveTo>
                                <a:lnTo>
                                  <a:pt x="-34172" y="36479"/>
                                </a:lnTo>
                                <a:lnTo>
                                  <a:pt x="-34172" y="36599"/>
                                </a:lnTo>
                                <a:lnTo>
                                  <a:pt x="-34250" y="36538"/>
                                </a:lnTo>
                                <a:close/>
                                <a:moveTo>
                                  <a:pt x="-34174" y="36538"/>
                                </a:moveTo>
                                <a:lnTo>
                                  <a:pt x="-34096" y="36479"/>
                                </a:lnTo>
                                <a:lnTo>
                                  <a:pt x="-34096" y="36599"/>
                                </a:lnTo>
                                <a:lnTo>
                                  <a:pt x="-34174" y="36538"/>
                                </a:lnTo>
                                <a:close/>
                                <a:moveTo>
                                  <a:pt x="-34104" y="36538"/>
                                </a:moveTo>
                                <a:lnTo>
                                  <a:pt x="-34026" y="36479"/>
                                </a:lnTo>
                                <a:lnTo>
                                  <a:pt x="-34026" y="36599"/>
                                </a:lnTo>
                                <a:lnTo>
                                  <a:pt x="-34104" y="36538"/>
                                </a:lnTo>
                                <a:close/>
                                <a:moveTo>
                                  <a:pt x="-34028" y="36538"/>
                                </a:moveTo>
                                <a:lnTo>
                                  <a:pt x="-33950" y="36479"/>
                                </a:lnTo>
                                <a:lnTo>
                                  <a:pt x="-33950" y="36599"/>
                                </a:lnTo>
                                <a:lnTo>
                                  <a:pt x="-34028" y="36538"/>
                                </a:lnTo>
                                <a:close/>
                                <a:moveTo>
                                  <a:pt x="-33958" y="36538"/>
                                </a:moveTo>
                                <a:lnTo>
                                  <a:pt x="-33880" y="36479"/>
                                </a:lnTo>
                                <a:lnTo>
                                  <a:pt x="-33880" y="36599"/>
                                </a:lnTo>
                                <a:lnTo>
                                  <a:pt x="-33958" y="36538"/>
                                </a:lnTo>
                                <a:close/>
                                <a:moveTo>
                                  <a:pt x="-33888" y="36538"/>
                                </a:moveTo>
                                <a:lnTo>
                                  <a:pt x="-33810" y="36479"/>
                                </a:lnTo>
                                <a:lnTo>
                                  <a:pt x="-33810" y="36599"/>
                                </a:lnTo>
                                <a:lnTo>
                                  <a:pt x="-33888" y="36538"/>
                                </a:lnTo>
                                <a:close/>
                                <a:moveTo>
                                  <a:pt x="-33812" y="36538"/>
                                </a:moveTo>
                                <a:lnTo>
                                  <a:pt x="-33734" y="36479"/>
                                </a:lnTo>
                                <a:lnTo>
                                  <a:pt x="-33734" y="36599"/>
                                </a:lnTo>
                                <a:lnTo>
                                  <a:pt x="-33812" y="36538"/>
                                </a:lnTo>
                                <a:close/>
                                <a:moveTo>
                                  <a:pt x="-33742" y="36538"/>
                                </a:moveTo>
                                <a:lnTo>
                                  <a:pt x="-33664" y="36479"/>
                                </a:lnTo>
                                <a:lnTo>
                                  <a:pt x="-33664" y="36599"/>
                                </a:lnTo>
                                <a:lnTo>
                                  <a:pt x="-33742" y="36538"/>
                                </a:lnTo>
                                <a:close/>
                                <a:moveTo>
                                  <a:pt x="-33666" y="36538"/>
                                </a:moveTo>
                                <a:lnTo>
                                  <a:pt x="-33588" y="36479"/>
                                </a:lnTo>
                                <a:lnTo>
                                  <a:pt x="-33588" y="36599"/>
                                </a:lnTo>
                                <a:lnTo>
                                  <a:pt x="-33666" y="36538"/>
                                </a:lnTo>
                                <a:close/>
                                <a:moveTo>
                                  <a:pt x="-33596" y="36538"/>
                                </a:moveTo>
                                <a:lnTo>
                                  <a:pt x="-33518" y="36479"/>
                                </a:lnTo>
                                <a:lnTo>
                                  <a:pt x="-33518" y="36599"/>
                                </a:lnTo>
                                <a:lnTo>
                                  <a:pt x="-33596" y="36538"/>
                                </a:lnTo>
                                <a:close/>
                                <a:moveTo>
                                  <a:pt x="-33526" y="36538"/>
                                </a:moveTo>
                                <a:lnTo>
                                  <a:pt x="-33448" y="36479"/>
                                </a:lnTo>
                                <a:lnTo>
                                  <a:pt x="-33448" y="36599"/>
                                </a:lnTo>
                                <a:lnTo>
                                  <a:pt x="-33526" y="36538"/>
                                </a:lnTo>
                                <a:close/>
                                <a:moveTo>
                                  <a:pt x="-33450" y="36538"/>
                                </a:moveTo>
                                <a:lnTo>
                                  <a:pt x="-33372" y="36479"/>
                                </a:lnTo>
                                <a:lnTo>
                                  <a:pt x="-33372" y="36599"/>
                                </a:lnTo>
                                <a:lnTo>
                                  <a:pt x="-33450" y="36538"/>
                                </a:lnTo>
                                <a:close/>
                                <a:moveTo>
                                  <a:pt x="-33380" y="36538"/>
                                </a:moveTo>
                                <a:lnTo>
                                  <a:pt x="-33302" y="36479"/>
                                </a:lnTo>
                                <a:lnTo>
                                  <a:pt x="-33302" y="36599"/>
                                </a:lnTo>
                                <a:lnTo>
                                  <a:pt x="-33380" y="36538"/>
                                </a:lnTo>
                                <a:close/>
                                <a:moveTo>
                                  <a:pt x="-33304" y="36538"/>
                                </a:moveTo>
                                <a:lnTo>
                                  <a:pt x="-33226" y="36479"/>
                                </a:lnTo>
                                <a:lnTo>
                                  <a:pt x="-33226" y="36599"/>
                                </a:lnTo>
                                <a:lnTo>
                                  <a:pt x="-33304" y="36538"/>
                                </a:lnTo>
                                <a:close/>
                                <a:moveTo>
                                  <a:pt x="-33234" y="36538"/>
                                </a:moveTo>
                                <a:lnTo>
                                  <a:pt x="-33156" y="36479"/>
                                </a:lnTo>
                                <a:lnTo>
                                  <a:pt x="-33156" y="36599"/>
                                </a:lnTo>
                                <a:lnTo>
                                  <a:pt x="-33234" y="36538"/>
                                </a:lnTo>
                                <a:close/>
                                <a:moveTo>
                                  <a:pt x="-33158" y="36538"/>
                                </a:moveTo>
                                <a:lnTo>
                                  <a:pt x="-33080" y="36479"/>
                                </a:lnTo>
                                <a:lnTo>
                                  <a:pt x="-33080" y="36599"/>
                                </a:lnTo>
                                <a:lnTo>
                                  <a:pt x="-33158" y="36538"/>
                                </a:lnTo>
                                <a:close/>
                                <a:moveTo>
                                  <a:pt x="-33088" y="36945"/>
                                </a:moveTo>
                                <a:lnTo>
                                  <a:pt x="-33010" y="36884"/>
                                </a:lnTo>
                                <a:lnTo>
                                  <a:pt x="-33010" y="37005"/>
                                </a:lnTo>
                                <a:lnTo>
                                  <a:pt x="-33088" y="36945"/>
                                </a:lnTo>
                                <a:close/>
                                <a:moveTo>
                                  <a:pt x="-33018" y="36945"/>
                                </a:moveTo>
                                <a:lnTo>
                                  <a:pt x="-32940" y="36884"/>
                                </a:lnTo>
                                <a:lnTo>
                                  <a:pt x="-32940" y="37005"/>
                                </a:lnTo>
                                <a:lnTo>
                                  <a:pt x="-33018" y="36945"/>
                                </a:lnTo>
                                <a:close/>
                                <a:moveTo>
                                  <a:pt x="-32942" y="36945"/>
                                </a:moveTo>
                                <a:lnTo>
                                  <a:pt x="-32864" y="36884"/>
                                </a:lnTo>
                                <a:lnTo>
                                  <a:pt x="-32864" y="37005"/>
                                </a:lnTo>
                                <a:lnTo>
                                  <a:pt x="-32942" y="36945"/>
                                </a:lnTo>
                                <a:close/>
                                <a:moveTo>
                                  <a:pt x="-32872" y="36945"/>
                                </a:moveTo>
                                <a:lnTo>
                                  <a:pt x="-32794" y="36884"/>
                                </a:lnTo>
                                <a:lnTo>
                                  <a:pt x="-32794" y="37005"/>
                                </a:lnTo>
                                <a:lnTo>
                                  <a:pt x="-32872" y="36945"/>
                                </a:lnTo>
                                <a:close/>
                                <a:moveTo>
                                  <a:pt x="-32796" y="36945"/>
                                </a:moveTo>
                                <a:lnTo>
                                  <a:pt x="-32718" y="36884"/>
                                </a:lnTo>
                                <a:lnTo>
                                  <a:pt x="-32718" y="37005"/>
                                </a:lnTo>
                                <a:lnTo>
                                  <a:pt x="-32796" y="36945"/>
                                </a:lnTo>
                                <a:close/>
                                <a:moveTo>
                                  <a:pt x="-32726" y="36945"/>
                                </a:moveTo>
                                <a:lnTo>
                                  <a:pt x="-32648" y="36884"/>
                                </a:lnTo>
                                <a:lnTo>
                                  <a:pt x="-32648" y="37005"/>
                                </a:lnTo>
                                <a:lnTo>
                                  <a:pt x="-32726" y="36945"/>
                                </a:lnTo>
                                <a:close/>
                                <a:moveTo>
                                  <a:pt x="-32650" y="36945"/>
                                </a:moveTo>
                                <a:lnTo>
                                  <a:pt x="-32572" y="36884"/>
                                </a:lnTo>
                                <a:lnTo>
                                  <a:pt x="-32572" y="37005"/>
                                </a:lnTo>
                                <a:lnTo>
                                  <a:pt x="-32650" y="36945"/>
                                </a:lnTo>
                                <a:close/>
                                <a:moveTo>
                                  <a:pt x="-32580" y="36945"/>
                                </a:moveTo>
                                <a:lnTo>
                                  <a:pt x="-32502" y="36884"/>
                                </a:lnTo>
                                <a:lnTo>
                                  <a:pt x="-32502" y="37005"/>
                                </a:lnTo>
                                <a:lnTo>
                                  <a:pt x="-32580" y="36945"/>
                                </a:lnTo>
                                <a:close/>
                                <a:moveTo>
                                  <a:pt x="-32510" y="36945"/>
                                </a:moveTo>
                                <a:lnTo>
                                  <a:pt x="-32432" y="36884"/>
                                </a:lnTo>
                                <a:lnTo>
                                  <a:pt x="-32432" y="37005"/>
                                </a:lnTo>
                                <a:lnTo>
                                  <a:pt x="-32510" y="36945"/>
                                </a:lnTo>
                                <a:close/>
                                <a:moveTo>
                                  <a:pt x="-32434" y="36945"/>
                                </a:moveTo>
                                <a:lnTo>
                                  <a:pt x="-32356" y="36884"/>
                                </a:lnTo>
                                <a:lnTo>
                                  <a:pt x="-32356" y="37005"/>
                                </a:lnTo>
                                <a:lnTo>
                                  <a:pt x="-32434" y="36945"/>
                                </a:lnTo>
                                <a:close/>
                                <a:moveTo>
                                  <a:pt x="-32364" y="36945"/>
                                </a:moveTo>
                                <a:lnTo>
                                  <a:pt x="-32286" y="36884"/>
                                </a:lnTo>
                                <a:lnTo>
                                  <a:pt x="-32286" y="37005"/>
                                </a:lnTo>
                                <a:lnTo>
                                  <a:pt x="-32364" y="36945"/>
                                </a:lnTo>
                                <a:close/>
                                <a:moveTo>
                                  <a:pt x="-32288" y="36945"/>
                                </a:moveTo>
                                <a:lnTo>
                                  <a:pt x="-32210" y="36884"/>
                                </a:lnTo>
                                <a:lnTo>
                                  <a:pt x="-32210" y="37005"/>
                                </a:lnTo>
                                <a:lnTo>
                                  <a:pt x="-32288" y="36945"/>
                                </a:lnTo>
                                <a:close/>
                                <a:moveTo>
                                  <a:pt x="-32218" y="36945"/>
                                </a:moveTo>
                                <a:lnTo>
                                  <a:pt x="-32140" y="36884"/>
                                </a:lnTo>
                                <a:lnTo>
                                  <a:pt x="-32140" y="37005"/>
                                </a:lnTo>
                                <a:lnTo>
                                  <a:pt x="-32218" y="36945"/>
                                </a:lnTo>
                                <a:close/>
                                <a:moveTo>
                                  <a:pt x="-32148" y="36945"/>
                                </a:moveTo>
                                <a:lnTo>
                                  <a:pt x="-32070" y="36884"/>
                                </a:lnTo>
                                <a:lnTo>
                                  <a:pt x="-32070" y="37005"/>
                                </a:lnTo>
                                <a:lnTo>
                                  <a:pt x="-32148" y="36945"/>
                                </a:lnTo>
                                <a:close/>
                                <a:moveTo>
                                  <a:pt x="-32072" y="36945"/>
                                </a:moveTo>
                                <a:lnTo>
                                  <a:pt x="-31994" y="36884"/>
                                </a:lnTo>
                                <a:lnTo>
                                  <a:pt x="-31994" y="37005"/>
                                </a:lnTo>
                                <a:lnTo>
                                  <a:pt x="-32072" y="36945"/>
                                </a:lnTo>
                                <a:close/>
                                <a:moveTo>
                                  <a:pt x="-32002" y="36945"/>
                                </a:moveTo>
                                <a:lnTo>
                                  <a:pt x="-31924" y="36884"/>
                                </a:lnTo>
                                <a:lnTo>
                                  <a:pt x="-31924" y="37005"/>
                                </a:lnTo>
                                <a:lnTo>
                                  <a:pt x="-32002" y="36945"/>
                                </a:lnTo>
                                <a:close/>
                                <a:moveTo>
                                  <a:pt x="-31926" y="36945"/>
                                </a:moveTo>
                                <a:lnTo>
                                  <a:pt x="-31848" y="36884"/>
                                </a:lnTo>
                                <a:lnTo>
                                  <a:pt x="-31848" y="37005"/>
                                </a:lnTo>
                                <a:lnTo>
                                  <a:pt x="-31926" y="36945"/>
                                </a:lnTo>
                                <a:close/>
                                <a:moveTo>
                                  <a:pt x="-31856" y="36945"/>
                                </a:moveTo>
                                <a:lnTo>
                                  <a:pt x="-31778" y="36884"/>
                                </a:lnTo>
                                <a:lnTo>
                                  <a:pt x="-31778" y="37005"/>
                                </a:lnTo>
                                <a:lnTo>
                                  <a:pt x="-31856" y="36945"/>
                                </a:lnTo>
                                <a:close/>
                                <a:moveTo>
                                  <a:pt x="-31780" y="36945"/>
                                </a:moveTo>
                                <a:lnTo>
                                  <a:pt x="-31702" y="36884"/>
                                </a:lnTo>
                                <a:lnTo>
                                  <a:pt x="-31702" y="37005"/>
                                </a:lnTo>
                                <a:lnTo>
                                  <a:pt x="-31780" y="36945"/>
                                </a:lnTo>
                                <a:close/>
                                <a:moveTo>
                                  <a:pt x="-31710" y="36945"/>
                                </a:moveTo>
                                <a:lnTo>
                                  <a:pt x="-31632" y="36884"/>
                                </a:lnTo>
                                <a:lnTo>
                                  <a:pt x="-31632" y="37005"/>
                                </a:lnTo>
                                <a:lnTo>
                                  <a:pt x="-31710" y="36945"/>
                                </a:lnTo>
                                <a:close/>
                                <a:moveTo>
                                  <a:pt x="-31640" y="36945"/>
                                </a:moveTo>
                                <a:lnTo>
                                  <a:pt x="-31562" y="36884"/>
                                </a:lnTo>
                                <a:lnTo>
                                  <a:pt x="-31562" y="37005"/>
                                </a:lnTo>
                                <a:lnTo>
                                  <a:pt x="-31640" y="36945"/>
                                </a:lnTo>
                                <a:close/>
                                <a:moveTo>
                                  <a:pt x="-31564" y="36945"/>
                                </a:moveTo>
                                <a:lnTo>
                                  <a:pt x="-31486" y="36884"/>
                                </a:lnTo>
                                <a:lnTo>
                                  <a:pt x="-31486" y="37005"/>
                                </a:lnTo>
                                <a:lnTo>
                                  <a:pt x="-31564" y="36945"/>
                                </a:lnTo>
                                <a:close/>
                                <a:moveTo>
                                  <a:pt x="-31494" y="36945"/>
                                </a:moveTo>
                                <a:lnTo>
                                  <a:pt x="-31416" y="36884"/>
                                </a:lnTo>
                                <a:lnTo>
                                  <a:pt x="-31416" y="37005"/>
                                </a:lnTo>
                                <a:lnTo>
                                  <a:pt x="-31494" y="36945"/>
                                </a:lnTo>
                                <a:close/>
                                <a:moveTo>
                                  <a:pt x="-31418" y="36945"/>
                                </a:moveTo>
                                <a:lnTo>
                                  <a:pt x="-31340" y="36884"/>
                                </a:lnTo>
                                <a:lnTo>
                                  <a:pt x="-31340" y="37005"/>
                                </a:lnTo>
                                <a:lnTo>
                                  <a:pt x="-31418" y="36945"/>
                                </a:lnTo>
                                <a:close/>
                                <a:moveTo>
                                  <a:pt x="-31348" y="36945"/>
                                </a:moveTo>
                                <a:lnTo>
                                  <a:pt x="-31270" y="36884"/>
                                </a:lnTo>
                                <a:lnTo>
                                  <a:pt x="-31270" y="37005"/>
                                </a:lnTo>
                                <a:lnTo>
                                  <a:pt x="-31348" y="36945"/>
                                </a:lnTo>
                                <a:close/>
                                <a:moveTo>
                                  <a:pt x="-31278" y="36945"/>
                                </a:moveTo>
                                <a:lnTo>
                                  <a:pt x="-31200" y="36884"/>
                                </a:lnTo>
                                <a:lnTo>
                                  <a:pt x="-31200" y="37005"/>
                                </a:lnTo>
                                <a:lnTo>
                                  <a:pt x="-31278" y="36945"/>
                                </a:lnTo>
                                <a:close/>
                                <a:moveTo>
                                  <a:pt x="-31202" y="36945"/>
                                </a:moveTo>
                                <a:lnTo>
                                  <a:pt x="-31124" y="36884"/>
                                </a:lnTo>
                                <a:lnTo>
                                  <a:pt x="-31124" y="37005"/>
                                </a:lnTo>
                                <a:lnTo>
                                  <a:pt x="-31202" y="36945"/>
                                </a:lnTo>
                                <a:close/>
                                <a:moveTo>
                                  <a:pt x="-31132" y="36945"/>
                                </a:moveTo>
                                <a:lnTo>
                                  <a:pt x="-31054" y="36884"/>
                                </a:lnTo>
                                <a:lnTo>
                                  <a:pt x="-31054" y="37005"/>
                                </a:lnTo>
                                <a:lnTo>
                                  <a:pt x="-31132" y="36945"/>
                                </a:lnTo>
                                <a:close/>
                                <a:moveTo>
                                  <a:pt x="-31056" y="36945"/>
                                </a:moveTo>
                                <a:lnTo>
                                  <a:pt x="-30978" y="36884"/>
                                </a:lnTo>
                                <a:lnTo>
                                  <a:pt x="-30978" y="37005"/>
                                </a:lnTo>
                                <a:lnTo>
                                  <a:pt x="-31056" y="36945"/>
                                </a:lnTo>
                                <a:close/>
                                <a:moveTo>
                                  <a:pt x="-30985" y="36945"/>
                                </a:moveTo>
                                <a:lnTo>
                                  <a:pt x="-30908" y="36884"/>
                                </a:lnTo>
                                <a:lnTo>
                                  <a:pt x="-30908" y="37005"/>
                                </a:lnTo>
                                <a:lnTo>
                                  <a:pt x="-30985" y="36945"/>
                                </a:lnTo>
                                <a:close/>
                                <a:moveTo>
                                  <a:pt x="-30910" y="36945"/>
                                </a:moveTo>
                                <a:lnTo>
                                  <a:pt x="-30832" y="36884"/>
                                </a:lnTo>
                                <a:lnTo>
                                  <a:pt x="-30832" y="37005"/>
                                </a:lnTo>
                                <a:lnTo>
                                  <a:pt x="-30910" y="36945"/>
                                </a:lnTo>
                                <a:close/>
                                <a:moveTo>
                                  <a:pt x="-30840" y="36945"/>
                                </a:moveTo>
                                <a:lnTo>
                                  <a:pt x="-30762" y="36884"/>
                                </a:lnTo>
                                <a:lnTo>
                                  <a:pt x="-30762" y="37005"/>
                                </a:lnTo>
                                <a:lnTo>
                                  <a:pt x="-30840" y="36945"/>
                                </a:lnTo>
                                <a:close/>
                                <a:moveTo>
                                  <a:pt x="-30770" y="36945"/>
                                </a:moveTo>
                                <a:lnTo>
                                  <a:pt x="-30692" y="36884"/>
                                </a:lnTo>
                                <a:lnTo>
                                  <a:pt x="-30692" y="37005"/>
                                </a:lnTo>
                                <a:lnTo>
                                  <a:pt x="-30770" y="36945"/>
                                </a:lnTo>
                                <a:close/>
                                <a:moveTo>
                                  <a:pt x="-30694" y="36945"/>
                                </a:moveTo>
                                <a:lnTo>
                                  <a:pt x="-30616" y="36884"/>
                                </a:lnTo>
                                <a:lnTo>
                                  <a:pt x="-30616" y="37005"/>
                                </a:lnTo>
                                <a:lnTo>
                                  <a:pt x="-30694" y="36945"/>
                                </a:lnTo>
                                <a:close/>
                                <a:moveTo>
                                  <a:pt x="-30624" y="36945"/>
                                </a:moveTo>
                                <a:lnTo>
                                  <a:pt x="-30546" y="36884"/>
                                </a:lnTo>
                                <a:lnTo>
                                  <a:pt x="-30546" y="37005"/>
                                </a:lnTo>
                                <a:lnTo>
                                  <a:pt x="-30624" y="36945"/>
                                </a:lnTo>
                                <a:close/>
                                <a:moveTo>
                                  <a:pt x="-30548" y="36945"/>
                                </a:moveTo>
                                <a:lnTo>
                                  <a:pt x="-30470" y="36884"/>
                                </a:lnTo>
                                <a:lnTo>
                                  <a:pt x="-30470" y="37005"/>
                                </a:lnTo>
                                <a:lnTo>
                                  <a:pt x="-30548" y="36945"/>
                                </a:lnTo>
                                <a:close/>
                                <a:moveTo>
                                  <a:pt x="-30478" y="36945"/>
                                </a:moveTo>
                                <a:lnTo>
                                  <a:pt x="-30400" y="36884"/>
                                </a:lnTo>
                                <a:lnTo>
                                  <a:pt x="-30400" y="37005"/>
                                </a:lnTo>
                                <a:lnTo>
                                  <a:pt x="-30478" y="36945"/>
                                </a:lnTo>
                                <a:close/>
                                <a:moveTo>
                                  <a:pt x="-30402" y="36945"/>
                                </a:moveTo>
                                <a:lnTo>
                                  <a:pt x="-30324" y="36884"/>
                                </a:lnTo>
                                <a:lnTo>
                                  <a:pt x="-30324" y="37005"/>
                                </a:lnTo>
                                <a:lnTo>
                                  <a:pt x="-30402" y="36945"/>
                                </a:lnTo>
                                <a:close/>
                                <a:moveTo>
                                  <a:pt x="-30332" y="36945"/>
                                </a:moveTo>
                                <a:lnTo>
                                  <a:pt x="-30254" y="36884"/>
                                </a:lnTo>
                                <a:lnTo>
                                  <a:pt x="-30254" y="37005"/>
                                </a:lnTo>
                                <a:lnTo>
                                  <a:pt x="-30332" y="36945"/>
                                </a:lnTo>
                                <a:close/>
                                <a:moveTo>
                                  <a:pt x="-30262" y="36945"/>
                                </a:moveTo>
                                <a:lnTo>
                                  <a:pt x="-30184" y="36884"/>
                                </a:lnTo>
                                <a:lnTo>
                                  <a:pt x="-30184" y="37005"/>
                                </a:lnTo>
                                <a:lnTo>
                                  <a:pt x="-30262" y="36945"/>
                                </a:lnTo>
                                <a:close/>
                                <a:moveTo>
                                  <a:pt x="-30185" y="36945"/>
                                </a:moveTo>
                                <a:lnTo>
                                  <a:pt x="-30108" y="36884"/>
                                </a:lnTo>
                                <a:lnTo>
                                  <a:pt x="-30108" y="37005"/>
                                </a:lnTo>
                                <a:lnTo>
                                  <a:pt x="-30185" y="36945"/>
                                </a:lnTo>
                                <a:close/>
                                <a:moveTo>
                                  <a:pt x="-30115" y="36945"/>
                                </a:moveTo>
                                <a:lnTo>
                                  <a:pt x="-30038" y="36884"/>
                                </a:lnTo>
                                <a:lnTo>
                                  <a:pt x="-30038" y="37005"/>
                                </a:lnTo>
                                <a:lnTo>
                                  <a:pt x="-30115" y="36945"/>
                                </a:lnTo>
                                <a:close/>
                                <a:moveTo>
                                  <a:pt x="-30040" y="36945"/>
                                </a:moveTo>
                                <a:lnTo>
                                  <a:pt x="-29962" y="36884"/>
                                </a:lnTo>
                                <a:lnTo>
                                  <a:pt x="-29962" y="37005"/>
                                </a:lnTo>
                                <a:lnTo>
                                  <a:pt x="-30040" y="36945"/>
                                </a:lnTo>
                                <a:close/>
                                <a:moveTo>
                                  <a:pt x="-29970" y="36945"/>
                                </a:moveTo>
                                <a:lnTo>
                                  <a:pt x="-29892" y="36884"/>
                                </a:lnTo>
                                <a:lnTo>
                                  <a:pt x="-29892" y="37005"/>
                                </a:lnTo>
                                <a:lnTo>
                                  <a:pt x="-29970" y="36945"/>
                                </a:lnTo>
                                <a:close/>
                                <a:moveTo>
                                  <a:pt x="-29900" y="36945"/>
                                </a:moveTo>
                                <a:lnTo>
                                  <a:pt x="-29822" y="36884"/>
                                </a:lnTo>
                                <a:lnTo>
                                  <a:pt x="-29822" y="37005"/>
                                </a:lnTo>
                                <a:lnTo>
                                  <a:pt x="-29900" y="36945"/>
                                </a:lnTo>
                                <a:close/>
                                <a:moveTo>
                                  <a:pt x="-29823" y="36945"/>
                                </a:moveTo>
                                <a:lnTo>
                                  <a:pt x="-29746" y="36884"/>
                                </a:lnTo>
                                <a:lnTo>
                                  <a:pt x="-29746" y="37005"/>
                                </a:lnTo>
                                <a:lnTo>
                                  <a:pt x="-29823" y="36945"/>
                                </a:lnTo>
                                <a:close/>
                                <a:moveTo>
                                  <a:pt x="-29753" y="36945"/>
                                </a:moveTo>
                                <a:lnTo>
                                  <a:pt x="-29676" y="36884"/>
                                </a:lnTo>
                                <a:lnTo>
                                  <a:pt x="-29676" y="37005"/>
                                </a:lnTo>
                                <a:lnTo>
                                  <a:pt x="-29753" y="36945"/>
                                </a:lnTo>
                                <a:close/>
                                <a:moveTo>
                                  <a:pt x="-29678" y="36945"/>
                                </a:moveTo>
                                <a:lnTo>
                                  <a:pt x="-29600" y="36884"/>
                                </a:lnTo>
                                <a:lnTo>
                                  <a:pt x="-29600" y="37005"/>
                                </a:lnTo>
                                <a:lnTo>
                                  <a:pt x="-29678" y="36945"/>
                                </a:lnTo>
                                <a:close/>
                                <a:moveTo>
                                  <a:pt x="-29608" y="36945"/>
                                </a:moveTo>
                                <a:lnTo>
                                  <a:pt x="-29530" y="36884"/>
                                </a:lnTo>
                                <a:lnTo>
                                  <a:pt x="-29530" y="37005"/>
                                </a:lnTo>
                                <a:lnTo>
                                  <a:pt x="-29608" y="36945"/>
                                </a:lnTo>
                                <a:close/>
                                <a:moveTo>
                                  <a:pt x="-29532" y="36945"/>
                                </a:moveTo>
                                <a:lnTo>
                                  <a:pt x="-29454" y="36884"/>
                                </a:lnTo>
                                <a:lnTo>
                                  <a:pt x="-29454" y="37005"/>
                                </a:lnTo>
                                <a:lnTo>
                                  <a:pt x="-29532" y="36945"/>
                                </a:lnTo>
                                <a:close/>
                                <a:moveTo>
                                  <a:pt x="-29461" y="36945"/>
                                </a:moveTo>
                                <a:lnTo>
                                  <a:pt x="-29384" y="36884"/>
                                </a:lnTo>
                                <a:lnTo>
                                  <a:pt x="-29384" y="37005"/>
                                </a:lnTo>
                                <a:lnTo>
                                  <a:pt x="-29461" y="36945"/>
                                </a:lnTo>
                                <a:close/>
                                <a:moveTo>
                                  <a:pt x="-29391" y="36945"/>
                                </a:moveTo>
                                <a:lnTo>
                                  <a:pt x="-29314" y="36884"/>
                                </a:lnTo>
                                <a:lnTo>
                                  <a:pt x="-29314" y="37005"/>
                                </a:lnTo>
                                <a:lnTo>
                                  <a:pt x="-29391" y="36945"/>
                                </a:lnTo>
                                <a:close/>
                                <a:moveTo>
                                  <a:pt x="-29315" y="36945"/>
                                </a:moveTo>
                                <a:lnTo>
                                  <a:pt x="-29238" y="36884"/>
                                </a:lnTo>
                                <a:lnTo>
                                  <a:pt x="-29238" y="37005"/>
                                </a:lnTo>
                                <a:lnTo>
                                  <a:pt x="-29315" y="36945"/>
                                </a:lnTo>
                                <a:close/>
                                <a:moveTo>
                                  <a:pt x="-29245" y="36945"/>
                                </a:moveTo>
                                <a:lnTo>
                                  <a:pt x="-29167" y="36884"/>
                                </a:lnTo>
                                <a:lnTo>
                                  <a:pt x="-29167" y="37005"/>
                                </a:lnTo>
                                <a:lnTo>
                                  <a:pt x="-29245" y="36945"/>
                                </a:lnTo>
                                <a:close/>
                                <a:moveTo>
                                  <a:pt x="-29170" y="36945"/>
                                </a:moveTo>
                                <a:lnTo>
                                  <a:pt x="-29092" y="36884"/>
                                </a:lnTo>
                                <a:lnTo>
                                  <a:pt x="-29092" y="37005"/>
                                </a:lnTo>
                                <a:lnTo>
                                  <a:pt x="-29170" y="36945"/>
                                </a:lnTo>
                                <a:close/>
                                <a:moveTo>
                                  <a:pt x="-29100" y="36945"/>
                                </a:moveTo>
                                <a:lnTo>
                                  <a:pt x="-29022" y="36884"/>
                                </a:lnTo>
                                <a:lnTo>
                                  <a:pt x="-29022" y="37005"/>
                                </a:lnTo>
                                <a:lnTo>
                                  <a:pt x="-29100" y="3694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1556">
                            <a:solidFill>
                              <a:srgbClr val="000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7" name="Freeform 280"/>
                        <wps:cNvSpPr>
                          <a:spLocks/>
                        </wps:cNvSpPr>
                        <wps:spPr bwMode="auto">
                          <a:xfrm>
                            <a:off x="9869" y="3555"/>
                            <a:ext cx="78" cy="121"/>
                          </a:xfrm>
                          <a:custGeom>
                            <a:avLst/>
                            <a:gdLst>
                              <a:gd name="T0" fmla="+- 0 9869 9869"/>
                              <a:gd name="T1" fmla="*/ T0 w 78"/>
                              <a:gd name="T2" fmla="+- 0 3616 3555"/>
                              <a:gd name="T3" fmla="*/ 3616 h 121"/>
                              <a:gd name="T4" fmla="+- 0 9946 9869"/>
                              <a:gd name="T5" fmla="*/ T4 w 78"/>
                              <a:gd name="T6" fmla="+- 0 3555 3555"/>
                              <a:gd name="T7" fmla="*/ 3555 h 121"/>
                              <a:gd name="T8" fmla="+- 0 9946 9869"/>
                              <a:gd name="T9" fmla="*/ T8 w 78"/>
                              <a:gd name="T10" fmla="+- 0 3676 3555"/>
                              <a:gd name="T11" fmla="*/ 3676 h 121"/>
                              <a:gd name="T12" fmla="+- 0 9869 9869"/>
                              <a:gd name="T13" fmla="*/ T12 w 78"/>
                              <a:gd name="T14" fmla="+- 0 3616 3555"/>
                              <a:gd name="T15" fmla="*/ 3616 h 12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78" h="121">
                                <a:moveTo>
                                  <a:pt x="0" y="61"/>
                                </a:moveTo>
                                <a:lnTo>
                                  <a:pt x="77" y="0"/>
                                </a:lnTo>
                                <a:lnTo>
                                  <a:pt x="77" y="121"/>
                                </a:lnTo>
                                <a:lnTo>
                                  <a:pt x="0" y="6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0874">
                            <a:solidFill>
                              <a:srgbClr val="000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8" name="AutoShape 279"/>
                        <wps:cNvSpPr>
                          <a:spLocks/>
                        </wps:cNvSpPr>
                        <wps:spPr bwMode="auto">
                          <a:xfrm>
                            <a:off x="18924" y="-100355"/>
                            <a:ext cx="272260" cy="80180"/>
                          </a:xfrm>
                          <a:custGeom>
                            <a:avLst/>
                            <a:gdLst>
                              <a:gd name="T0" fmla="+- 0 2737 18924"/>
                              <a:gd name="T1" fmla="*/ T0 w 272260"/>
                              <a:gd name="T2" fmla="+- 0 786 -100355"/>
                              <a:gd name="T3" fmla="*/ 786 h 80180"/>
                              <a:gd name="T4" fmla="+- 0 2810 18924"/>
                              <a:gd name="T5" fmla="*/ T4 w 272260"/>
                              <a:gd name="T6" fmla="+- 0 2402 -100355"/>
                              <a:gd name="T7" fmla="*/ 2402 h 80180"/>
                              <a:gd name="T8" fmla="+- 0 3245 18924"/>
                              <a:gd name="T9" fmla="*/ T8 w 272260"/>
                              <a:gd name="T10" fmla="+- 0 2402 -100355"/>
                              <a:gd name="T11" fmla="*/ 2402 h 80180"/>
                              <a:gd name="T12" fmla="+- 0 3317 18924"/>
                              <a:gd name="T13" fmla="*/ T12 w 272260"/>
                              <a:gd name="T14" fmla="+- 0 3210 -100355"/>
                              <a:gd name="T15" fmla="*/ 3210 h 80180"/>
                              <a:gd name="T16" fmla="+- 0 5783 18924"/>
                              <a:gd name="T17" fmla="*/ T16 w 272260"/>
                              <a:gd name="T18" fmla="+- 0 3210 -100355"/>
                              <a:gd name="T19" fmla="*/ 3210 h 80180"/>
                              <a:gd name="T20" fmla="+- 0 5856 18924"/>
                              <a:gd name="T21" fmla="*/ T20 w 272260"/>
                              <a:gd name="T22" fmla="+- 0 3613 -100355"/>
                              <a:gd name="T23" fmla="*/ 3613 h 80180"/>
                              <a:gd name="T24" fmla="+- 0 6291 18924"/>
                              <a:gd name="T25" fmla="*/ T24 w 272260"/>
                              <a:gd name="T26" fmla="+- 0 3613 -100355"/>
                              <a:gd name="T27" fmla="*/ 3613 h 80180"/>
                              <a:gd name="T28" fmla="+- 0 6218 18924"/>
                              <a:gd name="T29" fmla="*/ T28 w 272260"/>
                              <a:gd name="T30" fmla="+- 0 3613 -100355"/>
                              <a:gd name="T31" fmla="*/ 3613 h 80180"/>
                              <a:gd name="T32" fmla="+- 0 9918 18924"/>
                              <a:gd name="T33" fmla="*/ T32 w 272260"/>
                              <a:gd name="T34" fmla="+- 0 3613 -100355"/>
                              <a:gd name="T35" fmla="*/ 3613 h 80180"/>
                              <a:gd name="T36" fmla="+- 0 9845 18924"/>
                              <a:gd name="T37" fmla="*/ T36 w 272260"/>
                              <a:gd name="T38" fmla="+- 0 3613 -100355"/>
                              <a:gd name="T39" fmla="*/ 3613 h 80180"/>
                              <a:gd name="T40" fmla="+- 0 9918 18924"/>
                              <a:gd name="T41" fmla="*/ T40 w 272260"/>
                              <a:gd name="T42" fmla="+- 0 3613 -100355"/>
                              <a:gd name="T43" fmla="*/ 3613 h 801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272260" h="80180">
                                <a:moveTo>
                                  <a:pt x="-16187" y="101141"/>
                                </a:moveTo>
                                <a:lnTo>
                                  <a:pt x="-16114" y="102757"/>
                                </a:lnTo>
                                <a:lnTo>
                                  <a:pt x="-15679" y="102757"/>
                                </a:lnTo>
                                <a:lnTo>
                                  <a:pt x="-15607" y="103565"/>
                                </a:lnTo>
                                <a:lnTo>
                                  <a:pt x="-13141" y="103565"/>
                                </a:lnTo>
                                <a:lnTo>
                                  <a:pt x="-13068" y="103968"/>
                                </a:lnTo>
                                <a:lnTo>
                                  <a:pt x="-12633" y="103968"/>
                                </a:lnTo>
                                <a:moveTo>
                                  <a:pt x="-12706" y="103968"/>
                                </a:moveTo>
                                <a:lnTo>
                                  <a:pt x="-9006" y="103968"/>
                                </a:lnTo>
                                <a:moveTo>
                                  <a:pt x="-9079" y="103968"/>
                                </a:moveTo>
                                <a:lnTo>
                                  <a:pt x="-9006" y="103968"/>
                                </a:lnTo>
                              </a:path>
                            </a:pathLst>
                          </a:custGeom>
                          <a:noFill/>
                          <a:ln w="11556">
                            <a:solidFill>
                              <a:srgbClr val="000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29" name="Picture 27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677" y="2336"/>
                            <a:ext cx="166" cy="1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30" name="AutoShape 277"/>
                        <wps:cNvSpPr>
                          <a:spLocks/>
                        </wps:cNvSpPr>
                        <wps:spPr bwMode="auto">
                          <a:xfrm>
                            <a:off x="22510" y="-33329"/>
                            <a:ext cx="247614" cy="14915"/>
                          </a:xfrm>
                          <a:custGeom>
                            <a:avLst/>
                            <a:gdLst>
                              <a:gd name="T0" fmla="+- 0 2980 22510"/>
                              <a:gd name="T1" fmla="*/ T0 w 247614"/>
                              <a:gd name="T2" fmla="+- 0 3150 -33329"/>
                              <a:gd name="T3" fmla="*/ 3150 h 14915"/>
                              <a:gd name="T4" fmla="+- 0 2977 22510"/>
                              <a:gd name="T5" fmla="*/ T4 w 247614"/>
                              <a:gd name="T6" fmla="+- 0 3209 -33329"/>
                              <a:gd name="T7" fmla="*/ 3209 h 14915"/>
                              <a:gd name="T8" fmla="+- 0 3196 22510"/>
                              <a:gd name="T9" fmla="*/ T8 w 247614"/>
                              <a:gd name="T10" fmla="+- 0 3150 -33329"/>
                              <a:gd name="T11" fmla="*/ 3150 h 14915"/>
                              <a:gd name="T12" fmla="+- 0 3194 22510"/>
                              <a:gd name="T13" fmla="*/ T12 w 247614"/>
                              <a:gd name="T14" fmla="+- 0 3209 -33329"/>
                              <a:gd name="T15" fmla="*/ 3209 h 14915"/>
                              <a:gd name="T16" fmla="+- 0 3418 22510"/>
                              <a:gd name="T17" fmla="*/ T16 w 247614"/>
                              <a:gd name="T18" fmla="+- 0 3150 -33329"/>
                              <a:gd name="T19" fmla="*/ 3150 h 14915"/>
                              <a:gd name="T20" fmla="+- 0 3410 22510"/>
                              <a:gd name="T21" fmla="*/ T20 w 247614"/>
                              <a:gd name="T22" fmla="+- 0 3209 -33329"/>
                              <a:gd name="T23" fmla="*/ 3209 h 14915"/>
                              <a:gd name="T24" fmla="+- 0 3633 22510"/>
                              <a:gd name="T25" fmla="*/ T24 w 247614"/>
                              <a:gd name="T26" fmla="+- 0 3150 -33329"/>
                              <a:gd name="T27" fmla="*/ 3150 h 14915"/>
                              <a:gd name="T28" fmla="+- 0 3626 22510"/>
                              <a:gd name="T29" fmla="*/ T28 w 247614"/>
                              <a:gd name="T30" fmla="+- 0 3616 -33329"/>
                              <a:gd name="T31" fmla="*/ 3616 h 14915"/>
                              <a:gd name="T32" fmla="+- 0 3850 22510"/>
                              <a:gd name="T33" fmla="*/ T32 w 247614"/>
                              <a:gd name="T34" fmla="+- 0 3555 -33329"/>
                              <a:gd name="T35" fmla="*/ 3555 h 14915"/>
                              <a:gd name="T36" fmla="+- 0 3848 22510"/>
                              <a:gd name="T37" fmla="*/ T36 w 247614"/>
                              <a:gd name="T38" fmla="+- 0 3616 -33329"/>
                              <a:gd name="T39" fmla="*/ 3616 h 14915"/>
                              <a:gd name="T40" fmla="+- 0 4066 22510"/>
                              <a:gd name="T41" fmla="*/ T40 w 247614"/>
                              <a:gd name="T42" fmla="+- 0 3555 -33329"/>
                              <a:gd name="T43" fmla="*/ 3555 h 14915"/>
                              <a:gd name="T44" fmla="+- 0 4064 22510"/>
                              <a:gd name="T45" fmla="*/ T44 w 247614"/>
                              <a:gd name="T46" fmla="+- 0 3616 -33329"/>
                              <a:gd name="T47" fmla="*/ 3616 h 14915"/>
                              <a:gd name="T48" fmla="+- 0 4288 22510"/>
                              <a:gd name="T49" fmla="*/ T48 w 247614"/>
                              <a:gd name="T50" fmla="+- 0 3555 -33329"/>
                              <a:gd name="T51" fmla="*/ 3555 h 14915"/>
                              <a:gd name="T52" fmla="+- 0 4280 22510"/>
                              <a:gd name="T53" fmla="*/ T52 w 247614"/>
                              <a:gd name="T54" fmla="+- 0 3616 -33329"/>
                              <a:gd name="T55" fmla="*/ 3616 h 14915"/>
                              <a:gd name="T56" fmla="+- 0 4504 22510"/>
                              <a:gd name="T57" fmla="*/ T56 w 247614"/>
                              <a:gd name="T58" fmla="+- 0 3555 -33329"/>
                              <a:gd name="T59" fmla="*/ 3555 h 14915"/>
                              <a:gd name="T60" fmla="+- 0 4496 22510"/>
                              <a:gd name="T61" fmla="*/ T60 w 247614"/>
                              <a:gd name="T62" fmla="+- 0 3616 -33329"/>
                              <a:gd name="T63" fmla="*/ 3616 h 14915"/>
                              <a:gd name="T64" fmla="+- 0 4720 22510"/>
                              <a:gd name="T65" fmla="*/ T64 w 247614"/>
                              <a:gd name="T66" fmla="+- 0 3555 -33329"/>
                              <a:gd name="T67" fmla="*/ 3555 h 14915"/>
                              <a:gd name="T68" fmla="+- 0 4718 22510"/>
                              <a:gd name="T69" fmla="*/ T68 w 247614"/>
                              <a:gd name="T70" fmla="+- 0 3616 -33329"/>
                              <a:gd name="T71" fmla="*/ 3616 h 14915"/>
                              <a:gd name="T72" fmla="+- 0 4942 22510"/>
                              <a:gd name="T73" fmla="*/ T72 w 247614"/>
                              <a:gd name="T74" fmla="+- 0 3555 -33329"/>
                              <a:gd name="T75" fmla="*/ 3555 h 14915"/>
                              <a:gd name="T76" fmla="+- 0 4934 22510"/>
                              <a:gd name="T77" fmla="*/ T76 w 247614"/>
                              <a:gd name="T78" fmla="+- 0 3616 -33329"/>
                              <a:gd name="T79" fmla="*/ 3616 h 14915"/>
                              <a:gd name="T80" fmla="+- 0 5158 22510"/>
                              <a:gd name="T81" fmla="*/ T80 w 247614"/>
                              <a:gd name="T82" fmla="+- 0 3555 -33329"/>
                              <a:gd name="T83" fmla="*/ 3555 h 14915"/>
                              <a:gd name="T84" fmla="+- 0 5150 22510"/>
                              <a:gd name="T85" fmla="*/ T84 w 247614"/>
                              <a:gd name="T86" fmla="+- 0 3616 -33329"/>
                              <a:gd name="T87" fmla="*/ 3616 h 14915"/>
                              <a:gd name="T88" fmla="+- 0 5374 22510"/>
                              <a:gd name="T89" fmla="*/ T88 w 247614"/>
                              <a:gd name="T90" fmla="+- 0 3555 -33329"/>
                              <a:gd name="T91" fmla="*/ 3555 h 14915"/>
                              <a:gd name="T92" fmla="+- 0 5366 22510"/>
                              <a:gd name="T93" fmla="*/ T92 w 247614"/>
                              <a:gd name="T94" fmla="+- 0 3616 -33329"/>
                              <a:gd name="T95" fmla="*/ 3616 h 14915"/>
                              <a:gd name="T96" fmla="+- 0 5590 22510"/>
                              <a:gd name="T97" fmla="*/ T96 w 247614"/>
                              <a:gd name="T98" fmla="+- 0 3555 -33329"/>
                              <a:gd name="T99" fmla="*/ 3555 h 14915"/>
                              <a:gd name="T100" fmla="+- 0 5588 22510"/>
                              <a:gd name="T101" fmla="*/ T100 w 247614"/>
                              <a:gd name="T102" fmla="+- 0 3616 -33329"/>
                              <a:gd name="T103" fmla="*/ 3616 h 14915"/>
                              <a:gd name="T104" fmla="+- 0 5812 22510"/>
                              <a:gd name="T105" fmla="*/ T104 w 247614"/>
                              <a:gd name="T106" fmla="+- 0 3555 -33329"/>
                              <a:gd name="T107" fmla="*/ 3555 h 14915"/>
                              <a:gd name="T108" fmla="+- 0 5804 22510"/>
                              <a:gd name="T109" fmla="*/ T108 w 247614"/>
                              <a:gd name="T110" fmla="+- 0 3616 -33329"/>
                              <a:gd name="T111" fmla="*/ 3616 h 14915"/>
                              <a:gd name="T112" fmla="+- 0 6028 22510"/>
                              <a:gd name="T113" fmla="*/ T112 w 247614"/>
                              <a:gd name="T114" fmla="+- 0 3555 -33329"/>
                              <a:gd name="T115" fmla="*/ 3555 h 14915"/>
                              <a:gd name="T116" fmla="+- 0 6020 22510"/>
                              <a:gd name="T117" fmla="*/ T116 w 247614"/>
                              <a:gd name="T118" fmla="+- 0 3616 -33329"/>
                              <a:gd name="T119" fmla="*/ 3616 h 14915"/>
                              <a:gd name="T120" fmla="+- 0 6244 22510"/>
                              <a:gd name="T121" fmla="*/ T120 w 247614"/>
                              <a:gd name="T122" fmla="+- 0 3555 -33329"/>
                              <a:gd name="T123" fmla="*/ 3555 h 14915"/>
                              <a:gd name="T124" fmla="+- 0 6242 22510"/>
                              <a:gd name="T125" fmla="*/ T124 w 247614"/>
                              <a:gd name="T126" fmla="+- 0 3616 -33329"/>
                              <a:gd name="T127" fmla="*/ 3616 h 14915"/>
                              <a:gd name="T128" fmla="+- 0 6460 22510"/>
                              <a:gd name="T129" fmla="*/ T128 w 247614"/>
                              <a:gd name="T130" fmla="+- 0 3555 -33329"/>
                              <a:gd name="T131" fmla="*/ 3555 h 14915"/>
                              <a:gd name="T132" fmla="+- 0 6458 22510"/>
                              <a:gd name="T133" fmla="*/ T132 w 247614"/>
                              <a:gd name="T134" fmla="+- 0 3616 -33329"/>
                              <a:gd name="T135" fmla="*/ 3616 h 14915"/>
                              <a:gd name="T136" fmla="+- 0 6682 22510"/>
                              <a:gd name="T137" fmla="*/ T136 w 247614"/>
                              <a:gd name="T138" fmla="+- 0 3555 -33329"/>
                              <a:gd name="T139" fmla="*/ 3555 h 14915"/>
                              <a:gd name="T140" fmla="+- 0 6674 22510"/>
                              <a:gd name="T141" fmla="*/ T140 w 247614"/>
                              <a:gd name="T142" fmla="+- 0 3616 -33329"/>
                              <a:gd name="T143" fmla="*/ 3616 h 14915"/>
                              <a:gd name="T144" fmla="+- 0 6898 22510"/>
                              <a:gd name="T145" fmla="*/ T144 w 247614"/>
                              <a:gd name="T146" fmla="+- 0 3555 -33329"/>
                              <a:gd name="T147" fmla="*/ 3555 h 14915"/>
                              <a:gd name="T148" fmla="+- 0 6890 22510"/>
                              <a:gd name="T149" fmla="*/ T148 w 247614"/>
                              <a:gd name="T150" fmla="+- 0 3616 -33329"/>
                              <a:gd name="T151" fmla="*/ 3616 h 14915"/>
                              <a:gd name="T152" fmla="+- 0 7114 22510"/>
                              <a:gd name="T153" fmla="*/ T152 w 247614"/>
                              <a:gd name="T154" fmla="+- 0 3555 -33329"/>
                              <a:gd name="T155" fmla="*/ 3555 h 14915"/>
                              <a:gd name="T156" fmla="+- 0 7112 22510"/>
                              <a:gd name="T157" fmla="*/ T156 w 247614"/>
                              <a:gd name="T158" fmla="+- 0 3616 -33329"/>
                              <a:gd name="T159" fmla="*/ 3616 h 14915"/>
                              <a:gd name="T160" fmla="+- 0 7330 22510"/>
                              <a:gd name="T161" fmla="*/ T160 w 247614"/>
                              <a:gd name="T162" fmla="+- 0 3555 -33329"/>
                              <a:gd name="T163" fmla="*/ 3555 h 14915"/>
                              <a:gd name="T164" fmla="+- 0 7328 22510"/>
                              <a:gd name="T165" fmla="*/ T164 w 247614"/>
                              <a:gd name="T166" fmla="+- 0 3616 -33329"/>
                              <a:gd name="T167" fmla="*/ 3616 h 14915"/>
                              <a:gd name="T168" fmla="+- 0 7552 22510"/>
                              <a:gd name="T169" fmla="*/ T168 w 247614"/>
                              <a:gd name="T170" fmla="+- 0 3555 -33329"/>
                              <a:gd name="T171" fmla="*/ 3555 h 14915"/>
                              <a:gd name="T172" fmla="+- 0 7544 22510"/>
                              <a:gd name="T173" fmla="*/ T172 w 247614"/>
                              <a:gd name="T174" fmla="+- 0 3616 -33329"/>
                              <a:gd name="T175" fmla="*/ 3616 h 14915"/>
                              <a:gd name="T176" fmla="+- 0 7768 22510"/>
                              <a:gd name="T177" fmla="*/ T176 w 247614"/>
                              <a:gd name="T178" fmla="+- 0 3555 -33329"/>
                              <a:gd name="T179" fmla="*/ 3555 h 14915"/>
                              <a:gd name="T180" fmla="+- 0 7760 22510"/>
                              <a:gd name="T181" fmla="*/ T180 w 247614"/>
                              <a:gd name="T182" fmla="+- 0 3616 -33329"/>
                              <a:gd name="T183" fmla="*/ 3616 h 14915"/>
                              <a:gd name="T184" fmla="+- 0 7984 22510"/>
                              <a:gd name="T185" fmla="*/ T184 w 247614"/>
                              <a:gd name="T186" fmla="+- 0 3555 -33329"/>
                              <a:gd name="T187" fmla="*/ 3555 h 14915"/>
                              <a:gd name="T188" fmla="+- 0 7982 22510"/>
                              <a:gd name="T189" fmla="*/ T188 w 247614"/>
                              <a:gd name="T190" fmla="+- 0 3616 -33329"/>
                              <a:gd name="T191" fmla="*/ 3616 h 14915"/>
                              <a:gd name="T192" fmla="+- 0 8200 22510"/>
                              <a:gd name="T193" fmla="*/ T192 w 247614"/>
                              <a:gd name="T194" fmla="+- 0 3555 -33329"/>
                              <a:gd name="T195" fmla="*/ 3555 h 14915"/>
                              <a:gd name="T196" fmla="+- 0 8198 22510"/>
                              <a:gd name="T197" fmla="*/ T196 w 247614"/>
                              <a:gd name="T198" fmla="+- 0 3616 -33329"/>
                              <a:gd name="T199" fmla="*/ 3616 h 14915"/>
                              <a:gd name="T200" fmla="+- 0 8422 22510"/>
                              <a:gd name="T201" fmla="*/ T200 w 247614"/>
                              <a:gd name="T202" fmla="+- 0 3555 -33329"/>
                              <a:gd name="T203" fmla="*/ 3555 h 14915"/>
                              <a:gd name="T204" fmla="+- 0 8414 22510"/>
                              <a:gd name="T205" fmla="*/ T204 w 247614"/>
                              <a:gd name="T206" fmla="+- 0 3616 -33329"/>
                              <a:gd name="T207" fmla="*/ 3616 h 14915"/>
                              <a:gd name="T208" fmla="+- 0 8638 22510"/>
                              <a:gd name="T209" fmla="*/ T208 w 247614"/>
                              <a:gd name="T210" fmla="+- 0 3555 -33329"/>
                              <a:gd name="T211" fmla="*/ 3555 h 14915"/>
                              <a:gd name="T212" fmla="+- 0 8630 22510"/>
                              <a:gd name="T213" fmla="*/ T212 w 247614"/>
                              <a:gd name="T214" fmla="+- 0 3616 -33329"/>
                              <a:gd name="T215" fmla="*/ 3616 h 14915"/>
                              <a:gd name="T216" fmla="+- 0 8854 22510"/>
                              <a:gd name="T217" fmla="*/ T216 w 247614"/>
                              <a:gd name="T218" fmla="+- 0 3555 -33329"/>
                              <a:gd name="T219" fmla="*/ 3555 h 14915"/>
                              <a:gd name="T220" fmla="+- 0 8852 22510"/>
                              <a:gd name="T221" fmla="*/ T220 w 247614"/>
                              <a:gd name="T222" fmla="+- 0 3616 -33329"/>
                              <a:gd name="T223" fmla="*/ 3616 h 14915"/>
                              <a:gd name="T224" fmla="+- 0 9070 22510"/>
                              <a:gd name="T225" fmla="*/ T224 w 247614"/>
                              <a:gd name="T226" fmla="+- 0 3555 -33329"/>
                              <a:gd name="T227" fmla="*/ 3555 h 14915"/>
                              <a:gd name="T228" fmla="+- 0 9069 22510"/>
                              <a:gd name="T229" fmla="*/ T228 w 247614"/>
                              <a:gd name="T230" fmla="+- 0 3616 -33329"/>
                              <a:gd name="T231" fmla="*/ 3616 h 14915"/>
                              <a:gd name="T232" fmla="+- 0 9292 22510"/>
                              <a:gd name="T233" fmla="*/ T232 w 247614"/>
                              <a:gd name="T234" fmla="+- 0 3555 -33329"/>
                              <a:gd name="T235" fmla="*/ 3555 h 14915"/>
                              <a:gd name="T236" fmla="+- 0 9284 22510"/>
                              <a:gd name="T237" fmla="*/ T236 w 247614"/>
                              <a:gd name="T238" fmla="+- 0 3616 -33329"/>
                              <a:gd name="T239" fmla="*/ 3616 h 149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247614" h="14915">
                                <a:moveTo>
                                  <a:pt x="-19678" y="36538"/>
                                </a:moveTo>
                                <a:lnTo>
                                  <a:pt x="-19600" y="36479"/>
                                </a:lnTo>
                                <a:lnTo>
                                  <a:pt x="-19600" y="36599"/>
                                </a:lnTo>
                                <a:lnTo>
                                  <a:pt x="-19678" y="36538"/>
                                </a:lnTo>
                                <a:close/>
                                <a:moveTo>
                                  <a:pt x="-19608" y="36538"/>
                                </a:moveTo>
                                <a:lnTo>
                                  <a:pt x="-19530" y="36479"/>
                                </a:lnTo>
                                <a:lnTo>
                                  <a:pt x="-19530" y="36599"/>
                                </a:lnTo>
                                <a:lnTo>
                                  <a:pt x="-19608" y="36538"/>
                                </a:lnTo>
                                <a:close/>
                                <a:moveTo>
                                  <a:pt x="-19533" y="36538"/>
                                </a:moveTo>
                                <a:lnTo>
                                  <a:pt x="-19455" y="36479"/>
                                </a:lnTo>
                                <a:lnTo>
                                  <a:pt x="-19455" y="36599"/>
                                </a:lnTo>
                                <a:lnTo>
                                  <a:pt x="-19533" y="36538"/>
                                </a:lnTo>
                                <a:close/>
                                <a:moveTo>
                                  <a:pt x="-19462" y="36538"/>
                                </a:moveTo>
                                <a:lnTo>
                                  <a:pt x="-19384" y="36479"/>
                                </a:lnTo>
                                <a:lnTo>
                                  <a:pt x="-19384" y="36599"/>
                                </a:lnTo>
                                <a:lnTo>
                                  <a:pt x="-19462" y="36538"/>
                                </a:lnTo>
                                <a:close/>
                                <a:moveTo>
                                  <a:pt x="-19392" y="36538"/>
                                </a:moveTo>
                                <a:lnTo>
                                  <a:pt x="-19314" y="36479"/>
                                </a:lnTo>
                                <a:lnTo>
                                  <a:pt x="-19314" y="36599"/>
                                </a:lnTo>
                                <a:lnTo>
                                  <a:pt x="-19392" y="36538"/>
                                </a:lnTo>
                                <a:close/>
                                <a:moveTo>
                                  <a:pt x="-19316" y="36538"/>
                                </a:moveTo>
                                <a:lnTo>
                                  <a:pt x="-19239" y="36479"/>
                                </a:lnTo>
                                <a:lnTo>
                                  <a:pt x="-19239" y="36599"/>
                                </a:lnTo>
                                <a:lnTo>
                                  <a:pt x="-19316" y="36538"/>
                                </a:lnTo>
                                <a:close/>
                                <a:moveTo>
                                  <a:pt x="-19246" y="36538"/>
                                </a:moveTo>
                                <a:lnTo>
                                  <a:pt x="-19168" y="36479"/>
                                </a:lnTo>
                                <a:lnTo>
                                  <a:pt x="-19168" y="36599"/>
                                </a:lnTo>
                                <a:lnTo>
                                  <a:pt x="-19246" y="36538"/>
                                </a:lnTo>
                                <a:close/>
                                <a:moveTo>
                                  <a:pt x="-19170" y="36538"/>
                                </a:moveTo>
                                <a:lnTo>
                                  <a:pt x="-19092" y="36479"/>
                                </a:lnTo>
                                <a:lnTo>
                                  <a:pt x="-19092" y="36599"/>
                                </a:lnTo>
                                <a:lnTo>
                                  <a:pt x="-19170" y="36538"/>
                                </a:lnTo>
                                <a:close/>
                                <a:moveTo>
                                  <a:pt x="-19100" y="36538"/>
                                </a:moveTo>
                                <a:lnTo>
                                  <a:pt x="-19022" y="36479"/>
                                </a:lnTo>
                                <a:lnTo>
                                  <a:pt x="-19022" y="36599"/>
                                </a:lnTo>
                                <a:lnTo>
                                  <a:pt x="-19100" y="36538"/>
                                </a:lnTo>
                                <a:close/>
                                <a:moveTo>
                                  <a:pt x="-19024" y="36538"/>
                                </a:moveTo>
                                <a:lnTo>
                                  <a:pt x="-18947" y="36479"/>
                                </a:lnTo>
                                <a:lnTo>
                                  <a:pt x="-18947" y="36599"/>
                                </a:lnTo>
                                <a:lnTo>
                                  <a:pt x="-19024" y="36538"/>
                                </a:lnTo>
                                <a:close/>
                                <a:moveTo>
                                  <a:pt x="-18954" y="36538"/>
                                </a:moveTo>
                                <a:lnTo>
                                  <a:pt x="-18877" y="36479"/>
                                </a:lnTo>
                                <a:lnTo>
                                  <a:pt x="-18877" y="36599"/>
                                </a:lnTo>
                                <a:lnTo>
                                  <a:pt x="-18954" y="36538"/>
                                </a:lnTo>
                                <a:close/>
                                <a:moveTo>
                                  <a:pt x="-18884" y="36945"/>
                                </a:moveTo>
                                <a:lnTo>
                                  <a:pt x="-18806" y="36884"/>
                                </a:lnTo>
                                <a:lnTo>
                                  <a:pt x="-18806" y="37005"/>
                                </a:lnTo>
                                <a:lnTo>
                                  <a:pt x="-18884" y="36945"/>
                                </a:lnTo>
                                <a:close/>
                                <a:moveTo>
                                  <a:pt x="-18808" y="36945"/>
                                </a:moveTo>
                                <a:lnTo>
                                  <a:pt x="-18730" y="36884"/>
                                </a:lnTo>
                                <a:lnTo>
                                  <a:pt x="-18730" y="37005"/>
                                </a:lnTo>
                                <a:lnTo>
                                  <a:pt x="-18808" y="36945"/>
                                </a:lnTo>
                                <a:close/>
                                <a:moveTo>
                                  <a:pt x="-18738" y="36945"/>
                                </a:moveTo>
                                <a:lnTo>
                                  <a:pt x="-18660" y="36884"/>
                                </a:lnTo>
                                <a:lnTo>
                                  <a:pt x="-18660" y="37005"/>
                                </a:lnTo>
                                <a:lnTo>
                                  <a:pt x="-18738" y="36945"/>
                                </a:lnTo>
                                <a:close/>
                                <a:moveTo>
                                  <a:pt x="-18662" y="36945"/>
                                </a:moveTo>
                                <a:lnTo>
                                  <a:pt x="-18584" y="36884"/>
                                </a:lnTo>
                                <a:lnTo>
                                  <a:pt x="-18584" y="37005"/>
                                </a:lnTo>
                                <a:lnTo>
                                  <a:pt x="-18662" y="36945"/>
                                </a:lnTo>
                                <a:close/>
                                <a:moveTo>
                                  <a:pt x="-18592" y="36945"/>
                                </a:moveTo>
                                <a:lnTo>
                                  <a:pt x="-18514" y="36884"/>
                                </a:lnTo>
                                <a:lnTo>
                                  <a:pt x="-18514" y="37005"/>
                                </a:lnTo>
                                <a:lnTo>
                                  <a:pt x="-18592" y="36945"/>
                                </a:lnTo>
                                <a:close/>
                                <a:moveTo>
                                  <a:pt x="-18522" y="36945"/>
                                </a:moveTo>
                                <a:lnTo>
                                  <a:pt x="-18444" y="36884"/>
                                </a:lnTo>
                                <a:lnTo>
                                  <a:pt x="-18444" y="37005"/>
                                </a:lnTo>
                                <a:lnTo>
                                  <a:pt x="-18522" y="36945"/>
                                </a:lnTo>
                                <a:close/>
                                <a:moveTo>
                                  <a:pt x="-18446" y="36945"/>
                                </a:moveTo>
                                <a:lnTo>
                                  <a:pt x="-18368" y="36884"/>
                                </a:lnTo>
                                <a:lnTo>
                                  <a:pt x="-18368" y="37005"/>
                                </a:lnTo>
                                <a:lnTo>
                                  <a:pt x="-18446" y="36945"/>
                                </a:lnTo>
                                <a:close/>
                                <a:moveTo>
                                  <a:pt x="-18376" y="36945"/>
                                </a:moveTo>
                                <a:lnTo>
                                  <a:pt x="-18298" y="36884"/>
                                </a:lnTo>
                                <a:lnTo>
                                  <a:pt x="-18298" y="37005"/>
                                </a:lnTo>
                                <a:lnTo>
                                  <a:pt x="-18376" y="36945"/>
                                </a:lnTo>
                                <a:close/>
                                <a:moveTo>
                                  <a:pt x="-18300" y="36945"/>
                                </a:moveTo>
                                <a:lnTo>
                                  <a:pt x="-18222" y="36884"/>
                                </a:lnTo>
                                <a:lnTo>
                                  <a:pt x="-18222" y="37005"/>
                                </a:lnTo>
                                <a:lnTo>
                                  <a:pt x="-18300" y="36945"/>
                                </a:lnTo>
                                <a:close/>
                                <a:moveTo>
                                  <a:pt x="-18230" y="36945"/>
                                </a:moveTo>
                                <a:lnTo>
                                  <a:pt x="-18152" y="36884"/>
                                </a:lnTo>
                                <a:lnTo>
                                  <a:pt x="-18152" y="37005"/>
                                </a:lnTo>
                                <a:lnTo>
                                  <a:pt x="-18230" y="36945"/>
                                </a:lnTo>
                                <a:close/>
                                <a:moveTo>
                                  <a:pt x="-18154" y="36945"/>
                                </a:moveTo>
                                <a:lnTo>
                                  <a:pt x="-18077" y="36884"/>
                                </a:lnTo>
                                <a:lnTo>
                                  <a:pt x="-18077" y="37005"/>
                                </a:lnTo>
                                <a:lnTo>
                                  <a:pt x="-18154" y="36945"/>
                                </a:lnTo>
                                <a:close/>
                                <a:moveTo>
                                  <a:pt x="-18084" y="36945"/>
                                </a:moveTo>
                                <a:lnTo>
                                  <a:pt x="-18006" y="36884"/>
                                </a:lnTo>
                                <a:lnTo>
                                  <a:pt x="-18006" y="37005"/>
                                </a:lnTo>
                                <a:lnTo>
                                  <a:pt x="-18084" y="36945"/>
                                </a:lnTo>
                                <a:close/>
                                <a:moveTo>
                                  <a:pt x="-18014" y="36945"/>
                                </a:moveTo>
                                <a:lnTo>
                                  <a:pt x="-17936" y="36884"/>
                                </a:lnTo>
                                <a:lnTo>
                                  <a:pt x="-17936" y="37005"/>
                                </a:lnTo>
                                <a:lnTo>
                                  <a:pt x="-18014" y="36945"/>
                                </a:lnTo>
                                <a:close/>
                                <a:moveTo>
                                  <a:pt x="-17938" y="36945"/>
                                </a:moveTo>
                                <a:lnTo>
                                  <a:pt x="-17860" y="36884"/>
                                </a:lnTo>
                                <a:lnTo>
                                  <a:pt x="-17860" y="37005"/>
                                </a:lnTo>
                                <a:lnTo>
                                  <a:pt x="-17938" y="36945"/>
                                </a:lnTo>
                                <a:close/>
                                <a:moveTo>
                                  <a:pt x="-17868" y="36945"/>
                                </a:moveTo>
                                <a:lnTo>
                                  <a:pt x="-17790" y="36884"/>
                                </a:lnTo>
                                <a:lnTo>
                                  <a:pt x="-17790" y="37005"/>
                                </a:lnTo>
                                <a:lnTo>
                                  <a:pt x="-17868" y="36945"/>
                                </a:lnTo>
                                <a:close/>
                                <a:moveTo>
                                  <a:pt x="-17792" y="36945"/>
                                </a:moveTo>
                                <a:lnTo>
                                  <a:pt x="-17714" y="36884"/>
                                </a:lnTo>
                                <a:lnTo>
                                  <a:pt x="-17714" y="37005"/>
                                </a:lnTo>
                                <a:lnTo>
                                  <a:pt x="-17792" y="36945"/>
                                </a:lnTo>
                                <a:close/>
                                <a:moveTo>
                                  <a:pt x="-17722" y="36945"/>
                                </a:moveTo>
                                <a:lnTo>
                                  <a:pt x="-17644" y="36884"/>
                                </a:lnTo>
                                <a:lnTo>
                                  <a:pt x="-17644" y="37005"/>
                                </a:lnTo>
                                <a:lnTo>
                                  <a:pt x="-17722" y="36945"/>
                                </a:lnTo>
                                <a:close/>
                                <a:moveTo>
                                  <a:pt x="-17646" y="36945"/>
                                </a:moveTo>
                                <a:lnTo>
                                  <a:pt x="-17568" y="36884"/>
                                </a:lnTo>
                                <a:lnTo>
                                  <a:pt x="-17568" y="37005"/>
                                </a:lnTo>
                                <a:lnTo>
                                  <a:pt x="-17646" y="36945"/>
                                </a:lnTo>
                                <a:close/>
                                <a:moveTo>
                                  <a:pt x="-17576" y="36945"/>
                                </a:moveTo>
                                <a:lnTo>
                                  <a:pt x="-17498" y="36884"/>
                                </a:lnTo>
                                <a:lnTo>
                                  <a:pt x="-17498" y="37005"/>
                                </a:lnTo>
                                <a:lnTo>
                                  <a:pt x="-17576" y="36945"/>
                                </a:lnTo>
                                <a:close/>
                                <a:moveTo>
                                  <a:pt x="-17506" y="36945"/>
                                </a:moveTo>
                                <a:lnTo>
                                  <a:pt x="-17428" y="36884"/>
                                </a:lnTo>
                                <a:lnTo>
                                  <a:pt x="-17428" y="37005"/>
                                </a:lnTo>
                                <a:lnTo>
                                  <a:pt x="-17506" y="36945"/>
                                </a:lnTo>
                                <a:close/>
                                <a:moveTo>
                                  <a:pt x="-17430" y="36945"/>
                                </a:moveTo>
                                <a:lnTo>
                                  <a:pt x="-17352" y="36884"/>
                                </a:lnTo>
                                <a:lnTo>
                                  <a:pt x="-17352" y="37005"/>
                                </a:lnTo>
                                <a:lnTo>
                                  <a:pt x="-17430" y="36945"/>
                                </a:lnTo>
                                <a:close/>
                                <a:moveTo>
                                  <a:pt x="-17360" y="36945"/>
                                </a:moveTo>
                                <a:lnTo>
                                  <a:pt x="-17282" y="36884"/>
                                </a:lnTo>
                                <a:lnTo>
                                  <a:pt x="-17282" y="37005"/>
                                </a:lnTo>
                                <a:lnTo>
                                  <a:pt x="-17360" y="36945"/>
                                </a:lnTo>
                                <a:close/>
                                <a:moveTo>
                                  <a:pt x="-17284" y="36945"/>
                                </a:moveTo>
                                <a:lnTo>
                                  <a:pt x="-17206" y="36884"/>
                                </a:lnTo>
                                <a:lnTo>
                                  <a:pt x="-17206" y="37005"/>
                                </a:lnTo>
                                <a:lnTo>
                                  <a:pt x="-17284" y="36945"/>
                                </a:lnTo>
                                <a:close/>
                                <a:moveTo>
                                  <a:pt x="-17214" y="36945"/>
                                </a:moveTo>
                                <a:lnTo>
                                  <a:pt x="-17136" y="36884"/>
                                </a:lnTo>
                                <a:lnTo>
                                  <a:pt x="-17136" y="37005"/>
                                </a:lnTo>
                                <a:lnTo>
                                  <a:pt x="-17214" y="36945"/>
                                </a:lnTo>
                                <a:close/>
                                <a:moveTo>
                                  <a:pt x="-17144" y="36945"/>
                                </a:moveTo>
                                <a:lnTo>
                                  <a:pt x="-17066" y="36884"/>
                                </a:lnTo>
                                <a:lnTo>
                                  <a:pt x="-17066" y="37005"/>
                                </a:lnTo>
                                <a:lnTo>
                                  <a:pt x="-17144" y="36945"/>
                                </a:lnTo>
                                <a:close/>
                                <a:moveTo>
                                  <a:pt x="-17068" y="36945"/>
                                </a:moveTo>
                                <a:lnTo>
                                  <a:pt x="-16990" y="36884"/>
                                </a:lnTo>
                                <a:lnTo>
                                  <a:pt x="-16990" y="37005"/>
                                </a:lnTo>
                                <a:lnTo>
                                  <a:pt x="-17068" y="36945"/>
                                </a:lnTo>
                                <a:close/>
                                <a:moveTo>
                                  <a:pt x="-16998" y="36945"/>
                                </a:moveTo>
                                <a:lnTo>
                                  <a:pt x="-16920" y="36884"/>
                                </a:lnTo>
                                <a:lnTo>
                                  <a:pt x="-16920" y="37005"/>
                                </a:lnTo>
                                <a:lnTo>
                                  <a:pt x="-16998" y="36945"/>
                                </a:lnTo>
                                <a:close/>
                                <a:moveTo>
                                  <a:pt x="-16922" y="36945"/>
                                </a:moveTo>
                                <a:lnTo>
                                  <a:pt x="-16844" y="36884"/>
                                </a:lnTo>
                                <a:lnTo>
                                  <a:pt x="-16844" y="37005"/>
                                </a:lnTo>
                                <a:lnTo>
                                  <a:pt x="-16922" y="36945"/>
                                </a:lnTo>
                                <a:close/>
                                <a:moveTo>
                                  <a:pt x="-16852" y="36945"/>
                                </a:moveTo>
                                <a:lnTo>
                                  <a:pt x="-16774" y="36884"/>
                                </a:lnTo>
                                <a:lnTo>
                                  <a:pt x="-16774" y="37005"/>
                                </a:lnTo>
                                <a:lnTo>
                                  <a:pt x="-16852" y="36945"/>
                                </a:lnTo>
                                <a:close/>
                                <a:moveTo>
                                  <a:pt x="-16776" y="36945"/>
                                </a:moveTo>
                                <a:lnTo>
                                  <a:pt x="-16698" y="36884"/>
                                </a:lnTo>
                                <a:lnTo>
                                  <a:pt x="-16698" y="37005"/>
                                </a:lnTo>
                                <a:lnTo>
                                  <a:pt x="-16776" y="36945"/>
                                </a:lnTo>
                                <a:close/>
                                <a:moveTo>
                                  <a:pt x="-16706" y="36945"/>
                                </a:moveTo>
                                <a:lnTo>
                                  <a:pt x="-16628" y="36884"/>
                                </a:lnTo>
                                <a:lnTo>
                                  <a:pt x="-16628" y="37005"/>
                                </a:lnTo>
                                <a:lnTo>
                                  <a:pt x="-16706" y="36945"/>
                                </a:lnTo>
                                <a:close/>
                                <a:moveTo>
                                  <a:pt x="-16636" y="36945"/>
                                </a:moveTo>
                                <a:lnTo>
                                  <a:pt x="-16558" y="36884"/>
                                </a:lnTo>
                                <a:lnTo>
                                  <a:pt x="-16558" y="37005"/>
                                </a:lnTo>
                                <a:lnTo>
                                  <a:pt x="-16636" y="36945"/>
                                </a:lnTo>
                                <a:close/>
                                <a:moveTo>
                                  <a:pt x="-16560" y="36945"/>
                                </a:moveTo>
                                <a:lnTo>
                                  <a:pt x="-16482" y="36884"/>
                                </a:lnTo>
                                <a:lnTo>
                                  <a:pt x="-16482" y="37005"/>
                                </a:lnTo>
                                <a:lnTo>
                                  <a:pt x="-16560" y="36945"/>
                                </a:lnTo>
                                <a:close/>
                                <a:moveTo>
                                  <a:pt x="-16490" y="36945"/>
                                </a:moveTo>
                                <a:lnTo>
                                  <a:pt x="-16412" y="36884"/>
                                </a:lnTo>
                                <a:lnTo>
                                  <a:pt x="-16412" y="37005"/>
                                </a:lnTo>
                                <a:lnTo>
                                  <a:pt x="-16490" y="36945"/>
                                </a:lnTo>
                                <a:close/>
                                <a:moveTo>
                                  <a:pt x="-16414" y="36945"/>
                                </a:moveTo>
                                <a:lnTo>
                                  <a:pt x="-16336" y="36884"/>
                                </a:lnTo>
                                <a:lnTo>
                                  <a:pt x="-16336" y="37005"/>
                                </a:lnTo>
                                <a:lnTo>
                                  <a:pt x="-16414" y="36945"/>
                                </a:lnTo>
                                <a:close/>
                                <a:moveTo>
                                  <a:pt x="-16344" y="36945"/>
                                </a:moveTo>
                                <a:lnTo>
                                  <a:pt x="-16266" y="36884"/>
                                </a:lnTo>
                                <a:lnTo>
                                  <a:pt x="-16266" y="37005"/>
                                </a:lnTo>
                                <a:lnTo>
                                  <a:pt x="-16344" y="36945"/>
                                </a:lnTo>
                                <a:close/>
                                <a:moveTo>
                                  <a:pt x="-16268" y="36945"/>
                                </a:moveTo>
                                <a:lnTo>
                                  <a:pt x="-16190" y="36884"/>
                                </a:lnTo>
                                <a:lnTo>
                                  <a:pt x="-16190" y="37005"/>
                                </a:lnTo>
                                <a:lnTo>
                                  <a:pt x="-16268" y="36945"/>
                                </a:lnTo>
                                <a:close/>
                                <a:moveTo>
                                  <a:pt x="-16198" y="36945"/>
                                </a:moveTo>
                                <a:lnTo>
                                  <a:pt x="-16120" y="36884"/>
                                </a:lnTo>
                                <a:lnTo>
                                  <a:pt x="-16120" y="37005"/>
                                </a:lnTo>
                                <a:lnTo>
                                  <a:pt x="-16198" y="36945"/>
                                </a:lnTo>
                                <a:close/>
                                <a:moveTo>
                                  <a:pt x="-16128" y="36945"/>
                                </a:moveTo>
                                <a:lnTo>
                                  <a:pt x="-16050" y="36884"/>
                                </a:lnTo>
                                <a:lnTo>
                                  <a:pt x="-16050" y="37005"/>
                                </a:lnTo>
                                <a:lnTo>
                                  <a:pt x="-16128" y="36945"/>
                                </a:lnTo>
                                <a:close/>
                                <a:moveTo>
                                  <a:pt x="-16052" y="36945"/>
                                </a:moveTo>
                                <a:lnTo>
                                  <a:pt x="-15974" y="36884"/>
                                </a:lnTo>
                                <a:lnTo>
                                  <a:pt x="-15974" y="37005"/>
                                </a:lnTo>
                                <a:lnTo>
                                  <a:pt x="-16052" y="36945"/>
                                </a:lnTo>
                                <a:close/>
                                <a:moveTo>
                                  <a:pt x="-15982" y="36945"/>
                                </a:moveTo>
                                <a:lnTo>
                                  <a:pt x="-15904" y="36884"/>
                                </a:lnTo>
                                <a:lnTo>
                                  <a:pt x="-15904" y="37005"/>
                                </a:lnTo>
                                <a:lnTo>
                                  <a:pt x="-15982" y="36945"/>
                                </a:lnTo>
                                <a:close/>
                                <a:moveTo>
                                  <a:pt x="-15906" y="36945"/>
                                </a:moveTo>
                                <a:lnTo>
                                  <a:pt x="-15828" y="36884"/>
                                </a:lnTo>
                                <a:lnTo>
                                  <a:pt x="-15828" y="37005"/>
                                </a:lnTo>
                                <a:lnTo>
                                  <a:pt x="-15906" y="36945"/>
                                </a:lnTo>
                                <a:close/>
                                <a:moveTo>
                                  <a:pt x="-15836" y="36945"/>
                                </a:moveTo>
                                <a:lnTo>
                                  <a:pt x="-15758" y="36884"/>
                                </a:lnTo>
                                <a:lnTo>
                                  <a:pt x="-15758" y="37005"/>
                                </a:lnTo>
                                <a:lnTo>
                                  <a:pt x="-15836" y="36945"/>
                                </a:lnTo>
                                <a:close/>
                                <a:moveTo>
                                  <a:pt x="-15766" y="36945"/>
                                </a:moveTo>
                                <a:lnTo>
                                  <a:pt x="-15688" y="36884"/>
                                </a:lnTo>
                                <a:lnTo>
                                  <a:pt x="-15688" y="37005"/>
                                </a:lnTo>
                                <a:lnTo>
                                  <a:pt x="-15766" y="36945"/>
                                </a:lnTo>
                                <a:close/>
                                <a:moveTo>
                                  <a:pt x="-15690" y="36945"/>
                                </a:moveTo>
                                <a:lnTo>
                                  <a:pt x="-15612" y="36884"/>
                                </a:lnTo>
                                <a:lnTo>
                                  <a:pt x="-15612" y="37005"/>
                                </a:lnTo>
                                <a:lnTo>
                                  <a:pt x="-15690" y="36945"/>
                                </a:lnTo>
                                <a:close/>
                                <a:moveTo>
                                  <a:pt x="-15620" y="36945"/>
                                </a:moveTo>
                                <a:lnTo>
                                  <a:pt x="-15542" y="36884"/>
                                </a:lnTo>
                                <a:lnTo>
                                  <a:pt x="-15542" y="37005"/>
                                </a:lnTo>
                                <a:lnTo>
                                  <a:pt x="-15620" y="36945"/>
                                </a:lnTo>
                                <a:close/>
                                <a:moveTo>
                                  <a:pt x="-15544" y="36945"/>
                                </a:moveTo>
                                <a:lnTo>
                                  <a:pt x="-15466" y="36884"/>
                                </a:lnTo>
                                <a:lnTo>
                                  <a:pt x="-15466" y="37005"/>
                                </a:lnTo>
                                <a:lnTo>
                                  <a:pt x="-15544" y="36945"/>
                                </a:lnTo>
                                <a:close/>
                                <a:moveTo>
                                  <a:pt x="-15474" y="36945"/>
                                </a:moveTo>
                                <a:lnTo>
                                  <a:pt x="-15396" y="36884"/>
                                </a:lnTo>
                                <a:lnTo>
                                  <a:pt x="-15396" y="37005"/>
                                </a:lnTo>
                                <a:lnTo>
                                  <a:pt x="-15474" y="36945"/>
                                </a:lnTo>
                                <a:close/>
                                <a:moveTo>
                                  <a:pt x="-15398" y="36945"/>
                                </a:moveTo>
                                <a:lnTo>
                                  <a:pt x="-15320" y="36884"/>
                                </a:lnTo>
                                <a:lnTo>
                                  <a:pt x="-15320" y="37005"/>
                                </a:lnTo>
                                <a:lnTo>
                                  <a:pt x="-15398" y="36945"/>
                                </a:lnTo>
                                <a:close/>
                                <a:moveTo>
                                  <a:pt x="-15328" y="36945"/>
                                </a:moveTo>
                                <a:lnTo>
                                  <a:pt x="-15250" y="36884"/>
                                </a:lnTo>
                                <a:lnTo>
                                  <a:pt x="-15250" y="37005"/>
                                </a:lnTo>
                                <a:lnTo>
                                  <a:pt x="-15328" y="36945"/>
                                </a:lnTo>
                                <a:close/>
                                <a:moveTo>
                                  <a:pt x="-15258" y="36945"/>
                                </a:moveTo>
                                <a:lnTo>
                                  <a:pt x="-15180" y="36884"/>
                                </a:lnTo>
                                <a:lnTo>
                                  <a:pt x="-15180" y="37005"/>
                                </a:lnTo>
                                <a:lnTo>
                                  <a:pt x="-15258" y="36945"/>
                                </a:lnTo>
                                <a:close/>
                                <a:moveTo>
                                  <a:pt x="-15182" y="36945"/>
                                </a:moveTo>
                                <a:lnTo>
                                  <a:pt x="-15104" y="36884"/>
                                </a:lnTo>
                                <a:lnTo>
                                  <a:pt x="-15104" y="37005"/>
                                </a:lnTo>
                                <a:lnTo>
                                  <a:pt x="-15182" y="36945"/>
                                </a:lnTo>
                                <a:close/>
                                <a:moveTo>
                                  <a:pt x="-15112" y="36945"/>
                                </a:moveTo>
                                <a:lnTo>
                                  <a:pt x="-15034" y="36884"/>
                                </a:lnTo>
                                <a:lnTo>
                                  <a:pt x="-15034" y="37005"/>
                                </a:lnTo>
                                <a:lnTo>
                                  <a:pt x="-15112" y="36945"/>
                                </a:lnTo>
                                <a:close/>
                                <a:moveTo>
                                  <a:pt x="-15036" y="36945"/>
                                </a:moveTo>
                                <a:lnTo>
                                  <a:pt x="-14958" y="36884"/>
                                </a:lnTo>
                                <a:lnTo>
                                  <a:pt x="-14958" y="37005"/>
                                </a:lnTo>
                                <a:lnTo>
                                  <a:pt x="-15036" y="36945"/>
                                </a:lnTo>
                                <a:close/>
                                <a:moveTo>
                                  <a:pt x="-14966" y="36945"/>
                                </a:moveTo>
                                <a:lnTo>
                                  <a:pt x="-14888" y="36884"/>
                                </a:lnTo>
                                <a:lnTo>
                                  <a:pt x="-14888" y="37005"/>
                                </a:lnTo>
                                <a:lnTo>
                                  <a:pt x="-14966" y="36945"/>
                                </a:lnTo>
                                <a:close/>
                                <a:moveTo>
                                  <a:pt x="-14896" y="36945"/>
                                </a:moveTo>
                                <a:lnTo>
                                  <a:pt x="-14818" y="36884"/>
                                </a:lnTo>
                                <a:lnTo>
                                  <a:pt x="-14818" y="37005"/>
                                </a:lnTo>
                                <a:lnTo>
                                  <a:pt x="-14896" y="36945"/>
                                </a:lnTo>
                                <a:close/>
                                <a:moveTo>
                                  <a:pt x="-14820" y="36945"/>
                                </a:moveTo>
                                <a:lnTo>
                                  <a:pt x="-14742" y="36884"/>
                                </a:lnTo>
                                <a:lnTo>
                                  <a:pt x="-14742" y="37005"/>
                                </a:lnTo>
                                <a:lnTo>
                                  <a:pt x="-14820" y="36945"/>
                                </a:lnTo>
                                <a:close/>
                                <a:moveTo>
                                  <a:pt x="-14750" y="36945"/>
                                </a:moveTo>
                                <a:lnTo>
                                  <a:pt x="-14672" y="36884"/>
                                </a:lnTo>
                                <a:lnTo>
                                  <a:pt x="-14672" y="37005"/>
                                </a:lnTo>
                                <a:lnTo>
                                  <a:pt x="-14750" y="36945"/>
                                </a:lnTo>
                                <a:close/>
                                <a:moveTo>
                                  <a:pt x="-14674" y="36945"/>
                                </a:moveTo>
                                <a:lnTo>
                                  <a:pt x="-14596" y="36884"/>
                                </a:lnTo>
                                <a:lnTo>
                                  <a:pt x="-14596" y="37005"/>
                                </a:lnTo>
                                <a:lnTo>
                                  <a:pt x="-14674" y="36945"/>
                                </a:lnTo>
                                <a:close/>
                                <a:moveTo>
                                  <a:pt x="-14603" y="36945"/>
                                </a:moveTo>
                                <a:lnTo>
                                  <a:pt x="-14526" y="36884"/>
                                </a:lnTo>
                                <a:lnTo>
                                  <a:pt x="-14526" y="37005"/>
                                </a:lnTo>
                                <a:lnTo>
                                  <a:pt x="-14603" y="36945"/>
                                </a:lnTo>
                                <a:close/>
                                <a:moveTo>
                                  <a:pt x="-14528" y="36945"/>
                                </a:moveTo>
                                <a:lnTo>
                                  <a:pt x="-14450" y="36884"/>
                                </a:lnTo>
                                <a:lnTo>
                                  <a:pt x="-14450" y="37005"/>
                                </a:lnTo>
                                <a:lnTo>
                                  <a:pt x="-14528" y="36945"/>
                                </a:lnTo>
                                <a:close/>
                                <a:moveTo>
                                  <a:pt x="-14458" y="36945"/>
                                </a:moveTo>
                                <a:lnTo>
                                  <a:pt x="-14380" y="36884"/>
                                </a:lnTo>
                                <a:lnTo>
                                  <a:pt x="-14380" y="37005"/>
                                </a:lnTo>
                                <a:lnTo>
                                  <a:pt x="-14458" y="36945"/>
                                </a:lnTo>
                                <a:close/>
                                <a:moveTo>
                                  <a:pt x="-14388" y="36945"/>
                                </a:moveTo>
                                <a:lnTo>
                                  <a:pt x="-14310" y="36884"/>
                                </a:lnTo>
                                <a:lnTo>
                                  <a:pt x="-14310" y="37005"/>
                                </a:lnTo>
                                <a:lnTo>
                                  <a:pt x="-14388" y="36945"/>
                                </a:lnTo>
                                <a:close/>
                                <a:moveTo>
                                  <a:pt x="-14312" y="36945"/>
                                </a:moveTo>
                                <a:lnTo>
                                  <a:pt x="-14234" y="36884"/>
                                </a:lnTo>
                                <a:lnTo>
                                  <a:pt x="-14234" y="37005"/>
                                </a:lnTo>
                                <a:lnTo>
                                  <a:pt x="-14312" y="36945"/>
                                </a:lnTo>
                                <a:close/>
                                <a:moveTo>
                                  <a:pt x="-14242" y="36945"/>
                                </a:moveTo>
                                <a:lnTo>
                                  <a:pt x="-14164" y="36884"/>
                                </a:lnTo>
                                <a:lnTo>
                                  <a:pt x="-14164" y="37005"/>
                                </a:lnTo>
                                <a:lnTo>
                                  <a:pt x="-14242" y="36945"/>
                                </a:lnTo>
                                <a:close/>
                                <a:moveTo>
                                  <a:pt x="-14166" y="36945"/>
                                </a:moveTo>
                                <a:lnTo>
                                  <a:pt x="-14088" y="36884"/>
                                </a:lnTo>
                                <a:lnTo>
                                  <a:pt x="-14088" y="37005"/>
                                </a:lnTo>
                                <a:lnTo>
                                  <a:pt x="-14166" y="36945"/>
                                </a:lnTo>
                                <a:close/>
                                <a:moveTo>
                                  <a:pt x="-14096" y="36945"/>
                                </a:moveTo>
                                <a:lnTo>
                                  <a:pt x="-14018" y="36884"/>
                                </a:lnTo>
                                <a:lnTo>
                                  <a:pt x="-14018" y="37005"/>
                                </a:lnTo>
                                <a:lnTo>
                                  <a:pt x="-14096" y="36945"/>
                                </a:lnTo>
                                <a:close/>
                                <a:moveTo>
                                  <a:pt x="-14020" y="36945"/>
                                </a:moveTo>
                                <a:lnTo>
                                  <a:pt x="-13942" y="36884"/>
                                </a:lnTo>
                                <a:lnTo>
                                  <a:pt x="-13942" y="37005"/>
                                </a:lnTo>
                                <a:lnTo>
                                  <a:pt x="-14020" y="36945"/>
                                </a:lnTo>
                                <a:close/>
                                <a:moveTo>
                                  <a:pt x="-13950" y="36945"/>
                                </a:moveTo>
                                <a:lnTo>
                                  <a:pt x="-13872" y="36884"/>
                                </a:lnTo>
                                <a:lnTo>
                                  <a:pt x="-13872" y="37005"/>
                                </a:lnTo>
                                <a:lnTo>
                                  <a:pt x="-13950" y="36945"/>
                                </a:lnTo>
                                <a:close/>
                                <a:moveTo>
                                  <a:pt x="-13880" y="36945"/>
                                </a:moveTo>
                                <a:lnTo>
                                  <a:pt x="-13802" y="36884"/>
                                </a:lnTo>
                                <a:lnTo>
                                  <a:pt x="-13802" y="37005"/>
                                </a:lnTo>
                                <a:lnTo>
                                  <a:pt x="-13880" y="36945"/>
                                </a:lnTo>
                                <a:close/>
                                <a:moveTo>
                                  <a:pt x="-13803" y="36945"/>
                                </a:moveTo>
                                <a:lnTo>
                                  <a:pt x="-13726" y="36884"/>
                                </a:lnTo>
                                <a:lnTo>
                                  <a:pt x="-13726" y="37005"/>
                                </a:lnTo>
                                <a:lnTo>
                                  <a:pt x="-13803" y="36945"/>
                                </a:lnTo>
                                <a:close/>
                                <a:moveTo>
                                  <a:pt x="-13733" y="36945"/>
                                </a:moveTo>
                                <a:lnTo>
                                  <a:pt x="-13656" y="36884"/>
                                </a:lnTo>
                                <a:lnTo>
                                  <a:pt x="-13656" y="37005"/>
                                </a:lnTo>
                                <a:lnTo>
                                  <a:pt x="-13733" y="36945"/>
                                </a:lnTo>
                                <a:close/>
                                <a:moveTo>
                                  <a:pt x="-13658" y="36945"/>
                                </a:moveTo>
                                <a:lnTo>
                                  <a:pt x="-13580" y="36884"/>
                                </a:lnTo>
                                <a:lnTo>
                                  <a:pt x="-13580" y="37005"/>
                                </a:lnTo>
                                <a:lnTo>
                                  <a:pt x="-13658" y="36945"/>
                                </a:lnTo>
                                <a:close/>
                                <a:moveTo>
                                  <a:pt x="-13588" y="36945"/>
                                </a:moveTo>
                                <a:lnTo>
                                  <a:pt x="-13510" y="36884"/>
                                </a:lnTo>
                                <a:lnTo>
                                  <a:pt x="-13510" y="37005"/>
                                </a:lnTo>
                                <a:lnTo>
                                  <a:pt x="-13588" y="36945"/>
                                </a:lnTo>
                                <a:close/>
                                <a:moveTo>
                                  <a:pt x="-13518" y="36945"/>
                                </a:moveTo>
                                <a:lnTo>
                                  <a:pt x="-13440" y="36884"/>
                                </a:lnTo>
                                <a:lnTo>
                                  <a:pt x="-13440" y="37005"/>
                                </a:lnTo>
                                <a:lnTo>
                                  <a:pt x="-13518" y="36945"/>
                                </a:lnTo>
                                <a:close/>
                                <a:moveTo>
                                  <a:pt x="-13441" y="36945"/>
                                </a:moveTo>
                                <a:lnTo>
                                  <a:pt x="-13364" y="36884"/>
                                </a:lnTo>
                                <a:lnTo>
                                  <a:pt x="-13364" y="37005"/>
                                </a:lnTo>
                                <a:lnTo>
                                  <a:pt x="-13441" y="36945"/>
                                </a:lnTo>
                                <a:close/>
                                <a:moveTo>
                                  <a:pt x="-13371" y="36945"/>
                                </a:moveTo>
                                <a:lnTo>
                                  <a:pt x="-13294" y="36884"/>
                                </a:lnTo>
                                <a:lnTo>
                                  <a:pt x="-13294" y="37005"/>
                                </a:lnTo>
                                <a:lnTo>
                                  <a:pt x="-13371" y="36945"/>
                                </a:lnTo>
                                <a:close/>
                                <a:moveTo>
                                  <a:pt x="-13296" y="36945"/>
                                </a:moveTo>
                                <a:lnTo>
                                  <a:pt x="-13218" y="36884"/>
                                </a:lnTo>
                                <a:lnTo>
                                  <a:pt x="-13218" y="37005"/>
                                </a:lnTo>
                                <a:lnTo>
                                  <a:pt x="-13296" y="36945"/>
                                </a:lnTo>
                                <a:close/>
                                <a:moveTo>
                                  <a:pt x="-13226" y="36945"/>
                                </a:moveTo>
                                <a:lnTo>
                                  <a:pt x="-13148" y="36884"/>
                                </a:lnTo>
                                <a:lnTo>
                                  <a:pt x="-13148" y="37005"/>
                                </a:lnTo>
                                <a:lnTo>
                                  <a:pt x="-13226" y="3694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1556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31" name="Picture 2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351" y="3749"/>
                            <a:ext cx="604" cy="1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32" name="AutoShape 275"/>
                        <wps:cNvSpPr>
                          <a:spLocks/>
                        </wps:cNvSpPr>
                        <wps:spPr bwMode="auto">
                          <a:xfrm>
                            <a:off x="18924" y="-54536"/>
                            <a:ext cx="272260" cy="40098"/>
                          </a:xfrm>
                          <a:custGeom>
                            <a:avLst/>
                            <a:gdLst>
                              <a:gd name="T0" fmla="+- 0 2737 18924"/>
                              <a:gd name="T1" fmla="*/ T0 w 272260"/>
                              <a:gd name="T2" fmla="+- 0 2402 -54536"/>
                              <a:gd name="T3" fmla="*/ 2402 h 40098"/>
                              <a:gd name="T4" fmla="+- 0 2810 18924"/>
                              <a:gd name="T5" fmla="*/ T4 w 272260"/>
                              <a:gd name="T6" fmla="+- 0 2402 -54536"/>
                              <a:gd name="T7" fmla="*/ 2402 h 40098"/>
                              <a:gd name="T8" fmla="+- 0 2882 18924"/>
                              <a:gd name="T9" fmla="*/ T8 w 272260"/>
                              <a:gd name="T10" fmla="+- 0 3210 -54536"/>
                              <a:gd name="T11" fmla="*/ 3210 h 40098"/>
                              <a:gd name="T12" fmla="+- 0 3607 18924"/>
                              <a:gd name="T13" fmla="*/ T12 w 272260"/>
                              <a:gd name="T14" fmla="+- 0 3210 -54536"/>
                              <a:gd name="T15" fmla="*/ 3210 h 40098"/>
                              <a:gd name="T16" fmla="+- 0 3680 18924"/>
                              <a:gd name="T17" fmla="*/ T16 w 272260"/>
                              <a:gd name="T18" fmla="+- 0 3613 -54536"/>
                              <a:gd name="T19" fmla="*/ 3613 h 40098"/>
                              <a:gd name="T20" fmla="+- 0 6291 18924"/>
                              <a:gd name="T21" fmla="*/ T20 w 272260"/>
                              <a:gd name="T22" fmla="+- 0 3613 -54536"/>
                              <a:gd name="T23" fmla="*/ 3613 h 40098"/>
                              <a:gd name="T24" fmla="+- 0 6218 18924"/>
                              <a:gd name="T25" fmla="*/ T24 w 272260"/>
                              <a:gd name="T26" fmla="+- 0 3613 -54536"/>
                              <a:gd name="T27" fmla="*/ 3613 h 40098"/>
                              <a:gd name="T28" fmla="+- 0 9337 18924"/>
                              <a:gd name="T29" fmla="*/ T28 w 272260"/>
                              <a:gd name="T30" fmla="+- 0 3613 -54536"/>
                              <a:gd name="T31" fmla="*/ 3613 h 40098"/>
                              <a:gd name="T32" fmla="+- 0 9410 18924"/>
                              <a:gd name="T33" fmla="*/ T32 w 272260"/>
                              <a:gd name="T34" fmla="+- 0 3816 -54536"/>
                              <a:gd name="T35" fmla="*/ 3816 h 40098"/>
                              <a:gd name="T36" fmla="+- 0 9918 18924"/>
                              <a:gd name="T37" fmla="*/ T36 w 272260"/>
                              <a:gd name="T38" fmla="+- 0 3816 -54536"/>
                              <a:gd name="T39" fmla="*/ 3816 h 40098"/>
                              <a:gd name="T40" fmla="+- 0 9845 18924"/>
                              <a:gd name="T41" fmla="*/ T40 w 272260"/>
                              <a:gd name="T42" fmla="+- 0 3816 -54536"/>
                              <a:gd name="T43" fmla="*/ 3816 h 40098"/>
                              <a:gd name="T44" fmla="+- 0 9918 18924"/>
                              <a:gd name="T45" fmla="*/ T44 w 272260"/>
                              <a:gd name="T46" fmla="+- 0 3816 -54536"/>
                              <a:gd name="T47" fmla="*/ 3816 h 4009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272260" h="40098">
                                <a:moveTo>
                                  <a:pt x="-16187" y="56938"/>
                                </a:moveTo>
                                <a:lnTo>
                                  <a:pt x="-16114" y="56938"/>
                                </a:lnTo>
                                <a:lnTo>
                                  <a:pt x="-16042" y="57746"/>
                                </a:lnTo>
                                <a:lnTo>
                                  <a:pt x="-15317" y="57746"/>
                                </a:lnTo>
                                <a:lnTo>
                                  <a:pt x="-15244" y="58149"/>
                                </a:lnTo>
                                <a:lnTo>
                                  <a:pt x="-12633" y="58149"/>
                                </a:lnTo>
                                <a:moveTo>
                                  <a:pt x="-12706" y="58149"/>
                                </a:moveTo>
                                <a:lnTo>
                                  <a:pt x="-9587" y="58149"/>
                                </a:lnTo>
                                <a:lnTo>
                                  <a:pt x="-9514" y="58352"/>
                                </a:lnTo>
                                <a:lnTo>
                                  <a:pt x="-9006" y="58352"/>
                                </a:lnTo>
                                <a:moveTo>
                                  <a:pt x="-9079" y="58352"/>
                                </a:moveTo>
                                <a:lnTo>
                                  <a:pt x="-9006" y="58352"/>
                                </a:lnTo>
                              </a:path>
                            </a:pathLst>
                          </a:custGeom>
                          <a:noFill/>
                          <a:ln w="11556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33" name="Picture 2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677" y="3141"/>
                            <a:ext cx="458" cy="1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34" name="AutoShape 273"/>
                        <wps:cNvSpPr>
                          <a:spLocks/>
                        </wps:cNvSpPr>
                        <wps:spPr bwMode="auto">
                          <a:xfrm>
                            <a:off x="33350" y="-21822"/>
                            <a:ext cx="258927" cy="9161"/>
                          </a:xfrm>
                          <a:custGeom>
                            <a:avLst/>
                            <a:gdLst>
                              <a:gd name="T0" fmla="+- 0 3271 33350"/>
                              <a:gd name="T1" fmla="*/ T0 w 258927"/>
                              <a:gd name="T2" fmla="+- 0 3555 -21822"/>
                              <a:gd name="T3" fmla="*/ 3555 h 9161"/>
                              <a:gd name="T4" fmla="+- 0 3264 33350"/>
                              <a:gd name="T5" fmla="*/ T4 w 258927"/>
                              <a:gd name="T6" fmla="+- 0 3616 -21822"/>
                              <a:gd name="T7" fmla="*/ 3616 h 9161"/>
                              <a:gd name="T8" fmla="+- 0 3488 33350"/>
                              <a:gd name="T9" fmla="*/ T8 w 258927"/>
                              <a:gd name="T10" fmla="+- 0 3555 -21822"/>
                              <a:gd name="T11" fmla="*/ 3555 h 9161"/>
                              <a:gd name="T12" fmla="+- 0 3486 33350"/>
                              <a:gd name="T13" fmla="*/ T12 w 258927"/>
                              <a:gd name="T14" fmla="+- 0 3616 -21822"/>
                              <a:gd name="T15" fmla="*/ 3616 h 9161"/>
                              <a:gd name="T16" fmla="+- 0 3704 33350"/>
                              <a:gd name="T17" fmla="*/ T16 w 258927"/>
                              <a:gd name="T18" fmla="+- 0 3555 -21822"/>
                              <a:gd name="T19" fmla="*/ 3555 h 9161"/>
                              <a:gd name="T20" fmla="+- 0 3702 33350"/>
                              <a:gd name="T21" fmla="*/ T20 w 258927"/>
                              <a:gd name="T22" fmla="+- 0 3616 -21822"/>
                              <a:gd name="T23" fmla="*/ 3616 h 9161"/>
                              <a:gd name="T24" fmla="+- 0 3926 33350"/>
                              <a:gd name="T25" fmla="*/ T24 w 258927"/>
                              <a:gd name="T26" fmla="+- 0 3555 -21822"/>
                              <a:gd name="T27" fmla="*/ 3555 h 9161"/>
                              <a:gd name="T28" fmla="+- 0 3918 33350"/>
                              <a:gd name="T29" fmla="*/ T28 w 258927"/>
                              <a:gd name="T30" fmla="+- 0 3616 -21822"/>
                              <a:gd name="T31" fmla="*/ 3616 h 9161"/>
                              <a:gd name="T32" fmla="+- 0 4142 33350"/>
                              <a:gd name="T33" fmla="*/ T32 w 258927"/>
                              <a:gd name="T34" fmla="+- 0 3555 -21822"/>
                              <a:gd name="T35" fmla="*/ 3555 h 9161"/>
                              <a:gd name="T36" fmla="+- 0 4134 33350"/>
                              <a:gd name="T37" fmla="*/ T36 w 258927"/>
                              <a:gd name="T38" fmla="+- 0 3616 -21822"/>
                              <a:gd name="T39" fmla="*/ 3616 h 9161"/>
                              <a:gd name="T40" fmla="+- 0 4358 33350"/>
                              <a:gd name="T41" fmla="*/ T40 w 258927"/>
                              <a:gd name="T42" fmla="+- 0 3555 -21822"/>
                              <a:gd name="T43" fmla="*/ 3555 h 9161"/>
                              <a:gd name="T44" fmla="+- 0 4356 33350"/>
                              <a:gd name="T45" fmla="*/ T44 w 258927"/>
                              <a:gd name="T46" fmla="+- 0 3616 -21822"/>
                              <a:gd name="T47" fmla="*/ 3616 h 9161"/>
                              <a:gd name="T48" fmla="+- 0 4574 33350"/>
                              <a:gd name="T49" fmla="*/ T48 w 258927"/>
                              <a:gd name="T50" fmla="+- 0 3555 -21822"/>
                              <a:gd name="T51" fmla="*/ 3555 h 9161"/>
                              <a:gd name="T52" fmla="+- 0 4572 33350"/>
                              <a:gd name="T53" fmla="*/ T52 w 258927"/>
                              <a:gd name="T54" fmla="+- 0 3616 -21822"/>
                              <a:gd name="T55" fmla="*/ 3616 h 9161"/>
                              <a:gd name="T56" fmla="+- 0 4796 33350"/>
                              <a:gd name="T57" fmla="*/ T56 w 258927"/>
                              <a:gd name="T58" fmla="+- 0 3555 -21822"/>
                              <a:gd name="T59" fmla="*/ 3555 h 9161"/>
                              <a:gd name="T60" fmla="+- 0 4788 33350"/>
                              <a:gd name="T61" fmla="*/ T60 w 258927"/>
                              <a:gd name="T62" fmla="+- 0 3616 -21822"/>
                              <a:gd name="T63" fmla="*/ 3616 h 9161"/>
                              <a:gd name="T64" fmla="+- 0 5012 33350"/>
                              <a:gd name="T65" fmla="*/ T64 w 258927"/>
                              <a:gd name="T66" fmla="+- 0 3555 -21822"/>
                              <a:gd name="T67" fmla="*/ 3555 h 9161"/>
                              <a:gd name="T68" fmla="+- 0 5004 33350"/>
                              <a:gd name="T69" fmla="*/ T68 w 258927"/>
                              <a:gd name="T70" fmla="+- 0 3616 -21822"/>
                              <a:gd name="T71" fmla="*/ 3616 h 9161"/>
                              <a:gd name="T72" fmla="+- 0 5228 33350"/>
                              <a:gd name="T73" fmla="*/ T72 w 258927"/>
                              <a:gd name="T74" fmla="+- 0 3555 -21822"/>
                              <a:gd name="T75" fmla="*/ 3555 h 9161"/>
                              <a:gd name="T76" fmla="+- 0 5226 33350"/>
                              <a:gd name="T77" fmla="*/ T76 w 258927"/>
                              <a:gd name="T78" fmla="+- 0 3616 -21822"/>
                              <a:gd name="T79" fmla="*/ 3616 h 9161"/>
                              <a:gd name="T80" fmla="+- 0 5444 33350"/>
                              <a:gd name="T81" fmla="*/ T80 w 258927"/>
                              <a:gd name="T82" fmla="+- 0 3555 -21822"/>
                              <a:gd name="T83" fmla="*/ 3555 h 9161"/>
                              <a:gd name="T84" fmla="+- 0 5442 33350"/>
                              <a:gd name="T85" fmla="*/ T84 w 258927"/>
                              <a:gd name="T86" fmla="+- 0 3616 -21822"/>
                              <a:gd name="T87" fmla="*/ 3616 h 9161"/>
                              <a:gd name="T88" fmla="+- 0 5666 33350"/>
                              <a:gd name="T89" fmla="*/ T88 w 258927"/>
                              <a:gd name="T90" fmla="+- 0 3555 -21822"/>
                              <a:gd name="T91" fmla="*/ 3555 h 9161"/>
                              <a:gd name="T92" fmla="+- 0 5658 33350"/>
                              <a:gd name="T93" fmla="*/ T92 w 258927"/>
                              <a:gd name="T94" fmla="+- 0 3616 -21822"/>
                              <a:gd name="T95" fmla="*/ 3616 h 9161"/>
                              <a:gd name="T96" fmla="+- 0 5882 33350"/>
                              <a:gd name="T97" fmla="*/ T96 w 258927"/>
                              <a:gd name="T98" fmla="+- 0 3555 -21822"/>
                              <a:gd name="T99" fmla="*/ 3555 h 9161"/>
                              <a:gd name="T100" fmla="+- 0 5874 33350"/>
                              <a:gd name="T101" fmla="*/ T100 w 258927"/>
                              <a:gd name="T102" fmla="+- 0 3616 -21822"/>
                              <a:gd name="T103" fmla="*/ 3616 h 9161"/>
                              <a:gd name="T104" fmla="+- 0 6098 33350"/>
                              <a:gd name="T105" fmla="*/ T104 w 258927"/>
                              <a:gd name="T106" fmla="+- 0 3555 -21822"/>
                              <a:gd name="T107" fmla="*/ 3555 h 9161"/>
                              <a:gd name="T108" fmla="+- 0 6096 33350"/>
                              <a:gd name="T109" fmla="*/ T108 w 258927"/>
                              <a:gd name="T110" fmla="+- 0 3616 -21822"/>
                              <a:gd name="T111" fmla="*/ 3616 h 9161"/>
                              <a:gd name="T112" fmla="+- 0 6320 33350"/>
                              <a:gd name="T113" fmla="*/ T112 w 258927"/>
                              <a:gd name="T114" fmla="+- 0 3555 -21822"/>
                              <a:gd name="T115" fmla="*/ 3555 h 9161"/>
                              <a:gd name="T116" fmla="+- 0 6312 33350"/>
                              <a:gd name="T117" fmla="*/ T116 w 258927"/>
                              <a:gd name="T118" fmla="+- 0 3616 -21822"/>
                              <a:gd name="T119" fmla="*/ 3616 h 9161"/>
                              <a:gd name="T120" fmla="+- 0 6536 33350"/>
                              <a:gd name="T121" fmla="*/ T120 w 258927"/>
                              <a:gd name="T122" fmla="+- 0 3555 -21822"/>
                              <a:gd name="T123" fmla="*/ 3555 h 9161"/>
                              <a:gd name="T124" fmla="+- 0 6528 33350"/>
                              <a:gd name="T125" fmla="*/ T124 w 258927"/>
                              <a:gd name="T126" fmla="+- 0 3616 -21822"/>
                              <a:gd name="T127" fmla="*/ 3616 h 9161"/>
                              <a:gd name="T128" fmla="+- 0 6752 33350"/>
                              <a:gd name="T129" fmla="*/ T128 w 258927"/>
                              <a:gd name="T130" fmla="+- 0 3555 -21822"/>
                              <a:gd name="T131" fmla="*/ 3555 h 9161"/>
                              <a:gd name="T132" fmla="+- 0 6744 33350"/>
                              <a:gd name="T133" fmla="*/ T132 w 258927"/>
                              <a:gd name="T134" fmla="+- 0 3616 -21822"/>
                              <a:gd name="T135" fmla="*/ 3616 h 9161"/>
                              <a:gd name="T136" fmla="+- 0 6968 33350"/>
                              <a:gd name="T137" fmla="*/ T136 w 258927"/>
                              <a:gd name="T138" fmla="+- 0 3555 -21822"/>
                              <a:gd name="T139" fmla="*/ 3555 h 9161"/>
                              <a:gd name="T140" fmla="+- 0 6966 33350"/>
                              <a:gd name="T141" fmla="*/ T140 w 258927"/>
                              <a:gd name="T142" fmla="+- 0 3616 -21822"/>
                              <a:gd name="T143" fmla="*/ 3616 h 9161"/>
                              <a:gd name="T144" fmla="+- 0 7190 33350"/>
                              <a:gd name="T145" fmla="*/ T144 w 258927"/>
                              <a:gd name="T146" fmla="+- 0 3555 -21822"/>
                              <a:gd name="T147" fmla="*/ 3555 h 9161"/>
                              <a:gd name="T148" fmla="+- 0 7182 33350"/>
                              <a:gd name="T149" fmla="*/ T148 w 258927"/>
                              <a:gd name="T150" fmla="+- 0 3819 -21822"/>
                              <a:gd name="T151" fmla="*/ 3819 h 9161"/>
                              <a:gd name="T152" fmla="+- 0 7406 33350"/>
                              <a:gd name="T153" fmla="*/ T152 w 258927"/>
                              <a:gd name="T154" fmla="+- 0 3758 -21822"/>
                              <a:gd name="T155" fmla="*/ 3758 h 9161"/>
                              <a:gd name="T156" fmla="+- 0 7398 33350"/>
                              <a:gd name="T157" fmla="*/ T156 w 258927"/>
                              <a:gd name="T158" fmla="+- 0 3819 -21822"/>
                              <a:gd name="T159" fmla="*/ 3819 h 9161"/>
                              <a:gd name="T160" fmla="+- 0 7622 33350"/>
                              <a:gd name="T161" fmla="*/ T160 w 258927"/>
                              <a:gd name="T162" fmla="+- 0 3758 -21822"/>
                              <a:gd name="T163" fmla="*/ 3758 h 9161"/>
                              <a:gd name="T164" fmla="+- 0 7614 33350"/>
                              <a:gd name="T165" fmla="*/ T164 w 258927"/>
                              <a:gd name="T166" fmla="+- 0 3819 -21822"/>
                              <a:gd name="T167" fmla="*/ 3819 h 9161"/>
                              <a:gd name="T168" fmla="+- 0 7838 33350"/>
                              <a:gd name="T169" fmla="*/ T168 w 258927"/>
                              <a:gd name="T170" fmla="+- 0 3758 -21822"/>
                              <a:gd name="T171" fmla="*/ 3758 h 9161"/>
                              <a:gd name="T172" fmla="+- 0 7836 33350"/>
                              <a:gd name="T173" fmla="*/ T172 w 258927"/>
                              <a:gd name="T174" fmla="+- 0 3819 -21822"/>
                              <a:gd name="T175" fmla="*/ 3819 h 9161"/>
                              <a:gd name="T176" fmla="+- 0 8060 33350"/>
                              <a:gd name="T177" fmla="*/ T176 w 258927"/>
                              <a:gd name="T178" fmla="+- 0 3758 -21822"/>
                              <a:gd name="T179" fmla="*/ 3758 h 9161"/>
                              <a:gd name="T180" fmla="+- 0 8052 33350"/>
                              <a:gd name="T181" fmla="*/ T180 w 258927"/>
                              <a:gd name="T182" fmla="+- 0 3819 -21822"/>
                              <a:gd name="T183" fmla="*/ 3819 h 9161"/>
                              <a:gd name="T184" fmla="+- 0 8276 33350"/>
                              <a:gd name="T185" fmla="*/ T184 w 258927"/>
                              <a:gd name="T186" fmla="+- 0 3758 -21822"/>
                              <a:gd name="T187" fmla="*/ 3758 h 9161"/>
                              <a:gd name="T188" fmla="+- 0 8268 33350"/>
                              <a:gd name="T189" fmla="*/ T188 w 258927"/>
                              <a:gd name="T190" fmla="+- 0 3819 -21822"/>
                              <a:gd name="T191" fmla="*/ 3819 h 9161"/>
                              <a:gd name="T192" fmla="+- 0 8492 33350"/>
                              <a:gd name="T193" fmla="*/ T192 w 258927"/>
                              <a:gd name="T194" fmla="+- 0 3758 -21822"/>
                              <a:gd name="T195" fmla="*/ 3758 h 9161"/>
                              <a:gd name="T196" fmla="+- 0 8490 33350"/>
                              <a:gd name="T197" fmla="*/ T196 w 258927"/>
                              <a:gd name="T198" fmla="+- 0 3819 -21822"/>
                              <a:gd name="T199" fmla="*/ 3819 h 9161"/>
                              <a:gd name="T200" fmla="+- 0 8708 33350"/>
                              <a:gd name="T201" fmla="*/ T200 w 258927"/>
                              <a:gd name="T202" fmla="+- 0 3758 -21822"/>
                              <a:gd name="T203" fmla="*/ 3758 h 9161"/>
                              <a:gd name="T204" fmla="+- 0 8707 33350"/>
                              <a:gd name="T205" fmla="*/ T204 w 258927"/>
                              <a:gd name="T206" fmla="+- 0 3819 -21822"/>
                              <a:gd name="T207" fmla="*/ 3819 h 9161"/>
                              <a:gd name="T208" fmla="+- 0 8930 33350"/>
                              <a:gd name="T209" fmla="*/ T208 w 258927"/>
                              <a:gd name="T210" fmla="+- 0 3758 -21822"/>
                              <a:gd name="T211" fmla="*/ 3758 h 9161"/>
                              <a:gd name="T212" fmla="+- 0 8922 33350"/>
                              <a:gd name="T213" fmla="*/ T212 w 258927"/>
                              <a:gd name="T214" fmla="+- 0 3819 -21822"/>
                              <a:gd name="T215" fmla="*/ 3819 h 9161"/>
                              <a:gd name="T216" fmla="+- 0 9146 33350"/>
                              <a:gd name="T217" fmla="*/ T216 w 258927"/>
                              <a:gd name="T218" fmla="+- 0 3758 -21822"/>
                              <a:gd name="T219" fmla="*/ 3758 h 9161"/>
                              <a:gd name="T220" fmla="+- 0 9139 33350"/>
                              <a:gd name="T221" fmla="*/ T220 w 258927"/>
                              <a:gd name="T222" fmla="+- 0 3819 -21822"/>
                              <a:gd name="T223" fmla="*/ 3819 h 9161"/>
                              <a:gd name="T224" fmla="+- 0 9362 33350"/>
                              <a:gd name="T225" fmla="*/ T224 w 258927"/>
                              <a:gd name="T226" fmla="+- 0 3758 -21822"/>
                              <a:gd name="T227" fmla="*/ 3758 h 9161"/>
                              <a:gd name="T228" fmla="+- 0 9360 33350"/>
                              <a:gd name="T229" fmla="*/ T228 w 258927"/>
                              <a:gd name="T230" fmla="+- 0 3819 -21822"/>
                              <a:gd name="T231" fmla="*/ 3819 h 9161"/>
                              <a:gd name="T232" fmla="+- 0 9578 33350"/>
                              <a:gd name="T233" fmla="*/ T232 w 258927"/>
                              <a:gd name="T234" fmla="+- 0 3758 -21822"/>
                              <a:gd name="T235" fmla="*/ 3758 h 9161"/>
                              <a:gd name="T236" fmla="+- 0 9577 33350"/>
                              <a:gd name="T237" fmla="*/ T236 w 258927"/>
                              <a:gd name="T238" fmla="+- 0 3819 -21822"/>
                              <a:gd name="T239" fmla="*/ 3819 h 9161"/>
                              <a:gd name="T240" fmla="+- 0 9800 33350"/>
                              <a:gd name="T241" fmla="*/ T240 w 258927"/>
                              <a:gd name="T242" fmla="+- 0 3758 -21822"/>
                              <a:gd name="T243" fmla="*/ 3758 h 9161"/>
                              <a:gd name="T244" fmla="+- 0 9792 33350"/>
                              <a:gd name="T245" fmla="*/ T244 w 258927"/>
                              <a:gd name="T246" fmla="+- 0 3819 -21822"/>
                              <a:gd name="T247" fmla="*/ 3819 h 916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</a:cxnLst>
                            <a:rect l="0" t="0" r="r" b="b"/>
                            <a:pathLst>
                              <a:path w="258927" h="9161">
                                <a:moveTo>
                                  <a:pt x="-30232" y="25438"/>
                                </a:moveTo>
                                <a:lnTo>
                                  <a:pt x="-30154" y="25377"/>
                                </a:lnTo>
                                <a:lnTo>
                                  <a:pt x="-30154" y="25498"/>
                                </a:lnTo>
                                <a:lnTo>
                                  <a:pt x="-30232" y="25438"/>
                                </a:lnTo>
                                <a:close/>
                                <a:moveTo>
                                  <a:pt x="-30156" y="25438"/>
                                </a:moveTo>
                                <a:lnTo>
                                  <a:pt x="-30079" y="25377"/>
                                </a:lnTo>
                                <a:lnTo>
                                  <a:pt x="-30079" y="25498"/>
                                </a:lnTo>
                                <a:lnTo>
                                  <a:pt x="-30156" y="25438"/>
                                </a:lnTo>
                                <a:close/>
                                <a:moveTo>
                                  <a:pt x="-30086" y="25438"/>
                                </a:moveTo>
                                <a:lnTo>
                                  <a:pt x="-30008" y="25377"/>
                                </a:lnTo>
                                <a:lnTo>
                                  <a:pt x="-30008" y="25498"/>
                                </a:lnTo>
                                <a:lnTo>
                                  <a:pt x="-30086" y="25438"/>
                                </a:lnTo>
                                <a:close/>
                                <a:moveTo>
                                  <a:pt x="-30010" y="25438"/>
                                </a:moveTo>
                                <a:lnTo>
                                  <a:pt x="-29932" y="25377"/>
                                </a:lnTo>
                                <a:lnTo>
                                  <a:pt x="-29932" y="25498"/>
                                </a:lnTo>
                                <a:lnTo>
                                  <a:pt x="-30010" y="25438"/>
                                </a:lnTo>
                                <a:close/>
                                <a:moveTo>
                                  <a:pt x="-29940" y="25438"/>
                                </a:moveTo>
                                <a:lnTo>
                                  <a:pt x="-29862" y="25377"/>
                                </a:lnTo>
                                <a:lnTo>
                                  <a:pt x="-29862" y="25498"/>
                                </a:lnTo>
                                <a:lnTo>
                                  <a:pt x="-29940" y="25438"/>
                                </a:lnTo>
                                <a:close/>
                                <a:moveTo>
                                  <a:pt x="-29864" y="25438"/>
                                </a:moveTo>
                                <a:lnTo>
                                  <a:pt x="-29787" y="25377"/>
                                </a:lnTo>
                                <a:lnTo>
                                  <a:pt x="-29787" y="25498"/>
                                </a:lnTo>
                                <a:lnTo>
                                  <a:pt x="-29864" y="25438"/>
                                </a:lnTo>
                                <a:close/>
                                <a:moveTo>
                                  <a:pt x="-29794" y="25438"/>
                                </a:moveTo>
                                <a:lnTo>
                                  <a:pt x="-29717" y="25377"/>
                                </a:lnTo>
                                <a:lnTo>
                                  <a:pt x="-29717" y="25498"/>
                                </a:lnTo>
                                <a:lnTo>
                                  <a:pt x="-29794" y="25438"/>
                                </a:lnTo>
                                <a:close/>
                                <a:moveTo>
                                  <a:pt x="-29724" y="25438"/>
                                </a:moveTo>
                                <a:lnTo>
                                  <a:pt x="-29646" y="25377"/>
                                </a:lnTo>
                                <a:lnTo>
                                  <a:pt x="-29646" y="25498"/>
                                </a:lnTo>
                                <a:lnTo>
                                  <a:pt x="-29724" y="25438"/>
                                </a:lnTo>
                                <a:close/>
                                <a:moveTo>
                                  <a:pt x="-29648" y="25438"/>
                                </a:moveTo>
                                <a:lnTo>
                                  <a:pt x="-29570" y="25377"/>
                                </a:lnTo>
                                <a:lnTo>
                                  <a:pt x="-29570" y="25498"/>
                                </a:lnTo>
                                <a:lnTo>
                                  <a:pt x="-29648" y="25438"/>
                                </a:lnTo>
                                <a:close/>
                                <a:moveTo>
                                  <a:pt x="-29578" y="25438"/>
                                </a:moveTo>
                                <a:lnTo>
                                  <a:pt x="-29500" y="25377"/>
                                </a:lnTo>
                                <a:lnTo>
                                  <a:pt x="-29500" y="25498"/>
                                </a:lnTo>
                                <a:lnTo>
                                  <a:pt x="-29578" y="25438"/>
                                </a:lnTo>
                                <a:close/>
                                <a:moveTo>
                                  <a:pt x="-29502" y="25438"/>
                                </a:moveTo>
                                <a:lnTo>
                                  <a:pt x="-29424" y="25377"/>
                                </a:lnTo>
                                <a:lnTo>
                                  <a:pt x="-29424" y="25498"/>
                                </a:lnTo>
                                <a:lnTo>
                                  <a:pt x="-29502" y="25438"/>
                                </a:lnTo>
                                <a:close/>
                                <a:moveTo>
                                  <a:pt x="-29432" y="25438"/>
                                </a:moveTo>
                                <a:lnTo>
                                  <a:pt x="-29354" y="25377"/>
                                </a:lnTo>
                                <a:lnTo>
                                  <a:pt x="-29354" y="25498"/>
                                </a:lnTo>
                                <a:lnTo>
                                  <a:pt x="-29432" y="25438"/>
                                </a:lnTo>
                                <a:close/>
                                <a:moveTo>
                                  <a:pt x="-29362" y="25438"/>
                                </a:moveTo>
                                <a:lnTo>
                                  <a:pt x="-29284" y="25377"/>
                                </a:lnTo>
                                <a:lnTo>
                                  <a:pt x="-29284" y="25498"/>
                                </a:lnTo>
                                <a:lnTo>
                                  <a:pt x="-29362" y="25438"/>
                                </a:lnTo>
                                <a:close/>
                                <a:moveTo>
                                  <a:pt x="-29286" y="25438"/>
                                </a:moveTo>
                                <a:lnTo>
                                  <a:pt x="-29208" y="25377"/>
                                </a:lnTo>
                                <a:lnTo>
                                  <a:pt x="-29208" y="25498"/>
                                </a:lnTo>
                                <a:lnTo>
                                  <a:pt x="-29286" y="25438"/>
                                </a:lnTo>
                                <a:close/>
                                <a:moveTo>
                                  <a:pt x="-29216" y="25438"/>
                                </a:moveTo>
                                <a:lnTo>
                                  <a:pt x="-29138" y="25377"/>
                                </a:lnTo>
                                <a:lnTo>
                                  <a:pt x="-29138" y="25498"/>
                                </a:lnTo>
                                <a:lnTo>
                                  <a:pt x="-29216" y="25438"/>
                                </a:lnTo>
                                <a:close/>
                                <a:moveTo>
                                  <a:pt x="-29140" y="25438"/>
                                </a:moveTo>
                                <a:lnTo>
                                  <a:pt x="-29062" y="25377"/>
                                </a:lnTo>
                                <a:lnTo>
                                  <a:pt x="-29062" y="25498"/>
                                </a:lnTo>
                                <a:lnTo>
                                  <a:pt x="-29140" y="25438"/>
                                </a:lnTo>
                                <a:close/>
                                <a:moveTo>
                                  <a:pt x="-29070" y="25438"/>
                                </a:moveTo>
                                <a:lnTo>
                                  <a:pt x="-28992" y="25377"/>
                                </a:lnTo>
                                <a:lnTo>
                                  <a:pt x="-28992" y="25498"/>
                                </a:lnTo>
                                <a:lnTo>
                                  <a:pt x="-29070" y="25438"/>
                                </a:lnTo>
                                <a:close/>
                                <a:moveTo>
                                  <a:pt x="-28994" y="25438"/>
                                </a:moveTo>
                                <a:lnTo>
                                  <a:pt x="-28917" y="25377"/>
                                </a:lnTo>
                                <a:lnTo>
                                  <a:pt x="-28917" y="25498"/>
                                </a:lnTo>
                                <a:lnTo>
                                  <a:pt x="-28994" y="25438"/>
                                </a:lnTo>
                                <a:close/>
                                <a:moveTo>
                                  <a:pt x="-28924" y="25438"/>
                                </a:moveTo>
                                <a:lnTo>
                                  <a:pt x="-28846" y="25377"/>
                                </a:lnTo>
                                <a:lnTo>
                                  <a:pt x="-28846" y="25498"/>
                                </a:lnTo>
                                <a:lnTo>
                                  <a:pt x="-28924" y="25438"/>
                                </a:lnTo>
                                <a:close/>
                                <a:moveTo>
                                  <a:pt x="-28854" y="25438"/>
                                </a:moveTo>
                                <a:lnTo>
                                  <a:pt x="-28776" y="25377"/>
                                </a:lnTo>
                                <a:lnTo>
                                  <a:pt x="-28776" y="25498"/>
                                </a:lnTo>
                                <a:lnTo>
                                  <a:pt x="-28854" y="25438"/>
                                </a:lnTo>
                                <a:close/>
                                <a:moveTo>
                                  <a:pt x="-28778" y="25438"/>
                                </a:moveTo>
                                <a:lnTo>
                                  <a:pt x="-28700" y="25377"/>
                                </a:lnTo>
                                <a:lnTo>
                                  <a:pt x="-28700" y="25498"/>
                                </a:lnTo>
                                <a:lnTo>
                                  <a:pt x="-28778" y="25438"/>
                                </a:lnTo>
                                <a:close/>
                                <a:moveTo>
                                  <a:pt x="-28708" y="25438"/>
                                </a:moveTo>
                                <a:lnTo>
                                  <a:pt x="-28630" y="25377"/>
                                </a:lnTo>
                                <a:lnTo>
                                  <a:pt x="-28630" y="25498"/>
                                </a:lnTo>
                                <a:lnTo>
                                  <a:pt x="-28708" y="25438"/>
                                </a:lnTo>
                                <a:close/>
                                <a:moveTo>
                                  <a:pt x="-28632" y="25438"/>
                                </a:moveTo>
                                <a:lnTo>
                                  <a:pt x="-28554" y="25377"/>
                                </a:lnTo>
                                <a:lnTo>
                                  <a:pt x="-28554" y="25498"/>
                                </a:lnTo>
                                <a:lnTo>
                                  <a:pt x="-28632" y="25438"/>
                                </a:lnTo>
                                <a:close/>
                                <a:moveTo>
                                  <a:pt x="-28562" y="25438"/>
                                </a:moveTo>
                                <a:lnTo>
                                  <a:pt x="-28484" y="25377"/>
                                </a:lnTo>
                                <a:lnTo>
                                  <a:pt x="-28484" y="25498"/>
                                </a:lnTo>
                                <a:lnTo>
                                  <a:pt x="-28562" y="25438"/>
                                </a:lnTo>
                                <a:close/>
                                <a:moveTo>
                                  <a:pt x="-28486" y="25438"/>
                                </a:moveTo>
                                <a:lnTo>
                                  <a:pt x="-28408" y="25377"/>
                                </a:lnTo>
                                <a:lnTo>
                                  <a:pt x="-28408" y="25498"/>
                                </a:lnTo>
                                <a:lnTo>
                                  <a:pt x="-28486" y="25438"/>
                                </a:lnTo>
                                <a:close/>
                                <a:moveTo>
                                  <a:pt x="-28416" y="25438"/>
                                </a:moveTo>
                                <a:lnTo>
                                  <a:pt x="-28338" y="25377"/>
                                </a:lnTo>
                                <a:lnTo>
                                  <a:pt x="-28338" y="25498"/>
                                </a:lnTo>
                                <a:lnTo>
                                  <a:pt x="-28416" y="25438"/>
                                </a:lnTo>
                                <a:close/>
                                <a:moveTo>
                                  <a:pt x="-28346" y="25438"/>
                                </a:moveTo>
                                <a:lnTo>
                                  <a:pt x="-28268" y="25377"/>
                                </a:lnTo>
                                <a:lnTo>
                                  <a:pt x="-28268" y="25498"/>
                                </a:lnTo>
                                <a:lnTo>
                                  <a:pt x="-28346" y="25438"/>
                                </a:lnTo>
                                <a:close/>
                                <a:moveTo>
                                  <a:pt x="-28270" y="25438"/>
                                </a:moveTo>
                                <a:lnTo>
                                  <a:pt x="-28192" y="25377"/>
                                </a:lnTo>
                                <a:lnTo>
                                  <a:pt x="-28192" y="25498"/>
                                </a:lnTo>
                                <a:lnTo>
                                  <a:pt x="-28270" y="25438"/>
                                </a:lnTo>
                                <a:close/>
                                <a:moveTo>
                                  <a:pt x="-28200" y="25438"/>
                                </a:moveTo>
                                <a:lnTo>
                                  <a:pt x="-28122" y="25377"/>
                                </a:lnTo>
                                <a:lnTo>
                                  <a:pt x="-28122" y="25498"/>
                                </a:lnTo>
                                <a:lnTo>
                                  <a:pt x="-28200" y="25438"/>
                                </a:lnTo>
                                <a:close/>
                                <a:moveTo>
                                  <a:pt x="-28124" y="25438"/>
                                </a:moveTo>
                                <a:lnTo>
                                  <a:pt x="-28046" y="25377"/>
                                </a:lnTo>
                                <a:lnTo>
                                  <a:pt x="-28046" y="25498"/>
                                </a:lnTo>
                                <a:lnTo>
                                  <a:pt x="-28124" y="25438"/>
                                </a:lnTo>
                                <a:close/>
                                <a:moveTo>
                                  <a:pt x="-28054" y="25438"/>
                                </a:moveTo>
                                <a:lnTo>
                                  <a:pt x="-27976" y="25377"/>
                                </a:lnTo>
                                <a:lnTo>
                                  <a:pt x="-27976" y="25498"/>
                                </a:lnTo>
                                <a:lnTo>
                                  <a:pt x="-28054" y="25438"/>
                                </a:lnTo>
                                <a:close/>
                                <a:moveTo>
                                  <a:pt x="-27984" y="25438"/>
                                </a:moveTo>
                                <a:lnTo>
                                  <a:pt x="-27906" y="25377"/>
                                </a:lnTo>
                                <a:lnTo>
                                  <a:pt x="-27906" y="25498"/>
                                </a:lnTo>
                                <a:lnTo>
                                  <a:pt x="-27984" y="25438"/>
                                </a:lnTo>
                                <a:close/>
                                <a:moveTo>
                                  <a:pt x="-27908" y="25438"/>
                                </a:moveTo>
                                <a:lnTo>
                                  <a:pt x="-27830" y="25377"/>
                                </a:lnTo>
                                <a:lnTo>
                                  <a:pt x="-27830" y="25498"/>
                                </a:lnTo>
                                <a:lnTo>
                                  <a:pt x="-27908" y="25438"/>
                                </a:lnTo>
                                <a:close/>
                                <a:moveTo>
                                  <a:pt x="-27838" y="25438"/>
                                </a:moveTo>
                                <a:lnTo>
                                  <a:pt x="-27760" y="25377"/>
                                </a:lnTo>
                                <a:lnTo>
                                  <a:pt x="-27760" y="25498"/>
                                </a:lnTo>
                                <a:lnTo>
                                  <a:pt x="-27838" y="25438"/>
                                </a:lnTo>
                                <a:close/>
                                <a:moveTo>
                                  <a:pt x="-27762" y="25438"/>
                                </a:moveTo>
                                <a:lnTo>
                                  <a:pt x="-27684" y="25377"/>
                                </a:lnTo>
                                <a:lnTo>
                                  <a:pt x="-27684" y="25498"/>
                                </a:lnTo>
                                <a:lnTo>
                                  <a:pt x="-27762" y="25438"/>
                                </a:lnTo>
                                <a:close/>
                                <a:moveTo>
                                  <a:pt x="-27692" y="25438"/>
                                </a:moveTo>
                                <a:lnTo>
                                  <a:pt x="-27614" y="25377"/>
                                </a:lnTo>
                                <a:lnTo>
                                  <a:pt x="-27614" y="25498"/>
                                </a:lnTo>
                                <a:lnTo>
                                  <a:pt x="-27692" y="25438"/>
                                </a:lnTo>
                                <a:close/>
                                <a:moveTo>
                                  <a:pt x="-27616" y="25438"/>
                                </a:moveTo>
                                <a:lnTo>
                                  <a:pt x="-27538" y="25377"/>
                                </a:lnTo>
                                <a:lnTo>
                                  <a:pt x="-27538" y="25498"/>
                                </a:lnTo>
                                <a:lnTo>
                                  <a:pt x="-27616" y="25438"/>
                                </a:lnTo>
                                <a:close/>
                                <a:moveTo>
                                  <a:pt x="-27546" y="25438"/>
                                </a:moveTo>
                                <a:lnTo>
                                  <a:pt x="-27468" y="25377"/>
                                </a:lnTo>
                                <a:lnTo>
                                  <a:pt x="-27468" y="25498"/>
                                </a:lnTo>
                                <a:lnTo>
                                  <a:pt x="-27546" y="25438"/>
                                </a:lnTo>
                                <a:close/>
                                <a:moveTo>
                                  <a:pt x="-27476" y="25438"/>
                                </a:moveTo>
                                <a:lnTo>
                                  <a:pt x="-27398" y="25377"/>
                                </a:lnTo>
                                <a:lnTo>
                                  <a:pt x="-27398" y="25498"/>
                                </a:lnTo>
                                <a:lnTo>
                                  <a:pt x="-27476" y="25438"/>
                                </a:lnTo>
                                <a:close/>
                                <a:moveTo>
                                  <a:pt x="-27400" y="25438"/>
                                </a:moveTo>
                                <a:lnTo>
                                  <a:pt x="-27322" y="25377"/>
                                </a:lnTo>
                                <a:lnTo>
                                  <a:pt x="-27322" y="25498"/>
                                </a:lnTo>
                                <a:lnTo>
                                  <a:pt x="-27400" y="25438"/>
                                </a:lnTo>
                                <a:close/>
                                <a:moveTo>
                                  <a:pt x="-27330" y="25438"/>
                                </a:moveTo>
                                <a:lnTo>
                                  <a:pt x="-27252" y="25377"/>
                                </a:lnTo>
                                <a:lnTo>
                                  <a:pt x="-27252" y="25498"/>
                                </a:lnTo>
                                <a:lnTo>
                                  <a:pt x="-27330" y="25438"/>
                                </a:lnTo>
                                <a:close/>
                                <a:moveTo>
                                  <a:pt x="-27254" y="25438"/>
                                </a:moveTo>
                                <a:lnTo>
                                  <a:pt x="-27176" y="25377"/>
                                </a:lnTo>
                                <a:lnTo>
                                  <a:pt x="-27176" y="25498"/>
                                </a:lnTo>
                                <a:lnTo>
                                  <a:pt x="-27254" y="25438"/>
                                </a:lnTo>
                                <a:close/>
                                <a:moveTo>
                                  <a:pt x="-27184" y="25438"/>
                                </a:moveTo>
                                <a:lnTo>
                                  <a:pt x="-27106" y="25377"/>
                                </a:lnTo>
                                <a:lnTo>
                                  <a:pt x="-27106" y="25498"/>
                                </a:lnTo>
                                <a:lnTo>
                                  <a:pt x="-27184" y="25438"/>
                                </a:lnTo>
                                <a:close/>
                                <a:moveTo>
                                  <a:pt x="-27108" y="25438"/>
                                </a:moveTo>
                                <a:lnTo>
                                  <a:pt x="-27030" y="25377"/>
                                </a:lnTo>
                                <a:lnTo>
                                  <a:pt x="-27030" y="25498"/>
                                </a:lnTo>
                                <a:lnTo>
                                  <a:pt x="-27108" y="25438"/>
                                </a:lnTo>
                                <a:close/>
                                <a:moveTo>
                                  <a:pt x="-27038" y="25438"/>
                                </a:moveTo>
                                <a:lnTo>
                                  <a:pt x="-26960" y="25377"/>
                                </a:lnTo>
                                <a:lnTo>
                                  <a:pt x="-26960" y="25498"/>
                                </a:lnTo>
                                <a:lnTo>
                                  <a:pt x="-27038" y="25438"/>
                                </a:lnTo>
                                <a:close/>
                                <a:moveTo>
                                  <a:pt x="-26968" y="25438"/>
                                </a:moveTo>
                                <a:lnTo>
                                  <a:pt x="-26890" y="25377"/>
                                </a:lnTo>
                                <a:lnTo>
                                  <a:pt x="-26890" y="25498"/>
                                </a:lnTo>
                                <a:lnTo>
                                  <a:pt x="-26968" y="25438"/>
                                </a:lnTo>
                                <a:close/>
                                <a:moveTo>
                                  <a:pt x="-26892" y="25438"/>
                                </a:moveTo>
                                <a:lnTo>
                                  <a:pt x="-26814" y="25377"/>
                                </a:lnTo>
                                <a:lnTo>
                                  <a:pt x="-26814" y="25498"/>
                                </a:lnTo>
                                <a:lnTo>
                                  <a:pt x="-26892" y="25438"/>
                                </a:lnTo>
                                <a:close/>
                                <a:moveTo>
                                  <a:pt x="-26822" y="25438"/>
                                </a:moveTo>
                                <a:lnTo>
                                  <a:pt x="-26744" y="25377"/>
                                </a:lnTo>
                                <a:lnTo>
                                  <a:pt x="-26744" y="25498"/>
                                </a:lnTo>
                                <a:lnTo>
                                  <a:pt x="-26822" y="25438"/>
                                </a:lnTo>
                                <a:close/>
                                <a:moveTo>
                                  <a:pt x="-26746" y="25438"/>
                                </a:moveTo>
                                <a:lnTo>
                                  <a:pt x="-26668" y="25377"/>
                                </a:lnTo>
                                <a:lnTo>
                                  <a:pt x="-26668" y="25498"/>
                                </a:lnTo>
                                <a:lnTo>
                                  <a:pt x="-26746" y="25438"/>
                                </a:lnTo>
                                <a:close/>
                                <a:moveTo>
                                  <a:pt x="-26676" y="25438"/>
                                </a:moveTo>
                                <a:lnTo>
                                  <a:pt x="-26598" y="25377"/>
                                </a:lnTo>
                                <a:lnTo>
                                  <a:pt x="-26598" y="25498"/>
                                </a:lnTo>
                                <a:lnTo>
                                  <a:pt x="-26676" y="25438"/>
                                </a:lnTo>
                                <a:close/>
                                <a:moveTo>
                                  <a:pt x="-26606" y="25438"/>
                                </a:moveTo>
                                <a:lnTo>
                                  <a:pt x="-26528" y="25377"/>
                                </a:lnTo>
                                <a:lnTo>
                                  <a:pt x="-26528" y="25498"/>
                                </a:lnTo>
                                <a:lnTo>
                                  <a:pt x="-26606" y="25438"/>
                                </a:lnTo>
                                <a:close/>
                                <a:moveTo>
                                  <a:pt x="-26530" y="25438"/>
                                </a:moveTo>
                                <a:lnTo>
                                  <a:pt x="-26452" y="25377"/>
                                </a:lnTo>
                                <a:lnTo>
                                  <a:pt x="-26452" y="25498"/>
                                </a:lnTo>
                                <a:lnTo>
                                  <a:pt x="-26530" y="25438"/>
                                </a:lnTo>
                                <a:close/>
                                <a:moveTo>
                                  <a:pt x="-26460" y="25438"/>
                                </a:moveTo>
                                <a:lnTo>
                                  <a:pt x="-26382" y="25377"/>
                                </a:lnTo>
                                <a:lnTo>
                                  <a:pt x="-26382" y="25498"/>
                                </a:lnTo>
                                <a:lnTo>
                                  <a:pt x="-26460" y="25438"/>
                                </a:lnTo>
                                <a:close/>
                                <a:moveTo>
                                  <a:pt x="-26384" y="25438"/>
                                </a:moveTo>
                                <a:lnTo>
                                  <a:pt x="-26306" y="25377"/>
                                </a:lnTo>
                                <a:lnTo>
                                  <a:pt x="-26306" y="25498"/>
                                </a:lnTo>
                                <a:lnTo>
                                  <a:pt x="-26384" y="25438"/>
                                </a:lnTo>
                                <a:close/>
                                <a:moveTo>
                                  <a:pt x="-26314" y="25438"/>
                                </a:moveTo>
                                <a:lnTo>
                                  <a:pt x="-26236" y="25377"/>
                                </a:lnTo>
                                <a:lnTo>
                                  <a:pt x="-26236" y="25498"/>
                                </a:lnTo>
                                <a:lnTo>
                                  <a:pt x="-26314" y="25438"/>
                                </a:lnTo>
                                <a:close/>
                                <a:moveTo>
                                  <a:pt x="-26238" y="25438"/>
                                </a:moveTo>
                                <a:lnTo>
                                  <a:pt x="-26160" y="25377"/>
                                </a:lnTo>
                                <a:lnTo>
                                  <a:pt x="-26160" y="25498"/>
                                </a:lnTo>
                                <a:lnTo>
                                  <a:pt x="-26238" y="25438"/>
                                </a:lnTo>
                                <a:close/>
                                <a:moveTo>
                                  <a:pt x="-26168" y="25641"/>
                                </a:moveTo>
                                <a:lnTo>
                                  <a:pt x="-26090" y="25580"/>
                                </a:lnTo>
                                <a:lnTo>
                                  <a:pt x="-26090" y="25700"/>
                                </a:lnTo>
                                <a:lnTo>
                                  <a:pt x="-26168" y="25641"/>
                                </a:lnTo>
                                <a:close/>
                                <a:moveTo>
                                  <a:pt x="-26098" y="25641"/>
                                </a:moveTo>
                                <a:lnTo>
                                  <a:pt x="-26020" y="25580"/>
                                </a:lnTo>
                                <a:lnTo>
                                  <a:pt x="-26020" y="25700"/>
                                </a:lnTo>
                                <a:lnTo>
                                  <a:pt x="-26098" y="25641"/>
                                </a:lnTo>
                                <a:close/>
                                <a:moveTo>
                                  <a:pt x="-26022" y="25641"/>
                                </a:moveTo>
                                <a:lnTo>
                                  <a:pt x="-25944" y="25580"/>
                                </a:lnTo>
                                <a:lnTo>
                                  <a:pt x="-25944" y="25700"/>
                                </a:lnTo>
                                <a:lnTo>
                                  <a:pt x="-26022" y="25641"/>
                                </a:lnTo>
                                <a:close/>
                                <a:moveTo>
                                  <a:pt x="-25952" y="25641"/>
                                </a:moveTo>
                                <a:lnTo>
                                  <a:pt x="-25874" y="25580"/>
                                </a:lnTo>
                                <a:lnTo>
                                  <a:pt x="-25874" y="25700"/>
                                </a:lnTo>
                                <a:lnTo>
                                  <a:pt x="-25952" y="25641"/>
                                </a:lnTo>
                                <a:close/>
                                <a:moveTo>
                                  <a:pt x="-25876" y="25641"/>
                                </a:moveTo>
                                <a:lnTo>
                                  <a:pt x="-25798" y="25580"/>
                                </a:lnTo>
                                <a:lnTo>
                                  <a:pt x="-25798" y="25700"/>
                                </a:lnTo>
                                <a:lnTo>
                                  <a:pt x="-25876" y="25641"/>
                                </a:lnTo>
                                <a:close/>
                                <a:moveTo>
                                  <a:pt x="-25806" y="25641"/>
                                </a:moveTo>
                                <a:lnTo>
                                  <a:pt x="-25728" y="25580"/>
                                </a:lnTo>
                                <a:lnTo>
                                  <a:pt x="-25728" y="25700"/>
                                </a:lnTo>
                                <a:lnTo>
                                  <a:pt x="-25806" y="25641"/>
                                </a:lnTo>
                                <a:close/>
                                <a:moveTo>
                                  <a:pt x="-25736" y="25641"/>
                                </a:moveTo>
                                <a:lnTo>
                                  <a:pt x="-25658" y="25580"/>
                                </a:lnTo>
                                <a:lnTo>
                                  <a:pt x="-25658" y="25700"/>
                                </a:lnTo>
                                <a:lnTo>
                                  <a:pt x="-25736" y="25641"/>
                                </a:lnTo>
                                <a:close/>
                                <a:moveTo>
                                  <a:pt x="-25660" y="25641"/>
                                </a:moveTo>
                                <a:lnTo>
                                  <a:pt x="-25582" y="25580"/>
                                </a:lnTo>
                                <a:lnTo>
                                  <a:pt x="-25582" y="25700"/>
                                </a:lnTo>
                                <a:lnTo>
                                  <a:pt x="-25660" y="25641"/>
                                </a:lnTo>
                                <a:close/>
                                <a:moveTo>
                                  <a:pt x="-25590" y="25641"/>
                                </a:moveTo>
                                <a:lnTo>
                                  <a:pt x="-25512" y="25580"/>
                                </a:lnTo>
                                <a:lnTo>
                                  <a:pt x="-25512" y="25700"/>
                                </a:lnTo>
                                <a:lnTo>
                                  <a:pt x="-25590" y="25641"/>
                                </a:lnTo>
                                <a:close/>
                                <a:moveTo>
                                  <a:pt x="-25514" y="25641"/>
                                </a:moveTo>
                                <a:lnTo>
                                  <a:pt x="-25436" y="25580"/>
                                </a:lnTo>
                                <a:lnTo>
                                  <a:pt x="-25436" y="25700"/>
                                </a:lnTo>
                                <a:lnTo>
                                  <a:pt x="-25514" y="25641"/>
                                </a:lnTo>
                                <a:close/>
                                <a:moveTo>
                                  <a:pt x="-25443" y="25641"/>
                                </a:moveTo>
                                <a:lnTo>
                                  <a:pt x="-25366" y="25580"/>
                                </a:lnTo>
                                <a:lnTo>
                                  <a:pt x="-25366" y="25700"/>
                                </a:lnTo>
                                <a:lnTo>
                                  <a:pt x="-25443" y="25641"/>
                                </a:lnTo>
                                <a:close/>
                                <a:moveTo>
                                  <a:pt x="-25368" y="25641"/>
                                </a:moveTo>
                                <a:lnTo>
                                  <a:pt x="-25290" y="25580"/>
                                </a:lnTo>
                                <a:lnTo>
                                  <a:pt x="-25290" y="25700"/>
                                </a:lnTo>
                                <a:lnTo>
                                  <a:pt x="-25368" y="25641"/>
                                </a:lnTo>
                                <a:close/>
                                <a:moveTo>
                                  <a:pt x="-25298" y="25641"/>
                                </a:moveTo>
                                <a:lnTo>
                                  <a:pt x="-25220" y="25580"/>
                                </a:lnTo>
                                <a:lnTo>
                                  <a:pt x="-25220" y="25700"/>
                                </a:lnTo>
                                <a:lnTo>
                                  <a:pt x="-25298" y="25641"/>
                                </a:lnTo>
                                <a:close/>
                                <a:moveTo>
                                  <a:pt x="-25228" y="25641"/>
                                </a:moveTo>
                                <a:lnTo>
                                  <a:pt x="-25150" y="25580"/>
                                </a:lnTo>
                                <a:lnTo>
                                  <a:pt x="-25150" y="25700"/>
                                </a:lnTo>
                                <a:lnTo>
                                  <a:pt x="-25228" y="25641"/>
                                </a:lnTo>
                                <a:close/>
                                <a:moveTo>
                                  <a:pt x="-25152" y="25641"/>
                                </a:moveTo>
                                <a:lnTo>
                                  <a:pt x="-25074" y="25580"/>
                                </a:lnTo>
                                <a:lnTo>
                                  <a:pt x="-25074" y="25700"/>
                                </a:lnTo>
                                <a:lnTo>
                                  <a:pt x="-25152" y="25641"/>
                                </a:lnTo>
                                <a:close/>
                                <a:moveTo>
                                  <a:pt x="-25082" y="25641"/>
                                </a:moveTo>
                                <a:lnTo>
                                  <a:pt x="-25004" y="25580"/>
                                </a:lnTo>
                                <a:lnTo>
                                  <a:pt x="-25004" y="25700"/>
                                </a:lnTo>
                                <a:lnTo>
                                  <a:pt x="-25082" y="25641"/>
                                </a:lnTo>
                                <a:close/>
                                <a:moveTo>
                                  <a:pt x="-25006" y="25641"/>
                                </a:moveTo>
                                <a:lnTo>
                                  <a:pt x="-24928" y="25580"/>
                                </a:lnTo>
                                <a:lnTo>
                                  <a:pt x="-24928" y="25700"/>
                                </a:lnTo>
                                <a:lnTo>
                                  <a:pt x="-25006" y="25641"/>
                                </a:lnTo>
                                <a:close/>
                                <a:moveTo>
                                  <a:pt x="-24936" y="25641"/>
                                </a:moveTo>
                                <a:lnTo>
                                  <a:pt x="-24858" y="25580"/>
                                </a:lnTo>
                                <a:lnTo>
                                  <a:pt x="-24858" y="25700"/>
                                </a:lnTo>
                                <a:lnTo>
                                  <a:pt x="-24936" y="25641"/>
                                </a:lnTo>
                                <a:close/>
                                <a:moveTo>
                                  <a:pt x="-24860" y="25641"/>
                                </a:moveTo>
                                <a:lnTo>
                                  <a:pt x="-24782" y="25580"/>
                                </a:lnTo>
                                <a:lnTo>
                                  <a:pt x="-24782" y="25700"/>
                                </a:lnTo>
                                <a:lnTo>
                                  <a:pt x="-24860" y="25641"/>
                                </a:lnTo>
                                <a:close/>
                                <a:moveTo>
                                  <a:pt x="-24790" y="25641"/>
                                </a:moveTo>
                                <a:lnTo>
                                  <a:pt x="-24712" y="25580"/>
                                </a:lnTo>
                                <a:lnTo>
                                  <a:pt x="-24712" y="25700"/>
                                </a:lnTo>
                                <a:lnTo>
                                  <a:pt x="-24790" y="25641"/>
                                </a:lnTo>
                                <a:close/>
                                <a:moveTo>
                                  <a:pt x="-24720" y="25641"/>
                                </a:moveTo>
                                <a:lnTo>
                                  <a:pt x="-24642" y="25580"/>
                                </a:lnTo>
                                <a:lnTo>
                                  <a:pt x="-24642" y="25700"/>
                                </a:lnTo>
                                <a:lnTo>
                                  <a:pt x="-24720" y="25641"/>
                                </a:lnTo>
                                <a:close/>
                                <a:moveTo>
                                  <a:pt x="-24643" y="25641"/>
                                </a:moveTo>
                                <a:lnTo>
                                  <a:pt x="-24566" y="25580"/>
                                </a:lnTo>
                                <a:lnTo>
                                  <a:pt x="-24566" y="25700"/>
                                </a:lnTo>
                                <a:lnTo>
                                  <a:pt x="-24643" y="25641"/>
                                </a:lnTo>
                                <a:close/>
                                <a:moveTo>
                                  <a:pt x="-24573" y="25641"/>
                                </a:moveTo>
                                <a:lnTo>
                                  <a:pt x="-24496" y="25580"/>
                                </a:lnTo>
                                <a:lnTo>
                                  <a:pt x="-24496" y="25700"/>
                                </a:lnTo>
                                <a:lnTo>
                                  <a:pt x="-24573" y="25641"/>
                                </a:lnTo>
                                <a:close/>
                                <a:moveTo>
                                  <a:pt x="-24498" y="25641"/>
                                </a:moveTo>
                                <a:lnTo>
                                  <a:pt x="-24420" y="25580"/>
                                </a:lnTo>
                                <a:lnTo>
                                  <a:pt x="-24420" y="25700"/>
                                </a:lnTo>
                                <a:lnTo>
                                  <a:pt x="-24498" y="25641"/>
                                </a:lnTo>
                                <a:close/>
                                <a:moveTo>
                                  <a:pt x="-24428" y="25641"/>
                                </a:moveTo>
                                <a:lnTo>
                                  <a:pt x="-24350" y="25580"/>
                                </a:lnTo>
                                <a:lnTo>
                                  <a:pt x="-24350" y="25700"/>
                                </a:lnTo>
                                <a:lnTo>
                                  <a:pt x="-24428" y="25641"/>
                                </a:lnTo>
                                <a:close/>
                                <a:moveTo>
                                  <a:pt x="-24358" y="25641"/>
                                </a:moveTo>
                                <a:lnTo>
                                  <a:pt x="-24280" y="25580"/>
                                </a:lnTo>
                                <a:lnTo>
                                  <a:pt x="-24280" y="25700"/>
                                </a:lnTo>
                                <a:lnTo>
                                  <a:pt x="-24358" y="25641"/>
                                </a:lnTo>
                                <a:close/>
                                <a:moveTo>
                                  <a:pt x="-24281" y="25641"/>
                                </a:moveTo>
                                <a:lnTo>
                                  <a:pt x="-24204" y="25580"/>
                                </a:lnTo>
                                <a:lnTo>
                                  <a:pt x="-24204" y="25700"/>
                                </a:lnTo>
                                <a:lnTo>
                                  <a:pt x="-24281" y="25641"/>
                                </a:lnTo>
                                <a:close/>
                                <a:moveTo>
                                  <a:pt x="-24211" y="25641"/>
                                </a:moveTo>
                                <a:lnTo>
                                  <a:pt x="-24134" y="25580"/>
                                </a:lnTo>
                                <a:lnTo>
                                  <a:pt x="-24134" y="25700"/>
                                </a:lnTo>
                                <a:lnTo>
                                  <a:pt x="-24211" y="25641"/>
                                </a:lnTo>
                                <a:close/>
                                <a:moveTo>
                                  <a:pt x="-24136" y="25641"/>
                                </a:moveTo>
                                <a:lnTo>
                                  <a:pt x="-24058" y="25580"/>
                                </a:lnTo>
                                <a:lnTo>
                                  <a:pt x="-24058" y="25700"/>
                                </a:lnTo>
                                <a:lnTo>
                                  <a:pt x="-24136" y="25641"/>
                                </a:lnTo>
                                <a:close/>
                                <a:moveTo>
                                  <a:pt x="-24066" y="25641"/>
                                </a:moveTo>
                                <a:lnTo>
                                  <a:pt x="-23988" y="25580"/>
                                </a:lnTo>
                                <a:lnTo>
                                  <a:pt x="-23988" y="25700"/>
                                </a:lnTo>
                                <a:lnTo>
                                  <a:pt x="-24066" y="25641"/>
                                </a:lnTo>
                                <a:close/>
                                <a:moveTo>
                                  <a:pt x="-23990" y="25641"/>
                                </a:moveTo>
                                <a:lnTo>
                                  <a:pt x="-23912" y="25580"/>
                                </a:lnTo>
                                <a:lnTo>
                                  <a:pt x="-23912" y="25700"/>
                                </a:lnTo>
                                <a:lnTo>
                                  <a:pt x="-23990" y="25641"/>
                                </a:lnTo>
                                <a:close/>
                                <a:moveTo>
                                  <a:pt x="-23919" y="25641"/>
                                </a:moveTo>
                                <a:lnTo>
                                  <a:pt x="-23842" y="25580"/>
                                </a:lnTo>
                                <a:lnTo>
                                  <a:pt x="-23842" y="25700"/>
                                </a:lnTo>
                                <a:lnTo>
                                  <a:pt x="-23919" y="25641"/>
                                </a:lnTo>
                                <a:close/>
                                <a:moveTo>
                                  <a:pt x="-23849" y="25641"/>
                                </a:moveTo>
                                <a:lnTo>
                                  <a:pt x="-23772" y="25580"/>
                                </a:lnTo>
                                <a:lnTo>
                                  <a:pt x="-23772" y="25700"/>
                                </a:lnTo>
                                <a:lnTo>
                                  <a:pt x="-23849" y="25641"/>
                                </a:lnTo>
                                <a:close/>
                                <a:moveTo>
                                  <a:pt x="-23773" y="25641"/>
                                </a:moveTo>
                                <a:lnTo>
                                  <a:pt x="-23696" y="25580"/>
                                </a:lnTo>
                                <a:lnTo>
                                  <a:pt x="-23696" y="25700"/>
                                </a:lnTo>
                                <a:lnTo>
                                  <a:pt x="-23773" y="25641"/>
                                </a:lnTo>
                                <a:close/>
                                <a:moveTo>
                                  <a:pt x="-23703" y="25641"/>
                                </a:moveTo>
                                <a:lnTo>
                                  <a:pt x="-23625" y="25580"/>
                                </a:lnTo>
                                <a:lnTo>
                                  <a:pt x="-23625" y="25700"/>
                                </a:lnTo>
                                <a:lnTo>
                                  <a:pt x="-23703" y="25641"/>
                                </a:lnTo>
                                <a:close/>
                                <a:moveTo>
                                  <a:pt x="-23628" y="25641"/>
                                </a:moveTo>
                                <a:lnTo>
                                  <a:pt x="-23550" y="25580"/>
                                </a:lnTo>
                                <a:lnTo>
                                  <a:pt x="-23550" y="25700"/>
                                </a:lnTo>
                                <a:lnTo>
                                  <a:pt x="-23628" y="25641"/>
                                </a:lnTo>
                                <a:close/>
                                <a:moveTo>
                                  <a:pt x="-23558" y="25641"/>
                                </a:moveTo>
                                <a:lnTo>
                                  <a:pt x="-23480" y="25580"/>
                                </a:lnTo>
                                <a:lnTo>
                                  <a:pt x="-23480" y="25700"/>
                                </a:lnTo>
                                <a:lnTo>
                                  <a:pt x="-23558" y="25641"/>
                                </a:lnTo>
                                <a:close/>
                                <a:moveTo>
                                  <a:pt x="-23481" y="25641"/>
                                </a:moveTo>
                                <a:lnTo>
                                  <a:pt x="-23404" y="25580"/>
                                </a:lnTo>
                                <a:lnTo>
                                  <a:pt x="-23404" y="25700"/>
                                </a:lnTo>
                                <a:lnTo>
                                  <a:pt x="-23481" y="2564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155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5" name="AutoShape 272"/>
                        <wps:cNvSpPr>
                          <a:spLocks/>
                        </wps:cNvSpPr>
                        <wps:spPr bwMode="auto">
                          <a:xfrm>
                            <a:off x="18924" y="-31618"/>
                            <a:ext cx="272260" cy="17181"/>
                          </a:xfrm>
                          <a:custGeom>
                            <a:avLst/>
                            <a:gdLst>
                              <a:gd name="T0" fmla="+- 0 2737 18924"/>
                              <a:gd name="T1" fmla="*/ T0 w 272260"/>
                              <a:gd name="T2" fmla="+- 0 3210 -31618"/>
                              <a:gd name="T3" fmla="*/ 3210 h 17181"/>
                              <a:gd name="T4" fmla="+- 0 3100 18924"/>
                              <a:gd name="T5" fmla="*/ T4 w 272260"/>
                              <a:gd name="T6" fmla="+- 0 3210 -31618"/>
                              <a:gd name="T7" fmla="*/ 3210 h 17181"/>
                              <a:gd name="T8" fmla="+- 0 3172 18924"/>
                              <a:gd name="T9" fmla="*/ T8 w 272260"/>
                              <a:gd name="T10" fmla="+- 0 3613 -31618"/>
                              <a:gd name="T11" fmla="*/ 3613 h 17181"/>
                              <a:gd name="T12" fmla="+- 0 6291 18924"/>
                              <a:gd name="T13" fmla="*/ T12 w 272260"/>
                              <a:gd name="T14" fmla="+- 0 3613 -31618"/>
                              <a:gd name="T15" fmla="*/ 3613 h 17181"/>
                              <a:gd name="T16" fmla="+- 0 6218 18924"/>
                              <a:gd name="T17" fmla="*/ T16 w 272260"/>
                              <a:gd name="T18" fmla="+- 0 3613 -31618"/>
                              <a:gd name="T19" fmla="*/ 3613 h 17181"/>
                              <a:gd name="T20" fmla="+- 0 7162 18924"/>
                              <a:gd name="T21" fmla="*/ T20 w 272260"/>
                              <a:gd name="T22" fmla="+- 0 3613 -31618"/>
                              <a:gd name="T23" fmla="*/ 3613 h 17181"/>
                              <a:gd name="T24" fmla="+- 0 7234 18924"/>
                              <a:gd name="T25" fmla="*/ T24 w 272260"/>
                              <a:gd name="T26" fmla="+- 0 3816 -31618"/>
                              <a:gd name="T27" fmla="*/ 3816 h 17181"/>
                              <a:gd name="T28" fmla="+- 0 9918 18924"/>
                              <a:gd name="T29" fmla="*/ T28 w 272260"/>
                              <a:gd name="T30" fmla="+- 0 3816 -31618"/>
                              <a:gd name="T31" fmla="*/ 3816 h 17181"/>
                              <a:gd name="T32" fmla="+- 0 9845 18924"/>
                              <a:gd name="T33" fmla="*/ T32 w 272260"/>
                              <a:gd name="T34" fmla="+- 0 3816 -31618"/>
                              <a:gd name="T35" fmla="*/ 3816 h 17181"/>
                              <a:gd name="T36" fmla="+- 0 9918 18924"/>
                              <a:gd name="T37" fmla="*/ T36 w 272260"/>
                              <a:gd name="T38" fmla="+- 0 3816 -31618"/>
                              <a:gd name="T39" fmla="*/ 3816 h 171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272260" h="17181">
                                <a:moveTo>
                                  <a:pt x="-16187" y="34828"/>
                                </a:moveTo>
                                <a:lnTo>
                                  <a:pt x="-15824" y="34828"/>
                                </a:lnTo>
                                <a:lnTo>
                                  <a:pt x="-15752" y="35231"/>
                                </a:lnTo>
                                <a:lnTo>
                                  <a:pt x="-12633" y="35231"/>
                                </a:lnTo>
                                <a:moveTo>
                                  <a:pt x="-12706" y="35231"/>
                                </a:moveTo>
                                <a:lnTo>
                                  <a:pt x="-11762" y="35231"/>
                                </a:lnTo>
                                <a:lnTo>
                                  <a:pt x="-11690" y="35434"/>
                                </a:lnTo>
                                <a:lnTo>
                                  <a:pt x="-9006" y="35434"/>
                                </a:lnTo>
                                <a:moveTo>
                                  <a:pt x="-9079" y="35434"/>
                                </a:moveTo>
                                <a:lnTo>
                                  <a:pt x="-9006" y="35434"/>
                                </a:lnTo>
                              </a:path>
                            </a:pathLst>
                          </a:custGeom>
                          <a:noFill/>
                          <a:ln w="1155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36" name="Picture 2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684" y="228"/>
                            <a:ext cx="2236" cy="19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37" name="Text Box 270"/>
                        <wps:cNvSpPr txBox="1">
                          <a:spLocks noChangeArrowheads="1"/>
                        </wps:cNvSpPr>
                        <wps:spPr bwMode="auto">
                          <a:xfrm>
                            <a:off x="2662" y="226"/>
                            <a:ext cx="7294" cy="3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372D7D5" w14:textId="77777777" w:rsidR="00B0570F" w:rsidRDefault="00B0570F">
                              <w:pPr>
                                <w:spacing w:before="28"/>
                                <w:ind w:right="227"/>
                                <w:jc w:val="righ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w w:val="85"/>
                                  <w:sz w:val="18"/>
                                </w:rPr>
                                <w:t xml:space="preserve">Numerical solution </w:t>
                              </w:r>
                              <w:r>
                                <w:rPr>
                                  <w:rFonts w:ascii="Calibri"/>
                                  <w:w w:val="85"/>
                                  <w:position w:val="-8"/>
                                  <w:sz w:val="15"/>
                                </w:rPr>
                                <w:t>2</w:t>
                              </w:r>
                              <w:r>
                                <w:rPr>
                                  <w:rFonts w:ascii="Calibri"/>
                                  <w:w w:val="85"/>
                                  <w:sz w:val="18"/>
                                </w:rPr>
                                <w:t xml:space="preserve">= </w:t>
                              </w:r>
                              <w:r>
                                <w:rPr>
                                  <w:rFonts w:ascii="Calibri"/>
                                  <w:w w:val="85"/>
                                  <w:position w:val="-8"/>
                                  <w:sz w:val="15"/>
                                </w:rPr>
                                <w:t>3</w:t>
                              </w:r>
                              <w:r>
                                <w:rPr>
                                  <w:rFonts w:ascii="Calibri"/>
                                  <w:w w:val="85"/>
                                  <w:sz w:val="18"/>
                                </w:rPr>
                                <w:t>=0.9</w:t>
                              </w:r>
                            </w:p>
                            <w:p w14:paraId="57CEC372" w14:textId="77777777" w:rsidR="00B0570F" w:rsidRDefault="00B0570F">
                              <w:pPr>
                                <w:spacing w:before="10"/>
                                <w:ind w:right="63"/>
                                <w:jc w:val="righ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w w:val="85"/>
                                  <w:sz w:val="18"/>
                                </w:rPr>
                                <w:t xml:space="preserve">Proposed closed form </w:t>
                              </w:r>
                              <w:r>
                                <w:rPr>
                                  <w:rFonts w:ascii="Calibri"/>
                                  <w:w w:val="85"/>
                                  <w:position w:val="-8"/>
                                  <w:sz w:val="15"/>
                                </w:rPr>
                                <w:t>2</w:t>
                              </w:r>
                              <w:r>
                                <w:rPr>
                                  <w:rFonts w:ascii="Calibri"/>
                                  <w:w w:val="85"/>
                                  <w:sz w:val="18"/>
                                </w:rPr>
                                <w:t xml:space="preserve">= </w:t>
                              </w:r>
                              <w:r>
                                <w:rPr>
                                  <w:rFonts w:ascii="Calibri"/>
                                  <w:w w:val="85"/>
                                  <w:position w:val="-8"/>
                                  <w:sz w:val="15"/>
                                </w:rPr>
                                <w:t>3</w:t>
                              </w:r>
                              <w:r>
                                <w:rPr>
                                  <w:rFonts w:ascii="Calibri"/>
                                  <w:w w:val="85"/>
                                  <w:sz w:val="18"/>
                                </w:rPr>
                                <w:t>=0.9</w:t>
                              </w:r>
                            </w:p>
                            <w:p w14:paraId="322CC7AE" w14:textId="77777777" w:rsidR="00B0570F" w:rsidRDefault="00B0570F">
                              <w:pPr>
                                <w:spacing w:before="10"/>
                                <w:ind w:right="227"/>
                                <w:jc w:val="righ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w w:val="85"/>
                                  <w:sz w:val="18"/>
                                </w:rPr>
                                <w:t xml:space="preserve">Numerical solution </w:t>
                              </w:r>
                              <w:r>
                                <w:rPr>
                                  <w:rFonts w:ascii="Calibri"/>
                                  <w:w w:val="85"/>
                                  <w:position w:val="-8"/>
                                  <w:sz w:val="15"/>
                                </w:rPr>
                                <w:t>2</w:t>
                              </w:r>
                              <w:r>
                                <w:rPr>
                                  <w:rFonts w:ascii="Calibri"/>
                                  <w:w w:val="85"/>
                                  <w:sz w:val="18"/>
                                </w:rPr>
                                <w:t xml:space="preserve">= </w:t>
                              </w:r>
                              <w:r>
                                <w:rPr>
                                  <w:rFonts w:ascii="Calibri"/>
                                  <w:w w:val="85"/>
                                  <w:position w:val="-8"/>
                                  <w:sz w:val="15"/>
                                </w:rPr>
                                <w:t>3</w:t>
                              </w:r>
                              <w:r>
                                <w:rPr>
                                  <w:rFonts w:ascii="Calibri"/>
                                  <w:w w:val="85"/>
                                  <w:sz w:val="18"/>
                                </w:rPr>
                                <w:t>=0.6</w:t>
                              </w:r>
                            </w:p>
                            <w:p w14:paraId="7AF51AD3" w14:textId="77777777" w:rsidR="00B0570F" w:rsidRDefault="00B0570F">
                              <w:pPr>
                                <w:spacing w:before="2"/>
                                <w:ind w:right="63"/>
                                <w:jc w:val="righ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w w:val="85"/>
                                  <w:sz w:val="18"/>
                                </w:rPr>
                                <w:t xml:space="preserve">Proposed closed form </w:t>
                              </w:r>
                              <w:r>
                                <w:rPr>
                                  <w:rFonts w:ascii="Calibri"/>
                                  <w:w w:val="85"/>
                                  <w:position w:val="-8"/>
                                  <w:sz w:val="15"/>
                                </w:rPr>
                                <w:t>2</w:t>
                              </w:r>
                              <w:r>
                                <w:rPr>
                                  <w:rFonts w:ascii="Calibri"/>
                                  <w:w w:val="85"/>
                                  <w:sz w:val="18"/>
                                </w:rPr>
                                <w:t xml:space="preserve">= </w:t>
                              </w:r>
                              <w:r>
                                <w:rPr>
                                  <w:rFonts w:ascii="Calibri"/>
                                  <w:w w:val="85"/>
                                  <w:position w:val="-8"/>
                                  <w:sz w:val="15"/>
                                </w:rPr>
                                <w:t>3</w:t>
                              </w:r>
                              <w:r>
                                <w:rPr>
                                  <w:rFonts w:ascii="Calibri"/>
                                  <w:w w:val="85"/>
                                  <w:sz w:val="18"/>
                                </w:rPr>
                                <w:t>=0.6</w:t>
                              </w:r>
                            </w:p>
                            <w:p w14:paraId="28130ED5" w14:textId="77777777" w:rsidR="00B0570F" w:rsidRDefault="00B0570F">
                              <w:pPr>
                                <w:spacing w:before="10"/>
                                <w:ind w:right="227"/>
                                <w:jc w:val="righ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w w:val="85"/>
                                  <w:sz w:val="18"/>
                                </w:rPr>
                                <w:t xml:space="preserve">Numerical solution </w:t>
                              </w:r>
                              <w:r>
                                <w:rPr>
                                  <w:rFonts w:ascii="Calibri"/>
                                  <w:w w:val="85"/>
                                  <w:position w:val="-8"/>
                                  <w:sz w:val="15"/>
                                </w:rPr>
                                <w:t>2</w:t>
                              </w:r>
                              <w:r>
                                <w:rPr>
                                  <w:rFonts w:ascii="Calibri"/>
                                  <w:w w:val="85"/>
                                  <w:sz w:val="18"/>
                                </w:rPr>
                                <w:t xml:space="preserve">= </w:t>
                              </w:r>
                              <w:r>
                                <w:rPr>
                                  <w:rFonts w:ascii="Calibri"/>
                                  <w:w w:val="85"/>
                                  <w:position w:val="-8"/>
                                  <w:sz w:val="15"/>
                                </w:rPr>
                                <w:t>3</w:t>
                              </w:r>
                              <w:r>
                                <w:rPr>
                                  <w:rFonts w:ascii="Calibri"/>
                                  <w:w w:val="85"/>
                                  <w:sz w:val="18"/>
                                </w:rPr>
                                <w:t>=0.1</w:t>
                              </w:r>
                            </w:p>
                            <w:p w14:paraId="7E2CD6B8" w14:textId="77777777" w:rsidR="00B0570F" w:rsidRDefault="00B0570F">
                              <w:pPr>
                                <w:spacing w:before="10"/>
                                <w:ind w:right="63"/>
                                <w:jc w:val="righ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w w:val="85"/>
                                  <w:sz w:val="18"/>
                                </w:rPr>
                                <w:t xml:space="preserve">Proposed closed form </w:t>
                              </w:r>
                              <w:r>
                                <w:rPr>
                                  <w:rFonts w:ascii="Calibri"/>
                                  <w:w w:val="85"/>
                                  <w:position w:val="-8"/>
                                  <w:sz w:val="15"/>
                                </w:rPr>
                                <w:t>2</w:t>
                              </w:r>
                              <w:r>
                                <w:rPr>
                                  <w:rFonts w:ascii="Calibri"/>
                                  <w:w w:val="85"/>
                                  <w:sz w:val="18"/>
                                </w:rPr>
                                <w:t xml:space="preserve">= </w:t>
                              </w:r>
                              <w:r>
                                <w:rPr>
                                  <w:rFonts w:ascii="Calibri"/>
                                  <w:w w:val="85"/>
                                  <w:position w:val="-8"/>
                                  <w:sz w:val="15"/>
                                </w:rPr>
                                <w:t>3</w:t>
                              </w:r>
                              <w:r>
                                <w:rPr>
                                  <w:rFonts w:ascii="Calibri"/>
                                  <w:w w:val="85"/>
                                  <w:sz w:val="18"/>
                                </w:rPr>
                                <w:t>=0.1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D47A9A6" id="Group 269" o:spid="_x0000_s1703" style="position:absolute;left:0;text-align:left;margin-left:133.05pt;margin-top:11.25pt;width:364.7pt;height:189.8pt;z-index:251552768;mso-position-horizontal-relative:page;mso-position-vertical-relative:text" coordorigin="2661,225" coordsize="7294,379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">
                <v:shape id="Picture 313" o:spid="_x0000_s1704" type="#_x0000_t75" style="position:absolute;left:2663;top:227;width:7256;height:37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">
                  <v:imagedata r:id="rId374" o:title=""/>
                </v:shape>
                <v:line id="Line 312" o:spid="_x0000_s1705" style="position:absolute;visibility:visible;mso-wrap-style:square" from="2664,4018" to="9919,40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" strokecolor="#252525" strokeweight=".09122mm"/>
                <v:line id="Line 311" o:spid="_x0000_s1706" style="position:absolute;visibility:visible;mso-wrap-style:square" from="2664,230" to="9919,2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" strokecolor="#252525" strokeweight=".1014mm"/>
                <v:line id="Line 310" o:spid="_x0000_s1707" style="position:absolute;visibility:visible;mso-wrap-style:square" from="2665,3918" to="2665,40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" strokecolor="#252525" strokeweight=".06825mm"/>
                <v:line id="Line 309" o:spid="_x0000_s1708" style="position:absolute;visibility:visible;mso-wrap-style:square" from="3390,3918" to="3390,40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" strokecolor="#252525" strokeweight=".06825mm"/>
                <v:line id="Line 308" o:spid="_x0000_s1709" style="position:absolute;visibility:visible;mso-wrap-style:square" from="4115,3918" to="4115,40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" strokecolor="#252525" strokeweight=".06822mm"/>
                <v:shape id="AutoShape 307" o:spid="_x0000_s1710" style="position:absolute;left:4840;top:3918;width:726;height:100;visibility:visible;mso-wrap-style:square;v-text-anchor:top" coordsize="726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" path="m,l,100m726,r,100e" filled="f" strokecolor="#252525" strokeweight=".06825mm">
                  <v:path arrowok="t" o:connecttype="custom" o:connectlocs="0,3918;0,4018;726,3918;726,4018" o:connectangles="0,0,0,0"/>
                </v:shape>
                <v:line id="Line 306" o:spid="_x0000_s1711" style="position:absolute;visibility:visible;mso-wrap-style:square" from="6291,3918" to="6291,40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" strokecolor="#252525" strokeweight=".06822mm"/>
                <v:line id="Line 305" o:spid="_x0000_s1712" style="position:absolute;visibility:visible;mso-wrap-style:square" from="7016,3918" to="7016,40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" strokecolor="#252525" strokeweight=".06825mm"/>
                <v:line id="Line 304" o:spid="_x0000_s1713" style="position:absolute;visibility:visible;mso-wrap-style:square" from="7742,3918" to="7742,40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" strokecolor="#252525" strokeweight=".06822mm"/>
                <v:shape id="AutoShape 303" o:spid="_x0000_s1714" style="position:absolute;left:8467;top:3918;width:726;height:100;visibility:visible;mso-wrap-style:square;v-text-anchor:top" coordsize="726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" path="m,l,100m725,r,100e" filled="f" strokecolor="#252525" strokeweight=".06825mm">
                  <v:path arrowok="t" o:connecttype="custom" o:connectlocs="0,3918;0,4018;725,3918;725,4018" o:connectangles="0,0,0,0"/>
                </v:shape>
                <v:line id="Line 302" o:spid="_x0000_s1715" style="position:absolute;visibility:visible;mso-wrap-style:square" from="9917,3918" to="9917,40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" strokecolor="#252525" strokeweight=".06822mm"/>
                <v:line id="Line 301" o:spid="_x0000_s1716" style="position:absolute;visibility:visible;mso-wrap-style:square" from="2665,230" to="2665,3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" strokecolor="#252525" strokeweight=".06825mm"/>
                <v:line id="Line 300" o:spid="_x0000_s1717" style="position:absolute;visibility:visible;mso-wrap-style:square" from="3390,230" to="3390,3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" strokecolor="#252525" strokeweight=".06825mm"/>
                <v:line id="Line 299" o:spid="_x0000_s1718" style="position:absolute;visibility:visible;mso-wrap-style:square" from="4115,230" to="4115,3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" strokecolor="#252525" strokeweight=".06822mm"/>
                <v:shape id="AutoShape 298" o:spid="_x0000_s1719" style="position:absolute;left:4840;top:230;width:726;height:100;visibility:visible;mso-wrap-style:square;v-text-anchor:top" coordsize="726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" path="m,l,100m726,r,100e" filled="f" strokecolor="#252525" strokeweight=".06825mm">
                  <v:path arrowok="t" o:connecttype="custom" o:connectlocs="0,230;0,330;726,230;726,330" o:connectangles="0,0,0,0"/>
                </v:shape>
                <v:line id="Line 297" o:spid="_x0000_s1720" style="position:absolute;visibility:visible;mso-wrap-style:square" from="6291,230" to="6291,3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" strokecolor="#252525" strokeweight=".06822mm"/>
                <v:line id="Line 296" o:spid="_x0000_s1721" style="position:absolute;visibility:visible;mso-wrap-style:square" from="7016,230" to="7016,3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" strokecolor="#252525" strokeweight=".06825mm"/>
                <v:line id="Line 295" o:spid="_x0000_s1722" style="position:absolute;visibility:visible;mso-wrap-style:square" from="9917,230" to="9917,3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" strokecolor="#252525" strokeweight=".06822mm"/>
                <v:line id="Line 294" o:spid="_x0000_s1723" style="position:absolute;visibility:visible;mso-wrap-style:square" from="2665,227" to="2665,40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" strokecolor="#252525" strokeweight=".06825mm"/>
                <v:line id="Line 293" o:spid="_x0000_s1724" style="position:absolute;visibility:visible;mso-wrap-style:square" from="9917,227" to="9917,40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" strokecolor="#252525" strokeweight=".06822mm"/>
                <v:line id="Line 292" o:spid="_x0000_s1725" style="position:absolute;visibility:visible;mso-wrap-style:square" from="2664,4018" to="2739,40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" strokecolor="#252525" strokeweight=".09122mm"/>
                <v:shape id="AutoShape 291" o:spid="_x0000_s1726" style="position:absolute;left:2664;top:2755;width:75;height:632;visibility:visible;mso-wrap-style:square;v-text-anchor:top" coordsize="75,6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" path="m,632r75,m,l75,e" filled="f" strokecolor="#252525" strokeweight=".09128mm">
                  <v:path arrowok="t" o:connecttype="custom" o:connectlocs="0,3387;75,3387;0,2755;75,2755" o:connectangles="0,0,0,0"/>
                </v:shape>
                <v:line id="Line 290" o:spid="_x0000_s1727" style="position:absolute;visibility:visible;mso-wrap-style:square" from="2664,2124" to="2739,21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" strokecolor="#252525" strokeweight=".09122mm"/>
                <v:line id="Line 289" o:spid="_x0000_s1728" style="position:absolute;visibility:visible;mso-wrap-style:square" from="2664,1493" to="2739,14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" strokecolor="#252525" strokeweight=".09128mm"/>
                <v:shape id="AutoShape 288" o:spid="_x0000_s1729" style="position:absolute;left:2664;top:230;width:75;height:632;visibility:visible;mso-wrap-style:square;v-text-anchor:top" coordsize="75,6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" path="m,632r75,m,l75,e" filled="f" strokecolor="#252525" strokeweight=".1014mm">
                  <v:path arrowok="t" o:connecttype="custom" o:connectlocs="0,862;75,862;0,230;75,230" o:connectangles="0,0,0,0"/>
                </v:shape>
                <v:line id="Line 287" o:spid="_x0000_s1730" style="position:absolute;visibility:visible;mso-wrap-style:square" from="9843,4018" to="9918,40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" strokecolor="#252525" strokeweight=".09122mm"/>
                <v:shape id="AutoShape 286" o:spid="_x0000_s1731" style="position:absolute;left:9843;top:2755;width:75;height:632;visibility:visible;mso-wrap-style:square;v-text-anchor:top" coordsize="75,6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" path="m,632r75,m,l75,e" filled="f" strokecolor="#252525" strokeweight=".09128mm">
                  <v:path arrowok="t" o:connecttype="custom" o:connectlocs="0,3387;75,3387;0,2755;75,2755" o:connectangles="0,0,0,0"/>
                </v:shape>
                <v:line id="Line 285" o:spid="_x0000_s1732" style="position:absolute;visibility:visible;mso-wrap-style:square" from="9843,2124" to="9918,21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" strokecolor="#252525" strokeweight=".09122mm"/>
                <v:line id="Line 284" o:spid="_x0000_s1733" style="position:absolute;visibility:visible;mso-wrap-style:square" from="9843,230" to="9918,2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" strokecolor="#252525" strokeweight=".1014mm"/>
                <v:shape id="Freeform 283" o:spid="_x0000_s1734" style="position:absolute;left:2686;top:729;width:78;height:121;visibility:visible;mso-wrap-style:square;v-text-anchor:top" coordsize="78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" path="m,60l77,r,120l,60xe" filled="f" strokecolor="blue" strokeweight=".30206mm">
                  <v:path arrowok="t" o:connecttype="custom" o:connectlocs="0,789;77,729;77,849;0,789" o:connectangles="0,0,0,0"/>
                </v:shape>
                <v:shape id="Picture 282" o:spid="_x0000_s1735" type="#_x0000_t75" style="position:absolute;left:2747;top:2336;width:534;height:1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">
                  <v:imagedata r:id="rId375" o:title=""/>
                </v:shape>
                <v:shape id="AutoShape 281" o:spid="_x0000_s1736" style="position:absolute;left:38892;top:-33329;width:250499;height:14915;visibility:visible;mso-wrap-style:square;v-text-anchor:top" coordsize="250499,149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" path="m-35628,36538r78,-59l-35550,36599r-78,-61xm-35552,36538r78,-59l-35474,36599r-78,-61xm-35482,36538r78,-59l-35404,36599r-78,-61xm-35406,36538r77,-59l-35329,36599r-77,-61xm-35336,36538r77,-59l-35259,36599r-77,-61xm-35266,36538r78,-59l-35188,36599r-78,-61xm-35190,36538r78,-59l-35112,36599r-78,-61xm-35120,36538r78,-59l-35042,36599r-78,-61xm-35044,36538r78,-59l-34966,36599r-78,-61xm-34974,36538r78,-59l-34896,36599r-78,-61xm-34904,36538r78,-59l-34826,36599r-78,-61xm-34828,36538r78,-59l-34750,36599r-78,-61xm-34758,36538r78,-59l-34680,36599r-78,-61xm-34682,36538r78,-59l-34604,36599r-78,-61xm-34612,36538r78,-59l-34534,36599r-78,-61xm-34536,36538r77,-59l-34459,36599r-77,-61xm-34466,36538r78,-59l-34388,36599r-78,-61xm-34396,36538r78,-59l-34318,36599r-78,-61xm-34320,36538r78,-59l-34242,36599r-78,-61xm-34250,36538r78,-59l-34172,36599r-78,-61xm-34174,36538r78,-59l-34096,36599r-78,-61xm-34104,36538r78,-59l-34026,36599r-78,-61xm-34028,36538r78,-59l-33950,36599r-78,-61xm-33958,36538r78,-59l-33880,36599r-78,-61xm-33888,36538r78,-59l-33810,36599r-78,-61xm-33812,36538r78,-59l-33734,36599r-78,-61xm-33742,36538r78,-59l-33664,36599r-78,-61xm-33666,36538r78,-59l-33588,36599r-78,-61xm-33596,36538r78,-59l-33518,36599r-78,-61xm-33526,36538r78,-59l-33448,36599r-78,-61xm-33450,36538r78,-59l-33372,36599r-78,-61xm-33380,36538r78,-59l-33302,36599r-78,-61xm-33304,36538r78,-59l-33226,36599r-78,-61xm-33234,36538r78,-59l-33156,36599r-78,-61xm-33158,36538r78,-59l-33080,36599r-78,-61xm-33088,36945r78,-61l-33010,37005r-78,-60xm-33018,36945r78,-61l-32940,37005r-78,-60xm-32942,36945r78,-61l-32864,37005r-78,-60xm-32872,36945r78,-61l-32794,37005r-78,-60xm-32796,36945r78,-61l-32718,37005r-78,-60xm-32726,36945r78,-61l-32648,37005r-78,-60xm-32650,36945r78,-61l-32572,37005r-78,-60xm-32580,36945r78,-61l-32502,37005r-78,-60xm-32510,36945r78,-61l-32432,37005r-78,-60xm-32434,36945r78,-61l-32356,37005r-78,-60xm-32364,36945r78,-61l-32286,37005r-78,-60xm-32288,36945r78,-61l-32210,37005r-78,-60xm-32218,36945r78,-61l-32140,37005r-78,-60xm-32148,36945r78,-61l-32070,37005r-78,-60xm-32072,36945r78,-61l-31994,37005r-78,-60xm-32002,36945r78,-61l-31924,37005r-78,-60xm-31926,36945r78,-61l-31848,37005r-78,-60xm-31856,36945r78,-61l-31778,37005r-78,-60xm-31780,36945r78,-61l-31702,37005r-78,-60xm-31710,36945r78,-61l-31632,37005r-78,-60xm-31640,36945r78,-61l-31562,37005r-78,-60xm-31564,36945r78,-61l-31486,37005r-78,-60xm-31494,36945r78,-61l-31416,37005r-78,-60xm-31418,36945r78,-61l-31340,37005r-78,-60xm-31348,36945r78,-61l-31270,37005r-78,-60xm-31278,36945r78,-61l-31200,37005r-78,-60xm-31202,36945r78,-61l-31124,37005r-78,-60xm-31132,36945r78,-61l-31054,37005r-78,-60xm-31056,36945r78,-61l-30978,37005r-78,-60xm-30985,36945r77,-61l-30908,37005r-77,-60xm-30910,36945r78,-61l-30832,37005r-78,-60xm-30840,36945r78,-61l-30762,37005r-78,-60xm-30770,36945r78,-61l-30692,37005r-78,-60xm-30694,36945r78,-61l-30616,37005r-78,-60xm-30624,36945r78,-61l-30546,37005r-78,-60xm-30548,36945r78,-61l-30470,37005r-78,-60xm-30478,36945r78,-61l-30400,37005r-78,-60xm-30402,36945r78,-61l-30324,37005r-78,-60xm-30332,36945r78,-61l-30254,37005r-78,-60xm-30262,36945r78,-61l-30184,37005r-78,-60xm-30185,36945r77,-61l-30108,37005r-77,-60xm-30115,36945r77,-61l-30038,37005r-77,-60xm-30040,36945r78,-61l-29962,37005r-78,-60xm-29970,36945r78,-61l-29892,37005r-78,-60xm-29900,36945r78,-61l-29822,37005r-78,-60xm-29823,36945r77,-61l-29746,37005r-77,-60xm-29753,36945r77,-61l-29676,37005r-77,-60xm-29678,36945r78,-61l-29600,37005r-78,-60xm-29608,36945r78,-61l-29530,37005r-78,-60xm-29532,36945r78,-61l-29454,37005r-78,-60xm-29461,36945r77,-61l-29384,37005r-77,-60xm-29391,36945r77,-61l-29314,37005r-77,-60xm-29315,36945r77,-61l-29238,37005r-77,-60xm-29245,36945r78,-61l-29167,37005r-78,-60xm-29170,36945r78,-61l-29092,37005r-78,-60xm-29100,36945r78,-61l-29022,37005r-78,-60xe" filled="f" strokecolor="blue" strokeweight=".321mm">
                  <v:path arrowok="t" o:connecttype="custom" o:connectlocs="-35474,3150;-35482,3209;-35259,3150;-35266,3209;-35042,3150;-35044,3209;-34826,3150;-34828,3209;-34604,3150;-34612,3209;-34388,3150;-34396,3209;-34172,3150;-34174,3209;-33950,3150;-33958,3209;-33734,3150;-33742,3209;-33518,3150;-33526,3209;-33302,3150;-33304,3209;-33080,3150;-33088,3616;-32864,3555;-32872,3616;-32648,3555;-32650,3616;-32432,3555;-32434,3616;-32210,3555;-32218,3616;-31994,3555;-32002,3616;-31778,3555;-31780,3616;-31562,3555;-31564,3616;-31340,3555;-31348,3616;-31124,3555;-31132,3616;-30908,3555;-30910,3616;-30692,3555;-30694,3616;-30470,3555;-30478,3616;-30254,3555;-30262,3616;-30038,3555;-30040,3616;-29822,3555;-29823,3616;-29600,3555;-29608,3616;-29384,3555;-29391,3616;-29167,3555;-29170,3616" o:connectangles="0,0,0,0,0,0,0,0,0,0,0,0,0,0,0,0,0,0,0,0,0,0,0,0,0,0,0,0,0,0,0,0,0,0,0,0,0,0,0,0,0,0,0,0,0,0,0,0,0,0,0,0,0,0,0,0,0,0,0,0"/>
                </v:shape>
                <v:shape id="Freeform 280" o:spid="_x0000_s1737" style="position:absolute;left:9869;top:3555;width:78;height:121;visibility:visible;mso-wrap-style:square;v-text-anchor:top" coordsize="78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" path="m,61l77,r,121l,61xe" filled="f" strokecolor="blue" strokeweight=".30206mm">
                  <v:path arrowok="t" o:connecttype="custom" o:connectlocs="0,3616;77,3555;77,3676;0,3616" o:connectangles="0,0,0,0"/>
                </v:shape>
                <v:shape id="AutoShape 279" o:spid="_x0000_s1738" style="position:absolute;left:18924;top:-100355;width:272260;height:80180;visibility:visible;mso-wrap-style:square;v-text-anchor:top" coordsize="272260,80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" path="m-16187,101141r73,1616l-15679,102757r72,808l-13141,103565r73,403l-12633,103968t-73,l-9006,103968t-73,l-9006,103968e" filled="f" strokecolor="blue" strokeweight=".321mm">
                  <v:path arrowok="t" o:connecttype="custom" o:connectlocs="-16187,786;-16114,2402;-15679,2402;-15607,3210;-13141,3210;-13068,3613;-12633,3613;-12706,3613;-9006,3613;-9079,3613;-9006,3613" o:connectangles="0,0,0,0,0,0,0,0,0,0,0"/>
                </v:shape>
                <v:shape id="Picture 278" o:spid="_x0000_s1739" type="#_x0000_t75" style="position:absolute;left:2677;top:2336;width:166;height:1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">
                  <v:imagedata r:id="rId376" o:title=""/>
                </v:shape>
                <v:shape id="AutoShape 277" o:spid="_x0000_s1740" style="position:absolute;left:22510;top:-33329;width:247614;height:14915;visibility:visible;mso-wrap-style:square;v-text-anchor:top" coordsize="247614,149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" path="m-19678,36538r78,-59l-19600,36599r-78,-61xm-19608,36538r78,-59l-19530,36599r-78,-61xm-19533,36538r78,-59l-19455,36599r-78,-61xm-19462,36538r78,-59l-19384,36599r-78,-61xm-19392,36538r78,-59l-19314,36599r-78,-61xm-19316,36538r77,-59l-19239,36599r-77,-61xm-19246,36538r78,-59l-19168,36599r-78,-61xm-19170,36538r78,-59l-19092,36599r-78,-61xm-19100,36538r78,-59l-19022,36599r-78,-61xm-19024,36538r77,-59l-18947,36599r-77,-61xm-18954,36538r77,-59l-18877,36599r-77,-61xm-18884,36945r78,-61l-18806,37005r-78,-60xm-18808,36945r78,-61l-18730,37005r-78,-60xm-18738,36945r78,-61l-18660,37005r-78,-60xm-18662,36945r78,-61l-18584,37005r-78,-60xm-18592,36945r78,-61l-18514,37005r-78,-60xm-18522,36945r78,-61l-18444,37005r-78,-60xm-18446,36945r78,-61l-18368,37005r-78,-60xm-18376,36945r78,-61l-18298,37005r-78,-60xm-18300,36945r78,-61l-18222,37005r-78,-60xm-18230,36945r78,-61l-18152,37005r-78,-60xm-18154,36945r77,-61l-18077,37005r-77,-60xm-18084,36945r78,-61l-18006,37005r-78,-60xm-18014,36945r78,-61l-17936,37005r-78,-60xm-17938,36945r78,-61l-17860,37005r-78,-60xm-17868,36945r78,-61l-17790,37005r-78,-60xm-17792,36945r78,-61l-17714,37005r-78,-60xm-17722,36945r78,-61l-17644,37005r-78,-60xm-17646,36945r78,-61l-17568,37005r-78,-60xm-17576,36945r78,-61l-17498,37005r-78,-60xm-17506,36945r78,-61l-17428,37005r-78,-60xm-17430,36945r78,-61l-17352,37005r-78,-60xm-17360,36945r78,-61l-17282,37005r-78,-60xm-17284,36945r78,-61l-17206,37005r-78,-60xm-17214,36945r78,-61l-17136,37005r-78,-60xm-17144,36945r78,-61l-17066,37005r-78,-60xm-17068,36945r78,-61l-16990,37005r-78,-60xm-16998,36945r78,-61l-16920,37005r-78,-60xm-16922,36945r78,-61l-16844,37005r-78,-60xm-16852,36945r78,-61l-16774,37005r-78,-60xm-16776,36945r78,-61l-16698,37005r-78,-60xm-16706,36945r78,-61l-16628,37005r-78,-60xm-16636,36945r78,-61l-16558,37005r-78,-60xm-16560,36945r78,-61l-16482,37005r-78,-60xm-16490,36945r78,-61l-16412,37005r-78,-60xm-16414,36945r78,-61l-16336,37005r-78,-60xm-16344,36945r78,-61l-16266,37005r-78,-60xm-16268,36945r78,-61l-16190,37005r-78,-60xm-16198,36945r78,-61l-16120,37005r-78,-60xm-16128,36945r78,-61l-16050,37005r-78,-60xm-16052,36945r78,-61l-15974,37005r-78,-60xm-15982,36945r78,-61l-15904,37005r-78,-60xm-15906,36945r78,-61l-15828,37005r-78,-60xm-15836,36945r78,-61l-15758,37005r-78,-60xm-15766,36945r78,-61l-15688,37005r-78,-60xm-15690,36945r78,-61l-15612,37005r-78,-60xm-15620,36945r78,-61l-15542,37005r-78,-60xm-15544,36945r78,-61l-15466,37005r-78,-60xm-15474,36945r78,-61l-15396,37005r-78,-60xm-15398,36945r78,-61l-15320,37005r-78,-60xm-15328,36945r78,-61l-15250,37005r-78,-60xm-15258,36945r78,-61l-15180,37005r-78,-60xm-15182,36945r78,-61l-15104,37005r-78,-60xm-15112,36945r78,-61l-15034,37005r-78,-60xm-15036,36945r78,-61l-14958,37005r-78,-60xm-14966,36945r78,-61l-14888,37005r-78,-60xm-14896,36945r78,-61l-14818,37005r-78,-60xm-14820,36945r78,-61l-14742,37005r-78,-60xm-14750,36945r78,-61l-14672,37005r-78,-60xm-14674,36945r78,-61l-14596,37005r-78,-60xm-14603,36945r77,-61l-14526,37005r-77,-60xm-14528,36945r78,-61l-14450,37005r-78,-60xm-14458,36945r78,-61l-14380,37005r-78,-60xm-14388,36945r78,-61l-14310,37005r-78,-60xm-14312,36945r78,-61l-14234,37005r-78,-60xm-14242,36945r78,-61l-14164,37005r-78,-60xm-14166,36945r78,-61l-14088,37005r-78,-60xm-14096,36945r78,-61l-14018,37005r-78,-60xm-14020,36945r78,-61l-13942,37005r-78,-60xm-13950,36945r78,-61l-13872,37005r-78,-60xm-13880,36945r78,-61l-13802,37005r-78,-60xm-13803,36945r77,-61l-13726,37005r-77,-60xm-13733,36945r77,-61l-13656,37005r-77,-60xm-13658,36945r78,-61l-13580,37005r-78,-60xm-13588,36945r78,-61l-13510,37005r-78,-60xm-13518,36945r78,-61l-13440,37005r-78,-60xm-13441,36945r77,-61l-13364,37005r-77,-60xm-13371,36945r77,-61l-13294,37005r-77,-60xm-13296,36945r78,-61l-13218,37005r-78,-60xm-13226,36945r78,-61l-13148,37005r-78,-60xe" filled="f" strokecolor="red" strokeweight=".321mm">
                  <v:path arrowok="t" o:connecttype="custom" o:connectlocs="-19530,3150;-19533,3209;-19314,3150;-19316,3209;-19092,3150;-19100,3209;-18877,3150;-18884,3616;-18660,3555;-18662,3616;-18444,3555;-18446,3616;-18222,3555;-18230,3616;-18006,3555;-18014,3616;-17790,3555;-17792,3616;-17568,3555;-17576,3616;-17352,3555;-17360,3616;-17136,3555;-17144,3616;-16920,3555;-16922,3616;-16698,3555;-16706,3616;-16482,3555;-16490,3616;-16266,3555;-16268,3616;-16050,3555;-16052,3616;-15828,3555;-15836,3616;-15612,3555;-15620,3616;-15396,3555;-15398,3616;-15180,3555;-15182,3616;-14958,3555;-14966,3616;-14742,3555;-14750,3616;-14526,3555;-14528,3616;-14310,3555;-14312,3616;-14088,3555;-14096,3616;-13872,3555;-13880,3616;-13656,3555;-13658,3616;-13440,3555;-13441,3616;-13218,3555;-13226,3616" o:connectangles="0,0,0,0,0,0,0,0,0,0,0,0,0,0,0,0,0,0,0,0,0,0,0,0,0,0,0,0,0,0,0,0,0,0,0,0,0,0,0,0,0,0,0,0,0,0,0,0,0,0,0,0,0,0,0,0,0,0,0,0"/>
                </v:shape>
                <v:shape id="Picture 276" o:spid="_x0000_s1741" type="#_x0000_t75" style="position:absolute;left:9351;top:3749;width:604;height:1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">
                  <v:imagedata r:id="rId377" o:title=""/>
                </v:shape>
                <v:shape id="AutoShape 275" o:spid="_x0000_s1742" style="position:absolute;left:18924;top:-54536;width:272260;height:40098;visibility:visible;mso-wrap-style:square;v-text-anchor:top" coordsize="272260,400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" path="m-16187,56938r73,l-16042,57746r725,l-15244,58149r2611,m-12706,58149r3119,l-9514,58352r508,m-9079,58352r73,e" filled="f" strokecolor="red" strokeweight=".321mm">
                  <v:path arrowok="t" o:connecttype="custom" o:connectlocs="-16187,2402;-16114,2402;-16042,3210;-15317,3210;-15244,3613;-12633,3613;-12706,3613;-9587,3613;-9514,3816;-9006,3816;-9079,3816;-9006,3816" o:connectangles="0,0,0,0,0,0,0,0,0,0,0,0"/>
                </v:shape>
                <v:shape id="Picture 274" o:spid="_x0000_s1743" type="#_x0000_t75" style="position:absolute;left:2677;top:3141;width:458;height:1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">
                  <v:imagedata r:id="rId378" o:title=""/>
                </v:shape>
                <v:shape id="AutoShape 273" o:spid="_x0000_s1744" style="position:absolute;left:33350;top:-21822;width:258927;height:9161;visibility:visible;mso-wrap-style:square;v-text-anchor:top" coordsize="258927,91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" path="m-30232,25438r78,-61l-30154,25498r-78,-60xm-30156,25438r77,-61l-30079,25498r-77,-60xm-30086,25438r78,-61l-30008,25498r-78,-60xm-30010,25438r78,-61l-29932,25498r-78,-60xm-29940,25438r78,-61l-29862,25498r-78,-60xm-29864,25438r77,-61l-29787,25498r-77,-60xm-29794,25438r77,-61l-29717,25498r-77,-60xm-29724,25438r78,-61l-29646,25498r-78,-60xm-29648,25438r78,-61l-29570,25498r-78,-60xm-29578,25438r78,-61l-29500,25498r-78,-60xm-29502,25438r78,-61l-29424,25498r-78,-60xm-29432,25438r78,-61l-29354,25498r-78,-60xm-29362,25438r78,-61l-29284,25498r-78,-60xm-29286,25438r78,-61l-29208,25498r-78,-60xm-29216,25438r78,-61l-29138,25498r-78,-60xm-29140,25438r78,-61l-29062,25498r-78,-60xm-29070,25438r78,-61l-28992,25498r-78,-60xm-28994,25438r77,-61l-28917,25498r-77,-60xm-28924,25438r78,-61l-28846,25498r-78,-60xm-28854,25438r78,-61l-28776,25498r-78,-60xm-28778,25438r78,-61l-28700,25498r-78,-60xm-28708,25438r78,-61l-28630,25498r-78,-60xm-28632,25438r78,-61l-28554,25498r-78,-60xm-28562,25438r78,-61l-28484,25498r-78,-60xm-28486,25438r78,-61l-28408,25498r-78,-60xm-28416,25438r78,-61l-28338,25498r-78,-60xm-28346,25438r78,-61l-28268,25498r-78,-60xm-28270,25438r78,-61l-28192,25498r-78,-60xm-28200,25438r78,-61l-28122,25498r-78,-60xm-28124,25438r78,-61l-28046,25498r-78,-60xm-28054,25438r78,-61l-27976,25498r-78,-60xm-27984,25438r78,-61l-27906,25498r-78,-60xm-27908,25438r78,-61l-27830,25498r-78,-60xm-27838,25438r78,-61l-27760,25498r-78,-60xm-27762,25438r78,-61l-27684,25498r-78,-60xm-27692,25438r78,-61l-27614,25498r-78,-60xm-27616,25438r78,-61l-27538,25498r-78,-60xm-27546,25438r78,-61l-27468,25498r-78,-60xm-27476,25438r78,-61l-27398,25498r-78,-60xm-27400,25438r78,-61l-27322,25498r-78,-60xm-27330,25438r78,-61l-27252,25498r-78,-60xm-27254,25438r78,-61l-27176,25498r-78,-60xm-27184,25438r78,-61l-27106,25498r-78,-60xm-27108,25438r78,-61l-27030,25498r-78,-60xm-27038,25438r78,-61l-26960,25498r-78,-60xm-26968,25438r78,-61l-26890,25498r-78,-60xm-26892,25438r78,-61l-26814,25498r-78,-60xm-26822,25438r78,-61l-26744,25498r-78,-60xm-26746,25438r78,-61l-26668,25498r-78,-60xm-26676,25438r78,-61l-26598,25498r-78,-60xm-26606,25438r78,-61l-26528,25498r-78,-60xm-26530,25438r78,-61l-26452,25498r-78,-60xm-26460,25438r78,-61l-26382,25498r-78,-60xm-26384,25438r78,-61l-26306,25498r-78,-60xm-26314,25438r78,-61l-26236,25498r-78,-60xm-26238,25438r78,-61l-26160,25498r-78,-60xm-26168,25641r78,-61l-26090,25700r-78,-59xm-26098,25641r78,-61l-26020,25700r-78,-59xm-26022,25641r78,-61l-25944,25700r-78,-59xm-25952,25641r78,-61l-25874,25700r-78,-59xm-25876,25641r78,-61l-25798,25700r-78,-59xm-25806,25641r78,-61l-25728,25700r-78,-59xm-25736,25641r78,-61l-25658,25700r-78,-59xm-25660,25641r78,-61l-25582,25700r-78,-59xm-25590,25641r78,-61l-25512,25700r-78,-59xm-25514,25641r78,-61l-25436,25700r-78,-59xm-25443,25641r77,-61l-25366,25700r-77,-59xm-25368,25641r78,-61l-25290,25700r-78,-59xm-25298,25641r78,-61l-25220,25700r-78,-59xm-25228,25641r78,-61l-25150,25700r-78,-59xm-25152,25641r78,-61l-25074,25700r-78,-59xm-25082,25641r78,-61l-25004,25700r-78,-59xm-25006,25641r78,-61l-24928,25700r-78,-59xm-24936,25641r78,-61l-24858,25700r-78,-59xm-24860,25641r78,-61l-24782,25700r-78,-59xm-24790,25641r78,-61l-24712,25700r-78,-59xm-24720,25641r78,-61l-24642,25700r-78,-59xm-24643,25641r77,-61l-24566,25700r-77,-59xm-24573,25641r77,-61l-24496,25700r-77,-59xm-24498,25641r78,-61l-24420,25700r-78,-59xm-24428,25641r78,-61l-24350,25700r-78,-59xm-24358,25641r78,-61l-24280,25700r-78,-59xm-24281,25641r77,-61l-24204,25700r-77,-59xm-24211,25641r77,-61l-24134,25700r-77,-59xm-24136,25641r78,-61l-24058,25700r-78,-59xm-24066,25641r78,-61l-23988,25700r-78,-59xm-23990,25641r78,-61l-23912,25700r-78,-59xm-23919,25641r77,-61l-23842,25700r-77,-59xm-23849,25641r77,-61l-23772,25700r-77,-59xm-23773,25641r77,-61l-23696,25700r-77,-59xm-23703,25641r78,-61l-23625,25700r-78,-59xm-23628,25641r78,-61l-23550,25700r-78,-59xm-23558,25641r78,-61l-23480,25700r-78,-59xm-23481,25641r77,-61l-23404,25700r-77,-59xe" filled="f" strokeweight=".321mm">
                  <v:path arrowok="t" o:connecttype="custom" o:connectlocs="-30079,3555;-30086,3616;-29862,3555;-29864,3616;-29646,3555;-29648,3616;-29424,3555;-29432,3616;-29208,3555;-29216,3616;-28992,3555;-28994,3616;-28776,3555;-28778,3616;-28554,3555;-28562,3616;-28338,3555;-28346,3616;-28122,3555;-28124,3616;-27906,3555;-27908,3616;-27684,3555;-27692,3616;-27468,3555;-27476,3616;-27252,3555;-27254,3616;-27030,3555;-27038,3616;-26814,3555;-26822,3616;-26598,3555;-26606,3616;-26382,3555;-26384,3616;-26160,3555;-26168,3819;-25944,3758;-25952,3819;-25728,3758;-25736,3819;-25512,3758;-25514,3819;-25290,3758;-25298,3819;-25074,3758;-25082,3819;-24858,3758;-24860,3819;-24642,3758;-24643,3819;-24420,3758;-24428,3819;-24204,3758;-24211,3819;-23988,3758;-23990,3819;-23772,3758;-23773,3819;-23550,3758;-23558,3819" o:connectangles="0,0,0,0,0,0,0,0,0,0,0,0,0,0,0,0,0,0,0,0,0,0,0,0,0,0,0,0,0,0,0,0,0,0,0,0,0,0,0,0,0,0,0,0,0,0,0,0,0,0,0,0,0,0,0,0,0,0,0,0,0,0"/>
                </v:shape>
                <v:shape id="AutoShape 272" o:spid="_x0000_s1745" style="position:absolute;left:18924;top:-31618;width:272260;height:17181;visibility:visible;mso-wrap-style:square;v-text-anchor:top" coordsize="272260,171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" path="m-16187,34828r363,l-15752,35231r3119,m-12706,35231r944,l-11690,35434r2684,m-9079,35434r73,e" filled="f" strokeweight=".321mm">
                  <v:path arrowok="t" o:connecttype="custom" o:connectlocs="-16187,3210;-15824,3210;-15752,3613;-12633,3613;-12706,3613;-11762,3613;-11690,3816;-9006,3816;-9079,3816;-9006,3816" o:connectangles="0,0,0,0,0,0,0,0,0,0"/>
                </v:shape>
                <v:shape id="Picture 271" o:spid="_x0000_s1746" type="#_x0000_t75" style="position:absolute;left:7684;top:228;width:2236;height:19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">
                  <v:imagedata r:id="rId379" o:title=""/>
                </v:shape>
                <v:shape id="Text Box 270" o:spid="_x0000_s1747" type="#_x0000_t202" style="position:absolute;left:2662;top:226;width:7294;height:37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" filled="f" stroked="f">
                  <v:textbox inset="0,0,0,0">
                    <w:txbxContent>
                      <w:p w14:paraId="3372D7D5" w14:textId="77777777" w:rsidR="00B0570F" w:rsidRDefault="00B0570F">
                        <w:pPr>
                          <w:spacing w:before="28"/>
                          <w:ind w:right="227"/>
                          <w:jc w:val="righ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w w:val="85"/>
                            <w:sz w:val="18"/>
                          </w:rPr>
                          <w:t xml:space="preserve">Numerical solution </w:t>
                        </w:r>
                        <w:r>
                          <w:rPr>
                            <w:rFonts w:ascii="Calibri"/>
                            <w:w w:val="85"/>
                            <w:position w:val="-8"/>
                            <w:sz w:val="15"/>
                          </w:rPr>
                          <w:t>2</w:t>
                        </w:r>
                        <w:r>
                          <w:rPr>
                            <w:rFonts w:ascii="Calibri"/>
                            <w:w w:val="85"/>
                            <w:sz w:val="18"/>
                          </w:rPr>
                          <w:t xml:space="preserve">= </w:t>
                        </w:r>
                        <w:r>
                          <w:rPr>
                            <w:rFonts w:ascii="Calibri"/>
                            <w:w w:val="85"/>
                            <w:position w:val="-8"/>
                            <w:sz w:val="15"/>
                          </w:rPr>
                          <w:t>3</w:t>
                        </w:r>
                        <w:r>
                          <w:rPr>
                            <w:rFonts w:ascii="Calibri"/>
                            <w:w w:val="85"/>
                            <w:sz w:val="18"/>
                          </w:rPr>
                          <w:t>=0.9</w:t>
                        </w:r>
                      </w:p>
                      <w:p w14:paraId="57CEC372" w14:textId="77777777" w:rsidR="00B0570F" w:rsidRDefault="00B0570F">
                        <w:pPr>
                          <w:spacing w:before="10"/>
                          <w:ind w:right="63"/>
                          <w:jc w:val="righ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w w:val="85"/>
                            <w:sz w:val="18"/>
                          </w:rPr>
                          <w:t xml:space="preserve">Proposed closed form </w:t>
                        </w:r>
                        <w:r>
                          <w:rPr>
                            <w:rFonts w:ascii="Calibri"/>
                            <w:w w:val="85"/>
                            <w:position w:val="-8"/>
                            <w:sz w:val="15"/>
                          </w:rPr>
                          <w:t>2</w:t>
                        </w:r>
                        <w:r>
                          <w:rPr>
                            <w:rFonts w:ascii="Calibri"/>
                            <w:w w:val="85"/>
                            <w:sz w:val="18"/>
                          </w:rPr>
                          <w:t xml:space="preserve">= </w:t>
                        </w:r>
                        <w:r>
                          <w:rPr>
                            <w:rFonts w:ascii="Calibri"/>
                            <w:w w:val="85"/>
                            <w:position w:val="-8"/>
                            <w:sz w:val="15"/>
                          </w:rPr>
                          <w:t>3</w:t>
                        </w:r>
                        <w:r>
                          <w:rPr>
                            <w:rFonts w:ascii="Calibri"/>
                            <w:w w:val="85"/>
                            <w:sz w:val="18"/>
                          </w:rPr>
                          <w:t>=0.9</w:t>
                        </w:r>
                      </w:p>
                      <w:p w14:paraId="322CC7AE" w14:textId="77777777" w:rsidR="00B0570F" w:rsidRDefault="00B0570F">
                        <w:pPr>
                          <w:spacing w:before="10"/>
                          <w:ind w:right="227"/>
                          <w:jc w:val="righ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w w:val="85"/>
                            <w:sz w:val="18"/>
                          </w:rPr>
                          <w:t xml:space="preserve">Numerical solution </w:t>
                        </w:r>
                        <w:r>
                          <w:rPr>
                            <w:rFonts w:ascii="Calibri"/>
                            <w:w w:val="85"/>
                            <w:position w:val="-8"/>
                            <w:sz w:val="15"/>
                          </w:rPr>
                          <w:t>2</w:t>
                        </w:r>
                        <w:r>
                          <w:rPr>
                            <w:rFonts w:ascii="Calibri"/>
                            <w:w w:val="85"/>
                            <w:sz w:val="18"/>
                          </w:rPr>
                          <w:t xml:space="preserve">= </w:t>
                        </w:r>
                        <w:r>
                          <w:rPr>
                            <w:rFonts w:ascii="Calibri"/>
                            <w:w w:val="85"/>
                            <w:position w:val="-8"/>
                            <w:sz w:val="15"/>
                          </w:rPr>
                          <w:t>3</w:t>
                        </w:r>
                        <w:r>
                          <w:rPr>
                            <w:rFonts w:ascii="Calibri"/>
                            <w:w w:val="85"/>
                            <w:sz w:val="18"/>
                          </w:rPr>
                          <w:t>=0.6</w:t>
                        </w:r>
                      </w:p>
                      <w:p w14:paraId="7AF51AD3" w14:textId="77777777" w:rsidR="00B0570F" w:rsidRDefault="00B0570F">
                        <w:pPr>
                          <w:spacing w:before="2"/>
                          <w:ind w:right="63"/>
                          <w:jc w:val="righ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w w:val="85"/>
                            <w:sz w:val="18"/>
                          </w:rPr>
                          <w:t xml:space="preserve">Proposed closed form </w:t>
                        </w:r>
                        <w:r>
                          <w:rPr>
                            <w:rFonts w:ascii="Calibri"/>
                            <w:w w:val="85"/>
                            <w:position w:val="-8"/>
                            <w:sz w:val="15"/>
                          </w:rPr>
                          <w:t>2</w:t>
                        </w:r>
                        <w:r>
                          <w:rPr>
                            <w:rFonts w:ascii="Calibri"/>
                            <w:w w:val="85"/>
                            <w:sz w:val="18"/>
                          </w:rPr>
                          <w:t xml:space="preserve">= </w:t>
                        </w:r>
                        <w:r>
                          <w:rPr>
                            <w:rFonts w:ascii="Calibri"/>
                            <w:w w:val="85"/>
                            <w:position w:val="-8"/>
                            <w:sz w:val="15"/>
                          </w:rPr>
                          <w:t>3</w:t>
                        </w:r>
                        <w:r>
                          <w:rPr>
                            <w:rFonts w:ascii="Calibri"/>
                            <w:w w:val="85"/>
                            <w:sz w:val="18"/>
                          </w:rPr>
                          <w:t>=0.6</w:t>
                        </w:r>
                      </w:p>
                      <w:p w14:paraId="28130ED5" w14:textId="77777777" w:rsidR="00B0570F" w:rsidRDefault="00B0570F">
                        <w:pPr>
                          <w:spacing w:before="10"/>
                          <w:ind w:right="227"/>
                          <w:jc w:val="righ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w w:val="85"/>
                            <w:sz w:val="18"/>
                          </w:rPr>
                          <w:t xml:space="preserve">Numerical solution </w:t>
                        </w:r>
                        <w:r>
                          <w:rPr>
                            <w:rFonts w:ascii="Calibri"/>
                            <w:w w:val="85"/>
                            <w:position w:val="-8"/>
                            <w:sz w:val="15"/>
                          </w:rPr>
                          <w:t>2</w:t>
                        </w:r>
                        <w:r>
                          <w:rPr>
                            <w:rFonts w:ascii="Calibri"/>
                            <w:w w:val="85"/>
                            <w:sz w:val="18"/>
                          </w:rPr>
                          <w:t xml:space="preserve">= </w:t>
                        </w:r>
                        <w:r>
                          <w:rPr>
                            <w:rFonts w:ascii="Calibri"/>
                            <w:w w:val="85"/>
                            <w:position w:val="-8"/>
                            <w:sz w:val="15"/>
                          </w:rPr>
                          <w:t>3</w:t>
                        </w:r>
                        <w:r>
                          <w:rPr>
                            <w:rFonts w:ascii="Calibri"/>
                            <w:w w:val="85"/>
                            <w:sz w:val="18"/>
                          </w:rPr>
                          <w:t>=0.1</w:t>
                        </w:r>
                      </w:p>
                      <w:p w14:paraId="7E2CD6B8" w14:textId="77777777" w:rsidR="00B0570F" w:rsidRDefault="00B0570F">
                        <w:pPr>
                          <w:spacing w:before="10"/>
                          <w:ind w:right="63"/>
                          <w:jc w:val="righ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w w:val="85"/>
                            <w:sz w:val="18"/>
                          </w:rPr>
                          <w:t xml:space="preserve">Proposed closed form </w:t>
                        </w:r>
                        <w:r>
                          <w:rPr>
                            <w:rFonts w:ascii="Calibri"/>
                            <w:w w:val="85"/>
                            <w:position w:val="-8"/>
                            <w:sz w:val="15"/>
                          </w:rPr>
                          <w:t>2</w:t>
                        </w:r>
                        <w:r>
                          <w:rPr>
                            <w:rFonts w:ascii="Calibri"/>
                            <w:w w:val="85"/>
                            <w:sz w:val="18"/>
                          </w:rPr>
                          <w:t xml:space="preserve">= </w:t>
                        </w:r>
                        <w:r>
                          <w:rPr>
                            <w:rFonts w:ascii="Calibri"/>
                            <w:w w:val="85"/>
                            <w:position w:val="-8"/>
                            <w:sz w:val="15"/>
                          </w:rPr>
                          <w:t>3</w:t>
                        </w:r>
                        <w:r>
                          <w:rPr>
                            <w:rFonts w:ascii="Calibri"/>
                            <w:w w:val="85"/>
                            <w:sz w:val="18"/>
                          </w:rPr>
                          <w:t>=0.1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FA655D">
        <w:rPr>
          <w:rFonts w:ascii="Calibri"/>
          <w:color w:val="252525"/>
          <w:w w:val="85"/>
          <w:sz w:val="21"/>
        </w:rPr>
        <w:t>12</w:t>
      </w:r>
    </w:p>
    <w:p w14:paraId="7BFEE914" w14:textId="77777777" w:rsidR="00ED6B8B" w:rsidRDefault="00ED6B8B" w:rsidP="00F672C4">
      <w:pPr>
        <w:pStyle w:val="BodyText"/>
        <w:rPr>
          <w:rFonts w:ascii="Calibri"/>
          <w:sz w:val="20"/>
        </w:rPr>
      </w:pPr>
    </w:p>
    <w:p w14:paraId="7D40A8E3" w14:textId="77777777" w:rsidR="00ED6B8B" w:rsidRDefault="00FA655D" w:rsidP="00F672C4">
      <w:pPr>
        <w:spacing w:before="130"/>
        <w:ind w:left="774"/>
        <w:rPr>
          <w:rFonts w:ascii="Calibri"/>
          <w:sz w:val="21"/>
        </w:rPr>
      </w:pPr>
      <w:r>
        <w:rPr>
          <w:rFonts w:ascii="Calibri"/>
          <w:color w:val="252525"/>
          <w:w w:val="85"/>
          <w:sz w:val="21"/>
        </w:rPr>
        <w:t>10</w:t>
      </w:r>
    </w:p>
    <w:p w14:paraId="349BF9C9" w14:textId="77777777" w:rsidR="00ED6B8B" w:rsidRDefault="00ED6B8B" w:rsidP="00F672C4">
      <w:pPr>
        <w:pStyle w:val="BodyText"/>
        <w:rPr>
          <w:rFonts w:ascii="Calibri"/>
          <w:sz w:val="20"/>
        </w:rPr>
      </w:pPr>
    </w:p>
    <w:p w14:paraId="5ECA6E75" w14:textId="77777777" w:rsidR="00ED6B8B" w:rsidRDefault="00FA655D" w:rsidP="00F672C4">
      <w:pPr>
        <w:spacing w:before="130"/>
        <w:ind w:left="855"/>
        <w:rPr>
          <w:rFonts w:ascii="Calibri"/>
          <w:sz w:val="21"/>
        </w:rPr>
      </w:pPr>
      <w:r>
        <w:rPr>
          <w:rFonts w:ascii="Calibri"/>
          <w:color w:val="252525"/>
          <w:w w:val="75"/>
          <w:sz w:val="21"/>
        </w:rPr>
        <w:t>8</w:t>
      </w:r>
    </w:p>
    <w:p w14:paraId="16FC6190" w14:textId="77777777" w:rsidR="00ED6B8B" w:rsidRDefault="00ED6B8B" w:rsidP="00F672C4">
      <w:pPr>
        <w:pStyle w:val="BodyText"/>
        <w:rPr>
          <w:rFonts w:ascii="Calibri"/>
          <w:sz w:val="20"/>
        </w:rPr>
      </w:pPr>
    </w:p>
    <w:p w14:paraId="6B3789BB" w14:textId="77777777" w:rsidR="00ED6B8B" w:rsidRDefault="00890932" w:rsidP="00F672C4">
      <w:pPr>
        <w:spacing w:before="130"/>
        <w:ind w:left="855"/>
        <w:rPr>
          <w:rFonts w:ascii="Calibri"/>
          <w:sz w:val="21"/>
        </w:rPr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554816" behindDoc="0" locked="0" layoutInCell="1" allowOverlap="1" wp14:anchorId="7430F247" wp14:editId="14CB7DBD">
                <wp:simplePos x="0" y="0"/>
                <wp:positionH relativeFrom="page">
                  <wp:posOffset>1423670</wp:posOffset>
                </wp:positionH>
                <wp:positionV relativeFrom="paragraph">
                  <wp:posOffset>52705</wp:posOffset>
                </wp:positionV>
                <wp:extent cx="133350" cy="217170"/>
                <wp:effectExtent l="4445" t="0" r="0" b="0"/>
                <wp:wrapNone/>
                <wp:docPr id="292" name="Text Box 2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3350" cy="2171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32C328D" w14:textId="77777777" w:rsidR="00B0570F" w:rsidRDefault="00B0570F">
                            <w:pPr>
                              <w:ind w:left="20"/>
                              <w:rPr>
                                <w:rFonts w:ascii="Calibri"/>
                                <w:sz w:val="17"/>
                              </w:rPr>
                            </w:pPr>
                            <w:r>
                              <w:rPr>
                                <w:rFonts w:ascii="Calibri"/>
                                <w:color w:val="252525"/>
                                <w:spacing w:val="-1"/>
                                <w:w w:val="133"/>
                                <w:sz w:val="17"/>
                              </w:rPr>
                              <w:t>L</w:t>
                            </w:r>
                            <w:r>
                              <w:rPr>
                                <w:rFonts w:ascii="Calibri"/>
                                <w:color w:val="252525"/>
                                <w:w w:val="133"/>
                                <w:sz w:val="17"/>
                              </w:rPr>
                              <w:t>/n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430F247" id="Text Box 268" o:spid="_x0000_s1748" type="#_x0000_t202" style="position:absolute;left:0;text-align:left;margin-left:112.1pt;margin-top:4.15pt;width:10.5pt;height:17.1pt;z-index:251554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" filled="f" stroked="f">
                <v:textbox style="layout-flow:vertical;mso-layout-flow-alt:bottom-to-top" inset="0,0,0,0">
                  <w:txbxContent>
                    <w:p w14:paraId="532C328D" w14:textId="77777777" w:rsidR="00B0570F" w:rsidRDefault="00B0570F">
                      <w:pPr>
                        <w:ind w:left="20"/>
                        <w:rPr>
                          <w:rFonts w:ascii="Calibri"/>
                          <w:sz w:val="17"/>
                        </w:rPr>
                      </w:pPr>
                      <w:r>
                        <w:rPr>
                          <w:rFonts w:ascii="Calibri"/>
                          <w:color w:val="252525"/>
                          <w:spacing w:val="-1"/>
                          <w:w w:val="133"/>
                          <w:sz w:val="17"/>
                        </w:rPr>
                        <w:t>L</w:t>
                      </w:r>
                      <w:r>
                        <w:rPr>
                          <w:rFonts w:ascii="Calibri"/>
                          <w:color w:val="252525"/>
                          <w:w w:val="133"/>
                          <w:sz w:val="17"/>
                        </w:rPr>
                        <w:t>/n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FA655D">
        <w:rPr>
          <w:rFonts w:ascii="Calibri"/>
          <w:color w:val="252525"/>
          <w:w w:val="75"/>
          <w:sz w:val="21"/>
        </w:rPr>
        <w:t>6</w:t>
      </w:r>
    </w:p>
    <w:p w14:paraId="4CABC285" w14:textId="77777777" w:rsidR="00ED6B8B" w:rsidRDefault="00ED6B8B" w:rsidP="00F672C4">
      <w:pPr>
        <w:pStyle w:val="BodyText"/>
        <w:spacing w:before="10"/>
        <w:rPr>
          <w:rFonts w:ascii="Calibri"/>
          <w:sz w:val="21"/>
        </w:rPr>
      </w:pPr>
    </w:p>
    <w:p w14:paraId="74523E42" w14:textId="77777777" w:rsidR="00ED6B8B" w:rsidRDefault="00FA655D" w:rsidP="00F672C4">
      <w:pPr>
        <w:spacing w:before="108"/>
        <w:ind w:left="855"/>
        <w:rPr>
          <w:rFonts w:ascii="Calibri"/>
          <w:sz w:val="21"/>
        </w:rPr>
      </w:pPr>
      <w:r>
        <w:rPr>
          <w:rFonts w:ascii="Calibri"/>
          <w:color w:val="252525"/>
          <w:w w:val="75"/>
          <w:sz w:val="21"/>
        </w:rPr>
        <w:t>4</w:t>
      </w:r>
    </w:p>
    <w:p w14:paraId="122B50EE" w14:textId="77777777" w:rsidR="00ED6B8B" w:rsidRDefault="00ED6B8B" w:rsidP="00F672C4">
      <w:pPr>
        <w:pStyle w:val="BodyText"/>
        <w:spacing w:before="9"/>
        <w:rPr>
          <w:rFonts w:ascii="Calibri"/>
          <w:sz w:val="21"/>
        </w:rPr>
      </w:pPr>
    </w:p>
    <w:p w14:paraId="22CC841E" w14:textId="77777777" w:rsidR="00ED6B8B" w:rsidRDefault="00FA655D" w:rsidP="00F672C4">
      <w:pPr>
        <w:spacing w:before="109"/>
        <w:ind w:left="855"/>
        <w:rPr>
          <w:rFonts w:ascii="Calibri"/>
          <w:sz w:val="21"/>
        </w:rPr>
      </w:pPr>
      <w:r>
        <w:rPr>
          <w:rFonts w:ascii="Calibri"/>
          <w:color w:val="252525"/>
          <w:w w:val="75"/>
          <w:sz w:val="21"/>
        </w:rPr>
        <w:t>2</w:t>
      </w:r>
    </w:p>
    <w:p w14:paraId="1AF53B95" w14:textId="77777777" w:rsidR="00ED6B8B" w:rsidRDefault="00ED6B8B" w:rsidP="00F672C4">
      <w:pPr>
        <w:pStyle w:val="BodyText"/>
        <w:spacing w:before="10"/>
        <w:rPr>
          <w:rFonts w:ascii="Calibri"/>
          <w:sz w:val="21"/>
        </w:rPr>
      </w:pPr>
    </w:p>
    <w:p w14:paraId="4CFB7DF2" w14:textId="77777777" w:rsidR="00ED6B8B" w:rsidRDefault="00FA655D" w:rsidP="00F672C4">
      <w:pPr>
        <w:spacing w:before="108" w:line="214" w:lineRule="exact"/>
        <w:ind w:left="855"/>
        <w:rPr>
          <w:rFonts w:ascii="Calibri"/>
          <w:sz w:val="21"/>
        </w:rPr>
      </w:pPr>
      <w:r>
        <w:rPr>
          <w:rFonts w:ascii="Calibri"/>
          <w:color w:val="252525"/>
          <w:w w:val="75"/>
          <w:sz w:val="21"/>
        </w:rPr>
        <w:t>0</w:t>
      </w:r>
    </w:p>
    <w:p w14:paraId="671B9D4E" w14:textId="77777777" w:rsidR="00ED6B8B" w:rsidRDefault="00FA655D">
      <w:pPr>
        <w:tabs>
          <w:tab w:val="left" w:pos="663"/>
          <w:tab w:val="left" w:pos="1388"/>
          <w:tab w:val="left" w:pos="2114"/>
          <w:tab w:val="left" w:pos="2839"/>
          <w:tab w:val="left" w:pos="3564"/>
          <w:tab w:val="left" w:pos="4290"/>
          <w:tab w:val="left" w:pos="5015"/>
          <w:tab w:val="left" w:pos="5740"/>
          <w:tab w:val="left" w:pos="6465"/>
          <w:tab w:val="left" w:pos="7252"/>
        </w:tabs>
        <w:spacing w:line="198" w:lineRule="exact"/>
        <w:ind w:right="1003"/>
        <w:rPr>
          <w:rFonts w:ascii="Calibri"/>
          <w:sz w:val="21"/>
        </w:rPr>
        <w:pPrChange w:id="684" w:author="Raghda Wahdan" w:date="2017-11-06T13:08:00Z">
          <w:pPr>
            <w:tabs>
              <w:tab w:val="left" w:pos="663"/>
              <w:tab w:val="left" w:pos="1388"/>
              <w:tab w:val="left" w:pos="2114"/>
              <w:tab w:val="left" w:pos="2839"/>
              <w:tab w:val="left" w:pos="3564"/>
              <w:tab w:val="left" w:pos="4290"/>
              <w:tab w:val="left" w:pos="5015"/>
              <w:tab w:val="left" w:pos="5740"/>
              <w:tab w:val="left" w:pos="6465"/>
              <w:tab w:val="left" w:pos="7252"/>
            </w:tabs>
            <w:spacing w:line="198" w:lineRule="exact"/>
            <w:ind w:right="1003"/>
            <w:jc w:val="center"/>
          </w:pPr>
        </w:pPrChange>
      </w:pPr>
      <w:r>
        <w:rPr>
          <w:rFonts w:ascii="Calibri"/>
          <w:color w:val="252525"/>
          <w:w w:val="85"/>
          <w:sz w:val="21"/>
        </w:rPr>
        <w:t>0</w:t>
      </w:r>
      <w:r>
        <w:rPr>
          <w:rFonts w:ascii="Calibri"/>
          <w:color w:val="252525"/>
          <w:w w:val="85"/>
          <w:sz w:val="21"/>
        </w:rPr>
        <w:tab/>
        <w:t>0.1</w:t>
      </w:r>
      <w:r>
        <w:rPr>
          <w:rFonts w:ascii="Calibri"/>
          <w:color w:val="252525"/>
          <w:w w:val="85"/>
          <w:sz w:val="21"/>
        </w:rPr>
        <w:tab/>
        <w:t>0.2</w:t>
      </w:r>
      <w:r>
        <w:rPr>
          <w:rFonts w:ascii="Calibri"/>
          <w:color w:val="252525"/>
          <w:w w:val="85"/>
          <w:sz w:val="21"/>
        </w:rPr>
        <w:tab/>
        <w:t>0.3</w:t>
      </w:r>
      <w:r>
        <w:rPr>
          <w:rFonts w:ascii="Calibri"/>
          <w:color w:val="252525"/>
          <w:w w:val="85"/>
          <w:sz w:val="21"/>
        </w:rPr>
        <w:tab/>
        <w:t>0.4</w:t>
      </w:r>
      <w:r>
        <w:rPr>
          <w:rFonts w:ascii="Calibri"/>
          <w:color w:val="252525"/>
          <w:w w:val="85"/>
          <w:sz w:val="21"/>
        </w:rPr>
        <w:tab/>
        <w:t>0.5</w:t>
      </w:r>
      <w:r>
        <w:rPr>
          <w:rFonts w:ascii="Calibri"/>
          <w:color w:val="252525"/>
          <w:w w:val="85"/>
          <w:sz w:val="21"/>
        </w:rPr>
        <w:tab/>
        <w:t>0.6</w:t>
      </w:r>
      <w:r>
        <w:rPr>
          <w:rFonts w:ascii="Calibri"/>
          <w:color w:val="252525"/>
          <w:w w:val="85"/>
          <w:sz w:val="21"/>
        </w:rPr>
        <w:tab/>
        <w:t>0.7</w:t>
      </w:r>
      <w:r>
        <w:rPr>
          <w:rFonts w:ascii="Calibri"/>
          <w:color w:val="252525"/>
          <w:w w:val="85"/>
          <w:sz w:val="21"/>
        </w:rPr>
        <w:tab/>
        <w:t>0.8</w:t>
      </w:r>
      <w:r>
        <w:rPr>
          <w:rFonts w:ascii="Calibri"/>
          <w:color w:val="252525"/>
          <w:w w:val="85"/>
          <w:sz w:val="21"/>
        </w:rPr>
        <w:tab/>
        <w:t>0.9</w:t>
      </w:r>
      <w:r>
        <w:rPr>
          <w:rFonts w:ascii="Calibri"/>
          <w:color w:val="252525"/>
          <w:w w:val="85"/>
          <w:sz w:val="21"/>
        </w:rPr>
        <w:tab/>
        <w:t>1</w:t>
      </w:r>
    </w:p>
    <w:p w14:paraId="296EA4DC" w14:textId="77777777" w:rsidR="00ED6B8B" w:rsidRDefault="00FA655D">
      <w:pPr>
        <w:spacing w:line="197" w:lineRule="exact"/>
        <w:ind w:right="1052"/>
        <w:rPr>
          <w:rFonts w:ascii="Calibri"/>
        </w:rPr>
        <w:pPrChange w:id="685" w:author="Raghda Wahdan" w:date="2017-11-06T13:08:00Z">
          <w:pPr>
            <w:spacing w:line="197" w:lineRule="exact"/>
            <w:ind w:right="1052"/>
            <w:jc w:val="center"/>
          </w:pPr>
        </w:pPrChange>
      </w:pPr>
      <w:r>
        <w:rPr>
          <w:rFonts w:ascii="Calibri"/>
          <w:color w:val="252525"/>
          <w:w w:val="76"/>
        </w:rPr>
        <w:t>C</w:t>
      </w:r>
    </w:p>
    <w:p w14:paraId="14B75880" w14:textId="77777777" w:rsidR="00ED6B8B" w:rsidRDefault="00FA655D">
      <w:pPr>
        <w:spacing w:line="154" w:lineRule="exact"/>
        <w:ind w:right="909"/>
        <w:rPr>
          <w:rFonts w:ascii="High Tower Text"/>
          <w:sz w:val="18"/>
        </w:rPr>
        <w:pPrChange w:id="686" w:author="Raghda Wahdan" w:date="2017-11-06T13:08:00Z">
          <w:pPr>
            <w:spacing w:line="154" w:lineRule="exact"/>
            <w:ind w:right="909"/>
            <w:jc w:val="center"/>
          </w:pPr>
        </w:pPrChange>
      </w:pPr>
      <w:r>
        <w:rPr>
          <w:rFonts w:ascii="High Tower Text"/>
          <w:color w:val="252525"/>
          <w:w w:val="74"/>
          <w:sz w:val="18"/>
        </w:rPr>
        <w:t>t</w:t>
      </w:r>
    </w:p>
    <w:p w14:paraId="58CAF267" w14:textId="77777777" w:rsidR="00ED6B8B" w:rsidRDefault="00FA655D" w:rsidP="00F672C4">
      <w:pPr>
        <w:pStyle w:val="ListParagraph"/>
        <w:numPr>
          <w:ilvl w:val="3"/>
          <w:numId w:val="4"/>
        </w:numPr>
        <w:tabs>
          <w:tab w:val="left" w:pos="3542"/>
        </w:tabs>
        <w:spacing w:before="26"/>
        <w:ind w:left="3541" w:hanging="332"/>
        <w:jc w:val="left"/>
        <w:rPr>
          <w:rFonts w:ascii="Century"/>
          <w:sz w:val="20"/>
        </w:rPr>
      </w:pPr>
      <w:r>
        <w:rPr>
          <w:rFonts w:ascii="Century"/>
          <w:w w:val="95"/>
          <w:sz w:val="20"/>
        </w:rPr>
        <w:t xml:space="preserve">Quantized </w:t>
      </w:r>
      <w:r>
        <w:rPr>
          <w:rFonts w:ascii="Century"/>
          <w:spacing w:val="-4"/>
          <w:w w:val="95"/>
          <w:sz w:val="20"/>
        </w:rPr>
        <w:t>Frame</w:t>
      </w:r>
      <w:r>
        <w:rPr>
          <w:rFonts w:ascii="Century"/>
          <w:spacing w:val="-41"/>
          <w:w w:val="95"/>
          <w:sz w:val="20"/>
        </w:rPr>
        <w:t xml:space="preserve"> </w:t>
      </w:r>
      <w:r>
        <w:rPr>
          <w:rFonts w:ascii="Century"/>
          <w:w w:val="95"/>
          <w:sz w:val="20"/>
        </w:rPr>
        <w:t>Length</w:t>
      </w:r>
    </w:p>
    <w:p w14:paraId="7CC23354" w14:textId="77777777" w:rsidR="00ED6B8B" w:rsidRDefault="00FA655D" w:rsidP="00F672C4">
      <w:pPr>
        <w:pStyle w:val="BodyText"/>
        <w:spacing w:before="199" w:line="288" w:lineRule="exact"/>
        <w:ind w:left="480" w:right="694"/>
      </w:pPr>
      <w:r>
        <w:t>Figure</w:t>
      </w:r>
      <w:r>
        <w:rPr>
          <w:spacing w:val="-19"/>
        </w:rPr>
        <w:t xml:space="preserve"> </w:t>
      </w:r>
      <w:r>
        <w:t>5.14:</w:t>
      </w:r>
      <w:r>
        <w:rPr>
          <w:spacing w:val="-3"/>
        </w:rPr>
        <w:t xml:space="preserve"> </w:t>
      </w:r>
      <w:r>
        <w:rPr>
          <w:spacing w:val="-5"/>
        </w:rPr>
        <w:t>Frame</w:t>
      </w:r>
      <w:r>
        <w:rPr>
          <w:spacing w:val="-19"/>
        </w:rPr>
        <w:t xml:space="preserve"> </w:t>
      </w:r>
      <w:r>
        <w:t>length</w:t>
      </w:r>
      <w:r>
        <w:rPr>
          <w:spacing w:val="-19"/>
        </w:rPr>
        <w:t xml:space="preserve"> </w:t>
      </w:r>
      <w:r>
        <w:t>comparison</w:t>
      </w:r>
      <w:r>
        <w:rPr>
          <w:spacing w:val="-19"/>
        </w:rPr>
        <w:t xml:space="preserve"> </w:t>
      </w:r>
      <w:r>
        <w:t>between</w:t>
      </w:r>
      <w:r>
        <w:rPr>
          <w:spacing w:val="-19"/>
        </w:rPr>
        <w:t xml:space="preserve"> </w:t>
      </w:r>
      <w:r>
        <w:t>the</w:t>
      </w:r>
      <w:r>
        <w:rPr>
          <w:spacing w:val="-19"/>
        </w:rPr>
        <w:t xml:space="preserve"> </w:t>
      </w:r>
      <w:r>
        <w:t>proposed</w:t>
      </w:r>
      <w:r>
        <w:rPr>
          <w:spacing w:val="-19"/>
        </w:rPr>
        <w:t xml:space="preserve"> </w:t>
      </w:r>
      <w:r>
        <w:t>formula</w:t>
      </w:r>
      <w:r>
        <w:rPr>
          <w:spacing w:val="-19"/>
        </w:rPr>
        <w:t xml:space="preserve"> </w:t>
      </w:r>
      <w:r>
        <w:t>and</w:t>
      </w:r>
      <w:r>
        <w:rPr>
          <w:spacing w:val="-19"/>
        </w:rPr>
        <w:t xml:space="preserve"> </w:t>
      </w:r>
      <w:r>
        <w:t>the numerical</w:t>
      </w:r>
      <w:r>
        <w:rPr>
          <w:spacing w:val="-29"/>
        </w:rPr>
        <w:t xml:space="preserve"> </w:t>
      </w:r>
      <w:r>
        <w:t>solution</w:t>
      </w:r>
      <w:r>
        <w:rPr>
          <w:spacing w:val="-29"/>
        </w:rPr>
        <w:t xml:space="preserve"> </w:t>
      </w:r>
      <w:r>
        <w:t>versus</w:t>
      </w:r>
      <w:r>
        <w:rPr>
          <w:spacing w:val="-28"/>
        </w:rPr>
        <w:t xml:space="preserve"> </w:t>
      </w:r>
      <w:r>
        <w:t>the</w:t>
      </w:r>
      <w:r>
        <w:rPr>
          <w:spacing w:val="-28"/>
        </w:rPr>
        <w:t xml:space="preserve"> </w:t>
      </w:r>
      <w:r>
        <w:t>SNR</w:t>
      </w:r>
      <w:r>
        <w:rPr>
          <w:spacing w:val="-29"/>
        </w:rPr>
        <w:t xml:space="preserve"> </w:t>
      </w:r>
      <w:r>
        <w:t>using</w:t>
      </w:r>
      <w:r>
        <w:rPr>
          <w:spacing w:val="-28"/>
        </w:rPr>
        <w:t xml:space="preserve"> </w:t>
      </w:r>
      <w:r>
        <w:t>the</w:t>
      </w:r>
      <w:r>
        <w:rPr>
          <w:spacing w:val="-28"/>
        </w:rPr>
        <w:t xml:space="preserve"> </w:t>
      </w:r>
      <w:r>
        <w:t>strongest</w:t>
      </w:r>
      <w:r>
        <w:rPr>
          <w:spacing w:val="-29"/>
        </w:rPr>
        <w:t xml:space="preserve"> </w:t>
      </w:r>
      <w:r>
        <w:t>tag</w:t>
      </w:r>
      <w:r>
        <w:rPr>
          <w:spacing w:val="-28"/>
        </w:rPr>
        <w:t xml:space="preserve"> </w:t>
      </w:r>
      <w:r>
        <w:t>reply</w:t>
      </w:r>
      <w:r>
        <w:rPr>
          <w:spacing w:val="-28"/>
        </w:rPr>
        <w:t xml:space="preserve"> </w:t>
      </w:r>
      <w:r>
        <w:t>receiver.</w:t>
      </w:r>
    </w:p>
    <w:p w14:paraId="41381C85" w14:textId="77777777" w:rsidR="00ED6B8B" w:rsidRDefault="00ED6B8B" w:rsidP="00F672C4">
      <w:pPr>
        <w:spacing w:line="288" w:lineRule="exact"/>
        <w:sectPr w:rsidR="00ED6B8B">
          <w:pgSz w:w="11910" w:h="16840"/>
          <w:pgMar w:top="1920" w:right="0" w:bottom="280" w:left="1680" w:header="1603" w:footer="0" w:gutter="0"/>
          <w:cols w:space="720"/>
        </w:sectPr>
      </w:pPr>
    </w:p>
    <w:p w14:paraId="20AAEFA9" w14:textId="77777777" w:rsidR="00ED6B8B" w:rsidRDefault="00ED6B8B" w:rsidP="00F672C4">
      <w:pPr>
        <w:pStyle w:val="BodyText"/>
        <w:spacing w:before="1"/>
        <w:rPr>
          <w:sz w:val="23"/>
        </w:rPr>
      </w:pPr>
    </w:p>
    <w:p w14:paraId="58B8FBF6" w14:textId="77777777" w:rsidR="00ED6B8B" w:rsidRDefault="00890932" w:rsidP="00F672C4">
      <w:pPr>
        <w:spacing w:before="66"/>
        <w:ind w:left="625"/>
        <w:rPr>
          <w:rFonts w:ascii="Calibri"/>
          <w:sz w:val="21"/>
        </w:rPr>
      </w:pPr>
      <w:r>
        <w:rPr>
          <w:noProof/>
          <w:lang w:val="en-GB" w:eastAsia="en-GB"/>
        </w:rPr>
        <mc:AlternateContent>
          <mc:Choice Requires="wpg">
            <w:drawing>
              <wp:anchor distT="0" distB="0" distL="114300" distR="114300" simplePos="0" relativeHeight="251558912" behindDoc="0" locked="0" layoutInCell="1" allowOverlap="1" wp14:anchorId="5DA37D85" wp14:editId="64134A8E">
                <wp:simplePos x="0" y="0"/>
                <wp:positionH relativeFrom="page">
                  <wp:posOffset>1562735</wp:posOffset>
                </wp:positionH>
                <wp:positionV relativeFrom="paragraph">
                  <wp:posOffset>116205</wp:posOffset>
                </wp:positionV>
                <wp:extent cx="4384675" cy="2649220"/>
                <wp:effectExtent l="635" t="93632655" r="5715" b="6350"/>
                <wp:wrapNone/>
                <wp:docPr id="185" name="Group 1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384675" cy="2649220"/>
                          <a:chOff x="2461" y="183"/>
                          <a:chExt cx="6905" cy="4172"/>
                        </a:xfrm>
                      </wpg:grpSpPr>
                      <wps:wsp>
                        <wps:cNvPr id="186" name="AutoShape 267"/>
                        <wps:cNvSpPr>
                          <a:spLocks/>
                        </wps:cNvSpPr>
                        <wps:spPr bwMode="auto">
                          <a:xfrm>
                            <a:off x="8663" y="190"/>
                            <a:ext cx="2" cy="2"/>
                          </a:xfrm>
                          <a:custGeom>
                            <a:avLst/>
                            <a:gdLst>
                              <a:gd name="T0" fmla="+- 0 8663 8663"/>
                              <a:gd name="T1" fmla="*/ T0 w 1"/>
                              <a:gd name="T2" fmla="+- 0 8663 8663"/>
                              <a:gd name="T3" fmla="*/ T2 w 1"/>
                              <a:gd name="T4" fmla="+- 0 8663 8663"/>
                              <a:gd name="T5" fmla="*/ T4 w 1"/>
                              <a:gd name="T6" fmla="+- 0 8663 8663"/>
                              <a:gd name="T7" fmla="*/ T6 w 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</a:cxnLst>
                            <a:rect l="0" t="0" r="r" b="b"/>
                            <a:pathLst>
                              <a:path w="1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27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7" name="Line 266"/>
                        <wps:cNvCnPr/>
                        <wps:spPr bwMode="auto">
                          <a:xfrm>
                            <a:off x="9354" y="189"/>
                            <a:ext cx="0" cy="4154"/>
                          </a:xfrm>
                          <a:prstGeom prst="line">
                            <a:avLst/>
                          </a:prstGeom>
                          <a:noFill/>
                          <a:ln w="273">
                            <a:solidFill>
                              <a:srgbClr val="000000"/>
                            </a:solidFill>
                            <a:prstDash val="lg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8" name="AutoShape 265"/>
                        <wps:cNvSpPr>
                          <a:spLocks/>
                        </wps:cNvSpPr>
                        <wps:spPr bwMode="auto">
                          <a:xfrm>
                            <a:off x="9355" y="190"/>
                            <a:ext cx="2" cy="2"/>
                          </a:xfrm>
                          <a:custGeom>
                            <a:avLst/>
                            <a:gdLst>
                              <a:gd name="T0" fmla="+- 0 9355 9355"/>
                              <a:gd name="T1" fmla="*/ T0 w 1"/>
                              <a:gd name="T2" fmla="+- 0 9355 9355"/>
                              <a:gd name="T3" fmla="*/ T2 w 1"/>
                              <a:gd name="T4" fmla="+- 0 9355 9355"/>
                              <a:gd name="T5" fmla="*/ T4 w 1"/>
                              <a:gd name="T6" fmla="+- 0 9355 9355"/>
                              <a:gd name="T7" fmla="*/ T6 w 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</a:cxnLst>
                            <a:rect l="0" t="0" r="r" b="b"/>
                            <a:pathLst>
                              <a:path w="1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27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9" name="Line 264"/>
                        <wps:cNvCnPr/>
                        <wps:spPr bwMode="auto">
                          <a:xfrm>
                            <a:off x="2473" y="4343"/>
                            <a:ext cx="6881" cy="0"/>
                          </a:xfrm>
                          <a:prstGeom prst="line">
                            <a:avLst/>
                          </a:prstGeom>
                          <a:noFill/>
                          <a:ln w="273">
                            <a:solidFill>
                              <a:srgbClr val="000000"/>
                            </a:solidFill>
                            <a:prstDash val="lg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0" name="AutoShape 263"/>
                        <wps:cNvSpPr>
                          <a:spLocks/>
                        </wps:cNvSpPr>
                        <wps:spPr bwMode="auto">
                          <a:xfrm>
                            <a:off x="9355" y="4344"/>
                            <a:ext cx="2" cy="2"/>
                          </a:xfrm>
                          <a:custGeom>
                            <a:avLst/>
                            <a:gdLst>
                              <a:gd name="T0" fmla="+- 0 9355 9355"/>
                              <a:gd name="T1" fmla="*/ T0 w 1"/>
                              <a:gd name="T2" fmla="+- 0 9355 9355"/>
                              <a:gd name="T3" fmla="*/ T2 w 1"/>
                              <a:gd name="T4" fmla="+- 0 9355 9355"/>
                              <a:gd name="T5" fmla="*/ T4 w 1"/>
                              <a:gd name="T6" fmla="+- 0 9355 9355"/>
                              <a:gd name="T7" fmla="*/ T6 w 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</a:cxnLst>
                            <a:rect l="0" t="0" r="r" b="b"/>
                            <a:pathLst>
                              <a:path w="1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27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1" name="Line 262"/>
                        <wps:cNvCnPr/>
                        <wps:spPr bwMode="auto">
                          <a:xfrm>
                            <a:off x="2473" y="3925"/>
                            <a:ext cx="6881" cy="0"/>
                          </a:xfrm>
                          <a:prstGeom prst="line">
                            <a:avLst/>
                          </a:prstGeom>
                          <a:noFill/>
                          <a:ln w="273">
                            <a:solidFill>
                              <a:srgbClr val="000000"/>
                            </a:solidFill>
                            <a:prstDash val="lg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2" name="AutoShape 261"/>
                        <wps:cNvSpPr>
                          <a:spLocks/>
                        </wps:cNvSpPr>
                        <wps:spPr bwMode="auto">
                          <a:xfrm>
                            <a:off x="9355" y="3925"/>
                            <a:ext cx="2" cy="2"/>
                          </a:xfrm>
                          <a:custGeom>
                            <a:avLst/>
                            <a:gdLst>
                              <a:gd name="T0" fmla="+- 0 9355 9355"/>
                              <a:gd name="T1" fmla="*/ T0 w 1"/>
                              <a:gd name="T2" fmla="+- 0 9355 9355"/>
                              <a:gd name="T3" fmla="*/ T2 w 1"/>
                              <a:gd name="T4" fmla="+- 0 9355 9355"/>
                              <a:gd name="T5" fmla="*/ T4 w 1"/>
                              <a:gd name="T6" fmla="+- 0 9355 9355"/>
                              <a:gd name="T7" fmla="*/ T6 w 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</a:cxnLst>
                            <a:rect l="0" t="0" r="r" b="b"/>
                            <a:pathLst>
                              <a:path w="1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27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3" name="Line 260"/>
                        <wps:cNvCnPr/>
                        <wps:spPr bwMode="auto">
                          <a:xfrm>
                            <a:off x="2473" y="3511"/>
                            <a:ext cx="6881" cy="0"/>
                          </a:xfrm>
                          <a:prstGeom prst="line">
                            <a:avLst/>
                          </a:prstGeom>
                          <a:noFill/>
                          <a:ln w="273">
                            <a:solidFill>
                              <a:srgbClr val="000000"/>
                            </a:solidFill>
                            <a:prstDash val="lg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4" name="AutoShape 259"/>
                        <wps:cNvSpPr>
                          <a:spLocks/>
                        </wps:cNvSpPr>
                        <wps:spPr bwMode="auto">
                          <a:xfrm>
                            <a:off x="9355" y="3511"/>
                            <a:ext cx="2" cy="2"/>
                          </a:xfrm>
                          <a:custGeom>
                            <a:avLst/>
                            <a:gdLst>
                              <a:gd name="T0" fmla="+- 0 9355 9355"/>
                              <a:gd name="T1" fmla="*/ T0 w 1"/>
                              <a:gd name="T2" fmla="+- 0 9355 9355"/>
                              <a:gd name="T3" fmla="*/ T2 w 1"/>
                              <a:gd name="T4" fmla="+- 0 9355 9355"/>
                              <a:gd name="T5" fmla="*/ T4 w 1"/>
                              <a:gd name="T6" fmla="+- 0 9355 9355"/>
                              <a:gd name="T7" fmla="*/ T6 w 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</a:cxnLst>
                            <a:rect l="0" t="0" r="r" b="b"/>
                            <a:pathLst>
                              <a:path w="1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27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5" name="Line 258"/>
                        <wps:cNvCnPr/>
                        <wps:spPr bwMode="auto">
                          <a:xfrm>
                            <a:off x="2473" y="3097"/>
                            <a:ext cx="6881" cy="0"/>
                          </a:xfrm>
                          <a:prstGeom prst="line">
                            <a:avLst/>
                          </a:prstGeom>
                          <a:noFill/>
                          <a:ln w="273">
                            <a:solidFill>
                              <a:srgbClr val="000000"/>
                            </a:solidFill>
                            <a:prstDash val="lg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6" name="AutoShape 257"/>
                        <wps:cNvSpPr>
                          <a:spLocks/>
                        </wps:cNvSpPr>
                        <wps:spPr bwMode="auto">
                          <a:xfrm>
                            <a:off x="9355" y="3097"/>
                            <a:ext cx="2" cy="2"/>
                          </a:xfrm>
                          <a:custGeom>
                            <a:avLst/>
                            <a:gdLst>
                              <a:gd name="T0" fmla="+- 0 9355 9355"/>
                              <a:gd name="T1" fmla="*/ T0 w 1"/>
                              <a:gd name="T2" fmla="+- 0 9355 9355"/>
                              <a:gd name="T3" fmla="*/ T2 w 1"/>
                              <a:gd name="T4" fmla="+- 0 9355 9355"/>
                              <a:gd name="T5" fmla="*/ T4 w 1"/>
                              <a:gd name="T6" fmla="+- 0 9355 9355"/>
                              <a:gd name="T7" fmla="*/ T6 w 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</a:cxnLst>
                            <a:rect l="0" t="0" r="r" b="b"/>
                            <a:pathLst>
                              <a:path w="1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27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7" name="Line 256"/>
                        <wps:cNvCnPr/>
                        <wps:spPr bwMode="auto">
                          <a:xfrm>
                            <a:off x="2473" y="2678"/>
                            <a:ext cx="6881" cy="0"/>
                          </a:xfrm>
                          <a:prstGeom prst="line">
                            <a:avLst/>
                          </a:prstGeom>
                          <a:noFill/>
                          <a:ln w="273">
                            <a:solidFill>
                              <a:srgbClr val="000000"/>
                            </a:solidFill>
                            <a:prstDash val="lg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8" name="AutoShape 255"/>
                        <wps:cNvSpPr>
                          <a:spLocks/>
                        </wps:cNvSpPr>
                        <wps:spPr bwMode="auto">
                          <a:xfrm>
                            <a:off x="9355" y="2678"/>
                            <a:ext cx="2" cy="2"/>
                          </a:xfrm>
                          <a:custGeom>
                            <a:avLst/>
                            <a:gdLst>
                              <a:gd name="T0" fmla="+- 0 9355 9355"/>
                              <a:gd name="T1" fmla="*/ T0 w 1"/>
                              <a:gd name="T2" fmla="+- 0 9355 9355"/>
                              <a:gd name="T3" fmla="*/ T2 w 1"/>
                              <a:gd name="T4" fmla="+- 0 9355 9355"/>
                              <a:gd name="T5" fmla="*/ T4 w 1"/>
                              <a:gd name="T6" fmla="+- 0 9355 9355"/>
                              <a:gd name="T7" fmla="*/ T6 w 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</a:cxnLst>
                            <a:rect l="0" t="0" r="r" b="b"/>
                            <a:pathLst>
                              <a:path w="1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27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9" name="Line 254"/>
                        <wps:cNvCnPr/>
                        <wps:spPr bwMode="auto">
                          <a:xfrm>
                            <a:off x="2473" y="2264"/>
                            <a:ext cx="6881" cy="0"/>
                          </a:xfrm>
                          <a:prstGeom prst="line">
                            <a:avLst/>
                          </a:prstGeom>
                          <a:noFill/>
                          <a:ln w="273">
                            <a:solidFill>
                              <a:srgbClr val="000000"/>
                            </a:solidFill>
                            <a:prstDash val="lg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0" name="AutoShape 253"/>
                        <wps:cNvSpPr>
                          <a:spLocks/>
                        </wps:cNvSpPr>
                        <wps:spPr bwMode="auto">
                          <a:xfrm>
                            <a:off x="9355" y="2264"/>
                            <a:ext cx="2" cy="2"/>
                          </a:xfrm>
                          <a:custGeom>
                            <a:avLst/>
                            <a:gdLst>
                              <a:gd name="T0" fmla="+- 0 9355 9355"/>
                              <a:gd name="T1" fmla="*/ T0 w 1"/>
                              <a:gd name="T2" fmla="+- 0 9355 9355"/>
                              <a:gd name="T3" fmla="*/ T2 w 1"/>
                              <a:gd name="T4" fmla="+- 0 9355 9355"/>
                              <a:gd name="T5" fmla="*/ T4 w 1"/>
                              <a:gd name="T6" fmla="+- 0 9355 9355"/>
                              <a:gd name="T7" fmla="*/ T6 w 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</a:cxnLst>
                            <a:rect l="0" t="0" r="r" b="b"/>
                            <a:pathLst>
                              <a:path w="1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27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1" name="Line 252"/>
                        <wps:cNvCnPr/>
                        <wps:spPr bwMode="auto">
                          <a:xfrm>
                            <a:off x="2473" y="1850"/>
                            <a:ext cx="6881" cy="0"/>
                          </a:xfrm>
                          <a:prstGeom prst="line">
                            <a:avLst/>
                          </a:prstGeom>
                          <a:noFill/>
                          <a:ln w="273">
                            <a:solidFill>
                              <a:srgbClr val="000000"/>
                            </a:solidFill>
                            <a:prstDash val="lg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2" name="AutoShape 251"/>
                        <wps:cNvSpPr>
                          <a:spLocks/>
                        </wps:cNvSpPr>
                        <wps:spPr bwMode="auto">
                          <a:xfrm>
                            <a:off x="9355" y="1850"/>
                            <a:ext cx="2" cy="2"/>
                          </a:xfrm>
                          <a:custGeom>
                            <a:avLst/>
                            <a:gdLst>
                              <a:gd name="T0" fmla="+- 0 9355 9355"/>
                              <a:gd name="T1" fmla="*/ T0 w 1"/>
                              <a:gd name="T2" fmla="+- 0 9355 9355"/>
                              <a:gd name="T3" fmla="*/ T2 w 1"/>
                              <a:gd name="T4" fmla="+- 0 9355 9355"/>
                              <a:gd name="T5" fmla="*/ T4 w 1"/>
                              <a:gd name="T6" fmla="+- 0 9355 9355"/>
                              <a:gd name="T7" fmla="*/ T6 w 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</a:cxnLst>
                            <a:rect l="0" t="0" r="r" b="b"/>
                            <a:pathLst>
                              <a:path w="1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27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3" name="Line 250"/>
                        <wps:cNvCnPr/>
                        <wps:spPr bwMode="auto">
                          <a:xfrm>
                            <a:off x="2473" y="1431"/>
                            <a:ext cx="6881" cy="0"/>
                          </a:xfrm>
                          <a:prstGeom prst="line">
                            <a:avLst/>
                          </a:prstGeom>
                          <a:noFill/>
                          <a:ln w="273">
                            <a:solidFill>
                              <a:srgbClr val="000000"/>
                            </a:solidFill>
                            <a:prstDash val="lg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4" name="AutoShape 249"/>
                        <wps:cNvSpPr>
                          <a:spLocks/>
                        </wps:cNvSpPr>
                        <wps:spPr bwMode="auto">
                          <a:xfrm>
                            <a:off x="9355" y="1432"/>
                            <a:ext cx="2" cy="2"/>
                          </a:xfrm>
                          <a:custGeom>
                            <a:avLst/>
                            <a:gdLst>
                              <a:gd name="T0" fmla="+- 0 9355 9355"/>
                              <a:gd name="T1" fmla="*/ T0 w 1"/>
                              <a:gd name="T2" fmla="+- 0 9355 9355"/>
                              <a:gd name="T3" fmla="*/ T2 w 1"/>
                              <a:gd name="T4" fmla="+- 0 9355 9355"/>
                              <a:gd name="T5" fmla="*/ T4 w 1"/>
                              <a:gd name="T6" fmla="+- 0 9355 9355"/>
                              <a:gd name="T7" fmla="*/ T6 w 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</a:cxnLst>
                            <a:rect l="0" t="0" r="r" b="b"/>
                            <a:pathLst>
                              <a:path w="1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27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5" name="Line 248"/>
                        <wps:cNvCnPr/>
                        <wps:spPr bwMode="auto">
                          <a:xfrm>
                            <a:off x="2473" y="1017"/>
                            <a:ext cx="6881" cy="0"/>
                          </a:xfrm>
                          <a:prstGeom prst="line">
                            <a:avLst/>
                          </a:prstGeom>
                          <a:noFill/>
                          <a:ln w="273">
                            <a:solidFill>
                              <a:srgbClr val="000000"/>
                            </a:solidFill>
                            <a:prstDash val="lg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6" name="AutoShape 247"/>
                        <wps:cNvSpPr>
                          <a:spLocks/>
                        </wps:cNvSpPr>
                        <wps:spPr bwMode="auto">
                          <a:xfrm>
                            <a:off x="9355" y="1018"/>
                            <a:ext cx="2" cy="2"/>
                          </a:xfrm>
                          <a:custGeom>
                            <a:avLst/>
                            <a:gdLst>
                              <a:gd name="T0" fmla="+- 0 9355 9355"/>
                              <a:gd name="T1" fmla="*/ T0 w 1"/>
                              <a:gd name="T2" fmla="+- 0 9355 9355"/>
                              <a:gd name="T3" fmla="*/ T2 w 1"/>
                              <a:gd name="T4" fmla="+- 0 9355 9355"/>
                              <a:gd name="T5" fmla="*/ T4 w 1"/>
                              <a:gd name="T6" fmla="+- 0 9355 9355"/>
                              <a:gd name="T7" fmla="*/ T6 w 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</a:cxnLst>
                            <a:rect l="0" t="0" r="r" b="b"/>
                            <a:pathLst>
                              <a:path w="1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27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7" name="AutoShape 246"/>
                        <wps:cNvSpPr>
                          <a:spLocks/>
                        </wps:cNvSpPr>
                        <wps:spPr bwMode="auto">
                          <a:xfrm>
                            <a:off x="22950" y="-147266"/>
                            <a:ext cx="260930" cy="2"/>
                          </a:xfrm>
                          <a:custGeom>
                            <a:avLst/>
                            <a:gdLst>
                              <a:gd name="T0" fmla="+- 0 9350 22950"/>
                              <a:gd name="T1" fmla="*/ T0 w 260930"/>
                              <a:gd name="T2" fmla="+- 0 9354 22950"/>
                              <a:gd name="T3" fmla="*/ T2 w 260930"/>
                              <a:gd name="T4" fmla="+- 0 2473 22950"/>
                              <a:gd name="T5" fmla="*/ T4 w 260930"/>
                              <a:gd name="T6" fmla="+- 0 7971 22950"/>
                              <a:gd name="T7" fmla="*/ T6 w 260930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</a:cxnLst>
                            <a:rect l="0" t="0" r="r" b="b"/>
                            <a:pathLst>
                              <a:path w="260930">
                                <a:moveTo>
                                  <a:pt x="-13600" y="147869"/>
                                </a:moveTo>
                                <a:lnTo>
                                  <a:pt x="-13596" y="147869"/>
                                </a:lnTo>
                                <a:moveTo>
                                  <a:pt x="-20477" y="147869"/>
                                </a:moveTo>
                                <a:lnTo>
                                  <a:pt x="-14979" y="147869"/>
                                </a:lnTo>
                              </a:path>
                            </a:pathLst>
                          </a:custGeom>
                          <a:noFill/>
                          <a:ln w="273">
                            <a:solidFill>
                              <a:srgbClr val="000000"/>
                            </a:solidFill>
                            <a:prstDash val="lg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8" name="AutoShape 245"/>
                        <wps:cNvSpPr>
                          <a:spLocks/>
                        </wps:cNvSpPr>
                        <wps:spPr bwMode="auto">
                          <a:xfrm>
                            <a:off x="9355" y="604"/>
                            <a:ext cx="2" cy="2"/>
                          </a:xfrm>
                          <a:custGeom>
                            <a:avLst/>
                            <a:gdLst>
                              <a:gd name="T0" fmla="+- 0 9355 9355"/>
                              <a:gd name="T1" fmla="*/ T0 w 1"/>
                              <a:gd name="T2" fmla="+- 0 9355 9355"/>
                              <a:gd name="T3" fmla="*/ T2 w 1"/>
                              <a:gd name="T4" fmla="+- 0 9355 9355"/>
                              <a:gd name="T5" fmla="*/ T4 w 1"/>
                              <a:gd name="T6" fmla="+- 0 9355 9355"/>
                              <a:gd name="T7" fmla="*/ T6 w 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</a:cxnLst>
                            <a:rect l="0" t="0" r="r" b="b"/>
                            <a:pathLst>
                              <a:path w="1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27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9" name="Line 244"/>
                        <wps:cNvCnPr/>
                        <wps:spPr bwMode="auto">
                          <a:xfrm>
                            <a:off x="2473" y="189"/>
                            <a:ext cx="6881" cy="0"/>
                          </a:xfrm>
                          <a:prstGeom prst="line">
                            <a:avLst/>
                          </a:prstGeom>
                          <a:noFill/>
                          <a:ln w="273">
                            <a:solidFill>
                              <a:srgbClr val="000000"/>
                            </a:solidFill>
                            <a:prstDash val="lg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0" name="AutoShape 243"/>
                        <wps:cNvSpPr>
                          <a:spLocks/>
                        </wps:cNvSpPr>
                        <wps:spPr bwMode="auto">
                          <a:xfrm>
                            <a:off x="9355" y="190"/>
                            <a:ext cx="2" cy="2"/>
                          </a:xfrm>
                          <a:custGeom>
                            <a:avLst/>
                            <a:gdLst>
                              <a:gd name="T0" fmla="+- 0 9355 9355"/>
                              <a:gd name="T1" fmla="*/ T0 w 1"/>
                              <a:gd name="T2" fmla="+- 0 9355 9355"/>
                              <a:gd name="T3" fmla="*/ T2 w 1"/>
                              <a:gd name="T4" fmla="+- 0 9355 9355"/>
                              <a:gd name="T5" fmla="*/ T4 w 1"/>
                              <a:gd name="T6" fmla="+- 0 9355 9355"/>
                              <a:gd name="T7" fmla="*/ T6 w 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</a:cxnLst>
                            <a:rect l="0" t="0" r="r" b="b"/>
                            <a:pathLst>
                              <a:path w="1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27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1" name="Line 242"/>
                        <wps:cNvCnPr/>
                        <wps:spPr bwMode="auto">
                          <a:xfrm>
                            <a:off x="2473" y="184"/>
                            <a:ext cx="6881" cy="0"/>
                          </a:xfrm>
                          <a:prstGeom prst="line">
                            <a:avLst/>
                          </a:prstGeom>
                          <a:noFill/>
                          <a:ln w="27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2" name="Line 241"/>
                        <wps:cNvCnPr/>
                        <wps:spPr bwMode="auto">
                          <a:xfrm>
                            <a:off x="9355" y="185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27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3" name="Line 240"/>
                        <wps:cNvCnPr/>
                        <wps:spPr bwMode="auto">
                          <a:xfrm>
                            <a:off x="2473" y="4343"/>
                            <a:ext cx="6881" cy="0"/>
                          </a:xfrm>
                          <a:prstGeom prst="line">
                            <a:avLst/>
                          </a:prstGeom>
                          <a:noFill/>
                          <a:ln w="27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4" name="Line 239"/>
                        <wps:cNvCnPr/>
                        <wps:spPr bwMode="auto">
                          <a:xfrm>
                            <a:off x="9355" y="4344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27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5" name="Line 238"/>
                        <wps:cNvCnPr/>
                        <wps:spPr bwMode="auto">
                          <a:xfrm>
                            <a:off x="9354" y="4343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27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6" name="Line 237"/>
                        <wps:cNvCnPr/>
                        <wps:spPr bwMode="auto">
                          <a:xfrm>
                            <a:off x="9355" y="185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27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7" name="Line 236"/>
                        <wps:cNvCnPr/>
                        <wps:spPr bwMode="auto">
                          <a:xfrm>
                            <a:off x="2473" y="4343"/>
                            <a:ext cx="6881" cy="0"/>
                          </a:xfrm>
                          <a:prstGeom prst="line">
                            <a:avLst/>
                          </a:prstGeom>
                          <a:noFill/>
                          <a:ln w="27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8" name="Line 235"/>
                        <wps:cNvCnPr/>
                        <wps:spPr bwMode="auto">
                          <a:xfrm>
                            <a:off x="9355" y="4344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27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9" name="Line 234"/>
                        <wps:cNvCnPr/>
                        <wps:spPr bwMode="auto">
                          <a:xfrm>
                            <a:off x="2473" y="184"/>
                            <a:ext cx="0" cy="4159"/>
                          </a:xfrm>
                          <a:prstGeom prst="line">
                            <a:avLst/>
                          </a:prstGeom>
                          <a:noFill/>
                          <a:ln w="41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0" name="Line 233"/>
                        <wps:cNvCnPr/>
                        <wps:spPr bwMode="auto">
                          <a:xfrm>
                            <a:off x="3160" y="189"/>
                            <a:ext cx="0" cy="4154"/>
                          </a:xfrm>
                          <a:prstGeom prst="line">
                            <a:avLst/>
                          </a:prstGeom>
                          <a:noFill/>
                          <a:ln w="681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1" name="Line 232"/>
                        <wps:cNvCnPr/>
                        <wps:spPr bwMode="auto">
                          <a:xfrm>
                            <a:off x="3847" y="189"/>
                            <a:ext cx="0" cy="4154"/>
                          </a:xfrm>
                          <a:prstGeom prst="line">
                            <a:avLst/>
                          </a:prstGeom>
                          <a:noFill/>
                          <a:ln w="68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2" name="Line 231"/>
                        <wps:cNvCnPr/>
                        <wps:spPr bwMode="auto">
                          <a:xfrm>
                            <a:off x="4535" y="189"/>
                            <a:ext cx="0" cy="4154"/>
                          </a:xfrm>
                          <a:prstGeom prst="line">
                            <a:avLst/>
                          </a:prstGeom>
                          <a:noFill/>
                          <a:ln w="409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3" name="Line 230"/>
                        <wps:cNvCnPr/>
                        <wps:spPr bwMode="auto">
                          <a:xfrm>
                            <a:off x="5222" y="189"/>
                            <a:ext cx="0" cy="4154"/>
                          </a:xfrm>
                          <a:prstGeom prst="line">
                            <a:avLst/>
                          </a:prstGeom>
                          <a:noFill/>
                          <a:ln w="409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4" name="Line 229"/>
                        <wps:cNvCnPr/>
                        <wps:spPr bwMode="auto">
                          <a:xfrm>
                            <a:off x="5914" y="189"/>
                            <a:ext cx="0" cy="4154"/>
                          </a:xfrm>
                          <a:prstGeom prst="line">
                            <a:avLst/>
                          </a:prstGeom>
                          <a:noFill/>
                          <a:ln w="409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5" name="Line 228"/>
                        <wps:cNvCnPr/>
                        <wps:spPr bwMode="auto">
                          <a:xfrm>
                            <a:off x="6601" y="189"/>
                            <a:ext cx="0" cy="4154"/>
                          </a:xfrm>
                          <a:prstGeom prst="line">
                            <a:avLst/>
                          </a:prstGeom>
                          <a:noFill/>
                          <a:ln w="409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6" name="Line 227"/>
                        <wps:cNvCnPr/>
                        <wps:spPr bwMode="auto">
                          <a:xfrm>
                            <a:off x="7288" y="189"/>
                            <a:ext cx="0" cy="4154"/>
                          </a:xfrm>
                          <a:prstGeom prst="line">
                            <a:avLst/>
                          </a:prstGeom>
                          <a:noFill/>
                          <a:ln w="67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7" name="Line 226"/>
                        <wps:cNvCnPr/>
                        <wps:spPr bwMode="auto">
                          <a:xfrm>
                            <a:off x="7976" y="189"/>
                            <a:ext cx="0" cy="4154"/>
                          </a:xfrm>
                          <a:prstGeom prst="line">
                            <a:avLst/>
                          </a:prstGeom>
                          <a:noFill/>
                          <a:ln w="677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8" name="Line 225"/>
                        <wps:cNvCnPr/>
                        <wps:spPr bwMode="auto">
                          <a:xfrm>
                            <a:off x="8663" y="1031"/>
                            <a:ext cx="0" cy="3312"/>
                          </a:xfrm>
                          <a:prstGeom prst="line">
                            <a:avLst/>
                          </a:prstGeom>
                          <a:noFill/>
                          <a:ln w="27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9" name="Line 224"/>
                        <wps:cNvCnPr/>
                        <wps:spPr bwMode="auto">
                          <a:xfrm>
                            <a:off x="9355" y="4271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27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0" name="Line 223"/>
                        <wps:cNvCnPr/>
                        <wps:spPr bwMode="auto">
                          <a:xfrm>
                            <a:off x="9355" y="258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27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1" name="Line 222"/>
                        <wps:cNvCnPr/>
                        <wps:spPr bwMode="auto">
                          <a:xfrm>
                            <a:off x="2473" y="4343"/>
                            <a:ext cx="68" cy="0"/>
                          </a:xfrm>
                          <a:prstGeom prst="line">
                            <a:avLst/>
                          </a:prstGeom>
                          <a:noFill/>
                          <a:ln w="27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2" name="Line 221"/>
                        <wps:cNvCnPr/>
                        <wps:spPr bwMode="auto">
                          <a:xfrm>
                            <a:off x="2541" y="4344"/>
                            <a:ext cx="1" cy="0"/>
                          </a:xfrm>
                          <a:prstGeom prst="line">
                            <a:avLst/>
                          </a:prstGeom>
                          <a:noFill/>
                          <a:ln w="27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3" name="Line 220"/>
                        <wps:cNvCnPr/>
                        <wps:spPr bwMode="auto">
                          <a:xfrm>
                            <a:off x="9354" y="4343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27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4" name="Line 219"/>
                        <wps:cNvCnPr/>
                        <wps:spPr bwMode="auto">
                          <a:xfrm>
                            <a:off x="9282" y="4344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27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5" name="Line 218"/>
                        <wps:cNvCnPr/>
                        <wps:spPr bwMode="auto">
                          <a:xfrm>
                            <a:off x="2473" y="3925"/>
                            <a:ext cx="68" cy="0"/>
                          </a:xfrm>
                          <a:prstGeom prst="line">
                            <a:avLst/>
                          </a:prstGeom>
                          <a:noFill/>
                          <a:ln w="27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6" name="Line 217"/>
                        <wps:cNvCnPr/>
                        <wps:spPr bwMode="auto">
                          <a:xfrm>
                            <a:off x="2541" y="3925"/>
                            <a:ext cx="1" cy="0"/>
                          </a:xfrm>
                          <a:prstGeom prst="line">
                            <a:avLst/>
                          </a:prstGeom>
                          <a:noFill/>
                          <a:ln w="27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7" name="Line 216"/>
                        <wps:cNvCnPr/>
                        <wps:spPr bwMode="auto">
                          <a:xfrm>
                            <a:off x="9354" y="3925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27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8" name="Line 215"/>
                        <wps:cNvCnPr/>
                        <wps:spPr bwMode="auto">
                          <a:xfrm>
                            <a:off x="9282" y="3925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27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9" name="Line 214"/>
                        <wps:cNvCnPr/>
                        <wps:spPr bwMode="auto">
                          <a:xfrm>
                            <a:off x="2473" y="3511"/>
                            <a:ext cx="68" cy="0"/>
                          </a:xfrm>
                          <a:prstGeom prst="line">
                            <a:avLst/>
                          </a:prstGeom>
                          <a:noFill/>
                          <a:ln w="27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0" name="Line 213"/>
                        <wps:cNvCnPr/>
                        <wps:spPr bwMode="auto">
                          <a:xfrm>
                            <a:off x="2541" y="3511"/>
                            <a:ext cx="1" cy="0"/>
                          </a:xfrm>
                          <a:prstGeom prst="line">
                            <a:avLst/>
                          </a:prstGeom>
                          <a:noFill/>
                          <a:ln w="27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1" name="Line 212"/>
                        <wps:cNvCnPr/>
                        <wps:spPr bwMode="auto">
                          <a:xfrm>
                            <a:off x="9354" y="3511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27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2" name="Line 211"/>
                        <wps:cNvCnPr/>
                        <wps:spPr bwMode="auto">
                          <a:xfrm>
                            <a:off x="9282" y="3511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27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3" name="Line 210"/>
                        <wps:cNvCnPr/>
                        <wps:spPr bwMode="auto">
                          <a:xfrm>
                            <a:off x="2473" y="3097"/>
                            <a:ext cx="68" cy="0"/>
                          </a:xfrm>
                          <a:prstGeom prst="line">
                            <a:avLst/>
                          </a:prstGeom>
                          <a:noFill/>
                          <a:ln w="27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4" name="Line 209"/>
                        <wps:cNvCnPr/>
                        <wps:spPr bwMode="auto">
                          <a:xfrm>
                            <a:off x="2541" y="3097"/>
                            <a:ext cx="1" cy="0"/>
                          </a:xfrm>
                          <a:prstGeom prst="line">
                            <a:avLst/>
                          </a:prstGeom>
                          <a:noFill/>
                          <a:ln w="27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5" name="Line 208"/>
                        <wps:cNvCnPr/>
                        <wps:spPr bwMode="auto">
                          <a:xfrm>
                            <a:off x="9354" y="3097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27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6" name="Line 207"/>
                        <wps:cNvCnPr/>
                        <wps:spPr bwMode="auto">
                          <a:xfrm>
                            <a:off x="9282" y="3097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27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7" name="Line 206"/>
                        <wps:cNvCnPr/>
                        <wps:spPr bwMode="auto">
                          <a:xfrm>
                            <a:off x="2473" y="2678"/>
                            <a:ext cx="68" cy="0"/>
                          </a:xfrm>
                          <a:prstGeom prst="line">
                            <a:avLst/>
                          </a:prstGeom>
                          <a:noFill/>
                          <a:ln w="27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8" name="Line 205"/>
                        <wps:cNvCnPr/>
                        <wps:spPr bwMode="auto">
                          <a:xfrm>
                            <a:off x="2541" y="2678"/>
                            <a:ext cx="1" cy="0"/>
                          </a:xfrm>
                          <a:prstGeom prst="line">
                            <a:avLst/>
                          </a:prstGeom>
                          <a:noFill/>
                          <a:ln w="27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9" name="Line 204"/>
                        <wps:cNvCnPr/>
                        <wps:spPr bwMode="auto">
                          <a:xfrm>
                            <a:off x="9354" y="2678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27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0" name="Line 203"/>
                        <wps:cNvCnPr/>
                        <wps:spPr bwMode="auto">
                          <a:xfrm>
                            <a:off x="9282" y="2678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27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1" name="Line 202"/>
                        <wps:cNvCnPr/>
                        <wps:spPr bwMode="auto">
                          <a:xfrm>
                            <a:off x="2473" y="2264"/>
                            <a:ext cx="68" cy="0"/>
                          </a:xfrm>
                          <a:prstGeom prst="line">
                            <a:avLst/>
                          </a:prstGeom>
                          <a:noFill/>
                          <a:ln w="27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2" name="Line 201"/>
                        <wps:cNvCnPr/>
                        <wps:spPr bwMode="auto">
                          <a:xfrm>
                            <a:off x="2541" y="2264"/>
                            <a:ext cx="1" cy="0"/>
                          </a:xfrm>
                          <a:prstGeom prst="line">
                            <a:avLst/>
                          </a:prstGeom>
                          <a:noFill/>
                          <a:ln w="27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3" name="Line 200"/>
                        <wps:cNvCnPr/>
                        <wps:spPr bwMode="auto">
                          <a:xfrm>
                            <a:off x="9354" y="2264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27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4" name="Line 199"/>
                        <wps:cNvCnPr/>
                        <wps:spPr bwMode="auto">
                          <a:xfrm>
                            <a:off x="9282" y="2264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27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5" name="Line 198"/>
                        <wps:cNvCnPr/>
                        <wps:spPr bwMode="auto">
                          <a:xfrm>
                            <a:off x="2473" y="1850"/>
                            <a:ext cx="68" cy="0"/>
                          </a:xfrm>
                          <a:prstGeom prst="line">
                            <a:avLst/>
                          </a:prstGeom>
                          <a:noFill/>
                          <a:ln w="27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6" name="Line 197"/>
                        <wps:cNvCnPr/>
                        <wps:spPr bwMode="auto">
                          <a:xfrm>
                            <a:off x="2541" y="1850"/>
                            <a:ext cx="1" cy="0"/>
                          </a:xfrm>
                          <a:prstGeom prst="line">
                            <a:avLst/>
                          </a:prstGeom>
                          <a:noFill/>
                          <a:ln w="27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7" name="Line 196"/>
                        <wps:cNvCnPr/>
                        <wps:spPr bwMode="auto">
                          <a:xfrm>
                            <a:off x="9354" y="1850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27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8" name="Line 195"/>
                        <wps:cNvCnPr/>
                        <wps:spPr bwMode="auto">
                          <a:xfrm>
                            <a:off x="9282" y="1850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27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9" name="Line 194"/>
                        <wps:cNvCnPr/>
                        <wps:spPr bwMode="auto">
                          <a:xfrm>
                            <a:off x="2473" y="1431"/>
                            <a:ext cx="68" cy="0"/>
                          </a:xfrm>
                          <a:prstGeom prst="line">
                            <a:avLst/>
                          </a:prstGeom>
                          <a:noFill/>
                          <a:ln w="27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0" name="Line 193"/>
                        <wps:cNvCnPr/>
                        <wps:spPr bwMode="auto">
                          <a:xfrm>
                            <a:off x="2541" y="1432"/>
                            <a:ext cx="1" cy="0"/>
                          </a:xfrm>
                          <a:prstGeom prst="line">
                            <a:avLst/>
                          </a:prstGeom>
                          <a:noFill/>
                          <a:ln w="27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1" name="Line 192"/>
                        <wps:cNvCnPr/>
                        <wps:spPr bwMode="auto">
                          <a:xfrm>
                            <a:off x="9354" y="1431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27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2" name="Line 191"/>
                        <wps:cNvCnPr/>
                        <wps:spPr bwMode="auto">
                          <a:xfrm>
                            <a:off x="9282" y="1432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27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3" name="Line 190"/>
                        <wps:cNvCnPr/>
                        <wps:spPr bwMode="auto">
                          <a:xfrm>
                            <a:off x="2473" y="1017"/>
                            <a:ext cx="68" cy="0"/>
                          </a:xfrm>
                          <a:prstGeom prst="line">
                            <a:avLst/>
                          </a:prstGeom>
                          <a:noFill/>
                          <a:ln w="27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4" name="Line 189"/>
                        <wps:cNvCnPr/>
                        <wps:spPr bwMode="auto">
                          <a:xfrm>
                            <a:off x="2541" y="1018"/>
                            <a:ext cx="1" cy="0"/>
                          </a:xfrm>
                          <a:prstGeom prst="line">
                            <a:avLst/>
                          </a:prstGeom>
                          <a:noFill/>
                          <a:ln w="27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5" name="Line 188"/>
                        <wps:cNvCnPr/>
                        <wps:spPr bwMode="auto">
                          <a:xfrm>
                            <a:off x="9354" y="1017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27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6" name="Line 187"/>
                        <wps:cNvCnPr/>
                        <wps:spPr bwMode="auto">
                          <a:xfrm>
                            <a:off x="9282" y="1018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27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7" name="Line 186"/>
                        <wps:cNvCnPr/>
                        <wps:spPr bwMode="auto">
                          <a:xfrm>
                            <a:off x="2473" y="603"/>
                            <a:ext cx="68" cy="0"/>
                          </a:xfrm>
                          <a:prstGeom prst="line">
                            <a:avLst/>
                          </a:prstGeom>
                          <a:noFill/>
                          <a:ln w="27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8" name="Line 185"/>
                        <wps:cNvCnPr/>
                        <wps:spPr bwMode="auto">
                          <a:xfrm>
                            <a:off x="2541" y="604"/>
                            <a:ext cx="1" cy="0"/>
                          </a:xfrm>
                          <a:prstGeom prst="line">
                            <a:avLst/>
                          </a:prstGeom>
                          <a:noFill/>
                          <a:ln w="27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9" name="AutoShape 184"/>
                        <wps:cNvSpPr>
                          <a:spLocks/>
                        </wps:cNvSpPr>
                        <wps:spPr bwMode="auto">
                          <a:xfrm>
                            <a:off x="22950" y="-162963"/>
                            <a:ext cx="260930" cy="15697"/>
                          </a:xfrm>
                          <a:custGeom>
                            <a:avLst/>
                            <a:gdLst>
                              <a:gd name="T0" fmla="+- 0 9350 22950"/>
                              <a:gd name="T1" fmla="*/ T0 w 260930"/>
                              <a:gd name="T2" fmla="+- 0 603 -162963"/>
                              <a:gd name="T3" fmla="*/ 603 h 15697"/>
                              <a:gd name="T4" fmla="+- 0 9354 22950"/>
                              <a:gd name="T5" fmla="*/ T4 w 260930"/>
                              <a:gd name="T6" fmla="+- 0 603 -162963"/>
                              <a:gd name="T7" fmla="*/ 603 h 15697"/>
                              <a:gd name="T8" fmla="+- 0 2473 22950"/>
                              <a:gd name="T9" fmla="*/ T8 w 260930"/>
                              <a:gd name="T10" fmla="+- 0 189 -162963"/>
                              <a:gd name="T11" fmla="*/ 189 h 15697"/>
                              <a:gd name="T12" fmla="+- 0 2541 22950"/>
                              <a:gd name="T13" fmla="*/ T12 w 260930"/>
                              <a:gd name="T14" fmla="+- 0 189 -162963"/>
                              <a:gd name="T15" fmla="*/ 189 h 1569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60930" h="15697">
                                <a:moveTo>
                                  <a:pt x="-13600" y="163566"/>
                                </a:moveTo>
                                <a:lnTo>
                                  <a:pt x="-13596" y="163566"/>
                                </a:lnTo>
                                <a:moveTo>
                                  <a:pt x="-20477" y="163152"/>
                                </a:moveTo>
                                <a:lnTo>
                                  <a:pt x="-20409" y="163152"/>
                                </a:lnTo>
                              </a:path>
                            </a:pathLst>
                          </a:custGeom>
                          <a:noFill/>
                          <a:ln w="27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0" name="Line 183"/>
                        <wps:cNvCnPr/>
                        <wps:spPr bwMode="auto">
                          <a:xfrm>
                            <a:off x="2541" y="190"/>
                            <a:ext cx="1" cy="0"/>
                          </a:xfrm>
                          <a:prstGeom prst="line">
                            <a:avLst/>
                          </a:prstGeom>
                          <a:noFill/>
                          <a:ln w="27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1" name="Line 182"/>
                        <wps:cNvCnPr/>
                        <wps:spPr bwMode="auto">
                          <a:xfrm>
                            <a:off x="9354" y="189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27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2" name="Line 181"/>
                        <wps:cNvCnPr/>
                        <wps:spPr bwMode="auto">
                          <a:xfrm>
                            <a:off x="9282" y="190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27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3" name="Line 180"/>
                        <wps:cNvCnPr/>
                        <wps:spPr bwMode="auto">
                          <a:xfrm>
                            <a:off x="2473" y="184"/>
                            <a:ext cx="6881" cy="0"/>
                          </a:xfrm>
                          <a:prstGeom prst="line">
                            <a:avLst/>
                          </a:prstGeom>
                          <a:noFill/>
                          <a:ln w="27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4" name="Line 179"/>
                        <wps:cNvCnPr/>
                        <wps:spPr bwMode="auto">
                          <a:xfrm>
                            <a:off x="9355" y="185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27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5" name="Line 178"/>
                        <wps:cNvCnPr/>
                        <wps:spPr bwMode="auto">
                          <a:xfrm>
                            <a:off x="2473" y="4343"/>
                            <a:ext cx="6881" cy="0"/>
                          </a:xfrm>
                          <a:prstGeom prst="line">
                            <a:avLst/>
                          </a:prstGeom>
                          <a:noFill/>
                          <a:ln w="27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6" name="Line 177"/>
                        <wps:cNvCnPr/>
                        <wps:spPr bwMode="auto">
                          <a:xfrm>
                            <a:off x="9355" y="4344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27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7" name="Line 176"/>
                        <wps:cNvCnPr/>
                        <wps:spPr bwMode="auto">
                          <a:xfrm>
                            <a:off x="9354" y="4343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27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8" name="Line 175"/>
                        <wps:cNvCnPr/>
                        <wps:spPr bwMode="auto">
                          <a:xfrm>
                            <a:off x="9355" y="185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27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9" name="Freeform 174"/>
                        <wps:cNvSpPr>
                          <a:spLocks/>
                        </wps:cNvSpPr>
                        <wps:spPr bwMode="auto">
                          <a:xfrm>
                            <a:off x="2473" y="2710"/>
                            <a:ext cx="6882" cy="1634"/>
                          </a:xfrm>
                          <a:custGeom>
                            <a:avLst/>
                            <a:gdLst>
                              <a:gd name="T0" fmla="+- 0 2541 2473"/>
                              <a:gd name="T1" fmla="*/ T0 w 6882"/>
                              <a:gd name="T2" fmla="+- 0 3601 2710"/>
                              <a:gd name="T3" fmla="*/ 3601 h 1634"/>
                              <a:gd name="T4" fmla="+- 0 2677 2473"/>
                              <a:gd name="T5" fmla="*/ T4 w 6882"/>
                              <a:gd name="T6" fmla="+- 0 3074 2710"/>
                              <a:gd name="T7" fmla="*/ 3074 h 1634"/>
                              <a:gd name="T8" fmla="+- 0 2814 2473"/>
                              <a:gd name="T9" fmla="*/ T8 w 6882"/>
                              <a:gd name="T10" fmla="+- 0 2787 2710"/>
                              <a:gd name="T11" fmla="*/ 2787 h 1634"/>
                              <a:gd name="T12" fmla="+- 0 2950 2473"/>
                              <a:gd name="T13" fmla="*/ T12 w 6882"/>
                              <a:gd name="T14" fmla="+- 0 2773 2710"/>
                              <a:gd name="T15" fmla="*/ 2773 h 1634"/>
                              <a:gd name="T16" fmla="+- 0 3092 2473"/>
                              <a:gd name="T17" fmla="*/ T16 w 6882"/>
                              <a:gd name="T18" fmla="+- 0 2778 2710"/>
                              <a:gd name="T19" fmla="*/ 2778 h 1634"/>
                              <a:gd name="T20" fmla="+- 0 3228 2473"/>
                              <a:gd name="T21" fmla="*/ T20 w 6882"/>
                              <a:gd name="T22" fmla="+- 0 2769 2710"/>
                              <a:gd name="T23" fmla="*/ 2769 h 1634"/>
                              <a:gd name="T24" fmla="+- 0 3365 2473"/>
                              <a:gd name="T25" fmla="*/ T24 w 6882"/>
                              <a:gd name="T26" fmla="+- 0 2764 2710"/>
                              <a:gd name="T27" fmla="*/ 2764 h 1634"/>
                              <a:gd name="T28" fmla="+- 0 3501 2473"/>
                              <a:gd name="T29" fmla="*/ T28 w 6882"/>
                              <a:gd name="T30" fmla="+- 0 2764 2710"/>
                              <a:gd name="T31" fmla="*/ 2764 h 1634"/>
                              <a:gd name="T32" fmla="+- 0 3643 2473"/>
                              <a:gd name="T33" fmla="*/ T32 w 6882"/>
                              <a:gd name="T34" fmla="+- 0 2764 2710"/>
                              <a:gd name="T35" fmla="*/ 2764 h 1634"/>
                              <a:gd name="T36" fmla="+- 0 3779 2473"/>
                              <a:gd name="T37" fmla="*/ T36 w 6882"/>
                              <a:gd name="T38" fmla="+- 0 2728 2710"/>
                              <a:gd name="T39" fmla="*/ 2728 h 1634"/>
                              <a:gd name="T40" fmla="+- 0 3915 2473"/>
                              <a:gd name="T41" fmla="*/ T40 w 6882"/>
                              <a:gd name="T42" fmla="+- 0 2742 2710"/>
                              <a:gd name="T43" fmla="*/ 2742 h 1634"/>
                              <a:gd name="T44" fmla="+- 0 4052 2473"/>
                              <a:gd name="T45" fmla="*/ T44 w 6882"/>
                              <a:gd name="T46" fmla="+- 0 2719 2710"/>
                              <a:gd name="T47" fmla="*/ 2719 h 1634"/>
                              <a:gd name="T48" fmla="+- 0 4193 2473"/>
                              <a:gd name="T49" fmla="*/ T48 w 6882"/>
                              <a:gd name="T50" fmla="+- 0 2751 2710"/>
                              <a:gd name="T51" fmla="*/ 2751 h 1634"/>
                              <a:gd name="T52" fmla="+- 0 4329 2473"/>
                              <a:gd name="T53" fmla="*/ T52 w 6882"/>
                              <a:gd name="T54" fmla="+- 0 2755 2710"/>
                              <a:gd name="T55" fmla="*/ 2755 h 1634"/>
                              <a:gd name="T56" fmla="+- 0 4466 2473"/>
                              <a:gd name="T57" fmla="*/ T56 w 6882"/>
                              <a:gd name="T58" fmla="+- 0 2764 2710"/>
                              <a:gd name="T59" fmla="*/ 2764 h 1634"/>
                              <a:gd name="T60" fmla="+- 0 4603 2473"/>
                              <a:gd name="T61" fmla="*/ T60 w 6882"/>
                              <a:gd name="T62" fmla="+- 0 2755 2710"/>
                              <a:gd name="T63" fmla="*/ 2755 h 1634"/>
                              <a:gd name="T64" fmla="+- 0 4881 2473"/>
                              <a:gd name="T65" fmla="*/ T64 w 6882"/>
                              <a:gd name="T66" fmla="+- 0 2751 2710"/>
                              <a:gd name="T67" fmla="*/ 2751 h 1634"/>
                              <a:gd name="T68" fmla="+- 0 5017 2473"/>
                              <a:gd name="T69" fmla="*/ T68 w 6882"/>
                              <a:gd name="T70" fmla="+- 0 2764 2710"/>
                              <a:gd name="T71" fmla="*/ 2764 h 1634"/>
                              <a:gd name="T72" fmla="+- 0 5154 2473"/>
                              <a:gd name="T73" fmla="*/ T72 w 6882"/>
                              <a:gd name="T74" fmla="+- 0 2760 2710"/>
                              <a:gd name="T75" fmla="*/ 2760 h 1634"/>
                              <a:gd name="T76" fmla="+- 0 5290 2473"/>
                              <a:gd name="T77" fmla="*/ T76 w 6882"/>
                              <a:gd name="T78" fmla="+- 0 2769 2710"/>
                              <a:gd name="T79" fmla="*/ 2769 h 1634"/>
                              <a:gd name="T80" fmla="+- 0 5431 2473"/>
                              <a:gd name="T81" fmla="*/ T80 w 6882"/>
                              <a:gd name="T82" fmla="+- 0 2783 2710"/>
                              <a:gd name="T83" fmla="*/ 2783 h 1634"/>
                              <a:gd name="T84" fmla="+- 0 5568 2473"/>
                              <a:gd name="T85" fmla="*/ T84 w 6882"/>
                              <a:gd name="T86" fmla="+- 0 2760 2710"/>
                              <a:gd name="T87" fmla="*/ 2760 h 1634"/>
                              <a:gd name="T88" fmla="+- 0 5704 2473"/>
                              <a:gd name="T89" fmla="*/ T88 w 6882"/>
                              <a:gd name="T90" fmla="+- 0 2764 2710"/>
                              <a:gd name="T91" fmla="*/ 2764 h 1634"/>
                              <a:gd name="T92" fmla="+- 0 5841 2473"/>
                              <a:gd name="T93" fmla="*/ T92 w 6882"/>
                              <a:gd name="T94" fmla="+- 0 2769 2710"/>
                              <a:gd name="T95" fmla="*/ 2769 h 1634"/>
                              <a:gd name="T96" fmla="+- 0 5982 2473"/>
                              <a:gd name="T97" fmla="*/ T96 w 6882"/>
                              <a:gd name="T98" fmla="+- 0 2764 2710"/>
                              <a:gd name="T99" fmla="*/ 2764 h 1634"/>
                              <a:gd name="T100" fmla="+- 0 6118 2473"/>
                              <a:gd name="T101" fmla="*/ T100 w 6882"/>
                              <a:gd name="T102" fmla="+- 0 2760 2710"/>
                              <a:gd name="T103" fmla="*/ 2760 h 1634"/>
                              <a:gd name="T104" fmla="+- 0 6255 2473"/>
                              <a:gd name="T105" fmla="*/ T104 w 6882"/>
                              <a:gd name="T106" fmla="+- 0 2787 2710"/>
                              <a:gd name="T107" fmla="*/ 2787 h 1634"/>
                              <a:gd name="T108" fmla="+- 0 6392 2473"/>
                              <a:gd name="T109" fmla="*/ T108 w 6882"/>
                              <a:gd name="T110" fmla="+- 0 2773 2710"/>
                              <a:gd name="T111" fmla="*/ 2773 h 1634"/>
                              <a:gd name="T112" fmla="+- 0 6533 2473"/>
                              <a:gd name="T113" fmla="*/ T112 w 6882"/>
                              <a:gd name="T114" fmla="+- 0 2769 2710"/>
                              <a:gd name="T115" fmla="*/ 2769 h 1634"/>
                              <a:gd name="T116" fmla="+- 0 6669 2473"/>
                              <a:gd name="T117" fmla="*/ T116 w 6882"/>
                              <a:gd name="T118" fmla="+- 0 2778 2710"/>
                              <a:gd name="T119" fmla="*/ 2778 h 1634"/>
                              <a:gd name="T120" fmla="+- 0 6806 2473"/>
                              <a:gd name="T121" fmla="*/ T120 w 6882"/>
                              <a:gd name="T122" fmla="+- 0 2769 2710"/>
                              <a:gd name="T123" fmla="*/ 2769 h 1634"/>
                              <a:gd name="T124" fmla="+- 0 6942 2473"/>
                              <a:gd name="T125" fmla="*/ T124 w 6882"/>
                              <a:gd name="T126" fmla="+- 0 2783 2710"/>
                              <a:gd name="T127" fmla="*/ 2783 h 1634"/>
                              <a:gd name="T128" fmla="+- 0 7083 2473"/>
                              <a:gd name="T129" fmla="*/ T128 w 6882"/>
                              <a:gd name="T130" fmla="+- 0 2769 2710"/>
                              <a:gd name="T131" fmla="*/ 2769 h 1634"/>
                              <a:gd name="T132" fmla="+- 0 7220 2473"/>
                              <a:gd name="T133" fmla="*/ T132 w 6882"/>
                              <a:gd name="T134" fmla="+- 0 2787 2710"/>
                              <a:gd name="T135" fmla="*/ 2787 h 1634"/>
                              <a:gd name="T136" fmla="+- 0 7356 2473"/>
                              <a:gd name="T137" fmla="*/ T136 w 6882"/>
                              <a:gd name="T138" fmla="+- 0 2764 2710"/>
                              <a:gd name="T139" fmla="*/ 2764 h 1634"/>
                              <a:gd name="T140" fmla="+- 0 7493 2473"/>
                              <a:gd name="T141" fmla="*/ T140 w 6882"/>
                              <a:gd name="T142" fmla="+- 0 2769 2710"/>
                              <a:gd name="T143" fmla="*/ 2769 h 1634"/>
                              <a:gd name="T144" fmla="+- 0 7634 2473"/>
                              <a:gd name="T145" fmla="*/ T144 w 6882"/>
                              <a:gd name="T146" fmla="+- 0 2764 2710"/>
                              <a:gd name="T147" fmla="*/ 2764 h 1634"/>
                              <a:gd name="T148" fmla="+- 0 7771 2473"/>
                              <a:gd name="T149" fmla="*/ T148 w 6882"/>
                              <a:gd name="T150" fmla="+- 0 2769 2710"/>
                              <a:gd name="T151" fmla="*/ 2769 h 1634"/>
                              <a:gd name="T152" fmla="+- 0 7907 2473"/>
                              <a:gd name="T153" fmla="*/ T152 w 6882"/>
                              <a:gd name="T154" fmla="+- 0 2773 2710"/>
                              <a:gd name="T155" fmla="*/ 2773 h 1634"/>
                              <a:gd name="T156" fmla="+- 0 8044 2473"/>
                              <a:gd name="T157" fmla="*/ T156 w 6882"/>
                              <a:gd name="T158" fmla="+- 0 2783 2710"/>
                              <a:gd name="T159" fmla="*/ 2783 h 1634"/>
                              <a:gd name="T160" fmla="+- 0 8180 2473"/>
                              <a:gd name="T161" fmla="*/ T160 w 6882"/>
                              <a:gd name="T162" fmla="+- 0 2792 2710"/>
                              <a:gd name="T163" fmla="*/ 2792 h 1634"/>
                              <a:gd name="T164" fmla="+- 0 8321 2473"/>
                              <a:gd name="T165" fmla="*/ T164 w 6882"/>
                              <a:gd name="T166" fmla="+- 0 2773 2710"/>
                              <a:gd name="T167" fmla="*/ 2773 h 1634"/>
                              <a:gd name="T168" fmla="+- 0 8458 2473"/>
                              <a:gd name="T169" fmla="*/ T168 w 6882"/>
                              <a:gd name="T170" fmla="+- 0 2787 2710"/>
                              <a:gd name="T171" fmla="*/ 2787 h 1634"/>
                              <a:gd name="T172" fmla="+- 0 8594 2473"/>
                              <a:gd name="T173" fmla="*/ T172 w 6882"/>
                              <a:gd name="T174" fmla="+- 0 2778 2710"/>
                              <a:gd name="T175" fmla="*/ 2778 h 1634"/>
                              <a:gd name="T176" fmla="+- 0 8731 2473"/>
                              <a:gd name="T177" fmla="*/ T176 w 6882"/>
                              <a:gd name="T178" fmla="+- 0 2769 2710"/>
                              <a:gd name="T179" fmla="*/ 2769 h 1634"/>
                              <a:gd name="T180" fmla="+- 0 8872 2473"/>
                              <a:gd name="T181" fmla="*/ T180 w 6882"/>
                              <a:gd name="T182" fmla="+- 0 2778 2710"/>
                              <a:gd name="T183" fmla="*/ 2778 h 1634"/>
                              <a:gd name="T184" fmla="+- 0 9008 2473"/>
                              <a:gd name="T185" fmla="*/ T184 w 6882"/>
                              <a:gd name="T186" fmla="+- 0 2783 2710"/>
                              <a:gd name="T187" fmla="*/ 2783 h 1634"/>
                              <a:gd name="T188" fmla="+- 0 9145 2473"/>
                              <a:gd name="T189" fmla="*/ T188 w 6882"/>
                              <a:gd name="T190" fmla="+- 0 2787 2710"/>
                              <a:gd name="T191" fmla="*/ 2787 h 1634"/>
                              <a:gd name="T192" fmla="+- 0 9282 2473"/>
                              <a:gd name="T193" fmla="*/ T192 w 6882"/>
                              <a:gd name="T194" fmla="+- 0 2778 2710"/>
                              <a:gd name="T195" fmla="*/ 2778 h 163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</a:cxnLst>
                            <a:rect l="0" t="0" r="r" b="b"/>
                            <a:pathLst>
                              <a:path w="6882" h="1634">
                                <a:moveTo>
                                  <a:pt x="0" y="1633"/>
                                </a:moveTo>
                                <a:lnTo>
                                  <a:pt x="68" y="891"/>
                                </a:lnTo>
                                <a:lnTo>
                                  <a:pt x="136" y="641"/>
                                </a:lnTo>
                                <a:lnTo>
                                  <a:pt x="204" y="364"/>
                                </a:lnTo>
                                <a:lnTo>
                                  <a:pt x="273" y="132"/>
                                </a:lnTo>
                                <a:lnTo>
                                  <a:pt x="341" y="77"/>
                                </a:lnTo>
                                <a:lnTo>
                                  <a:pt x="409" y="54"/>
                                </a:lnTo>
                                <a:lnTo>
                                  <a:pt x="477" y="63"/>
                                </a:lnTo>
                                <a:lnTo>
                                  <a:pt x="546" y="54"/>
                                </a:lnTo>
                                <a:lnTo>
                                  <a:pt x="619" y="68"/>
                                </a:lnTo>
                                <a:lnTo>
                                  <a:pt x="687" y="54"/>
                                </a:lnTo>
                                <a:lnTo>
                                  <a:pt x="755" y="59"/>
                                </a:lnTo>
                                <a:lnTo>
                                  <a:pt x="823" y="54"/>
                                </a:lnTo>
                                <a:lnTo>
                                  <a:pt x="892" y="54"/>
                                </a:lnTo>
                                <a:lnTo>
                                  <a:pt x="960" y="59"/>
                                </a:lnTo>
                                <a:lnTo>
                                  <a:pt x="1028" y="54"/>
                                </a:lnTo>
                                <a:lnTo>
                                  <a:pt x="1096" y="9"/>
                                </a:lnTo>
                                <a:lnTo>
                                  <a:pt x="1170" y="54"/>
                                </a:lnTo>
                                <a:lnTo>
                                  <a:pt x="1238" y="23"/>
                                </a:lnTo>
                                <a:lnTo>
                                  <a:pt x="1306" y="18"/>
                                </a:lnTo>
                                <a:lnTo>
                                  <a:pt x="1374" y="0"/>
                                </a:lnTo>
                                <a:lnTo>
                                  <a:pt x="1442" y="32"/>
                                </a:lnTo>
                                <a:lnTo>
                                  <a:pt x="1511" y="50"/>
                                </a:lnTo>
                                <a:lnTo>
                                  <a:pt x="1579" y="9"/>
                                </a:lnTo>
                                <a:lnTo>
                                  <a:pt x="1647" y="59"/>
                                </a:lnTo>
                                <a:lnTo>
                                  <a:pt x="1720" y="41"/>
                                </a:lnTo>
                                <a:lnTo>
                                  <a:pt x="1789" y="59"/>
                                </a:lnTo>
                                <a:lnTo>
                                  <a:pt x="1856" y="45"/>
                                </a:lnTo>
                                <a:lnTo>
                                  <a:pt x="1925" y="59"/>
                                </a:lnTo>
                                <a:lnTo>
                                  <a:pt x="1993" y="54"/>
                                </a:lnTo>
                                <a:lnTo>
                                  <a:pt x="2062" y="27"/>
                                </a:lnTo>
                                <a:lnTo>
                                  <a:pt x="2130" y="45"/>
                                </a:lnTo>
                                <a:lnTo>
                                  <a:pt x="2339" y="45"/>
                                </a:lnTo>
                                <a:lnTo>
                                  <a:pt x="2408" y="41"/>
                                </a:lnTo>
                                <a:lnTo>
                                  <a:pt x="2476" y="54"/>
                                </a:lnTo>
                                <a:lnTo>
                                  <a:pt x="2544" y="54"/>
                                </a:lnTo>
                                <a:lnTo>
                                  <a:pt x="2612" y="50"/>
                                </a:lnTo>
                                <a:lnTo>
                                  <a:pt x="2681" y="50"/>
                                </a:lnTo>
                                <a:lnTo>
                                  <a:pt x="2749" y="45"/>
                                </a:lnTo>
                                <a:lnTo>
                                  <a:pt x="2817" y="59"/>
                                </a:lnTo>
                                <a:lnTo>
                                  <a:pt x="2890" y="50"/>
                                </a:lnTo>
                                <a:lnTo>
                                  <a:pt x="2958" y="73"/>
                                </a:lnTo>
                                <a:lnTo>
                                  <a:pt x="3026" y="50"/>
                                </a:lnTo>
                                <a:lnTo>
                                  <a:pt x="3095" y="50"/>
                                </a:lnTo>
                                <a:lnTo>
                                  <a:pt x="3163" y="63"/>
                                </a:lnTo>
                                <a:lnTo>
                                  <a:pt x="3231" y="54"/>
                                </a:lnTo>
                                <a:lnTo>
                                  <a:pt x="3300" y="63"/>
                                </a:lnTo>
                                <a:lnTo>
                                  <a:pt x="3368" y="59"/>
                                </a:lnTo>
                                <a:lnTo>
                                  <a:pt x="3441" y="59"/>
                                </a:lnTo>
                                <a:lnTo>
                                  <a:pt x="3509" y="54"/>
                                </a:lnTo>
                                <a:lnTo>
                                  <a:pt x="3577" y="59"/>
                                </a:lnTo>
                                <a:lnTo>
                                  <a:pt x="3645" y="50"/>
                                </a:lnTo>
                                <a:lnTo>
                                  <a:pt x="3714" y="77"/>
                                </a:lnTo>
                                <a:lnTo>
                                  <a:pt x="3782" y="77"/>
                                </a:lnTo>
                                <a:lnTo>
                                  <a:pt x="3850" y="68"/>
                                </a:lnTo>
                                <a:lnTo>
                                  <a:pt x="3919" y="63"/>
                                </a:lnTo>
                                <a:lnTo>
                                  <a:pt x="3987" y="63"/>
                                </a:lnTo>
                                <a:lnTo>
                                  <a:pt x="4060" y="59"/>
                                </a:lnTo>
                                <a:lnTo>
                                  <a:pt x="4128" y="63"/>
                                </a:lnTo>
                                <a:lnTo>
                                  <a:pt x="4196" y="68"/>
                                </a:lnTo>
                                <a:lnTo>
                                  <a:pt x="4264" y="77"/>
                                </a:lnTo>
                                <a:lnTo>
                                  <a:pt x="4333" y="59"/>
                                </a:lnTo>
                                <a:lnTo>
                                  <a:pt x="4401" y="59"/>
                                </a:lnTo>
                                <a:lnTo>
                                  <a:pt x="4469" y="73"/>
                                </a:lnTo>
                                <a:lnTo>
                                  <a:pt x="4538" y="68"/>
                                </a:lnTo>
                                <a:lnTo>
                                  <a:pt x="4610" y="59"/>
                                </a:lnTo>
                                <a:lnTo>
                                  <a:pt x="4679" y="63"/>
                                </a:lnTo>
                                <a:lnTo>
                                  <a:pt x="4747" y="77"/>
                                </a:lnTo>
                                <a:lnTo>
                                  <a:pt x="4815" y="63"/>
                                </a:lnTo>
                                <a:lnTo>
                                  <a:pt x="4883" y="54"/>
                                </a:lnTo>
                                <a:lnTo>
                                  <a:pt x="4952" y="63"/>
                                </a:lnTo>
                                <a:lnTo>
                                  <a:pt x="5020" y="59"/>
                                </a:lnTo>
                                <a:lnTo>
                                  <a:pt x="5088" y="59"/>
                                </a:lnTo>
                                <a:lnTo>
                                  <a:pt x="5161" y="54"/>
                                </a:lnTo>
                                <a:lnTo>
                                  <a:pt x="5229" y="59"/>
                                </a:lnTo>
                                <a:lnTo>
                                  <a:pt x="5298" y="59"/>
                                </a:lnTo>
                                <a:lnTo>
                                  <a:pt x="5366" y="63"/>
                                </a:lnTo>
                                <a:lnTo>
                                  <a:pt x="5434" y="63"/>
                                </a:lnTo>
                                <a:lnTo>
                                  <a:pt x="5502" y="59"/>
                                </a:lnTo>
                                <a:lnTo>
                                  <a:pt x="5571" y="73"/>
                                </a:lnTo>
                                <a:lnTo>
                                  <a:pt x="5639" y="63"/>
                                </a:lnTo>
                                <a:lnTo>
                                  <a:pt x="5707" y="82"/>
                                </a:lnTo>
                                <a:lnTo>
                                  <a:pt x="5780" y="63"/>
                                </a:lnTo>
                                <a:lnTo>
                                  <a:pt x="5848" y="63"/>
                                </a:lnTo>
                                <a:lnTo>
                                  <a:pt x="5917" y="59"/>
                                </a:lnTo>
                                <a:lnTo>
                                  <a:pt x="5985" y="77"/>
                                </a:lnTo>
                                <a:lnTo>
                                  <a:pt x="6053" y="59"/>
                                </a:lnTo>
                                <a:lnTo>
                                  <a:pt x="6121" y="68"/>
                                </a:lnTo>
                                <a:lnTo>
                                  <a:pt x="6190" y="68"/>
                                </a:lnTo>
                                <a:lnTo>
                                  <a:pt x="6258" y="59"/>
                                </a:lnTo>
                                <a:lnTo>
                                  <a:pt x="6331" y="63"/>
                                </a:lnTo>
                                <a:lnTo>
                                  <a:pt x="6399" y="68"/>
                                </a:lnTo>
                                <a:lnTo>
                                  <a:pt x="6467" y="86"/>
                                </a:lnTo>
                                <a:lnTo>
                                  <a:pt x="6535" y="73"/>
                                </a:lnTo>
                                <a:lnTo>
                                  <a:pt x="6604" y="73"/>
                                </a:lnTo>
                                <a:lnTo>
                                  <a:pt x="6672" y="77"/>
                                </a:lnTo>
                                <a:lnTo>
                                  <a:pt x="6740" y="63"/>
                                </a:lnTo>
                                <a:lnTo>
                                  <a:pt x="6809" y="68"/>
                                </a:lnTo>
                                <a:lnTo>
                                  <a:pt x="6881" y="77"/>
                                </a:lnTo>
                              </a:path>
                            </a:pathLst>
                          </a:custGeom>
                          <a:noFill/>
                          <a:ln w="14444">
                            <a:solidFill>
                              <a:srgbClr val="000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0" name="Freeform 173"/>
                        <wps:cNvSpPr>
                          <a:spLocks/>
                        </wps:cNvSpPr>
                        <wps:spPr bwMode="auto">
                          <a:xfrm>
                            <a:off x="2473" y="2182"/>
                            <a:ext cx="6882" cy="2162"/>
                          </a:xfrm>
                          <a:custGeom>
                            <a:avLst/>
                            <a:gdLst>
                              <a:gd name="T0" fmla="+- 0 2541 2473"/>
                              <a:gd name="T1" fmla="*/ T0 w 6882"/>
                              <a:gd name="T2" fmla="+- 0 2760 2182"/>
                              <a:gd name="T3" fmla="*/ 2760 h 2162"/>
                              <a:gd name="T4" fmla="+- 0 2677 2473"/>
                              <a:gd name="T5" fmla="*/ T4 w 6882"/>
                              <a:gd name="T6" fmla="+- 0 2510 2182"/>
                              <a:gd name="T7" fmla="*/ 2510 h 2162"/>
                              <a:gd name="T8" fmla="+- 0 2814 2473"/>
                              <a:gd name="T9" fmla="*/ T8 w 6882"/>
                              <a:gd name="T10" fmla="+- 0 2364 2182"/>
                              <a:gd name="T11" fmla="*/ 2364 h 2162"/>
                              <a:gd name="T12" fmla="+- 0 2950 2473"/>
                              <a:gd name="T13" fmla="*/ T12 w 6882"/>
                              <a:gd name="T14" fmla="+- 0 2241 2182"/>
                              <a:gd name="T15" fmla="*/ 2241 h 2162"/>
                              <a:gd name="T16" fmla="+- 0 3092 2473"/>
                              <a:gd name="T17" fmla="*/ T16 w 6882"/>
                              <a:gd name="T18" fmla="+- 0 2296 2182"/>
                              <a:gd name="T19" fmla="*/ 2296 h 2162"/>
                              <a:gd name="T20" fmla="+- 0 3228 2473"/>
                              <a:gd name="T21" fmla="*/ T20 w 6882"/>
                              <a:gd name="T22" fmla="+- 0 2268 2182"/>
                              <a:gd name="T23" fmla="*/ 2268 h 2162"/>
                              <a:gd name="T24" fmla="+- 0 3365 2473"/>
                              <a:gd name="T25" fmla="*/ T24 w 6882"/>
                              <a:gd name="T26" fmla="+- 0 2232 2182"/>
                              <a:gd name="T27" fmla="*/ 2232 h 2162"/>
                              <a:gd name="T28" fmla="+- 0 3501 2473"/>
                              <a:gd name="T29" fmla="*/ T28 w 6882"/>
                              <a:gd name="T30" fmla="+- 0 2241 2182"/>
                              <a:gd name="T31" fmla="*/ 2241 h 2162"/>
                              <a:gd name="T32" fmla="+- 0 3643 2473"/>
                              <a:gd name="T33" fmla="*/ T32 w 6882"/>
                              <a:gd name="T34" fmla="+- 0 2232 2182"/>
                              <a:gd name="T35" fmla="*/ 2232 h 2162"/>
                              <a:gd name="T36" fmla="+- 0 3779 2473"/>
                              <a:gd name="T37" fmla="*/ T36 w 6882"/>
                              <a:gd name="T38" fmla="+- 0 2241 2182"/>
                              <a:gd name="T39" fmla="*/ 2241 h 2162"/>
                              <a:gd name="T40" fmla="+- 0 3915 2473"/>
                              <a:gd name="T41" fmla="*/ T40 w 6882"/>
                              <a:gd name="T42" fmla="+- 0 2232 2182"/>
                              <a:gd name="T43" fmla="*/ 2232 h 2162"/>
                              <a:gd name="T44" fmla="+- 0 4052 2473"/>
                              <a:gd name="T45" fmla="*/ T44 w 6882"/>
                              <a:gd name="T46" fmla="+- 0 2223 2182"/>
                              <a:gd name="T47" fmla="*/ 2223 h 2162"/>
                              <a:gd name="T48" fmla="+- 0 4193 2473"/>
                              <a:gd name="T49" fmla="*/ T48 w 6882"/>
                              <a:gd name="T50" fmla="+- 0 2209 2182"/>
                              <a:gd name="T51" fmla="*/ 2209 h 2162"/>
                              <a:gd name="T52" fmla="+- 0 4329 2473"/>
                              <a:gd name="T53" fmla="*/ T52 w 6882"/>
                              <a:gd name="T54" fmla="+- 0 2209 2182"/>
                              <a:gd name="T55" fmla="*/ 2209 h 2162"/>
                              <a:gd name="T56" fmla="+- 0 4466 2473"/>
                              <a:gd name="T57" fmla="*/ T56 w 6882"/>
                              <a:gd name="T58" fmla="+- 0 2187 2182"/>
                              <a:gd name="T59" fmla="*/ 2187 h 2162"/>
                              <a:gd name="T60" fmla="+- 0 4603 2473"/>
                              <a:gd name="T61" fmla="*/ T60 w 6882"/>
                              <a:gd name="T62" fmla="+- 0 2228 2182"/>
                              <a:gd name="T63" fmla="*/ 2228 h 2162"/>
                              <a:gd name="T64" fmla="+- 0 4812 2473"/>
                              <a:gd name="T65" fmla="*/ T64 w 6882"/>
                              <a:gd name="T66" fmla="+- 0 2214 2182"/>
                              <a:gd name="T67" fmla="*/ 2214 h 2162"/>
                              <a:gd name="T68" fmla="+- 0 5017 2473"/>
                              <a:gd name="T69" fmla="*/ T68 w 6882"/>
                              <a:gd name="T70" fmla="+- 0 2219 2182"/>
                              <a:gd name="T71" fmla="*/ 2219 h 2162"/>
                              <a:gd name="T72" fmla="+- 0 5154 2473"/>
                              <a:gd name="T73" fmla="*/ T72 w 6882"/>
                              <a:gd name="T74" fmla="+- 0 2219 2182"/>
                              <a:gd name="T75" fmla="*/ 2219 h 2162"/>
                              <a:gd name="T76" fmla="+- 0 5363 2473"/>
                              <a:gd name="T77" fmla="*/ T76 w 6882"/>
                              <a:gd name="T78" fmla="+- 0 2209 2182"/>
                              <a:gd name="T79" fmla="*/ 2209 h 2162"/>
                              <a:gd name="T80" fmla="+- 0 5499 2473"/>
                              <a:gd name="T81" fmla="*/ T80 w 6882"/>
                              <a:gd name="T82" fmla="+- 0 2196 2182"/>
                              <a:gd name="T83" fmla="*/ 2196 h 2162"/>
                              <a:gd name="T84" fmla="+- 0 5636 2473"/>
                              <a:gd name="T85" fmla="*/ T84 w 6882"/>
                              <a:gd name="T86" fmla="+- 0 2205 2182"/>
                              <a:gd name="T87" fmla="*/ 2205 h 2162"/>
                              <a:gd name="T88" fmla="+- 0 5841 2473"/>
                              <a:gd name="T89" fmla="*/ T88 w 6882"/>
                              <a:gd name="T90" fmla="+- 0 2209 2182"/>
                              <a:gd name="T91" fmla="*/ 2209 h 2162"/>
                              <a:gd name="T92" fmla="+- 0 5982 2473"/>
                              <a:gd name="T93" fmla="*/ T92 w 6882"/>
                              <a:gd name="T94" fmla="+- 0 2214 2182"/>
                              <a:gd name="T95" fmla="*/ 2214 h 2162"/>
                              <a:gd name="T96" fmla="+- 0 6118 2473"/>
                              <a:gd name="T97" fmla="*/ T96 w 6882"/>
                              <a:gd name="T98" fmla="+- 0 2191 2182"/>
                              <a:gd name="T99" fmla="*/ 2191 h 2162"/>
                              <a:gd name="T100" fmla="+- 0 6255 2473"/>
                              <a:gd name="T101" fmla="*/ T100 w 6882"/>
                              <a:gd name="T102" fmla="+- 0 2214 2182"/>
                              <a:gd name="T103" fmla="*/ 2214 h 2162"/>
                              <a:gd name="T104" fmla="+- 0 6392 2473"/>
                              <a:gd name="T105" fmla="*/ T104 w 6882"/>
                              <a:gd name="T106" fmla="+- 0 2219 2182"/>
                              <a:gd name="T107" fmla="*/ 2219 h 2162"/>
                              <a:gd name="T108" fmla="+- 0 6533 2473"/>
                              <a:gd name="T109" fmla="*/ T108 w 6882"/>
                              <a:gd name="T110" fmla="+- 0 2182 2182"/>
                              <a:gd name="T111" fmla="*/ 2182 h 2162"/>
                              <a:gd name="T112" fmla="+- 0 6669 2473"/>
                              <a:gd name="T113" fmla="*/ T112 w 6882"/>
                              <a:gd name="T114" fmla="+- 0 2196 2182"/>
                              <a:gd name="T115" fmla="*/ 2196 h 2162"/>
                              <a:gd name="T116" fmla="+- 0 6806 2473"/>
                              <a:gd name="T117" fmla="*/ T116 w 6882"/>
                              <a:gd name="T118" fmla="+- 0 2196 2182"/>
                              <a:gd name="T119" fmla="*/ 2196 h 2162"/>
                              <a:gd name="T120" fmla="+- 0 6942 2473"/>
                              <a:gd name="T121" fmla="*/ T120 w 6882"/>
                              <a:gd name="T122" fmla="+- 0 2209 2182"/>
                              <a:gd name="T123" fmla="*/ 2209 h 2162"/>
                              <a:gd name="T124" fmla="+- 0 7083 2473"/>
                              <a:gd name="T125" fmla="*/ T124 w 6882"/>
                              <a:gd name="T126" fmla="+- 0 2205 2182"/>
                              <a:gd name="T127" fmla="*/ 2205 h 2162"/>
                              <a:gd name="T128" fmla="+- 0 7220 2473"/>
                              <a:gd name="T129" fmla="*/ T128 w 6882"/>
                              <a:gd name="T130" fmla="+- 0 2200 2182"/>
                              <a:gd name="T131" fmla="*/ 2200 h 2162"/>
                              <a:gd name="T132" fmla="+- 0 7356 2473"/>
                              <a:gd name="T133" fmla="*/ T132 w 6882"/>
                              <a:gd name="T134" fmla="+- 0 2205 2182"/>
                              <a:gd name="T135" fmla="*/ 2205 h 2162"/>
                              <a:gd name="T136" fmla="+- 0 7493 2473"/>
                              <a:gd name="T137" fmla="*/ T136 w 6882"/>
                              <a:gd name="T138" fmla="+- 0 2205 2182"/>
                              <a:gd name="T139" fmla="*/ 2205 h 2162"/>
                              <a:gd name="T140" fmla="+- 0 7634 2473"/>
                              <a:gd name="T141" fmla="*/ T140 w 6882"/>
                              <a:gd name="T142" fmla="+- 0 2200 2182"/>
                              <a:gd name="T143" fmla="*/ 2200 h 2162"/>
                              <a:gd name="T144" fmla="+- 0 7771 2473"/>
                              <a:gd name="T145" fmla="*/ T144 w 6882"/>
                              <a:gd name="T146" fmla="+- 0 2223 2182"/>
                              <a:gd name="T147" fmla="*/ 2223 h 2162"/>
                              <a:gd name="T148" fmla="+- 0 7907 2473"/>
                              <a:gd name="T149" fmla="*/ T148 w 6882"/>
                              <a:gd name="T150" fmla="+- 0 2191 2182"/>
                              <a:gd name="T151" fmla="*/ 2191 h 2162"/>
                              <a:gd name="T152" fmla="+- 0 8044 2473"/>
                              <a:gd name="T153" fmla="*/ T152 w 6882"/>
                              <a:gd name="T154" fmla="+- 0 2191 2182"/>
                              <a:gd name="T155" fmla="*/ 2191 h 2162"/>
                              <a:gd name="T156" fmla="+- 0 8180 2473"/>
                              <a:gd name="T157" fmla="*/ T156 w 6882"/>
                              <a:gd name="T158" fmla="+- 0 2200 2182"/>
                              <a:gd name="T159" fmla="*/ 2200 h 2162"/>
                              <a:gd name="T160" fmla="+- 0 8321 2473"/>
                              <a:gd name="T161" fmla="*/ T160 w 6882"/>
                              <a:gd name="T162" fmla="+- 0 2214 2182"/>
                              <a:gd name="T163" fmla="*/ 2214 h 2162"/>
                              <a:gd name="T164" fmla="+- 0 8526 2473"/>
                              <a:gd name="T165" fmla="*/ T164 w 6882"/>
                              <a:gd name="T166" fmla="+- 0 2200 2182"/>
                              <a:gd name="T167" fmla="*/ 2200 h 2162"/>
                              <a:gd name="T168" fmla="+- 0 8804 2473"/>
                              <a:gd name="T169" fmla="*/ T168 w 6882"/>
                              <a:gd name="T170" fmla="+- 0 2205 2182"/>
                              <a:gd name="T171" fmla="*/ 2205 h 2162"/>
                              <a:gd name="T172" fmla="+- 0 9008 2473"/>
                              <a:gd name="T173" fmla="*/ T172 w 6882"/>
                              <a:gd name="T174" fmla="+- 0 2200 2182"/>
                              <a:gd name="T175" fmla="*/ 2200 h 2162"/>
                              <a:gd name="T176" fmla="+- 0 9145 2473"/>
                              <a:gd name="T177" fmla="*/ T176 w 6882"/>
                              <a:gd name="T178" fmla="+- 0 2196 2182"/>
                              <a:gd name="T179" fmla="*/ 2196 h 2162"/>
                              <a:gd name="T180" fmla="+- 0 9282 2473"/>
                              <a:gd name="T181" fmla="*/ T180 w 6882"/>
                              <a:gd name="T182" fmla="+- 0 2205 2182"/>
                              <a:gd name="T183" fmla="*/ 2205 h 216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</a:cxnLst>
                            <a:rect l="0" t="0" r="r" b="b"/>
                            <a:pathLst>
                              <a:path w="6882" h="2162">
                                <a:moveTo>
                                  <a:pt x="0" y="2161"/>
                                </a:moveTo>
                                <a:lnTo>
                                  <a:pt x="68" y="578"/>
                                </a:lnTo>
                                <a:lnTo>
                                  <a:pt x="136" y="278"/>
                                </a:lnTo>
                                <a:lnTo>
                                  <a:pt x="204" y="328"/>
                                </a:lnTo>
                                <a:lnTo>
                                  <a:pt x="273" y="196"/>
                                </a:lnTo>
                                <a:lnTo>
                                  <a:pt x="341" y="182"/>
                                </a:lnTo>
                                <a:lnTo>
                                  <a:pt x="409" y="123"/>
                                </a:lnTo>
                                <a:lnTo>
                                  <a:pt x="477" y="59"/>
                                </a:lnTo>
                                <a:lnTo>
                                  <a:pt x="546" y="109"/>
                                </a:lnTo>
                                <a:lnTo>
                                  <a:pt x="619" y="114"/>
                                </a:lnTo>
                                <a:lnTo>
                                  <a:pt x="687" y="82"/>
                                </a:lnTo>
                                <a:lnTo>
                                  <a:pt x="755" y="86"/>
                                </a:lnTo>
                                <a:lnTo>
                                  <a:pt x="823" y="86"/>
                                </a:lnTo>
                                <a:lnTo>
                                  <a:pt x="892" y="50"/>
                                </a:lnTo>
                                <a:lnTo>
                                  <a:pt x="960" y="86"/>
                                </a:lnTo>
                                <a:lnTo>
                                  <a:pt x="1028" y="59"/>
                                </a:lnTo>
                                <a:lnTo>
                                  <a:pt x="1096" y="41"/>
                                </a:lnTo>
                                <a:lnTo>
                                  <a:pt x="1170" y="50"/>
                                </a:lnTo>
                                <a:lnTo>
                                  <a:pt x="1238" y="50"/>
                                </a:lnTo>
                                <a:lnTo>
                                  <a:pt x="1306" y="59"/>
                                </a:lnTo>
                                <a:lnTo>
                                  <a:pt x="1374" y="32"/>
                                </a:lnTo>
                                <a:lnTo>
                                  <a:pt x="1442" y="50"/>
                                </a:lnTo>
                                <a:lnTo>
                                  <a:pt x="1511" y="59"/>
                                </a:lnTo>
                                <a:lnTo>
                                  <a:pt x="1579" y="41"/>
                                </a:lnTo>
                                <a:lnTo>
                                  <a:pt x="1647" y="50"/>
                                </a:lnTo>
                                <a:lnTo>
                                  <a:pt x="1720" y="27"/>
                                </a:lnTo>
                                <a:lnTo>
                                  <a:pt x="1789" y="59"/>
                                </a:lnTo>
                                <a:lnTo>
                                  <a:pt x="1856" y="27"/>
                                </a:lnTo>
                                <a:lnTo>
                                  <a:pt x="1925" y="73"/>
                                </a:lnTo>
                                <a:lnTo>
                                  <a:pt x="1993" y="5"/>
                                </a:lnTo>
                                <a:lnTo>
                                  <a:pt x="2062" y="50"/>
                                </a:lnTo>
                                <a:lnTo>
                                  <a:pt x="2130" y="46"/>
                                </a:lnTo>
                                <a:lnTo>
                                  <a:pt x="2198" y="32"/>
                                </a:lnTo>
                                <a:lnTo>
                                  <a:pt x="2339" y="32"/>
                                </a:lnTo>
                                <a:lnTo>
                                  <a:pt x="2408" y="37"/>
                                </a:lnTo>
                                <a:lnTo>
                                  <a:pt x="2544" y="37"/>
                                </a:lnTo>
                                <a:lnTo>
                                  <a:pt x="2612" y="46"/>
                                </a:lnTo>
                                <a:lnTo>
                                  <a:pt x="2681" y="37"/>
                                </a:lnTo>
                                <a:lnTo>
                                  <a:pt x="2817" y="37"/>
                                </a:lnTo>
                                <a:lnTo>
                                  <a:pt x="2890" y="27"/>
                                </a:lnTo>
                                <a:lnTo>
                                  <a:pt x="2958" y="18"/>
                                </a:lnTo>
                                <a:lnTo>
                                  <a:pt x="3026" y="14"/>
                                </a:lnTo>
                                <a:lnTo>
                                  <a:pt x="3095" y="32"/>
                                </a:lnTo>
                                <a:lnTo>
                                  <a:pt x="3163" y="23"/>
                                </a:lnTo>
                                <a:lnTo>
                                  <a:pt x="3300" y="23"/>
                                </a:lnTo>
                                <a:lnTo>
                                  <a:pt x="3368" y="27"/>
                                </a:lnTo>
                                <a:lnTo>
                                  <a:pt x="3441" y="37"/>
                                </a:lnTo>
                                <a:lnTo>
                                  <a:pt x="3509" y="32"/>
                                </a:lnTo>
                                <a:lnTo>
                                  <a:pt x="3577" y="14"/>
                                </a:lnTo>
                                <a:lnTo>
                                  <a:pt x="3645" y="9"/>
                                </a:lnTo>
                                <a:lnTo>
                                  <a:pt x="3714" y="23"/>
                                </a:lnTo>
                                <a:lnTo>
                                  <a:pt x="3782" y="32"/>
                                </a:lnTo>
                                <a:lnTo>
                                  <a:pt x="3850" y="32"/>
                                </a:lnTo>
                                <a:lnTo>
                                  <a:pt x="3919" y="37"/>
                                </a:lnTo>
                                <a:lnTo>
                                  <a:pt x="3987" y="32"/>
                                </a:lnTo>
                                <a:lnTo>
                                  <a:pt x="4060" y="0"/>
                                </a:lnTo>
                                <a:lnTo>
                                  <a:pt x="4128" y="27"/>
                                </a:lnTo>
                                <a:lnTo>
                                  <a:pt x="4196" y="14"/>
                                </a:lnTo>
                                <a:lnTo>
                                  <a:pt x="4264" y="18"/>
                                </a:lnTo>
                                <a:lnTo>
                                  <a:pt x="4333" y="14"/>
                                </a:lnTo>
                                <a:lnTo>
                                  <a:pt x="4401" y="9"/>
                                </a:lnTo>
                                <a:lnTo>
                                  <a:pt x="4469" y="27"/>
                                </a:lnTo>
                                <a:lnTo>
                                  <a:pt x="4538" y="32"/>
                                </a:lnTo>
                                <a:lnTo>
                                  <a:pt x="4610" y="23"/>
                                </a:lnTo>
                                <a:lnTo>
                                  <a:pt x="4679" y="18"/>
                                </a:lnTo>
                                <a:lnTo>
                                  <a:pt x="4747" y="18"/>
                                </a:lnTo>
                                <a:lnTo>
                                  <a:pt x="4815" y="27"/>
                                </a:lnTo>
                                <a:lnTo>
                                  <a:pt x="4883" y="23"/>
                                </a:lnTo>
                                <a:lnTo>
                                  <a:pt x="4952" y="14"/>
                                </a:lnTo>
                                <a:lnTo>
                                  <a:pt x="5020" y="23"/>
                                </a:lnTo>
                                <a:lnTo>
                                  <a:pt x="5088" y="9"/>
                                </a:lnTo>
                                <a:lnTo>
                                  <a:pt x="5161" y="18"/>
                                </a:lnTo>
                                <a:lnTo>
                                  <a:pt x="5229" y="9"/>
                                </a:lnTo>
                                <a:lnTo>
                                  <a:pt x="5298" y="41"/>
                                </a:lnTo>
                                <a:lnTo>
                                  <a:pt x="5366" y="9"/>
                                </a:lnTo>
                                <a:lnTo>
                                  <a:pt x="5434" y="9"/>
                                </a:lnTo>
                                <a:lnTo>
                                  <a:pt x="5502" y="27"/>
                                </a:lnTo>
                                <a:lnTo>
                                  <a:pt x="5571" y="9"/>
                                </a:lnTo>
                                <a:lnTo>
                                  <a:pt x="5639" y="18"/>
                                </a:lnTo>
                                <a:lnTo>
                                  <a:pt x="5707" y="18"/>
                                </a:lnTo>
                                <a:lnTo>
                                  <a:pt x="5780" y="9"/>
                                </a:lnTo>
                                <a:lnTo>
                                  <a:pt x="5848" y="32"/>
                                </a:lnTo>
                                <a:lnTo>
                                  <a:pt x="5917" y="18"/>
                                </a:lnTo>
                                <a:lnTo>
                                  <a:pt x="6053" y="18"/>
                                </a:lnTo>
                                <a:lnTo>
                                  <a:pt x="6121" y="23"/>
                                </a:lnTo>
                                <a:lnTo>
                                  <a:pt x="6331" y="23"/>
                                </a:lnTo>
                                <a:lnTo>
                                  <a:pt x="6399" y="18"/>
                                </a:lnTo>
                                <a:lnTo>
                                  <a:pt x="6535" y="18"/>
                                </a:lnTo>
                                <a:lnTo>
                                  <a:pt x="6604" y="27"/>
                                </a:lnTo>
                                <a:lnTo>
                                  <a:pt x="6672" y="14"/>
                                </a:lnTo>
                                <a:lnTo>
                                  <a:pt x="6740" y="32"/>
                                </a:lnTo>
                                <a:lnTo>
                                  <a:pt x="6809" y="23"/>
                                </a:lnTo>
                                <a:lnTo>
                                  <a:pt x="6881" y="32"/>
                                </a:lnTo>
                              </a:path>
                            </a:pathLst>
                          </a:custGeom>
                          <a:noFill/>
                          <a:ln w="14444">
                            <a:solidFill>
                              <a:srgbClr val="FF0000"/>
                            </a:solidFill>
                            <a:prstDash val="lg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1" name="Freeform 172"/>
                        <wps:cNvSpPr>
                          <a:spLocks/>
                        </wps:cNvSpPr>
                        <wps:spPr bwMode="auto">
                          <a:xfrm>
                            <a:off x="2473" y="1854"/>
                            <a:ext cx="6882" cy="2490"/>
                          </a:xfrm>
                          <a:custGeom>
                            <a:avLst/>
                            <a:gdLst>
                              <a:gd name="T0" fmla="+- 0 2473 2473"/>
                              <a:gd name="T1" fmla="*/ T0 w 6882"/>
                              <a:gd name="T2" fmla="+- 0 4343 1854"/>
                              <a:gd name="T3" fmla="*/ 4343 h 2490"/>
                              <a:gd name="T4" fmla="+- 0 2541 2473"/>
                              <a:gd name="T5" fmla="*/ T4 w 6882"/>
                              <a:gd name="T6" fmla="+- 0 3720 1854"/>
                              <a:gd name="T7" fmla="*/ 3720 h 2490"/>
                              <a:gd name="T8" fmla="+- 0 2609 2473"/>
                              <a:gd name="T9" fmla="*/ T8 w 6882"/>
                              <a:gd name="T10" fmla="+- 0 3301 1854"/>
                              <a:gd name="T11" fmla="*/ 3301 h 2490"/>
                              <a:gd name="T12" fmla="+- 0 2677 2473"/>
                              <a:gd name="T13" fmla="*/ T12 w 6882"/>
                              <a:gd name="T14" fmla="+- 0 2887 1854"/>
                              <a:gd name="T15" fmla="*/ 2887 h 2490"/>
                              <a:gd name="T16" fmla="+- 0 2746 2473"/>
                              <a:gd name="T17" fmla="*/ T16 w 6882"/>
                              <a:gd name="T18" fmla="+- 0 2473 1854"/>
                              <a:gd name="T19" fmla="*/ 2473 h 2490"/>
                              <a:gd name="T20" fmla="+- 0 2814 2473"/>
                              <a:gd name="T21" fmla="*/ T20 w 6882"/>
                              <a:gd name="T22" fmla="+- 0 2264 1854"/>
                              <a:gd name="T23" fmla="*/ 2264 h 2490"/>
                              <a:gd name="T24" fmla="+- 0 2882 2473"/>
                              <a:gd name="T25" fmla="*/ T24 w 6882"/>
                              <a:gd name="T26" fmla="+- 0 1900 1854"/>
                              <a:gd name="T27" fmla="*/ 1900 h 2490"/>
                              <a:gd name="T28" fmla="+- 0 3160 2473"/>
                              <a:gd name="T29" fmla="*/ T28 w 6882"/>
                              <a:gd name="T30" fmla="+- 0 1854 1854"/>
                              <a:gd name="T31" fmla="*/ 1854 h 2490"/>
                              <a:gd name="T32" fmla="+- 0 3501 2473"/>
                              <a:gd name="T33" fmla="*/ T32 w 6882"/>
                              <a:gd name="T34" fmla="+- 0 2000 1854"/>
                              <a:gd name="T35" fmla="*/ 2000 h 2490"/>
                              <a:gd name="T36" fmla="+- 0 3847 2473"/>
                              <a:gd name="T37" fmla="*/ T36 w 6882"/>
                              <a:gd name="T38" fmla="+- 0 1941 1854"/>
                              <a:gd name="T39" fmla="*/ 1941 h 2490"/>
                              <a:gd name="T40" fmla="+- 0 4193 2473"/>
                              <a:gd name="T41" fmla="*/ T40 w 6882"/>
                              <a:gd name="T42" fmla="+- 0 1909 1854"/>
                              <a:gd name="T43" fmla="*/ 1909 h 2490"/>
                              <a:gd name="T44" fmla="+- 0 4535 2473"/>
                              <a:gd name="T45" fmla="*/ T44 w 6882"/>
                              <a:gd name="T46" fmla="+- 0 1968 1854"/>
                              <a:gd name="T47" fmla="*/ 1968 h 2490"/>
                              <a:gd name="T48" fmla="+- 0 4881 2473"/>
                              <a:gd name="T49" fmla="*/ T48 w 6882"/>
                              <a:gd name="T50" fmla="+- 0 1932 1854"/>
                              <a:gd name="T51" fmla="*/ 1932 h 2490"/>
                              <a:gd name="T52" fmla="+- 0 5222 2473"/>
                              <a:gd name="T53" fmla="*/ T52 w 6882"/>
                              <a:gd name="T54" fmla="+- 0 1955 1854"/>
                              <a:gd name="T55" fmla="*/ 1955 h 2490"/>
                              <a:gd name="T56" fmla="+- 0 5568 2473"/>
                              <a:gd name="T57" fmla="*/ T56 w 6882"/>
                              <a:gd name="T58" fmla="+- 0 1973 1854"/>
                              <a:gd name="T59" fmla="*/ 1973 h 2490"/>
                              <a:gd name="T60" fmla="+- 0 5914 2473"/>
                              <a:gd name="T61" fmla="*/ T60 w 6882"/>
                              <a:gd name="T62" fmla="+- 0 1982 1854"/>
                              <a:gd name="T63" fmla="*/ 1982 h 2490"/>
                              <a:gd name="T64" fmla="+- 0 6255 2473"/>
                              <a:gd name="T65" fmla="*/ T64 w 6882"/>
                              <a:gd name="T66" fmla="+- 0 1955 1854"/>
                              <a:gd name="T67" fmla="*/ 1955 h 2490"/>
                              <a:gd name="T68" fmla="+- 0 6601 2473"/>
                              <a:gd name="T69" fmla="*/ T68 w 6882"/>
                              <a:gd name="T70" fmla="+- 0 2004 1854"/>
                              <a:gd name="T71" fmla="*/ 2004 h 2490"/>
                              <a:gd name="T72" fmla="+- 0 6942 2473"/>
                              <a:gd name="T73" fmla="*/ T72 w 6882"/>
                              <a:gd name="T74" fmla="+- 0 1959 1854"/>
                              <a:gd name="T75" fmla="*/ 1959 h 2490"/>
                              <a:gd name="T76" fmla="+- 0 7288 2473"/>
                              <a:gd name="T77" fmla="*/ T76 w 6882"/>
                              <a:gd name="T78" fmla="+- 0 1964 1854"/>
                              <a:gd name="T79" fmla="*/ 1964 h 2490"/>
                              <a:gd name="T80" fmla="+- 0 7634 2473"/>
                              <a:gd name="T81" fmla="*/ T80 w 6882"/>
                              <a:gd name="T82" fmla="+- 0 1964 1854"/>
                              <a:gd name="T83" fmla="*/ 1964 h 2490"/>
                              <a:gd name="T84" fmla="+- 0 7975 2473"/>
                              <a:gd name="T85" fmla="*/ T84 w 6882"/>
                              <a:gd name="T86" fmla="+- 0 2018 1854"/>
                              <a:gd name="T87" fmla="*/ 2018 h 2490"/>
                              <a:gd name="T88" fmla="+- 0 8321 2473"/>
                              <a:gd name="T89" fmla="*/ T88 w 6882"/>
                              <a:gd name="T90" fmla="+- 0 2000 1854"/>
                              <a:gd name="T91" fmla="*/ 2000 h 2490"/>
                              <a:gd name="T92" fmla="+- 0 8663 2473"/>
                              <a:gd name="T93" fmla="*/ T92 w 6882"/>
                              <a:gd name="T94" fmla="+- 0 1977 1854"/>
                              <a:gd name="T95" fmla="*/ 1977 h 2490"/>
                              <a:gd name="T96" fmla="+- 0 9008 2473"/>
                              <a:gd name="T97" fmla="*/ T96 w 6882"/>
                              <a:gd name="T98" fmla="+- 0 1995 1854"/>
                              <a:gd name="T99" fmla="*/ 1995 h 2490"/>
                              <a:gd name="T100" fmla="+- 0 9354 2473"/>
                              <a:gd name="T101" fmla="*/ T100 w 6882"/>
                              <a:gd name="T102" fmla="+- 0 1986 1854"/>
                              <a:gd name="T103" fmla="*/ 1986 h 249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</a:cxnLst>
                            <a:rect l="0" t="0" r="r" b="b"/>
                            <a:pathLst>
                              <a:path w="6882" h="2490">
                                <a:moveTo>
                                  <a:pt x="0" y="2489"/>
                                </a:moveTo>
                                <a:lnTo>
                                  <a:pt x="68" y="1866"/>
                                </a:lnTo>
                                <a:lnTo>
                                  <a:pt x="136" y="1447"/>
                                </a:lnTo>
                                <a:lnTo>
                                  <a:pt x="204" y="1033"/>
                                </a:lnTo>
                                <a:lnTo>
                                  <a:pt x="273" y="619"/>
                                </a:lnTo>
                                <a:lnTo>
                                  <a:pt x="341" y="410"/>
                                </a:lnTo>
                                <a:lnTo>
                                  <a:pt x="409" y="46"/>
                                </a:lnTo>
                                <a:lnTo>
                                  <a:pt x="687" y="0"/>
                                </a:lnTo>
                                <a:lnTo>
                                  <a:pt x="1028" y="146"/>
                                </a:lnTo>
                                <a:lnTo>
                                  <a:pt x="1374" y="87"/>
                                </a:lnTo>
                                <a:lnTo>
                                  <a:pt x="1720" y="55"/>
                                </a:lnTo>
                                <a:lnTo>
                                  <a:pt x="2062" y="114"/>
                                </a:lnTo>
                                <a:lnTo>
                                  <a:pt x="2408" y="78"/>
                                </a:lnTo>
                                <a:lnTo>
                                  <a:pt x="2749" y="101"/>
                                </a:lnTo>
                                <a:lnTo>
                                  <a:pt x="3095" y="119"/>
                                </a:lnTo>
                                <a:lnTo>
                                  <a:pt x="3441" y="128"/>
                                </a:lnTo>
                                <a:lnTo>
                                  <a:pt x="3782" y="101"/>
                                </a:lnTo>
                                <a:lnTo>
                                  <a:pt x="4128" y="150"/>
                                </a:lnTo>
                                <a:lnTo>
                                  <a:pt x="4469" y="105"/>
                                </a:lnTo>
                                <a:lnTo>
                                  <a:pt x="4815" y="110"/>
                                </a:lnTo>
                                <a:lnTo>
                                  <a:pt x="5161" y="110"/>
                                </a:lnTo>
                                <a:lnTo>
                                  <a:pt x="5502" y="164"/>
                                </a:lnTo>
                                <a:lnTo>
                                  <a:pt x="5848" y="146"/>
                                </a:lnTo>
                                <a:lnTo>
                                  <a:pt x="6190" y="123"/>
                                </a:lnTo>
                                <a:lnTo>
                                  <a:pt x="6535" y="141"/>
                                </a:lnTo>
                                <a:lnTo>
                                  <a:pt x="6881" y="132"/>
                                </a:lnTo>
                              </a:path>
                            </a:pathLst>
                          </a:custGeom>
                          <a:noFill/>
                          <a:ln w="14444">
                            <a:solidFill>
                              <a:srgbClr val="000000"/>
                            </a:solidFill>
                            <a:prstDash val="lg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2" name="AutoShape 171"/>
                        <wps:cNvSpPr>
                          <a:spLocks/>
                        </wps:cNvSpPr>
                        <wps:spPr bwMode="auto">
                          <a:xfrm>
                            <a:off x="231412" y="-163143"/>
                            <a:ext cx="52306" cy="32095"/>
                          </a:xfrm>
                          <a:custGeom>
                            <a:avLst/>
                            <a:gdLst>
                              <a:gd name="T0" fmla="+- 0 7971 231412"/>
                              <a:gd name="T1" fmla="*/ T0 w 52306"/>
                              <a:gd name="T2" fmla="+- 0 184 -163143"/>
                              <a:gd name="T3" fmla="*/ 184 h 32095"/>
                              <a:gd name="T4" fmla="+- 0 9350 231412"/>
                              <a:gd name="T5" fmla="*/ T4 w 52306"/>
                              <a:gd name="T6" fmla="+- 0 184 -163143"/>
                              <a:gd name="T7" fmla="*/ 184 h 32095"/>
                              <a:gd name="T8" fmla="+- 0 7971 231412"/>
                              <a:gd name="T9" fmla="*/ T8 w 52306"/>
                              <a:gd name="T10" fmla="+- 0 1031 -163143"/>
                              <a:gd name="T11" fmla="*/ 1031 h 32095"/>
                              <a:gd name="T12" fmla="+- 0 9350 231412"/>
                              <a:gd name="T13" fmla="*/ T12 w 52306"/>
                              <a:gd name="T14" fmla="+- 0 1031 -163143"/>
                              <a:gd name="T15" fmla="*/ 1031 h 32095"/>
                              <a:gd name="T16" fmla="+- 0 7971 231412"/>
                              <a:gd name="T17" fmla="*/ T16 w 52306"/>
                              <a:gd name="T18" fmla="+- 0 1031 -163143"/>
                              <a:gd name="T19" fmla="*/ 1031 h 32095"/>
                              <a:gd name="T20" fmla="+- 0 9350 231412"/>
                              <a:gd name="T21" fmla="*/ T20 w 52306"/>
                              <a:gd name="T22" fmla="+- 0 1031 -163143"/>
                              <a:gd name="T23" fmla="*/ 1031 h 32095"/>
                              <a:gd name="T24" fmla="+- 0 7971 231412"/>
                              <a:gd name="T25" fmla="*/ T24 w 52306"/>
                              <a:gd name="T26" fmla="+- 0 184 -163143"/>
                              <a:gd name="T27" fmla="*/ 184 h 32095"/>
                              <a:gd name="T28" fmla="+- 0 9350 231412"/>
                              <a:gd name="T29" fmla="*/ T28 w 52306"/>
                              <a:gd name="T30" fmla="+- 0 184 -163143"/>
                              <a:gd name="T31" fmla="*/ 184 h 32095"/>
                              <a:gd name="T32" fmla="+- 0 7971 231412"/>
                              <a:gd name="T33" fmla="*/ T32 w 52306"/>
                              <a:gd name="T34" fmla="+- 0 1031 -163143"/>
                              <a:gd name="T35" fmla="*/ 1031 h 32095"/>
                              <a:gd name="T36" fmla="+- 0 9350 231412"/>
                              <a:gd name="T37" fmla="*/ T36 w 52306"/>
                              <a:gd name="T38" fmla="+- 0 1031 -163143"/>
                              <a:gd name="T39" fmla="*/ 1031 h 3209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52306" h="32095">
                                <a:moveTo>
                                  <a:pt x="-223441" y="163327"/>
                                </a:moveTo>
                                <a:lnTo>
                                  <a:pt x="-222062" y="163327"/>
                                </a:lnTo>
                                <a:moveTo>
                                  <a:pt x="-223441" y="164174"/>
                                </a:moveTo>
                                <a:lnTo>
                                  <a:pt x="-222062" y="164174"/>
                                </a:lnTo>
                                <a:moveTo>
                                  <a:pt x="-223441" y="164174"/>
                                </a:moveTo>
                                <a:lnTo>
                                  <a:pt x="-222062" y="164174"/>
                                </a:lnTo>
                                <a:moveTo>
                                  <a:pt x="-223441" y="163327"/>
                                </a:moveTo>
                                <a:lnTo>
                                  <a:pt x="-222062" y="163327"/>
                                </a:lnTo>
                                <a:moveTo>
                                  <a:pt x="-223441" y="164174"/>
                                </a:moveTo>
                                <a:lnTo>
                                  <a:pt x="-222062" y="164174"/>
                                </a:lnTo>
                              </a:path>
                            </a:pathLst>
                          </a:custGeom>
                          <a:noFill/>
                          <a:ln w="27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3" name="Line 170"/>
                        <wps:cNvCnPr/>
                        <wps:spPr bwMode="auto">
                          <a:xfrm>
                            <a:off x="9350" y="184"/>
                            <a:ext cx="0" cy="848"/>
                          </a:xfrm>
                          <a:prstGeom prst="line">
                            <a:avLst/>
                          </a:prstGeom>
                          <a:noFill/>
                          <a:ln w="409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4" name="Line 169"/>
                        <wps:cNvCnPr/>
                        <wps:spPr bwMode="auto">
                          <a:xfrm>
                            <a:off x="7971" y="184"/>
                            <a:ext cx="0" cy="847"/>
                          </a:xfrm>
                          <a:prstGeom prst="line">
                            <a:avLst/>
                          </a:prstGeom>
                          <a:noFill/>
                          <a:ln w="677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5" name="Line 168"/>
                        <wps:cNvCnPr/>
                        <wps:spPr bwMode="auto">
                          <a:xfrm>
                            <a:off x="8012" y="330"/>
                            <a:ext cx="218" cy="0"/>
                          </a:xfrm>
                          <a:prstGeom prst="line">
                            <a:avLst/>
                          </a:prstGeom>
                          <a:noFill/>
                          <a:ln w="14443">
                            <a:solidFill>
                              <a:srgbClr val="000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6" name="Line 167"/>
                        <wps:cNvCnPr/>
                        <wps:spPr bwMode="auto">
                          <a:xfrm>
                            <a:off x="8012" y="608"/>
                            <a:ext cx="218" cy="0"/>
                          </a:xfrm>
                          <a:prstGeom prst="line">
                            <a:avLst/>
                          </a:prstGeom>
                          <a:noFill/>
                          <a:ln w="14443">
                            <a:solidFill>
                              <a:srgbClr val="FF0000"/>
                            </a:solidFill>
                            <a:prstDash val="lg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7" name="Line 166"/>
                        <wps:cNvCnPr/>
                        <wps:spPr bwMode="auto">
                          <a:xfrm>
                            <a:off x="8012" y="881"/>
                            <a:ext cx="218" cy="0"/>
                          </a:xfrm>
                          <a:prstGeom prst="line">
                            <a:avLst/>
                          </a:prstGeom>
                          <a:noFill/>
                          <a:ln w="14443">
                            <a:solidFill>
                              <a:srgbClr val="000000"/>
                            </a:solidFill>
                            <a:prstDash val="lg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8" name="Text Box 165"/>
                        <wps:cNvSpPr txBox="1">
                          <a:spLocks noChangeArrowheads="1"/>
                        </wps:cNvSpPr>
                        <wps:spPr bwMode="auto">
                          <a:xfrm>
                            <a:off x="8258" y="241"/>
                            <a:ext cx="799" cy="2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101290F" w14:textId="77777777" w:rsidR="00B0570F" w:rsidRDefault="00B0570F">
                              <w:pPr>
                                <w:spacing w:line="209" w:lineRule="exact"/>
                                <w:rPr>
                                  <w:rFonts w:ascii="Calibri"/>
                                  <w:sz w:val="21"/>
                                </w:rPr>
                              </w:pPr>
                              <w:r>
                                <w:rPr>
                                  <w:rFonts w:ascii="Calibri"/>
                                  <w:sz w:val="21"/>
                                </w:rPr>
                                <w:t>SNR=4dB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89" name="Text Box 164"/>
                        <wps:cNvSpPr txBox="1">
                          <a:spLocks noChangeArrowheads="1"/>
                        </wps:cNvSpPr>
                        <wps:spPr bwMode="auto">
                          <a:xfrm>
                            <a:off x="8012" y="498"/>
                            <a:ext cx="266" cy="2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8CE9630" w14:textId="77777777" w:rsidR="00B0570F" w:rsidRDefault="00B0570F">
                              <w:pPr>
                                <w:spacing w:line="232" w:lineRule="exact"/>
                                <w:rPr>
                                  <w:rFonts w:ascii="Times New Roman"/>
                                  <w:sz w:val="21"/>
                                </w:rPr>
                              </w:pPr>
                              <w:r>
                                <w:rPr>
                                  <w:rFonts w:ascii="Times New Roman"/>
                                  <w:w w:val="99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sz w:val="21"/>
                                </w:rPr>
                                <w:t xml:space="preserve">   </w:t>
                              </w:r>
                              <w:r>
                                <w:rPr>
                                  <w:rFonts w:ascii="Times New Roman"/>
                                  <w:spacing w:val="-17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90" name="Text Box 163"/>
                        <wps:cNvSpPr txBox="1">
                          <a:spLocks noChangeArrowheads="1"/>
                        </wps:cNvSpPr>
                        <wps:spPr bwMode="auto">
                          <a:xfrm>
                            <a:off x="8012" y="771"/>
                            <a:ext cx="266" cy="2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0138715" w14:textId="77777777" w:rsidR="00B0570F" w:rsidRDefault="00B0570F">
                              <w:pPr>
                                <w:spacing w:line="232" w:lineRule="exact"/>
                                <w:rPr>
                                  <w:rFonts w:ascii="Times New Roman"/>
                                  <w:sz w:val="21"/>
                                </w:rPr>
                              </w:pPr>
                              <w:r>
                                <w:rPr>
                                  <w:rFonts w:ascii="Times New Roman"/>
                                  <w:w w:val="99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sz w:val="21"/>
                                </w:rPr>
                                <w:t xml:space="preserve">   </w:t>
                              </w:r>
                              <w:r>
                                <w:rPr>
                                  <w:rFonts w:ascii="Times New Roman"/>
                                  <w:spacing w:val="-17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91" name="Text Box 162"/>
                        <wps:cNvSpPr txBox="1">
                          <a:spLocks noChangeArrowheads="1"/>
                        </wps:cNvSpPr>
                        <wps:spPr bwMode="auto">
                          <a:xfrm>
                            <a:off x="8258" y="519"/>
                            <a:ext cx="903" cy="4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3104C08" w14:textId="77777777" w:rsidR="00B0570F" w:rsidRDefault="00B0570F">
                              <w:pPr>
                                <w:spacing w:line="222" w:lineRule="exact"/>
                                <w:rPr>
                                  <w:rFonts w:ascii="Calibri"/>
                                  <w:sz w:val="21"/>
                                </w:rPr>
                              </w:pPr>
                              <w:r>
                                <w:rPr>
                                  <w:rFonts w:ascii="Calibri"/>
                                  <w:sz w:val="21"/>
                                </w:rPr>
                                <w:t>SNR=8dB</w:t>
                              </w:r>
                            </w:p>
                            <w:p w14:paraId="0341B45D" w14:textId="77777777" w:rsidR="00B0570F" w:rsidRDefault="00B0570F">
                              <w:pPr>
                                <w:spacing w:before="16" w:line="243" w:lineRule="exact"/>
                                <w:rPr>
                                  <w:rFonts w:ascii="Calibri"/>
                                  <w:sz w:val="21"/>
                                </w:rPr>
                              </w:pPr>
                              <w:r>
                                <w:rPr>
                                  <w:rFonts w:ascii="Calibri"/>
                                  <w:sz w:val="21"/>
                                </w:rPr>
                                <w:t>SNR=10dB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DA37D85" id="Group 161" o:spid="_x0000_s1749" style="position:absolute;left:0;text-align:left;margin-left:123.05pt;margin-top:9.15pt;width:345.25pt;height:208.6pt;z-index:251558912;mso-position-horizontal-relative:page;mso-position-vertical-relative:text" coordorigin="2461,183" coordsize="6905,41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">
                <v:shape id="AutoShape 267" o:spid="_x0000_s1750" style="position:absolute;left:8663;top:190;width:2;height:2;visibility:visible;mso-wrap-style:square;v-text-anchor:top" coordsize="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" path="m,l,m,l,e" filled="f" strokeweight=".00756mm">
                  <v:path arrowok="t" o:connecttype="custom" o:connectlocs="0,0;0,0;0,0;0,0" o:connectangles="0,0,0,0"/>
                </v:shape>
                <v:line id="Line 266" o:spid="_x0000_s1751" style="position:absolute;visibility:visible;mso-wrap-style:square" from="9354,189" to="9354,43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" strokeweight=".00758mm">
                  <v:stroke dashstyle="longDash"/>
                </v:line>
                <v:shape id="AutoShape 265" o:spid="_x0000_s1752" style="position:absolute;left:9355;top:190;width:2;height:2;visibility:visible;mso-wrap-style:square;v-text-anchor:top" coordsize="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" path="m,l,m,l,e" filled="f" strokeweight=".00756mm">
                  <v:path arrowok="t" o:connecttype="custom" o:connectlocs="0,0;0,0;0,0;0,0" o:connectangles="0,0,0,0"/>
                </v:shape>
                <v:line id="Line 264" o:spid="_x0000_s1753" style="position:absolute;visibility:visible;mso-wrap-style:square" from="2473,4343" to="9354,43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" strokeweight=".00758mm">
                  <v:stroke dashstyle="longDash"/>
                </v:line>
                <v:shape id="AutoShape 263" o:spid="_x0000_s1754" style="position:absolute;left:9355;top:4344;width:2;height:2;visibility:visible;mso-wrap-style:square;v-text-anchor:top" coordsize="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" path="m,l,m,l,e" filled="f" strokeweight=".00756mm">
                  <v:path arrowok="t" o:connecttype="custom" o:connectlocs="0,0;0,0;0,0;0,0" o:connectangles="0,0,0,0"/>
                </v:shape>
                <v:line id="Line 262" o:spid="_x0000_s1755" style="position:absolute;visibility:visible;mso-wrap-style:square" from="2473,3925" to="9354,39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" strokeweight=".00758mm">
                  <v:stroke dashstyle="longDash"/>
                </v:line>
                <v:shape id="AutoShape 261" o:spid="_x0000_s1756" style="position:absolute;left:9355;top:3925;width:2;height:2;visibility:visible;mso-wrap-style:square;v-text-anchor:top" coordsize="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" path="m,l,m,l,e" filled="f" strokeweight=".00758mm">
                  <v:path arrowok="t" o:connecttype="custom" o:connectlocs="0,0;0,0;0,0;0,0" o:connectangles="0,0,0,0"/>
                </v:shape>
                <v:line id="Line 260" o:spid="_x0000_s1757" style="position:absolute;visibility:visible;mso-wrap-style:square" from="2473,3511" to="9354,35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" strokeweight=".00758mm">
                  <v:stroke dashstyle="longDash"/>
                </v:line>
                <v:shape id="AutoShape 259" o:spid="_x0000_s1758" style="position:absolute;left:9355;top:3511;width:2;height:2;visibility:visible;mso-wrap-style:square;v-text-anchor:top" coordsize="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" path="m,l,m,l,e" filled="f" strokeweight=".00758mm">
                  <v:path arrowok="t" o:connecttype="custom" o:connectlocs="0,0;0,0;0,0;0,0" o:connectangles="0,0,0,0"/>
                </v:shape>
                <v:line id="Line 258" o:spid="_x0000_s1759" style="position:absolute;visibility:visible;mso-wrap-style:square" from="2473,3097" to="9354,30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" strokeweight=".00758mm">
                  <v:stroke dashstyle="longDash"/>
                </v:line>
                <v:shape id="AutoShape 257" o:spid="_x0000_s1760" style="position:absolute;left:9355;top:3097;width:2;height:2;visibility:visible;mso-wrap-style:square;v-text-anchor:top" coordsize="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" path="m,l,m,l,e" filled="f" strokeweight=".00756mm">
                  <v:path arrowok="t" o:connecttype="custom" o:connectlocs="0,0;0,0;0,0;0,0" o:connectangles="0,0,0,0"/>
                </v:shape>
                <v:line id="Line 256" o:spid="_x0000_s1761" style="position:absolute;visibility:visible;mso-wrap-style:square" from="2473,2678" to="9354,26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" strokeweight=".00758mm">
                  <v:stroke dashstyle="longDash"/>
                </v:line>
                <v:shape id="AutoShape 255" o:spid="_x0000_s1762" style="position:absolute;left:9355;top:2678;width:2;height:2;visibility:visible;mso-wrap-style:square;v-text-anchor:top" coordsize="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" path="m,l,m,l,e" filled="f" strokeweight=".00758mm">
                  <v:path arrowok="t" o:connecttype="custom" o:connectlocs="0,0;0,0;0,0;0,0" o:connectangles="0,0,0,0"/>
                </v:shape>
                <v:line id="Line 254" o:spid="_x0000_s1763" style="position:absolute;visibility:visible;mso-wrap-style:square" from="2473,2264" to="9354,22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" strokeweight=".00758mm">
                  <v:stroke dashstyle="longDash"/>
                </v:line>
                <v:shape id="AutoShape 253" o:spid="_x0000_s1764" style="position:absolute;left:9355;top:2264;width:2;height:2;visibility:visible;mso-wrap-style:square;v-text-anchor:top" coordsize="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" path="m,l,m,l,e" filled="f" strokeweight=".00758mm">
                  <v:path arrowok="t" o:connecttype="custom" o:connectlocs="0,0;0,0;0,0;0,0" o:connectangles="0,0,0,0"/>
                </v:shape>
                <v:line id="Line 252" o:spid="_x0000_s1765" style="position:absolute;visibility:visible;mso-wrap-style:square" from="2473,1850" to="9354,18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" strokeweight=".00758mm">
                  <v:stroke dashstyle="longDash"/>
                </v:line>
                <v:shape id="AutoShape 251" o:spid="_x0000_s1766" style="position:absolute;left:9355;top:1850;width:2;height:2;visibility:visible;mso-wrap-style:square;v-text-anchor:top" coordsize="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" path="m,l,m,l,e" filled="f" strokeweight=".00756mm">
                  <v:path arrowok="t" o:connecttype="custom" o:connectlocs="0,0;0,0;0,0;0,0" o:connectangles="0,0,0,0"/>
                </v:shape>
                <v:line id="Line 250" o:spid="_x0000_s1767" style="position:absolute;visibility:visible;mso-wrap-style:square" from="2473,1431" to="9354,14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" strokeweight=".00758mm">
                  <v:stroke dashstyle="longDash"/>
                </v:line>
                <v:shape id="AutoShape 249" o:spid="_x0000_s1768" style="position:absolute;left:9355;top:1432;width:2;height:2;visibility:visible;mso-wrap-style:square;v-text-anchor:top" coordsize="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" path="m,l,m,l,e" filled="f" strokeweight=".00758mm">
                  <v:path arrowok="t" o:connecttype="custom" o:connectlocs="0,0;0,0;0,0;0,0" o:connectangles="0,0,0,0"/>
                </v:shape>
                <v:line id="Line 248" o:spid="_x0000_s1769" style="position:absolute;visibility:visible;mso-wrap-style:square" from="2473,1017" to="9354,10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" strokeweight=".00758mm">
                  <v:stroke dashstyle="longDash"/>
                </v:line>
                <v:shape id="AutoShape 247" o:spid="_x0000_s1770" style="position:absolute;left:9355;top:1018;width:2;height:2;visibility:visible;mso-wrap-style:square;v-text-anchor:top" coordsize="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" path="m,l,m,l,e" filled="f" strokeweight=".00758mm">
                  <v:path arrowok="t" o:connecttype="custom" o:connectlocs="0,0;0,0;0,0;0,0" o:connectangles="0,0,0,0"/>
                </v:shape>
                <v:shape id="AutoShape 246" o:spid="_x0000_s1771" style="position:absolute;left:22950;top:-147266;width:260930;height:2;visibility:visible;mso-wrap-style:square;v-text-anchor:top" coordsize="26093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" path="m-13600,147869r4,m-20477,147869r5498,e" filled="f" strokeweight=".00758mm">
                  <v:stroke dashstyle="longDash"/>
                  <v:path arrowok="t" o:connecttype="custom" o:connectlocs="-13600,0;-13596,0;-20477,0;-14979,0" o:connectangles="0,0,0,0"/>
                </v:shape>
                <v:shape id="AutoShape 245" o:spid="_x0000_s1772" style="position:absolute;left:9355;top:604;width:2;height:2;visibility:visible;mso-wrap-style:square;v-text-anchor:top" coordsize="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" path="m,l,m,l,e" filled="f" strokeweight=".00756mm">
                  <v:path arrowok="t" o:connecttype="custom" o:connectlocs="0,0;0,0;0,0;0,0" o:connectangles="0,0,0,0"/>
                </v:shape>
                <v:line id="Line 244" o:spid="_x0000_s1773" style="position:absolute;visibility:visible;mso-wrap-style:square" from="2473,189" to="9354,1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" strokeweight=".00758mm">
                  <v:stroke dashstyle="longDash"/>
                </v:line>
                <v:shape id="AutoShape 243" o:spid="_x0000_s1774" style="position:absolute;left:9355;top:190;width:2;height:2;visibility:visible;mso-wrap-style:square;v-text-anchor:top" coordsize="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" path="m,l,m,l,e" filled="f" strokeweight=".00756mm">
                  <v:path arrowok="t" o:connecttype="custom" o:connectlocs="0,0;0,0;0,0;0,0" o:connectangles="0,0,0,0"/>
                </v:shape>
                <v:line id="Line 242" o:spid="_x0000_s1775" style="position:absolute;visibility:visible;mso-wrap-style:square" from="2473,184" to="9354,1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" strokeweight=".00758mm"/>
                <v:line id="Line 241" o:spid="_x0000_s1776" style="position:absolute;visibility:visible;mso-wrap-style:square" from="9355,185" to="9355,1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" strokeweight=".00758mm"/>
                <v:line id="Line 240" o:spid="_x0000_s1777" style="position:absolute;visibility:visible;mso-wrap-style:square" from="2473,4343" to="9354,43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" strokeweight=".00758mm"/>
                <v:line id="Line 239" o:spid="_x0000_s1778" style="position:absolute;visibility:visible;mso-wrap-style:square" from="9355,4344" to="9355,43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" strokeweight=".00756mm"/>
                <v:line id="Line 238" o:spid="_x0000_s1779" style="position:absolute;visibility:visible;mso-wrap-style:square" from="9354,4343" to="9354,43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" strokeweight=".00758mm"/>
                <v:line id="Line 237" o:spid="_x0000_s1780" style="position:absolute;visibility:visible;mso-wrap-style:square" from="9355,185" to="9355,1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" strokeweight=".00758mm"/>
                <v:line id="Line 236" o:spid="_x0000_s1781" style="position:absolute;visibility:visible;mso-wrap-style:square" from="2473,4343" to="9354,43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" strokeweight=".00758mm"/>
                <v:line id="Line 235" o:spid="_x0000_s1782" style="position:absolute;visibility:visible;mso-wrap-style:square" from="9355,4344" to="9355,43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" strokeweight=".00756mm"/>
                <v:line id="Line 234" o:spid="_x0000_s1783" style="position:absolute;visibility:visible;mso-wrap-style:square" from="2473,184" to="2473,43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" strokeweight=".0114mm"/>
                <v:line id="Line 233" o:spid="_x0000_s1784" style="position:absolute;visibility:visible;mso-wrap-style:square" from="3160,189" to="3160,43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" strokeweight=".01892mm"/>
                <v:line id="Line 232" o:spid="_x0000_s1785" style="position:absolute;visibility:visible;mso-wrap-style:square" from="3847,189" to="3847,43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" strokeweight=".01897mm"/>
                <v:line id="Line 231" o:spid="_x0000_s1786" style="position:absolute;visibility:visible;mso-wrap-style:square" from="4535,189" to="4535,43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" strokeweight=".0114mm"/>
                <v:line id="Line 230" o:spid="_x0000_s1787" style="position:absolute;visibility:visible;mso-wrap-style:square" from="5222,189" to="5222,43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" strokeweight=".0114mm"/>
                <v:line id="Line 229" o:spid="_x0000_s1788" style="position:absolute;visibility:visible;mso-wrap-style:square" from="5914,189" to="5914,43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" strokeweight=".0114mm"/>
                <v:line id="Line 228" o:spid="_x0000_s1789" style="position:absolute;visibility:visible;mso-wrap-style:square" from="6601,189" to="6601,43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" strokeweight=".0114mm"/>
                <v:line id="Line 227" o:spid="_x0000_s1790" style="position:absolute;visibility:visible;mso-wrap-style:square" from="7288,189" to="7288,43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" strokeweight=".01883mm"/>
                <v:line id="Line 226" o:spid="_x0000_s1791" style="position:absolute;visibility:visible;mso-wrap-style:square" from="7976,189" to="7976,43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" strokeweight=".01881mm"/>
                <v:line id="Line 225" o:spid="_x0000_s1792" style="position:absolute;visibility:visible;mso-wrap-style:square" from="8663,1031" to="8663,43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" strokeweight=".00758mm"/>
                <v:line id="Line 224" o:spid="_x0000_s1793" style="position:absolute;visibility:visible;mso-wrap-style:square" from="9355,4271" to="9355,42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" strokeweight=".00758mm"/>
                <v:line id="Line 223" o:spid="_x0000_s1794" style="position:absolute;visibility:visible;mso-wrap-style:square" from="9355,258" to="9355,2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" strokeweight=".00756mm"/>
                <v:line id="Line 222" o:spid="_x0000_s1795" style="position:absolute;visibility:visible;mso-wrap-style:square" from="2473,4343" to="2541,43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" strokeweight=".00758mm"/>
                <v:line id="Line 221" o:spid="_x0000_s1796" style="position:absolute;visibility:visible;mso-wrap-style:square" from="2541,4344" to="2542,43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" strokeweight=".00756mm"/>
                <v:line id="Line 220" o:spid="_x0000_s1797" style="position:absolute;visibility:visible;mso-wrap-style:square" from="9354,4343" to="9354,43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" strokeweight=".00758mm"/>
                <v:line id="Line 219" o:spid="_x0000_s1798" style="position:absolute;visibility:visible;mso-wrap-style:square" from="9282,4344" to="9282,43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" strokeweight=".00756mm"/>
                <v:line id="Line 218" o:spid="_x0000_s1799" style="position:absolute;visibility:visible;mso-wrap-style:square" from="2473,3925" to="2541,39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" strokeweight=".00758mm"/>
                <v:line id="Line 217" o:spid="_x0000_s1800" style="position:absolute;visibility:visible;mso-wrap-style:square" from="2541,3925" to="2542,39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" strokeweight=".00758mm"/>
                <v:line id="Line 216" o:spid="_x0000_s1801" style="position:absolute;visibility:visible;mso-wrap-style:square" from="9354,3925" to="9354,39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" strokeweight=".00758mm"/>
                <v:line id="Line 215" o:spid="_x0000_s1802" style="position:absolute;visibility:visible;mso-wrap-style:square" from="9282,3925" to="9282,39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" strokeweight=".00758mm"/>
                <v:line id="Line 214" o:spid="_x0000_s1803" style="position:absolute;visibility:visible;mso-wrap-style:square" from="2473,3511" to="2541,35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" strokeweight=".00758mm"/>
                <v:line id="Line 213" o:spid="_x0000_s1804" style="position:absolute;visibility:visible;mso-wrap-style:square" from="2541,3511" to="2542,35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" strokeweight=".00758mm"/>
                <v:line id="Line 212" o:spid="_x0000_s1805" style="position:absolute;visibility:visible;mso-wrap-style:square" from="9354,3511" to="9354,35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" strokeweight=".00758mm"/>
                <v:line id="Line 211" o:spid="_x0000_s1806" style="position:absolute;visibility:visible;mso-wrap-style:square" from="9282,3511" to="9282,35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" strokeweight=".00758mm"/>
                <v:line id="Line 210" o:spid="_x0000_s1807" style="position:absolute;visibility:visible;mso-wrap-style:square" from="2473,3097" to="2541,30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" strokeweight=".00758mm"/>
                <v:line id="Line 209" o:spid="_x0000_s1808" style="position:absolute;visibility:visible;mso-wrap-style:square" from="2541,3097" to="2542,30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" strokeweight=".00756mm"/>
                <v:line id="Line 208" o:spid="_x0000_s1809" style="position:absolute;visibility:visible;mso-wrap-style:square" from="9354,3097" to="9354,30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" strokeweight=".00758mm"/>
                <v:line id="Line 207" o:spid="_x0000_s1810" style="position:absolute;visibility:visible;mso-wrap-style:square" from="9282,3097" to="9282,30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" strokeweight=".00756mm"/>
                <v:line id="Line 206" o:spid="_x0000_s1811" style="position:absolute;visibility:visible;mso-wrap-style:square" from="2473,2678" to="2541,26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" strokeweight=".00758mm"/>
                <v:line id="Line 205" o:spid="_x0000_s1812" style="position:absolute;visibility:visible;mso-wrap-style:square" from="2541,2678" to="2542,26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" strokeweight=".00758mm"/>
                <v:line id="Line 204" o:spid="_x0000_s1813" style="position:absolute;visibility:visible;mso-wrap-style:square" from="9354,2678" to="9354,26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" strokeweight=".00758mm"/>
                <v:line id="Line 203" o:spid="_x0000_s1814" style="position:absolute;visibility:visible;mso-wrap-style:square" from="9282,2678" to="9282,26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" strokeweight=".00758mm"/>
                <v:line id="Line 202" o:spid="_x0000_s1815" style="position:absolute;visibility:visible;mso-wrap-style:square" from="2473,2264" to="2541,22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" strokeweight=".00758mm"/>
                <v:line id="Line 201" o:spid="_x0000_s1816" style="position:absolute;visibility:visible;mso-wrap-style:square" from="2541,2264" to="2542,22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" strokeweight=".00758mm"/>
                <v:line id="Line 200" o:spid="_x0000_s1817" style="position:absolute;visibility:visible;mso-wrap-style:square" from="9354,2264" to="9354,22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" strokeweight=".00758mm"/>
                <v:line id="Line 199" o:spid="_x0000_s1818" style="position:absolute;visibility:visible;mso-wrap-style:square" from="9282,2264" to="9282,22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" strokeweight=".00758mm"/>
                <v:line id="Line 198" o:spid="_x0000_s1819" style="position:absolute;visibility:visible;mso-wrap-style:square" from="2473,1850" to="2541,18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" strokeweight=".00758mm"/>
                <v:line id="Line 197" o:spid="_x0000_s1820" style="position:absolute;visibility:visible;mso-wrap-style:square" from="2541,1850" to="2542,18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" strokeweight=".00756mm"/>
                <v:line id="Line 196" o:spid="_x0000_s1821" style="position:absolute;visibility:visible;mso-wrap-style:square" from="9354,1850" to="9354,18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" strokeweight=".00758mm"/>
                <v:line id="Line 195" o:spid="_x0000_s1822" style="position:absolute;visibility:visible;mso-wrap-style:square" from="9282,1850" to="9282,18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" strokeweight=".00756mm"/>
                <v:line id="Line 194" o:spid="_x0000_s1823" style="position:absolute;visibility:visible;mso-wrap-style:square" from="2473,1431" to="2541,14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" strokeweight=".00758mm"/>
                <v:line id="Line 193" o:spid="_x0000_s1824" style="position:absolute;visibility:visible;mso-wrap-style:square" from="2541,1432" to="2542,14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" strokeweight=".00758mm"/>
                <v:line id="Line 192" o:spid="_x0000_s1825" style="position:absolute;visibility:visible;mso-wrap-style:square" from="9354,1431" to="9354,14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" strokeweight=".00758mm"/>
                <v:line id="Line 191" o:spid="_x0000_s1826" style="position:absolute;visibility:visible;mso-wrap-style:square" from="9282,1432" to="9282,14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" strokeweight=".00758mm"/>
                <v:line id="Line 190" o:spid="_x0000_s1827" style="position:absolute;visibility:visible;mso-wrap-style:square" from="2473,1017" to="2541,10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" strokeweight=".00758mm"/>
                <v:line id="Line 189" o:spid="_x0000_s1828" style="position:absolute;visibility:visible;mso-wrap-style:square" from="2541,1018" to="2542,10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" strokeweight=".00758mm"/>
                <v:line id="Line 188" o:spid="_x0000_s1829" style="position:absolute;visibility:visible;mso-wrap-style:square" from="9354,1017" to="9354,10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" strokeweight=".00758mm"/>
                <v:line id="Line 187" o:spid="_x0000_s1830" style="position:absolute;visibility:visible;mso-wrap-style:square" from="9282,1018" to="9282,10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" strokeweight=".00758mm"/>
                <v:line id="Line 186" o:spid="_x0000_s1831" style="position:absolute;visibility:visible;mso-wrap-style:square" from="2473,603" to="2541,6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" strokeweight=".00758mm"/>
                <v:line id="Line 185" o:spid="_x0000_s1832" style="position:absolute;visibility:visible;mso-wrap-style:square" from="2541,604" to="2542,6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" strokeweight=".00756mm"/>
                <v:shape id="AutoShape 184" o:spid="_x0000_s1833" style="position:absolute;left:22950;top:-162963;width:260930;height:15697;visibility:visible;mso-wrap-style:square;v-text-anchor:top" coordsize="260930,156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" path="m-13600,163566r4,m-20477,163152r68,e" filled="f" strokeweight=".00758mm">
                  <v:path arrowok="t" o:connecttype="custom" o:connectlocs="-13600,603;-13596,603;-20477,189;-20409,189" o:connectangles="0,0,0,0"/>
                </v:shape>
                <v:line id="Line 183" o:spid="_x0000_s1834" style="position:absolute;visibility:visible;mso-wrap-style:square" from="2541,190" to="2542,1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" strokeweight=".00756mm"/>
                <v:line id="Line 182" o:spid="_x0000_s1835" style="position:absolute;visibility:visible;mso-wrap-style:square" from="9354,189" to="9354,1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" strokeweight=".00758mm"/>
                <v:line id="Line 181" o:spid="_x0000_s1836" style="position:absolute;visibility:visible;mso-wrap-style:square" from="9282,190" to="9282,1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" strokeweight=".00756mm"/>
                <v:line id="Line 180" o:spid="_x0000_s1837" style="position:absolute;visibility:visible;mso-wrap-style:square" from="2473,184" to="9354,1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" strokeweight=".00758mm"/>
                <v:line id="Line 179" o:spid="_x0000_s1838" style="position:absolute;visibility:visible;mso-wrap-style:square" from="9355,185" to="9355,1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" strokeweight=".00758mm"/>
                <v:line id="Line 178" o:spid="_x0000_s1839" style="position:absolute;visibility:visible;mso-wrap-style:square" from="2473,4343" to="9354,43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" strokeweight=".00758mm"/>
                <v:line id="Line 177" o:spid="_x0000_s1840" style="position:absolute;visibility:visible;mso-wrap-style:square" from="9355,4344" to="9355,43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" strokeweight=".00756mm"/>
                <v:line id="Line 176" o:spid="_x0000_s1841" style="position:absolute;visibility:visible;mso-wrap-style:square" from="9354,4343" to="9354,43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" strokeweight=".00758mm"/>
                <v:line id="Line 175" o:spid="_x0000_s1842" style="position:absolute;visibility:visible;mso-wrap-style:square" from="9355,185" to="9355,1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" strokeweight=".00758mm"/>
                <v:shape id="Freeform 174" o:spid="_x0000_s1843" style="position:absolute;left:2473;top:2710;width:6882;height:1634;visibility:visible;mso-wrap-style:square;v-text-anchor:top" coordsize="6882,16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" path="m,1633l68,891,136,641,204,364,273,132,341,77,409,54r68,9l546,54r73,14l687,54r68,5l823,54r69,l960,59r68,-5l1096,9r74,45l1238,23r68,-5l1374,r68,32l1511,50,1579,9r68,50l1720,41r69,18l1856,45r69,14l1993,54r69,-27l2130,45r209,l2408,41r68,13l2544,54r68,-4l2681,50r68,-5l2817,59r73,-9l2958,73r68,-23l3095,50r68,13l3231,54r69,9l3368,59r73,l3509,54r68,5l3645,50r69,27l3782,77r68,-9l3919,63r68,l4060,59r68,4l4196,68r68,9l4333,59r68,l4469,73r69,-5l4610,59r69,4l4747,77r68,-14l4883,54r69,9l5020,59r68,l5161,54r68,5l5298,59r68,4l5434,63r68,-4l5571,73r68,-10l5707,82r73,-19l5848,63r69,-4l5985,77r68,-18l6121,68r69,l6258,59r73,4l6399,68r68,18l6535,73r69,l6672,77r68,-14l6809,68r72,9e" filled="f" strokecolor="blue" strokeweight=".40122mm">
                  <v:path arrowok="t" o:connecttype="custom" o:connectlocs="68,3601;204,3074;341,2787;477,2773;619,2778;755,2769;892,2764;1028,2764;1170,2764;1306,2728;1442,2742;1579,2719;1720,2751;1856,2755;1993,2764;2130,2755;2408,2751;2544,2764;2681,2760;2817,2769;2958,2783;3095,2760;3231,2764;3368,2769;3509,2764;3645,2760;3782,2787;3919,2773;4060,2769;4196,2778;4333,2769;4469,2783;4610,2769;4747,2787;4883,2764;5020,2769;5161,2764;5298,2769;5434,2773;5571,2783;5707,2792;5848,2773;5985,2787;6121,2778;6258,2769;6399,2778;6535,2783;6672,2787;6809,2778" o:connectangles="0,0,0,0,0,0,0,0,0,0,0,0,0,0,0,0,0,0,0,0,0,0,0,0,0,0,0,0,0,0,0,0,0,0,0,0,0,0,0,0,0,0,0,0,0,0,0,0,0"/>
                </v:shape>
                <v:shape id="Freeform 173" o:spid="_x0000_s1844" style="position:absolute;left:2473;top:2182;width:6882;height:2162;visibility:visible;mso-wrap-style:square;v-text-anchor:top" coordsize="6882,21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" path="m,2161l68,578,136,278r68,50l273,196r68,-14l409,123,477,59r69,50l619,114,687,82r68,4l823,86,892,50r68,36l1028,59r68,-18l1170,50r68,l1306,59r68,-27l1442,50r69,9l1579,41r68,9l1720,27r69,32l1856,27r69,46l1993,5r69,45l2130,46r68,-14l2339,32r69,5l2544,37r68,9l2681,37r136,l2890,27r68,-9l3026,14r69,18l3163,23r137,l3368,27r73,10l3509,32r68,-18l3645,9r69,14l3782,32r68,l3919,37r68,-5l4060,r68,27l4196,14r68,4l4333,14r68,-5l4469,27r69,5l4610,23r69,-5l4747,18r68,9l4883,23r69,-9l5020,23,5088,9r73,9l5229,9r69,32l5366,9r68,l5502,27,5571,9r68,9l5707,18r73,-9l5848,32r69,-14l6053,18r68,5l6331,23r68,-5l6535,18r69,9l6672,14r68,18l6809,23r72,9e" filled="f" strokecolor="red" strokeweight=".40122mm">
                  <v:stroke dashstyle="longDash"/>
                  <v:path arrowok="t" o:connecttype="custom" o:connectlocs="68,2760;204,2510;341,2364;477,2241;619,2296;755,2268;892,2232;1028,2241;1170,2232;1306,2241;1442,2232;1579,2223;1720,2209;1856,2209;1993,2187;2130,2228;2339,2214;2544,2219;2681,2219;2890,2209;3026,2196;3163,2205;3368,2209;3509,2214;3645,2191;3782,2214;3919,2219;4060,2182;4196,2196;4333,2196;4469,2209;4610,2205;4747,2200;4883,2205;5020,2205;5161,2200;5298,2223;5434,2191;5571,2191;5707,2200;5848,2214;6053,2200;6331,2205;6535,2200;6672,2196;6809,2205" o:connectangles="0,0,0,0,0,0,0,0,0,0,0,0,0,0,0,0,0,0,0,0,0,0,0,0,0,0,0,0,0,0,0,0,0,0,0,0,0,0,0,0,0,0,0,0,0,0"/>
                </v:shape>
                <v:shape id="Freeform 172" o:spid="_x0000_s1845" style="position:absolute;left:2473;top:1854;width:6882;height:2490;visibility:visible;mso-wrap-style:square;v-text-anchor:top" coordsize="6882,24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" path="m,2489l68,1866r68,-419l204,1033,273,619,341,410,409,46,687,r341,146l1374,87,1720,55r342,59l2408,78r341,23l3095,119r346,9l3782,101r346,49l4469,105r346,5l5161,110r341,54l5848,146r342,-23l6535,141r346,-9e" filled="f" strokeweight=".40122mm">
                  <v:stroke dashstyle="longDash"/>
                  <v:path arrowok="t" o:connecttype="custom" o:connectlocs="0,4343;68,3720;136,3301;204,2887;273,2473;341,2264;409,1900;687,1854;1028,2000;1374,1941;1720,1909;2062,1968;2408,1932;2749,1955;3095,1973;3441,1982;3782,1955;4128,2004;4469,1959;4815,1964;5161,1964;5502,2018;5848,2000;6190,1977;6535,1995;6881,1986" o:connectangles="0,0,0,0,0,0,0,0,0,0,0,0,0,0,0,0,0,0,0,0,0,0,0,0,0,0"/>
                </v:shape>
                <v:shape id="AutoShape 171" o:spid="_x0000_s1846" style="position:absolute;left:231412;top:-163143;width:52306;height:32095;visibility:visible;mso-wrap-style:square;v-text-anchor:top" coordsize="52306,32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" path="m-223441,163327r1379,m-223441,164174r1379,m-223441,164174r1379,m-223441,163327r1379,m-223441,164174r1379,e" filled="f" strokeweight=".00758mm">
                  <v:path arrowok="t" o:connecttype="custom" o:connectlocs="-223441,184;-222062,184;-223441,1031;-222062,1031;-223441,1031;-222062,1031;-223441,184;-222062,184;-223441,1031;-222062,1031" o:connectangles="0,0,0,0,0,0,0,0,0,0"/>
                </v:shape>
                <v:line id="Line 170" o:spid="_x0000_s1847" style="position:absolute;visibility:visible;mso-wrap-style:square" from="9350,184" to="9350,10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" strokeweight=".0114mm"/>
                <v:line id="Line 169" o:spid="_x0000_s1848" style="position:absolute;visibility:visible;mso-wrap-style:square" from="7971,184" to="7971,10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" strokeweight=".01881mm"/>
                <v:line id="Line 168" o:spid="_x0000_s1849" style="position:absolute;visibility:visible;mso-wrap-style:square" from="8012,330" to="8230,3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" strokecolor="blue" strokeweight=".40119mm"/>
                <v:line id="Line 167" o:spid="_x0000_s1850" style="position:absolute;visibility:visible;mso-wrap-style:square" from="8012,608" to="8230,6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" strokecolor="red" strokeweight=".40119mm">
                  <v:stroke dashstyle="longDash"/>
                </v:line>
                <v:line id="Line 166" o:spid="_x0000_s1851" style="position:absolute;visibility:visible;mso-wrap-style:square" from="8012,881" to="8230,8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" strokeweight=".40119mm">
                  <v:stroke dashstyle="longDash"/>
                </v:line>
                <v:shape id="Text Box 165" o:spid="_x0000_s1852" type="#_x0000_t202" style="position:absolute;left:8258;top:241;width:799;height:2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" filled="f" stroked="f">
                  <v:textbox inset="0,0,0,0">
                    <w:txbxContent>
                      <w:p w14:paraId="4101290F" w14:textId="77777777" w:rsidR="00B0570F" w:rsidRDefault="00B0570F">
                        <w:pPr>
                          <w:spacing w:line="209" w:lineRule="exact"/>
                          <w:rPr>
                            <w:rFonts w:ascii="Calibri"/>
                            <w:sz w:val="21"/>
                          </w:rPr>
                        </w:pPr>
                        <w:r>
                          <w:rPr>
                            <w:rFonts w:ascii="Calibri"/>
                            <w:sz w:val="21"/>
                          </w:rPr>
                          <w:t>SNR=4dB</w:t>
                        </w:r>
                      </w:p>
                    </w:txbxContent>
                  </v:textbox>
                </v:shape>
                <v:shape id="Text Box 164" o:spid="_x0000_s1853" type="#_x0000_t202" style="position:absolute;left:8012;top:498;width:266;height:2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" filled="f" stroked="f">
                  <v:textbox inset="0,0,0,0">
                    <w:txbxContent>
                      <w:p w14:paraId="28CE9630" w14:textId="77777777" w:rsidR="00B0570F" w:rsidRDefault="00B0570F">
                        <w:pPr>
                          <w:spacing w:line="232" w:lineRule="exact"/>
                          <w:rPr>
                            <w:rFonts w:ascii="Times New Roman"/>
                            <w:sz w:val="21"/>
                          </w:rPr>
                        </w:pPr>
                        <w:r>
                          <w:rPr>
                            <w:rFonts w:ascii="Times New Roman"/>
                            <w:w w:val="99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sz w:val="21"/>
                          </w:rPr>
                          <w:t xml:space="preserve">   </w:t>
                        </w:r>
                        <w:r>
                          <w:rPr>
                            <w:rFonts w:ascii="Times New Roman"/>
                            <w:spacing w:val="-17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shape>
                <v:shape id="Text Box 163" o:spid="_x0000_s1854" type="#_x0000_t202" style="position:absolute;left:8012;top:771;width:266;height:2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" filled="f" stroked="f">
                  <v:textbox inset="0,0,0,0">
                    <w:txbxContent>
                      <w:p w14:paraId="60138715" w14:textId="77777777" w:rsidR="00B0570F" w:rsidRDefault="00B0570F">
                        <w:pPr>
                          <w:spacing w:line="232" w:lineRule="exact"/>
                          <w:rPr>
                            <w:rFonts w:ascii="Times New Roman"/>
                            <w:sz w:val="21"/>
                          </w:rPr>
                        </w:pPr>
                        <w:r>
                          <w:rPr>
                            <w:rFonts w:ascii="Times New Roman"/>
                            <w:w w:val="99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sz w:val="21"/>
                          </w:rPr>
                          <w:t xml:space="preserve">   </w:t>
                        </w:r>
                        <w:r>
                          <w:rPr>
                            <w:rFonts w:ascii="Times New Roman"/>
                            <w:spacing w:val="-17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shape>
                <v:shape id="Text Box 162" o:spid="_x0000_s1855" type="#_x0000_t202" style="position:absolute;left:8258;top:519;width:903;height:4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" filled="f" stroked="f">
                  <v:textbox inset="0,0,0,0">
                    <w:txbxContent>
                      <w:p w14:paraId="63104C08" w14:textId="77777777" w:rsidR="00B0570F" w:rsidRDefault="00B0570F">
                        <w:pPr>
                          <w:spacing w:line="222" w:lineRule="exact"/>
                          <w:rPr>
                            <w:rFonts w:ascii="Calibri"/>
                            <w:sz w:val="21"/>
                          </w:rPr>
                        </w:pPr>
                        <w:r>
                          <w:rPr>
                            <w:rFonts w:ascii="Calibri"/>
                            <w:sz w:val="21"/>
                          </w:rPr>
                          <w:t>SNR=8dB</w:t>
                        </w:r>
                      </w:p>
                      <w:p w14:paraId="0341B45D" w14:textId="77777777" w:rsidR="00B0570F" w:rsidRDefault="00B0570F">
                        <w:pPr>
                          <w:spacing w:before="16" w:line="243" w:lineRule="exact"/>
                          <w:rPr>
                            <w:rFonts w:ascii="Calibri"/>
                            <w:sz w:val="21"/>
                          </w:rPr>
                        </w:pPr>
                        <w:r>
                          <w:rPr>
                            <w:rFonts w:ascii="Calibri"/>
                            <w:sz w:val="21"/>
                          </w:rPr>
                          <w:t>SNR=10dB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FA655D">
        <w:rPr>
          <w:rFonts w:ascii="Calibri"/>
          <w:sz w:val="21"/>
        </w:rPr>
        <w:t>20</w:t>
      </w:r>
    </w:p>
    <w:p w14:paraId="4BA6F6D7" w14:textId="77777777" w:rsidR="00ED6B8B" w:rsidRDefault="00FA655D" w:rsidP="00F672C4">
      <w:pPr>
        <w:spacing w:before="157"/>
        <w:ind w:left="625"/>
        <w:rPr>
          <w:rFonts w:ascii="Calibri"/>
          <w:sz w:val="21"/>
        </w:rPr>
      </w:pPr>
      <w:r>
        <w:rPr>
          <w:rFonts w:ascii="Calibri"/>
          <w:sz w:val="21"/>
        </w:rPr>
        <w:t>18</w:t>
      </w:r>
    </w:p>
    <w:p w14:paraId="5F587437" w14:textId="77777777" w:rsidR="00ED6B8B" w:rsidRDefault="00890932" w:rsidP="00F672C4">
      <w:pPr>
        <w:spacing w:before="157"/>
        <w:ind w:left="625"/>
        <w:rPr>
          <w:rFonts w:ascii="Calibri"/>
          <w:sz w:val="21"/>
        </w:rPr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560960" behindDoc="0" locked="0" layoutInCell="1" allowOverlap="1" wp14:anchorId="5320115C" wp14:editId="1046E638">
                <wp:simplePos x="0" y="0"/>
                <wp:positionH relativeFrom="page">
                  <wp:posOffset>1254760</wp:posOffset>
                </wp:positionH>
                <wp:positionV relativeFrom="paragraph">
                  <wp:posOffset>96520</wp:posOffset>
                </wp:positionV>
                <wp:extent cx="158750" cy="1753235"/>
                <wp:effectExtent l="0" t="1270" r="0" b="0"/>
                <wp:wrapNone/>
                <wp:docPr id="184" name="Text Box 1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8750" cy="17532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41A2AE5" w14:textId="77777777" w:rsidR="00B0570F" w:rsidRDefault="00B0570F">
                            <w:pPr>
                              <w:spacing w:line="242" w:lineRule="exact"/>
                              <w:ind w:left="20" w:right="-648"/>
                              <w:rPr>
                                <w:rFonts w:ascii="Calibri"/>
                                <w:sz w:val="21"/>
                              </w:rPr>
                            </w:pPr>
                            <w:r>
                              <w:rPr>
                                <w:rFonts w:ascii="Calibri"/>
                                <w:spacing w:val="-2"/>
                                <w:w w:val="99"/>
                                <w:sz w:val="21"/>
                              </w:rPr>
                              <w:t>M</w:t>
                            </w:r>
                            <w:r>
                              <w:rPr>
                                <w:rFonts w:ascii="Calibri"/>
                                <w:w w:val="99"/>
                                <w:sz w:val="21"/>
                              </w:rPr>
                              <w:t>ean</w:t>
                            </w:r>
                            <w:r>
                              <w:rPr>
                                <w:rFonts w:ascii="Calibri"/>
                                <w:spacing w:val="-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  <w:w w:val="99"/>
                                <w:sz w:val="21"/>
                              </w:rPr>
                              <w:t>r</w:t>
                            </w:r>
                            <w:r>
                              <w:rPr>
                                <w:rFonts w:ascii="Calibri"/>
                                <w:w w:val="99"/>
                                <w:sz w:val="21"/>
                              </w:rPr>
                              <w:t>ea</w:t>
                            </w:r>
                            <w:r>
                              <w:rPr>
                                <w:rFonts w:ascii="Calibri"/>
                                <w:spacing w:val="-1"/>
                                <w:w w:val="99"/>
                                <w:sz w:val="21"/>
                              </w:rPr>
                              <w:t>d</w:t>
                            </w:r>
                            <w:r>
                              <w:rPr>
                                <w:rFonts w:ascii="Calibri"/>
                                <w:spacing w:val="2"/>
                                <w:w w:val="99"/>
                                <w:sz w:val="21"/>
                              </w:rPr>
                              <w:t>i</w:t>
                            </w:r>
                            <w:r>
                              <w:rPr>
                                <w:rFonts w:ascii="Calibri"/>
                                <w:spacing w:val="-1"/>
                                <w:w w:val="99"/>
                                <w:sz w:val="21"/>
                              </w:rPr>
                              <w:t>n</w:t>
                            </w:r>
                            <w:r>
                              <w:rPr>
                                <w:rFonts w:ascii="Calibri"/>
                                <w:w w:val="99"/>
                                <w:sz w:val="21"/>
                              </w:rPr>
                              <w:t>g</w:t>
                            </w:r>
                            <w:r>
                              <w:rPr>
                                <w:rFonts w:ascii="Calibri"/>
                                <w:spacing w:val="-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2"/>
                                <w:w w:val="99"/>
                                <w:sz w:val="21"/>
                              </w:rPr>
                              <w:t>t</w:t>
                            </w:r>
                            <w:r>
                              <w:rPr>
                                <w:rFonts w:ascii="Calibri"/>
                                <w:spacing w:val="2"/>
                                <w:w w:val="99"/>
                                <w:sz w:val="21"/>
                              </w:rPr>
                              <w:t>i</w:t>
                            </w:r>
                            <w:r>
                              <w:rPr>
                                <w:rFonts w:ascii="Calibri"/>
                                <w:w w:val="99"/>
                                <w:sz w:val="21"/>
                              </w:rPr>
                              <w:t>me</w:t>
                            </w:r>
                            <w:r>
                              <w:rPr>
                                <w:rFonts w:ascii="Calibri"/>
                                <w:spacing w:val="-2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w w:val="99"/>
                                <w:sz w:val="21"/>
                              </w:rPr>
                              <w:t>Re</w:t>
                            </w:r>
                            <w:r>
                              <w:rPr>
                                <w:rFonts w:ascii="Calibri"/>
                                <w:spacing w:val="-1"/>
                                <w:w w:val="99"/>
                                <w:sz w:val="21"/>
                              </w:rPr>
                              <w:t>du</w:t>
                            </w:r>
                            <w:r>
                              <w:rPr>
                                <w:rFonts w:ascii="Calibri"/>
                                <w:spacing w:val="-3"/>
                                <w:w w:val="99"/>
                                <w:sz w:val="21"/>
                              </w:rPr>
                              <w:t>ct</w:t>
                            </w:r>
                            <w:r>
                              <w:rPr>
                                <w:rFonts w:ascii="Calibri"/>
                                <w:spacing w:val="2"/>
                                <w:w w:val="99"/>
                                <w:sz w:val="21"/>
                              </w:rPr>
                              <w:t>i</w:t>
                            </w:r>
                            <w:r>
                              <w:rPr>
                                <w:rFonts w:ascii="Calibri"/>
                                <w:spacing w:val="-2"/>
                                <w:w w:val="99"/>
                                <w:sz w:val="21"/>
                              </w:rPr>
                              <w:t>o</w:t>
                            </w:r>
                            <w:r>
                              <w:rPr>
                                <w:rFonts w:ascii="Calibri"/>
                                <w:w w:val="99"/>
                                <w:sz w:val="21"/>
                              </w:rPr>
                              <w:t>n</w:t>
                            </w:r>
                            <w:r>
                              <w:rPr>
                                <w:rFonts w:ascii="Calibri"/>
                                <w:spacing w:val="-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w w:val="99"/>
                                <w:sz w:val="21"/>
                              </w:rPr>
                              <w:t>%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320115C" id="Text Box 160" o:spid="_x0000_s1856" type="#_x0000_t202" style="position:absolute;left:0;text-align:left;margin-left:98.8pt;margin-top:7.6pt;width:12.5pt;height:138.05pt;z-index:2515609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" filled="f" stroked="f">
                <v:textbox style="layout-flow:vertical;mso-layout-flow-alt:bottom-to-top" inset="0,0,0,0">
                  <w:txbxContent>
                    <w:p w14:paraId="441A2AE5" w14:textId="77777777" w:rsidR="00B0570F" w:rsidRDefault="00B0570F">
                      <w:pPr>
                        <w:spacing w:line="242" w:lineRule="exact"/>
                        <w:ind w:left="20" w:right="-648"/>
                        <w:rPr>
                          <w:rFonts w:ascii="Calibri"/>
                          <w:sz w:val="21"/>
                        </w:rPr>
                      </w:pPr>
                      <w:r>
                        <w:rPr>
                          <w:rFonts w:ascii="Calibri"/>
                          <w:spacing w:val="-2"/>
                          <w:w w:val="99"/>
                          <w:sz w:val="21"/>
                        </w:rPr>
                        <w:t>M</w:t>
                      </w:r>
                      <w:r>
                        <w:rPr>
                          <w:rFonts w:ascii="Calibri"/>
                          <w:w w:val="99"/>
                          <w:sz w:val="21"/>
                        </w:rPr>
                        <w:t>ean</w:t>
                      </w:r>
                      <w:r>
                        <w:rPr>
                          <w:rFonts w:ascii="Calibri"/>
                          <w:spacing w:val="-3"/>
                          <w:sz w:val="21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1"/>
                          <w:w w:val="99"/>
                          <w:sz w:val="21"/>
                        </w:rPr>
                        <w:t>r</w:t>
                      </w:r>
                      <w:r>
                        <w:rPr>
                          <w:rFonts w:ascii="Calibri"/>
                          <w:w w:val="99"/>
                          <w:sz w:val="21"/>
                        </w:rPr>
                        <w:t>ea</w:t>
                      </w:r>
                      <w:r>
                        <w:rPr>
                          <w:rFonts w:ascii="Calibri"/>
                          <w:spacing w:val="-1"/>
                          <w:w w:val="99"/>
                          <w:sz w:val="21"/>
                        </w:rPr>
                        <w:t>d</w:t>
                      </w:r>
                      <w:r>
                        <w:rPr>
                          <w:rFonts w:ascii="Calibri"/>
                          <w:spacing w:val="2"/>
                          <w:w w:val="99"/>
                          <w:sz w:val="21"/>
                        </w:rPr>
                        <w:t>i</w:t>
                      </w:r>
                      <w:r>
                        <w:rPr>
                          <w:rFonts w:ascii="Calibri"/>
                          <w:spacing w:val="-1"/>
                          <w:w w:val="99"/>
                          <w:sz w:val="21"/>
                        </w:rPr>
                        <w:t>n</w:t>
                      </w:r>
                      <w:r>
                        <w:rPr>
                          <w:rFonts w:ascii="Calibri"/>
                          <w:w w:val="99"/>
                          <w:sz w:val="21"/>
                        </w:rPr>
                        <w:t>g</w:t>
                      </w:r>
                      <w:r>
                        <w:rPr>
                          <w:rFonts w:ascii="Calibri"/>
                          <w:spacing w:val="-1"/>
                          <w:sz w:val="21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2"/>
                          <w:w w:val="99"/>
                          <w:sz w:val="21"/>
                        </w:rPr>
                        <w:t>t</w:t>
                      </w:r>
                      <w:r>
                        <w:rPr>
                          <w:rFonts w:ascii="Calibri"/>
                          <w:spacing w:val="2"/>
                          <w:w w:val="99"/>
                          <w:sz w:val="21"/>
                        </w:rPr>
                        <w:t>i</w:t>
                      </w:r>
                      <w:r>
                        <w:rPr>
                          <w:rFonts w:ascii="Calibri"/>
                          <w:w w:val="99"/>
                          <w:sz w:val="21"/>
                        </w:rPr>
                        <w:t>me</w:t>
                      </w:r>
                      <w:r>
                        <w:rPr>
                          <w:rFonts w:ascii="Calibri"/>
                          <w:spacing w:val="-2"/>
                          <w:sz w:val="21"/>
                        </w:rPr>
                        <w:t xml:space="preserve"> </w:t>
                      </w:r>
                      <w:r>
                        <w:rPr>
                          <w:rFonts w:ascii="Calibri"/>
                          <w:w w:val="99"/>
                          <w:sz w:val="21"/>
                        </w:rPr>
                        <w:t>Re</w:t>
                      </w:r>
                      <w:r>
                        <w:rPr>
                          <w:rFonts w:ascii="Calibri"/>
                          <w:spacing w:val="-1"/>
                          <w:w w:val="99"/>
                          <w:sz w:val="21"/>
                        </w:rPr>
                        <w:t>du</w:t>
                      </w:r>
                      <w:r>
                        <w:rPr>
                          <w:rFonts w:ascii="Calibri"/>
                          <w:spacing w:val="-3"/>
                          <w:w w:val="99"/>
                          <w:sz w:val="21"/>
                        </w:rPr>
                        <w:t>ct</w:t>
                      </w:r>
                      <w:r>
                        <w:rPr>
                          <w:rFonts w:ascii="Calibri"/>
                          <w:spacing w:val="2"/>
                          <w:w w:val="99"/>
                          <w:sz w:val="21"/>
                        </w:rPr>
                        <w:t>i</w:t>
                      </w:r>
                      <w:r>
                        <w:rPr>
                          <w:rFonts w:ascii="Calibri"/>
                          <w:spacing w:val="-2"/>
                          <w:w w:val="99"/>
                          <w:sz w:val="21"/>
                        </w:rPr>
                        <w:t>o</w:t>
                      </w:r>
                      <w:r>
                        <w:rPr>
                          <w:rFonts w:ascii="Calibri"/>
                          <w:w w:val="99"/>
                          <w:sz w:val="21"/>
                        </w:rPr>
                        <w:t>n</w:t>
                      </w:r>
                      <w:r>
                        <w:rPr>
                          <w:rFonts w:ascii="Calibri"/>
                          <w:spacing w:val="-3"/>
                          <w:sz w:val="21"/>
                        </w:rPr>
                        <w:t xml:space="preserve"> </w:t>
                      </w:r>
                      <w:r>
                        <w:rPr>
                          <w:rFonts w:ascii="Calibri"/>
                          <w:w w:val="99"/>
                          <w:sz w:val="21"/>
                        </w:rPr>
                        <w:t>%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FA655D">
        <w:rPr>
          <w:rFonts w:ascii="Calibri"/>
          <w:sz w:val="21"/>
        </w:rPr>
        <w:t>16</w:t>
      </w:r>
    </w:p>
    <w:p w14:paraId="5F6F4136" w14:textId="77777777" w:rsidR="00ED6B8B" w:rsidRDefault="00FA655D" w:rsidP="00F672C4">
      <w:pPr>
        <w:spacing w:before="157"/>
        <w:ind w:left="625"/>
        <w:rPr>
          <w:rFonts w:ascii="Calibri"/>
          <w:sz w:val="21"/>
        </w:rPr>
      </w:pPr>
      <w:r>
        <w:rPr>
          <w:rFonts w:ascii="Calibri"/>
          <w:sz w:val="21"/>
        </w:rPr>
        <w:t>14</w:t>
      </w:r>
    </w:p>
    <w:p w14:paraId="4A25AFA6" w14:textId="77777777" w:rsidR="00ED6B8B" w:rsidRDefault="00FA655D">
      <w:pPr>
        <w:spacing w:before="162"/>
        <w:ind w:right="8822"/>
        <w:rPr>
          <w:rFonts w:ascii="Calibri"/>
          <w:sz w:val="21"/>
        </w:rPr>
        <w:pPrChange w:id="687" w:author="Raghda Wahdan" w:date="2017-11-06T13:08:00Z">
          <w:pPr>
            <w:spacing w:before="162"/>
            <w:ind w:right="8822"/>
            <w:jc w:val="center"/>
          </w:pPr>
        </w:pPrChange>
      </w:pPr>
      <w:r>
        <w:rPr>
          <w:rFonts w:ascii="Calibri"/>
          <w:sz w:val="21"/>
        </w:rPr>
        <w:t>12</w:t>
      </w:r>
    </w:p>
    <w:p w14:paraId="22D056E3" w14:textId="77777777" w:rsidR="00ED6B8B" w:rsidRDefault="00FA655D">
      <w:pPr>
        <w:spacing w:before="157"/>
        <w:ind w:right="8822"/>
        <w:rPr>
          <w:rFonts w:ascii="Calibri"/>
          <w:sz w:val="21"/>
        </w:rPr>
        <w:pPrChange w:id="688" w:author="Raghda Wahdan" w:date="2017-11-06T13:08:00Z">
          <w:pPr>
            <w:spacing w:before="157"/>
            <w:ind w:right="8822"/>
            <w:jc w:val="center"/>
          </w:pPr>
        </w:pPrChange>
      </w:pPr>
      <w:r>
        <w:rPr>
          <w:rFonts w:ascii="Calibri"/>
          <w:sz w:val="21"/>
        </w:rPr>
        <w:t>10</w:t>
      </w:r>
    </w:p>
    <w:p w14:paraId="2DA2054D" w14:textId="77777777" w:rsidR="00ED6B8B" w:rsidRDefault="00FA655D">
      <w:pPr>
        <w:spacing w:before="157"/>
        <w:ind w:right="8717"/>
        <w:rPr>
          <w:rFonts w:ascii="Calibri"/>
          <w:sz w:val="21"/>
        </w:rPr>
        <w:pPrChange w:id="689" w:author="Raghda Wahdan" w:date="2017-11-06T13:08:00Z">
          <w:pPr>
            <w:spacing w:before="157"/>
            <w:ind w:right="8717"/>
            <w:jc w:val="center"/>
          </w:pPr>
        </w:pPrChange>
      </w:pPr>
      <w:r>
        <w:rPr>
          <w:rFonts w:ascii="Calibri"/>
          <w:w w:val="99"/>
          <w:sz w:val="21"/>
        </w:rPr>
        <w:t>8</w:t>
      </w:r>
    </w:p>
    <w:p w14:paraId="3BB235B6" w14:textId="77777777" w:rsidR="00ED6B8B" w:rsidRDefault="00FA655D" w:rsidP="00F672C4">
      <w:pPr>
        <w:spacing w:before="162"/>
        <w:ind w:left="729"/>
        <w:rPr>
          <w:rFonts w:ascii="Calibri"/>
          <w:sz w:val="21"/>
        </w:rPr>
      </w:pPr>
      <w:r>
        <w:rPr>
          <w:rFonts w:ascii="Calibri"/>
          <w:w w:val="99"/>
          <w:sz w:val="21"/>
        </w:rPr>
        <w:t>6</w:t>
      </w:r>
    </w:p>
    <w:p w14:paraId="3EC35FAF" w14:textId="77777777" w:rsidR="00ED6B8B" w:rsidRDefault="00FA655D" w:rsidP="00F672C4">
      <w:pPr>
        <w:spacing w:before="157"/>
        <w:ind w:left="729"/>
        <w:rPr>
          <w:rFonts w:ascii="Calibri"/>
          <w:sz w:val="21"/>
        </w:rPr>
      </w:pPr>
      <w:r>
        <w:rPr>
          <w:rFonts w:ascii="Calibri"/>
          <w:w w:val="99"/>
          <w:sz w:val="21"/>
        </w:rPr>
        <w:t>4</w:t>
      </w:r>
    </w:p>
    <w:p w14:paraId="683A8ADF" w14:textId="77777777" w:rsidR="00ED6B8B" w:rsidRDefault="00FA655D" w:rsidP="00F672C4">
      <w:pPr>
        <w:spacing w:before="157"/>
        <w:ind w:left="729"/>
        <w:rPr>
          <w:rFonts w:ascii="Calibri"/>
          <w:sz w:val="21"/>
        </w:rPr>
      </w:pPr>
      <w:r>
        <w:rPr>
          <w:rFonts w:ascii="Calibri"/>
          <w:w w:val="99"/>
          <w:sz w:val="21"/>
        </w:rPr>
        <w:t>2</w:t>
      </w:r>
    </w:p>
    <w:p w14:paraId="28EE8619" w14:textId="77777777" w:rsidR="00ED6B8B" w:rsidRDefault="00FA655D" w:rsidP="00F672C4">
      <w:pPr>
        <w:spacing w:before="161" w:line="197" w:lineRule="exact"/>
        <w:ind w:left="729"/>
        <w:rPr>
          <w:rFonts w:ascii="Calibri"/>
          <w:sz w:val="21"/>
        </w:rPr>
      </w:pPr>
      <w:r>
        <w:rPr>
          <w:rFonts w:ascii="Calibri"/>
          <w:w w:val="99"/>
          <w:sz w:val="21"/>
        </w:rPr>
        <w:t>0</w:t>
      </w:r>
    </w:p>
    <w:p w14:paraId="619B34F0" w14:textId="77777777" w:rsidR="00ED6B8B" w:rsidRDefault="00FA655D" w:rsidP="00F672C4">
      <w:pPr>
        <w:tabs>
          <w:tab w:val="left" w:pos="1385"/>
          <w:tab w:val="left" w:pos="2072"/>
          <w:tab w:val="left" w:pos="2759"/>
          <w:tab w:val="left" w:pos="3447"/>
          <w:tab w:val="left" w:pos="4138"/>
          <w:tab w:val="left" w:pos="4826"/>
          <w:tab w:val="left" w:pos="5513"/>
          <w:tab w:val="left" w:pos="6200"/>
          <w:tab w:val="left" w:pos="6887"/>
          <w:tab w:val="left" w:pos="7525"/>
        </w:tabs>
        <w:spacing w:line="162" w:lineRule="exact"/>
        <w:ind w:left="802"/>
        <w:rPr>
          <w:rFonts w:ascii="Calibri"/>
          <w:sz w:val="21"/>
        </w:rPr>
      </w:pPr>
      <w:r>
        <w:rPr>
          <w:rFonts w:ascii="Calibri"/>
          <w:sz w:val="21"/>
        </w:rPr>
        <w:t>0</w:t>
      </w:r>
      <w:r>
        <w:rPr>
          <w:rFonts w:ascii="Calibri"/>
          <w:sz w:val="21"/>
        </w:rPr>
        <w:tab/>
        <w:t>100</w:t>
      </w:r>
      <w:r>
        <w:rPr>
          <w:rFonts w:ascii="Calibri"/>
          <w:sz w:val="21"/>
        </w:rPr>
        <w:tab/>
        <w:t>200</w:t>
      </w:r>
      <w:r>
        <w:rPr>
          <w:rFonts w:ascii="Calibri"/>
          <w:sz w:val="21"/>
        </w:rPr>
        <w:tab/>
        <w:t>300</w:t>
      </w:r>
      <w:r>
        <w:rPr>
          <w:rFonts w:ascii="Calibri"/>
          <w:sz w:val="21"/>
        </w:rPr>
        <w:tab/>
        <w:t>400</w:t>
      </w:r>
      <w:r>
        <w:rPr>
          <w:rFonts w:ascii="Calibri"/>
          <w:sz w:val="21"/>
        </w:rPr>
        <w:tab/>
        <w:t>500</w:t>
      </w:r>
      <w:r>
        <w:rPr>
          <w:rFonts w:ascii="Calibri"/>
          <w:sz w:val="21"/>
        </w:rPr>
        <w:tab/>
        <w:t>600</w:t>
      </w:r>
      <w:r>
        <w:rPr>
          <w:rFonts w:ascii="Calibri"/>
          <w:sz w:val="21"/>
        </w:rPr>
        <w:tab/>
        <w:t>700</w:t>
      </w:r>
      <w:r>
        <w:rPr>
          <w:rFonts w:ascii="Calibri"/>
          <w:sz w:val="21"/>
        </w:rPr>
        <w:tab/>
        <w:t>800</w:t>
      </w:r>
      <w:r>
        <w:rPr>
          <w:rFonts w:ascii="Calibri"/>
          <w:sz w:val="21"/>
        </w:rPr>
        <w:tab/>
        <w:t>900</w:t>
      </w:r>
      <w:r>
        <w:rPr>
          <w:rFonts w:ascii="Calibri"/>
          <w:sz w:val="21"/>
        </w:rPr>
        <w:tab/>
        <w:t>1000</w:t>
      </w:r>
    </w:p>
    <w:p w14:paraId="1A4ABC72" w14:textId="77777777" w:rsidR="00ED6B8B" w:rsidRDefault="00FA655D">
      <w:pPr>
        <w:spacing w:line="221" w:lineRule="exact"/>
        <w:ind w:right="1710"/>
        <w:rPr>
          <w:rFonts w:ascii="Calibri"/>
          <w:sz w:val="21"/>
        </w:rPr>
        <w:pPrChange w:id="690" w:author="Raghda Wahdan" w:date="2017-11-06T13:08:00Z">
          <w:pPr>
            <w:spacing w:line="221" w:lineRule="exact"/>
            <w:ind w:right="1710"/>
            <w:jc w:val="center"/>
          </w:pPr>
        </w:pPrChange>
      </w:pPr>
      <w:r>
        <w:rPr>
          <w:rFonts w:ascii="Calibri"/>
          <w:sz w:val="21"/>
        </w:rPr>
        <w:t>No. of tags</w:t>
      </w:r>
    </w:p>
    <w:p w14:paraId="402C3269" w14:textId="77777777" w:rsidR="00ED6B8B" w:rsidRDefault="00ED6B8B" w:rsidP="00F672C4">
      <w:pPr>
        <w:pStyle w:val="BodyText"/>
        <w:spacing w:before="9"/>
        <w:rPr>
          <w:rFonts w:ascii="Calibri"/>
          <w:sz w:val="25"/>
        </w:rPr>
      </w:pPr>
    </w:p>
    <w:p w14:paraId="7A96CD8B" w14:textId="77777777" w:rsidR="00ED6B8B" w:rsidRDefault="00FA655D">
      <w:pPr>
        <w:pStyle w:val="BodyText"/>
        <w:spacing w:line="151" w:lineRule="auto"/>
        <w:ind w:left="108" w:right="2157"/>
        <w:rPr>
          <w:rFonts w:ascii="Arial Unicode MS"/>
        </w:rPr>
        <w:pPrChange w:id="691" w:author="Raghda Wahdan" w:date="2017-11-06T13:08:00Z">
          <w:pPr>
            <w:pStyle w:val="BodyText"/>
            <w:spacing w:line="151" w:lineRule="auto"/>
            <w:ind w:left="108" w:right="2157"/>
            <w:jc w:val="both"/>
          </w:pPr>
        </w:pPrChange>
      </w:pPr>
      <w:r>
        <w:t>Figure 5.15: Mean reading time reduction using the proposed TMCRA</w:t>
      </w:r>
      <w:r>
        <w:rPr>
          <w:spacing w:val="-42"/>
        </w:rPr>
        <w:t xml:space="preserve"> </w:t>
      </w:r>
      <w:r>
        <w:t xml:space="preserve">com- </w:t>
      </w:r>
      <w:r>
        <w:rPr>
          <w:w w:val="105"/>
        </w:rPr>
        <w:t>pared</w:t>
      </w:r>
      <w:r>
        <w:rPr>
          <w:spacing w:val="-30"/>
          <w:w w:val="105"/>
        </w:rPr>
        <w:t xml:space="preserve"> </w:t>
      </w:r>
      <w:r>
        <w:rPr>
          <w:w w:val="105"/>
        </w:rPr>
        <w:t>to</w:t>
      </w:r>
      <w:r>
        <w:rPr>
          <w:spacing w:val="-30"/>
          <w:w w:val="105"/>
        </w:rPr>
        <w:t xml:space="preserve"> </w:t>
      </w:r>
      <w:r>
        <w:rPr>
          <w:w w:val="105"/>
        </w:rPr>
        <w:t>the</w:t>
      </w:r>
      <w:r>
        <w:rPr>
          <w:spacing w:val="-30"/>
          <w:w w:val="105"/>
        </w:rPr>
        <w:t xml:space="preserve"> </w:t>
      </w:r>
      <w:r>
        <w:rPr>
          <w:spacing w:val="-3"/>
          <w:w w:val="105"/>
        </w:rPr>
        <w:t>conventional</w:t>
      </w:r>
      <w:r>
        <w:rPr>
          <w:spacing w:val="-31"/>
          <w:w w:val="105"/>
        </w:rPr>
        <w:t xml:space="preserve"> </w:t>
      </w:r>
      <w:r>
        <w:rPr>
          <w:w w:val="105"/>
        </w:rPr>
        <w:t>frame</w:t>
      </w:r>
      <w:r>
        <w:rPr>
          <w:spacing w:val="-31"/>
          <w:w w:val="105"/>
        </w:rPr>
        <w:t xml:space="preserve"> </w:t>
      </w:r>
      <w:r>
        <w:rPr>
          <w:w w:val="105"/>
        </w:rPr>
        <w:t>length</w:t>
      </w:r>
      <w:r>
        <w:rPr>
          <w:spacing w:val="-30"/>
          <w:w w:val="105"/>
        </w:rPr>
        <w:t xml:space="preserve"> </w:t>
      </w:r>
      <w:r>
        <w:rPr>
          <w:rFonts w:ascii="Bookman Old Style"/>
          <w:i/>
          <w:w w:val="105"/>
        </w:rPr>
        <w:t>L</w:t>
      </w:r>
      <w:r>
        <w:rPr>
          <w:rFonts w:ascii="Bookman Old Style"/>
          <w:i/>
          <w:spacing w:val="-46"/>
          <w:w w:val="105"/>
        </w:rPr>
        <w:t xml:space="preserve"> </w:t>
      </w:r>
      <w:r>
        <w:rPr>
          <w:rFonts w:ascii="Arial Unicode MS"/>
          <w:w w:val="105"/>
        </w:rPr>
        <w:t>=</w:t>
      </w:r>
      <w:r>
        <w:rPr>
          <w:rFonts w:ascii="Arial Unicode MS"/>
          <w:spacing w:val="-41"/>
          <w:w w:val="105"/>
        </w:rPr>
        <w:t xml:space="preserve"> </w:t>
      </w:r>
      <w:r>
        <w:rPr>
          <w:rFonts w:ascii="Bookman Old Style"/>
          <w:i/>
          <w:w w:val="105"/>
        </w:rPr>
        <w:t>n</w:t>
      </w:r>
      <w:r>
        <w:rPr>
          <w:rFonts w:ascii="Bookman Old Style"/>
          <w:i/>
          <w:spacing w:val="-43"/>
          <w:w w:val="105"/>
        </w:rPr>
        <w:t xml:space="preserve"> </w:t>
      </w:r>
      <w:r>
        <w:rPr>
          <w:w w:val="105"/>
        </w:rPr>
        <w:t>for</w:t>
      </w:r>
      <w:r>
        <w:rPr>
          <w:spacing w:val="-30"/>
          <w:w w:val="105"/>
        </w:rPr>
        <w:t xml:space="preserve"> </w:t>
      </w:r>
      <w:r>
        <w:rPr>
          <w:w w:val="105"/>
        </w:rPr>
        <w:t>perfect</w:t>
      </w:r>
      <w:r>
        <w:rPr>
          <w:spacing w:val="-31"/>
          <w:w w:val="105"/>
        </w:rPr>
        <w:t xml:space="preserve"> </w:t>
      </w:r>
      <w:r>
        <w:rPr>
          <w:w w:val="105"/>
        </w:rPr>
        <w:t>number</w:t>
      </w:r>
      <w:r>
        <w:rPr>
          <w:spacing w:val="-30"/>
          <w:w w:val="105"/>
        </w:rPr>
        <w:t xml:space="preserve"> </w:t>
      </w:r>
      <w:r>
        <w:rPr>
          <w:w w:val="105"/>
        </w:rPr>
        <w:t>of</w:t>
      </w:r>
      <w:r>
        <w:rPr>
          <w:spacing w:val="-30"/>
          <w:w w:val="105"/>
        </w:rPr>
        <w:t xml:space="preserve"> </w:t>
      </w:r>
      <w:r>
        <w:rPr>
          <w:w w:val="105"/>
        </w:rPr>
        <w:t>tags</w:t>
      </w:r>
      <w:r>
        <w:rPr>
          <w:spacing w:val="-30"/>
          <w:w w:val="105"/>
        </w:rPr>
        <w:t xml:space="preserve"> </w:t>
      </w:r>
      <w:r>
        <w:rPr>
          <w:w w:val="105"/>
        </w:rPr>
        <w:t>esti- mation</w:t>
      </w:r>
      <w:r>
        <w:rPr>
          <w:spacing w:val="-33"/>
          <w:w w:val="105"/>
        </w:rPr>
        <w:t xml:space="preserve"> </w:t>
      </w:r>
      <w:r>
        <w:rPr>
          <w:w w:val="105"/>
        </w:rPr>
        <w:t>using</w:t>
      </w:r>
      <w:r>
        <w:rPr>
          <w:spacing w:val="-33"/>
          <w:w w:val="105"/>
        </w:rPr>
        <w:t xml:space="preserve"> </w:t>
      </w:r>
      <w:r>
        <w:rPr>
          <w:rFonts w:ascii="Bookman Old Style"/>
          <w:i/>
          <w:w w:val="105"/>
        </w:rPr>
        <w:t>C</w:t>
      </w:r>
      <w:r>
        <w:rPr>
          <w:rFonts w:ascii="Arial"/>
          <w:i/>
          <w:w w:val="105"/>
          <w:position w:val="-3"/>
          <w:sz w:val="16"/>
        </w:rPr>
        <w:t>t</w:t>
      </w:r>
      <w:r>
        <w:rPr>
          <w:rFonts w:ascii="Arial"/>
          <w:i/>
          <w:spacing w:val="-17"/>
          <w:w w:val="105"/>
          <w:position w:val="-3"/>
          <w:sz w:val="16"/>
        </w:rPr>
        <w:t xml:space="preserve"> </w:t>
      </w:r>
      <w:r>
        <w:rPr>
          <w:rFonts w:ascii="Arial Unicode MS"/>
          <w:w w:val="105"/>
        </w:rPr>
        <w:t>=</w:t>
      </w:r>
      <w:r>
        <w:rPr>
          <w:rFonts w:ascii="Arial Unicode MS"/>
          <w:spacing w:val="-45"/>
          <w:w w:val="105"/>
        </w:rPr>
        <w:t xml:space="preserve"> </w:t>
      </w:r>
      <w:r>
        <w:rPr>
          <w:rFonts w:ascii="Arial Unicode MS"/>
          <w:w w:val="105"/>
        </w:rPr>
        <w:t>0</w:t>
      </w:r>
      <w:r>
        <w:rPr>
          <w:rFonts w:ascii="Bookman Old Style"/>
          <w:i/>
          <w:w w:val="105"/>
        </w:rPr>
        <w:t>.</w:t>
      </w:r>
      <w:r>
        <w:rPr>
          <w:rFonts w:ascii="Arial Unicode MS"/>
          <w:w w:val="105"/>
        </w:rPr>
        <w:t>2</w:t>
      </w:r>
    </w:p>
    <w:p w14:paraId="065840D1" w14:textId="77777777" w:rsidR="00ED6B8B" w:rsidRDefault="00ED6B8B" w:rsidP="00F672C4">
      <w:pPr>
        <w:pStyle w:val="BodyText"/>
        <w:spacing w:before="16"/>
        <w:rPr>
          <w:rFonts w:ascii="Arial Unicode MS"/>
          <w:sz w:val="27"/>
        </w:rPr>
      </w:pPr>
    </w:p>
    <w:p w14:paraId="02BB3406" w14:textId="77777777" w:rsidR="00ED6B8B" w:rsidRDefault="00FA655D">
      <w:pPr>
        <w:pStyle w:val="Heading2"/>
        <w:numPr>
          <w:ilvl w:val="2"/>
          <w:numId w:val="4"/>
        </w:numPr>
        <w:tabs>
          <w:tab w:val="left" w:pos="1095"/>
        </w:tabs>
        <w:ind w:hanging="986"/>
        <w:pPrChange w:id="692" w:author="Raghda Wahdan" w:date="2017-11-06T13:08:00Z">
          <w:pPr>
            <w:pStyle w:val="Heading2"/>
            <w:numPr>
              <w:ilvl w:val="2"/>
              <w:numId w:val="4"/>
            </w:numPr>
            <w:tabs>
              <w:tab w:val="left" w:pos="1095"/>
            </w:tabs>
            <w:ind w:hanging="987"/>
            <w:jc w:val="left"/>
          </w:pPr>
        </w:pPrChange>
      </w:pPr>
      <w:r>
        <w:t>Mean Reading Time</w:t>
      </w:r>
      <w:r>
        <w:rPr>
          <w:spacing w:val="7"/>
        </w:rPr>
        <w:t xml:space="preserve"> </w:t>
      </w:r>
      <w:r>
        <w:t>Reduction</w:t>
      </w:r>
    </w:p>
    <w:p w14:paraId="62C77017" w14:textId="77777777" w:rsidR="00ED6B8B" w:rsidRDefault="00FA655D">
      <w:pPr>
        <w:pStyle w:val="BodyText"/>
        <w:spacing w:before="235" w:line="358" w:lineRule="exact"/>
        <w:ind w:left="107" w:right="2157"/>
        <w:pPrChange w:id="693" w:author="Raghda Wahdan" w:date="2017-11-06T13:08:00Z">
          <w:pPr>
            <w:pStyle w:val="BodyText"/>
            <w:spacing w:before="235" w:line="358" w:lineRule="exact"/>
            <w:ind w:left="107" w:right="2157"/>
            <w:jc w:val="both"/>
          </w:pPr>
        </w:pPrChange>
      </w:pPr>
      <w:r>
        <w:t>Figure</w:t>
      </w:r>
      <w:r>
        <w:rPr>
          <w:spacing w:val="-16"/>
        </w:rPr>
        <w:t xml:space="preserve"> </w:t>
      </w:r>
      <w:r>
        <w:t>5.15</w:t>
      </w:r>
      <w:r>
        <w:rPr>
          <w:spacing w:val="-16"/>
        </w:rPr>
        <w:t xml:space="preserve"> </w:t>
      </w:r>
      <w:r>
        <w:t>presents</w:t>
      </w:r>
      <w:r>
        <w:rPr>
          <w:spacing w:val="-16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rPr>
          <w:spacing w:val="-3"/>
        </w:rPr>
        <w:t>saved</w:t>
      </w:r>
      <w:r>
        <w:rPr>
          <w:spacing w:val="-16"/>
        </w:rPr>
        <w:t xml:space="preserve"> </w:t>
      </w:r>
      <w:r>
        <w:t>time</w:t>
      </w:r>
      <w:r>
        <w:rPr>
          <w:spacing w:val="-16"/>
        </w:rPr>
        <w:t xml:space="preserve"> </w:t>
      </w:r>
      <w:r>
        <w:t>using</w:t>
      </w:r>
      <w:r>
        <w:rPr>
          <w:spacing w:val="-16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proposed</w:t>
      </w:r>
      <w:r>
        <w:rPr>
          <w:spacing w:val="-16"/>
        </w:rPr>
        <w:t xml:space="preserve"> </w:t>
      </w:r>
      <w:r>
        <w:t>TMCRA</w:t>
      </w:r>
      <w:r>
        <w:rPr>
          <w:spacing w:val="-16"/>
        </w:rPr>
        <w:t xml:space="preserve"> </w:t>
      </w:r>
      <w:r>
        <w:t>compared</w:t>
      </w:r>
      <w:r>
        <w:rPr>
          <w:spacing w:val="-16"/>
        </w:rPr>
        <w:t xml:space="preserve"> </w:t>
      </w:r>
      <w:r>
        <w:t xml:space="preserve">to </w:t>
      </w:r>
      <w:r>
        <w:rPr>
          <w:w w:val="105"/>
        </w:rPr>
        <w:t>the</w:t>
      </w:r>
      <w:r>
        <w:rPr>
          <w:spacing w:val="-17"/>
          <w:w w:val="105"/>
        </w:rPr>
        <w:t xml:space="preserve"> </w:t>
      </w:r>
      <w:r>
        <w:rPr>
          <w:spacing w:val="-3"/>
          <w:w w:val="105"/>
        </w:rPr>
        <w:t>conventional</w:t>
      </w:r>
      <w:r>
        <w:rPr>
          <w:spacing w:val="-17"/>
          <w:w w:val="105"/>
        </w:rPr>
        <w:t xml:space="preserve"> </w:t>
      </w:r>
      <w:r>
        <w:rPr>
          <w:w w:val="105"/>
        </w:rPr>
        <w:t>frame</w:t>
      </w:r>
      <w:r>
        <w:rPr>
          <w:spacing w:val="-18"/>
          <w:w w:val="105"/>
        </w:rPr>
        <w:t xml:space="preserve"> </w:t>
      </w:r>
      <w:r>
        <w:rPr>
          <w:w w:val="105"/>
        </w:rPr>
        <w:t>length</w:t>
      </w:r>
      <w:r>
        <w:rPr>
          <w:spacing w:val="-17"/>
          <w:w w:val="105"/>
        </w:rPr>
        <w:t xml:space="preserve"> </w:t>
      </w:r>
      <w:r>
        <w:rPr>
          <w:rFonts w:ascii="Bookman Old Style"/>
          <w:i/>
          <w:w w:val="105"/>
        </w:rPr>
        <w:t>L</w:t>
      </w:r>
      <w:r>
        <w:rPr>
          <w:rFonts w:ascii="Bookman Old Style"/>
          <w:i/>
          <w:spacing w:val="-27"/>
          <w:w w:val="105"/>
        </w:rPr>
        <w:t xml:space="preserve"> </w:t>
      </w:r>
      <w:r>
        <w:rPr>
          <w:rFonts w:ascii="Arial Unicode MS"/>
          <w:w w:val="105"/>
        </w:rPr>
        <w:t>=</w:t>
      </w:r>
      <w:r>
        <w:rPr>
          <w:rFonts w:ascii="Arial Unicode MS"/>
          <w:spacing w:val="-22"/>
          <w:w w:val="105"/>
        </w:rPr>
        <w:t xml:space="preserve"> </w:t>
      </w:r>
      <w:r>
        <w:rPr>
          <w:rFonts w:ascii="Bookman Old Style"/>
          <w:i/>
          <w:w w:val="105"/>
        </w:rPr>
        <w:t>n</w:t>
      </w:r>
      <w:r>
        <w:rPr>
          <w:rFonts w:ascii="Bookman Old Style"/>
          <w:i/>
          <w:spacing w:val="-30"/>
          <w:w w:val="105"/>
        </w:rPr>
        <w:t xml:space="preserve"> </w:t>
      </w:r>
      <w:r>
        <w:rPr>
          <w:w w:val="105"/>
        </w:rPr>
        <w:t>for</w:t>
      </w:r>
      <w:r>
        <w:rPr>
          <w:spacing w:val="-17"/>
          <w:w w:val="105"/>
        </w:rPr>
        <w:t xml:space="preserve"> </w:t>
      </w:r>
      <w:r>
        <w:rPr>
          <w:w w:val="105"/>
        </w:rPr>
        <w:t>perfect</w:t>
      </w:r>
      <w:r>
        <w:rPr>
          <w:spacing w:val="-17"/>
          <w:w w:val="105"/>
        </w:rPr>
        <w:t xml:space="preserve"> </w:t>
      </w:r>
      <w:r>
        <w:rPr>
          <w:w w:val="105"/>
        </w:rPr>
        <w:t>number</w:t>
      </w:r>
      <w:r>
        <w:rPr>
          <w:spacing w:val="-17"/>
          <w:w w:val="105"/>
        </w:rPr>
        <w:t xml:space="preserve"> </w:t>
      </w:r>
      <w:r>
        <w:rPr>
          <w:w w:val="105"/>
        </w:rPr>
        <w:t>of</w:t>
      </w:r>
      <w:r>
        <w:rPr>
          <w:spacing w:val="-17"/>
          <w:w w:val="105"/>
        </w:rPr>
        <w:t xml:space="preserve"> </w:t>
      </w:r>
      <w:r>
        <w:rPr>
          <w:w w:val="105"/>
        </w:rPr>
        <w:t>tags</w:t>
      </w:r>
      <w:r>
        <w:rPr>
          <w:spacing w:val="-17"/>
          <w:w w:val="105"/>
        </w:rPr>
        <w:t xml:space="preserve"> </w:t>
      </w:r>
      <w:r>
        <w:rPr>
          <w:w w:val="105"/>
        </w:rPr>
        <w:t>estimation. The</w:t>
      </w:r>
      <w:r>
        <w:rPr>
          <w:spacing w:val="-40"/>
          <w:w w:val="105"/>
        </w:rPr>
        <w:t xml:space="preserve"> </w:t>
      </w:r>
      <w:r>
        <w:rPr>
          <w:w w:val="105"/>
        </w:rPr>
        <w:t>simulation</w:t>
      </w:r>
      <w:r>
        <w:rPr>
          <w:spacing w:val="-40"/>
          <w:w w:val="105"/>
        </w:rPr>
        <w:t xml:space="preserve"> </w:t>
      </w:r>
      <w:r>
        <w:rPr>
          <w:w w:val="105"/>
        </w:rPr>
        <w:t>results</w:t>
      </w:r>
      <w:r>
        <w:rPr>
          <w:spacing w:val="-40"/>
          <w:w w:val="105"/>
        </w:rPr>
        <w:t xml:space="preserve"> </w:t>
      </w:r>
      <w:r>
        <w:rPr>
          <w:w w:val="105"/>
        </w:rPr>
        <w:t>are</w:t>
      </w:r>
      <w:r>
        <w:rPr>
          <w:spacing w:val="-40"/>
          <w:w w:val="105"/>
        </w:rPr>
        <w:t xml:space="preserve"> </w:t>
      </w:r>
      <w:r>
        <w:rPr>
          <w:w w:val="105"/>
        </w:rPr>
        <w:t>based</w:t>
      </w:r>
      <w:r>
        <w:rPr>
          <w:spacing w:val="-40"/>
          <w:w w:val="105"/>
        </w:rPr>
        <w:t xml:space="preserve"> </w:t>
      </w:r>
      <w:r>
        <w:rPr>
          <w:w w:val="105"/>
        </w:rPr>
        <w:t>on</w:t>
      </w:r>
      <w:r>
        <w:rPr>
          <w:spacing w:val="-40"/>
          <w:w w:val="105"/>
        </w:rPr>
        <w:t xml:space="preserve"> </w:t>
      </w:r>
      <w:r>
        <w:rPr>
          <w:w w:val="105"/>
        </w:rPr>
        <w:t>the</w:t>
      </w:r>
      <w:r>
        <w:rPr>
          <w:spacing w:val="-40"/>
          <w:w w:val="105"/>
        </w:rPr>
        <w:t xml:space="preserve"> </w:t>
      </w:r>
      <w:r>
        <w:rPr>
          <w:w w:val="105"/>
        </w:rPr>
        <w:t>slot</w:t>
      </w:r>
      <w:r>
        <w:rPr>
          <w:spacing w:val="-40"/>
          <w:w w:val="105"/>
        </w:rPr>
        <w:t xml:space="preserve"> </w:t>
      </w:r>
      <w:r>
        <w:rPr>
          <w:w w:val="105"/>
        </w:rPr>
        <w:t>duration</w:t>
      </w:r>
      <w:r>
        <w:rPr>
          <w:spacing w:val="-40"/>
          <w:w w:val="105"/>
        </w:rPr>
        <w:t xml:space="preserve"> </w:t>
      </w:r>
      <w:r>
        <w:rPr>
          <w:w w:val="105"/>
        </w:rPr>
        <w:t>constant</w:t>
      </w:r>
      <w:r>
        <w:rPr>
          <w:spacing w:val="-40"/>
          <w:w w:val="105"/>
        </w:rPr>
        <w:t xml:space="preserve"> </w:t>
      </w:r>
      <w:r>
        <w:rPr>
          <w:rFonts w:ascii="Bookman Old Style"/>
          <w:i/>
          <w:w w:val="105"/>
        </w:rPr>
        <w:t>C</w:t>
      </w:r>
      <w:r>
        <w:rPr>
          <w:rFonts w:ascii="Arial"/>
          <w:i/>
          <w:w w:val="105"/>
          <w:position w:val="-3"/>
          <w:sz w:val="16"/>
        </w:rPr>
        <w:t>t</w:t>
      </w:r>
      <w:r>
        <w:rPr>
          <w:rFonts w:ascii="Arial"/>
          <w:i/>
          <w:spacing w:val="-21"/>
          <w:w w:val="105"/>
          <w:position w:val="-3"/>
          <w:sz w:val="16"/>
        </w:rPr>
        <w:t xml:space="preserve"> </w:t>
      </w:r>
      <w:r>
        <w:rPr>
          <w:rFonts w:ascii="Arial Unicode MS"/>
          <w:w w:val="105"/>
        </w:rPr>
        <w:t>=</w:t>
      </w:r>
      <w:r>
        <w:rPr>
          <w:rFonts w:ascii="Arial Unicode MS"/>
          <w:spacing w:val="-47"/>
          <w:w w:val="105"/>
        </w:rPr>
        <w:t xml:space="preserve"> </w:t>
      </w:r>
      <w:r>
        <w:rPr>
          <w:rFonts w:ascii="Arial Unicode MS"/>
          <w:w w:val="105"/>
        </w:rPr>
        <w:t>0</w:t>
      </w:r>
      <w:r>
        <w:rPr>
          <w:rFonts w:ascii="Bookman Old Style"/>
          <w:i/>
          <w:w w:val="105"/>
        </w:rPr>
        <w:t>.</w:t>
      </w:r>
      <w:r>
        <w:rPr>
          <w:rFonts w:ascii="Arial Unicode MS"/>
          <w:w w:val="105"/>
        </w:rPr>
        <w:t>2</w:t>
      </w:r>
      <w:r>
        <w:rPr>
          <w:w w:val="105"/>
        </w:rPr>
        <w:t>,</w:t>
      </w:r>
      <w:r>
        <w:rPr>
          <w:spacing w:val="-39"/>
          <w:w w:val="105"/>
        </w:rPr>
        <w:t xml:space="preserve"> </w:t>
      </w:r>
      <w:r>
        <w:rPr>
          <w:w w:val="105"/>
        </w:rPr>
        <w:t>as</w:t>
      </w:r>
      <w:r>
        <w:rPr>
          <w:spacing w:val="-40"/>
          <w:w w:val="105"/>
        </w:rPr>
        <w:t xml:space="preserve"> </w:t>
      </w:r>
      <w:r>
        <w:rPr>
          <w:w w:val="105"/>
        </w:rPr>
        <w:t>it</w:t>
      </w:r>
      <w:r>
        <w:rPr>
          <w:spacing w:val="-40"/>
          <w:w w:val="105"/>
        </w:rPr>
        <w:t xml:space="preserve"> </w:t>
      </w:r>
      <w:r>
        <w:rPr>
          <w:w w:val="105"/>
        </w:rPr>
        <w:t xml:space="preserve">is </w:t>
      </w:r>
      <w:r>
        <w:t>considered</w:t>
      </w:r>
      <w:r>
        <w:rPr>
          <w:spacing w:val="-9"/>
        </w:rPr>
        <w:t xml:space="preserve"> </w:t>
      </w:r>
      <w:r>
        <w:t>as</w:t>
      </w:r>
      <w:r>
        <w:rPr>
          <w:spacing w:val="-9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practical</w:t>
      </w:r>
      <w:r>
        <w:rPr>
          <w:spacing w:val="-9"/>
        </w:rPr>
        <w:t xml:space="preserve"> </w:t>
      </w:r>
      <w:r>
        <w:rPr>
          <w:spacing w:val="-4"/>
        </w:rPr>
        <w:t>value</w:t>
      </w:r>
      <w:r>
        <w:rPr>
          <w:spacing w:val="-8"/>
        </w:rPr>
        <w:t xml:space="preserve"> </w:t>
      </w:r>
      <w:r>
        <w:t>used</w:t>
      </w:r>
      <w:r>
        <w:rPr>
          <w:spacing w:val="-9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EPCglobal</w:t>
      </w:r>
      <w:r>
        <w:rPr>
          <w:spacing w:val="-9"/>
        </w:rPr>
        <w:t xml:space="preserve"> </w:t>
      </w:r>
      <w:r>
        <w:t>class</w:t>
      </w:r>
      <w:r>
        <w:rPr>
          <w:spacing w:val="-9"/>
        </w:rPr>
        <w:t xml:space="preserve"> </w:t>
      </w:r>
      <w:r>
        <w:t>1</w:t>
      </w:r>
      <w:r>
        <w:rPr>
          <w:spacing w:val="-9"/>
        </w:rPr>
        <w:t xml:space="preserve"> </w:t>
      </w:r>
      <w:r>
        <w:t>gen</w:t>
      </w:r>
      <w:r>
        <w:rPr>
          <w:spacing w:val="-8"/>
        </w:rPr>
        <w:t xml:space="preserve"> </w:t>
      </w:r>
      <w:r>
        <w:t>2</w:t>
      </w:r>
      <w:r>
        <w:rPr>
          <w:spacing w:val="-9"/>
        </w:rPr>
        <w:t xml:space="preserve"> </w:t>
      </w:r>
      <w:r>
        <w:t>standards</w:t>
      </w:r>
    </w:p>
    <w:p w14:paraId="18241F1E" w14:textId="307B9E85" w:rsidR="00ED6B8B" w:rsidRDefault="00FA655D">
      <w:pPr>
        <w:pStyle w:val="BodyText"/>
        <w:spacing w:before="34" w:line="266" w:lineRule="auto"/>
        <w:ind w:left="107" w:right="2157"/>
        <w:pPrChange w:id="694" w:author="Raghda Wahdan" w:date="2017-11-06T13:08:00Z">
          <w:pPr>
            <w:pStyle w:val="BodyText"/>
            <w:spacing w:before="34" w:line="266" w:lineRule="auto"/>
            <w:ind w:left="107" w:right="2157"/>
            <w:jc w:val="both"/>
          </w:pPr>
        </w:pPrChange>
      </w:pPr>
      <w:r>
        <w:t>[11]</w:t>
      </w:r>
      <w:r>
        <w:rPr>
          <w:spacing w:val="-34"/>
        </w:rPr>
        <w:t xml:space="preserve"> </w:t>
      </w:r>
      <w:r>
        <w:t>and</w:t>
      </w:r>
      <w:r>
        <w:rPr>
          <w:spacing w:val="-34"/>
        </w:rPr>
        <w:t xml:space="preserve"> </w:t>
      </w:r>
      <w:r>
        <w:t>different</w:t>
      </w:r>
      <w:r>
        <w:rPr>
          <w:spacing w:val="-34"/>
        </w:rPr>
        <w:t xml:space="preserve"> </w:t>
      </w:r>
      <w:r>
        <w:rPr>
          <w:spacing w:val="-3"/>
        </w:rPr>
        <w:t>values</w:t>
      </w:r>
      <w:r>
        <w:rPr>
          <w:spacing w:val="-33"/>
        </w:rPr>
        <w:t xml:space="preserve"> </w:t>
      </w:r>
      <w:r>
        <w:t>of</w:t>
      </w:r>
      <w:r>
        <w:rPr>
          <w:spacing w:val="-34"/>
        </w:rPr>
        <w:t xml:space="preserve"> </w:t>
      </w:r>
      <w:r>
        <w:rPr>
          <w:rFonts w:ascii="Bookman Old Style" w:hAnsi="Bookman Old Style"/>
          <w:i/>
          <w:spacing w:val="9"/>
        </w:rPr>
        <w:t>SNR</w:t>
      </w:r>
      <w:r>
        <w:rPr>
          <w:spacing w:val="9"/>
        </w:rPr>
        <w:t>,</w:t>
      </w:r>
      <w:r>
        <w:rPr>
          <w:spacing w:val="-32"/>
        </w:rPr>
        <w:t xml:space="preserve"> </w:t>
      </w:r>
      <w:r>
        <w:t>as</w:t>
      </w:r>
      <w:r>
        <w:rPr>
          <w:spacing w:val="-34"/>
        </w:rPr>
        <w:t xml:space="preserve"> </w:t>
      </w:r>
      <w:r>
        <w:rPr>
          <w:spacing w:val="-3"/>
        </w:rPr>
        <w:t>each</w:t>
      </w:r>
      <w:r>
        <w:rPr>
          <w:spacing w:val="-34"/>
        </w:rPr>
        <w:t xml:space="preserve"> </w:t>
      </w:r>
      <w:r>
        <w:t>SNR</w:t>
      </w:r>
      <w:r>
        <w:rPr>
          <w:spacing w:val="-34"/>
        </w:rPr>
        <w:t xml:space="preserve"> </w:t>
      </w:r>
      <w:r>
        <w:t>leads</w:t>
      </w:r>
      <w:r>
        <w:rPr>
          <w:spacing w:val="-34"/>
        </w:rPr>
        <w:t xml:space="preserve"> </w:t>
      </w:r>
      <w:r>
        <w:t>to</w:t>
      </w:r>
      <w:r>
        <w:rPr>
          <w:spacing w:val="-34"/>
        </w:rPr>
        <w:t xml:space="preserve"> </w:t>
      </w:r>
      <w:r>
        <w:t>corresponding</w:t>
      </w:r>
      <w:r>
        <w:rPr>
          <w:spacing w:val="-34"/>
        </w:rPr>
        <w:t xml:space="preserve"> </w:t>
      </w:r>
      <w:r>
        <w:rPr>
          <w:spacing w:val="-3"/>
        </w:rPr>
        <w:t>values</w:t>
      </w:r>
      <w:r>
        <w:rPr>
          <w:spacing w:val="-33"/>
        </w:rPr>
        <w:t xml:space="preserve"> </w:t>
      </w:r>
      <w:r>
        <w:t>for the</w:t>
      </w:r>
      <w:r>
        <w:rPr>
          <w:spacing w:val="-30"/>
        </w:rPr>
        <w:t xml:space="preserve"> </w:t>
      </w:r>
      <w:r>
        <w:t>collision</w:t>
      </w:r>
      <w:r>
        <w:rPr>
          <w:spacing w:val="-30"/>
        </w:rPr>
        <w:t xml:space="preserve"> </w:t>
      </w:r>
      <w:r>
        <w:rPr>
          <w:spacing w:val="-3"/>
        </w:rPr>
        <w:t>recovery</w:t>
      </w:r>
      <w:r>
        <w:rPr>
          <w:spacing w:val="-30"/>
        </w:rPr>
        <w:t xml:space="preserve"> </w:t>
      </w:r>
      <w:r>
        <w:t>coefficients</w:t>
      </w:r>
      <w:r>
        <w:rPr>
          <w:spacing w:val="-30"/>
        </w:rPr>
        <w:t xml:space="preserve"> </w:t>
      </w:r>
      <w:r>
        <w:rPr>
          <w:rFonts w:ascii="Bookman Old Style" w:hAnsi="Bookman Old Style"/>
          <w:i/>
          <w:spacing w:val="3"/>
        </w:rPr>
        <w:t>α</w:t>
      </w:r>
      <w:r>
        <w:rPr>
          <w:rFonts w:ascii="Tahoma" w:hAnsi="Tahoma"/>
          <w:spacing w:val="3"/>
          <w:position w:val="-3"/>
          <w:sz w:val="16"/>
        </w:rPr>
        <w:t>2</w:t>
      </w:r>
      <w:r>
        <w:rPr>
          <w:spacing w:val="3"/>
        </w:rPr>
        <w:t>,</w:t>
      </w:r>
      <w:r>
        <w:rPr>
          <w:spacing w:val="-29"/>
        </w:rPr>
        <w:t xml:space="preserve"> </w:t>
      </w:r>
      <w:r>
        <w:rPr>
          <w:rFonts w:ascii="Bookman Old Style" w:hAnsi="Bookman Old Style"/>
          <w:i/>
        </w:rPr>
        <w:t>α</w:t>
      </w:r>
      <w:r>
        <w:rPr>
          <w:rFonts w:ascii="Tahoma" w:hAnsi="Tahoma"/>
          <w:position w:val="-3"/>
          <w:sz w:val="16"/>
        </w:rPr>
        <w:t>3</w:t>
      </w:r>
      <w:r>
        <w:rPr>
          <w:rFonts w:ascii="Tahoma" w:hAnsi="Tahoma"/>
          <w:spacing w:val="-15"/>
          <w:position w:val="-3"/>
          <w:sz w:val="16"/>
        </w:rPr>
        <w:t xml:space="preserve"> </w:t>
      </w:r>
      <w:r>
        <w:t>and</w:t>
      </w:r>
      <w:r>
        <w:rPr>
          <w:spacing w:val="-30"/>
        </w:rPr>
        <w:t xml:space="preserve"> </w:t>
      </w:r>
      <w:r>
        <w:rPr>
          <w:rFonts w:ascii="Bookman Old Style" w:hAnsi="Bookman Old Style"/>
          <w:i/>
          <w:spacing w:val="3"/>
        </w:rPr>
        <w:t>α</w:t>
      </w:r>
      <w:r>
        <w:rPr>
          <w:rFonts w:ascii="Tahoma" w:hAnsi="Tahoma"/>
          <w:spacing w:val="3"/>
          <w:position w:val="-3"/>
          <w:sz w:val="16"/>
        </w:rPr>
        <w:t>4</w:t>
      </w:r>
      <w:r>
        <w:rPr>
          <w:spacing w:val="3"/>
        </w:rPr>
        <w:t>.</w:t>
      </w:r>
      <w:r>
        <w:rPr>
          <w:spacing w:val="-15"/>
        </w:rPr>
        <w:t xml:space="preserve"> </w:t>
      </w:r>
      <w:r>
        <w:t>According</w:t>
      </w:r>
      <w:r>
        <w:rPr>
          <w:spacing w:val="-30"/>
        </w:rPr>
        <w:t xml:space="preserve"> </w:t>
      </w:r>
      <w:r>
        <w:t>to</w:t>
      </w:r>
      <w:r>
        <w:rPr>
          <w:spacing w:val="-30"/>
        </w:rPr>
        <w:t xml:space="preserve"> </w:t>
      </w:r>
      <w:ins w:id="695" w:author="Raghda Wahdan" w:date="2017-11-19T00:34:00Z">
        <w:r w:rsidR="00016128">
          <w:t>F</w:t>
        </w:r>
      </w:ins>
      <w:del w:id="696" w:author="Raghda Wahdan" w:date="2017-11-19T00:34:00Z">
        <w:r w:rsidDel="00016128">
          <w:delText>f</w:delText>
        </w:r>
      </w:del>
      <w:r>
        <w:t>igure</w:t>
      </w:r>
      <w:r>
        <w:rPr>
          <w:spacing w:val="-30"/>
        </w:rPr>
        <w:t xml:space="preserve"> </w:t>
      </w:r>
      <w:r>
        <w:t>5.15,</w:t>
      </w:r>
      <w:r>
        <w:rPr>
          <w:spacing w:val="-29"/>
        </w:rPr>
        <w:t xml:space="preserve"> </w:t>
      </w:r>
      <w:r>
        <w:t xml:space="preserve">when the </w:t>
      </w:r>
      <w:r>
        <w:rPr>
          <w:spacing w:val="-4"/>
        </w:rPr>
        <w:t xml:space="preserve">value </w:t>
      </w:r>
      <w:r>
        <w:t xml:space="preserve">of the </w:t>
      </w:r>
      <w:r>
        <w:rPr>
          <w:rFonts w:ascii="Bookman Old Style" w:hAnsi="Bookman Old Style"/>
          <w:i/>
          <w:spacing w:val="12"/>
        </w:rPr>
        <w:t xml:space="preserve">SNR </w:t>
      </w:r>
      <w:r>
        <w:t xml:space="preserve">increases, the collision </w:t>
      </w:r>
      <w:r>
        <w:rPr>
          <w:spacing w:val="-3"/>
        </w:rPr>
        <w:t xml:space="preserve">recovery </w:t>
      </w:r>
      <w:r>
        <w:t>probability increases. Hence,</w:t>
      </w:r>
      <w:r>
        <w:rPr>
          <w:spacing w:val="-29"/>
        </w:rPr>
        <w:t xml:space="preserve"> </w:t>
      </w:r>
      <w:r>
        <w:t>the</w:t>
      </w:r>
      <w:r>
        <w:rPr>
          <w:spacing w:val="-29"/>
        </w:rPr>
        <w:t xml:space="preserve"> </w:t>
      </w:r>
      <w:r>
        <w:t>mean</w:t>
      </w:r>
      <w:r>
        <w:rPr>
          <w:spacing w:val="-29"/>
        </w:rPr>
        <w:t xml:space="preserve"> </w:t>
      </w:r>
      <w:r>
        <w:t>reduction</w:t>
      </w:r>
      <w:r>
        <w:rPr>
          <w:spacing w:val="-29"/>
        </w:rPr>
        <w:t xml:space="preserve"> </w:t>
      </w:r>
      <w:r>
        <w:t>in</w:t>
      </w:r>
      <w:r>
        <w:rPr>
          <w:spacing w:val="-29"/>
        </w:rPr>
        <w:t xml:space="preserve"> </w:t>
      </w:r>
      <w:r>
        <w:t>reading</w:t>
      </w:r>
      <w:r>
        <w:rPr>
          <w:spacing w:val="-29"/>
        </w:rPr>
        <w:t xml:space="preserve"> </w:t>
      </w:r>
      <w:r>
        <w:t>time</w:t>
      </w:r>
      <w:r>
        <w:rPr>
          <w:spacing w:val="-29"/>
        </w:rPr>
        <w:t xml:space="preserve"> </w:t>
      </w:r>
      <w:r>
        <w:t>also</w:t>
      </w:r>
      <w:r>
        <w:rPr>
          <w:spacing w:val="-29"/>
        </w:rPr>
        <w:t xml:space="preserve"> </w:t>
      </w:r>
      <w:r>
        <w:t>increases.</w:t>
      </w:r>
    </w:p>
    <w:p w14:paraId="3CCA7693" w14:textId="77777777" w:rsidR="00ED6B8B" w:rsidRDefault="00FA655D">
      <w:pPr>
        <w:pStyle w:val="BodyText"/>
        <w:spacing w:before="79" w:line="196" w:lineRule="auto"/>
        <w:ind w:left="107" w:right="2157" w:firstLine="351"/>
        <w:pPrChange w:id="697" w:author="Raghda Wahdan" w:date="2017-11-06T13:08:00Z">
          <w:pPr>
            <w:pStyle w:val="BodyText"/>
            <w:spacing w:before="79" w:line="196" w:lineRule="auto"/>
            <w:ind w:left="107" w:right="2157" w:firstLine="351"/>
            <w:jc w:val="both"/>
          </w:pPr>
        </w:pPrChange>
      </w:pPr>
      <w:r>
        <w:t>Figure</w:t>
      </w:r>
      <w:r>
        <w:rPr>
          <w:spacing w:val="-15"/>
        </w:rPr>
        <w:t xml:space="preserve"> </w:t>
      </w:r>
      <w:r>
        <w:t>5.16</w:t>
      </w:r>
      <w:r>
        <w:rPr>
          <w:spacing w:val="-15"/>
        </w:rPr>
        <w:t xml:space="preserve"> </w:t>
      </w:r>
      <w:r>
        <w:t>shows</w:t>
      </w:r>
      <w:r>
        <w:rPr>
          <w:spacing w:val="-15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percentages</w:t>
      </w:r>
      <w:r>
        <w:rPr>
          <w:spacing w:val="-15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saving</w:t>
      </w:r>
      <w:r>
        <w:rPr>
          <w:spacing w:val="-15"/>
        </w:rPr>
        <w:t xml:space="preserve"> </w:t>
      </w:r>
      <w:r>
        <w:t>time</w:t>
      </w:r>
      <w:r>
        <w:rPr>
          <w:spacing w:val="-15"/>
        </w:rPr>
        <w:t xml:space="preserve"> </w:t>
      </w:r>
      <w:r>
        <w:t>using</w:t>
      </w:r>
      <w:r>
        <w:rPr>
          <w:spacing w:val="-15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proposed</w:t>
      </w:r>
      <w:r>
        <w:rPr>
          <w:spacing w:val="-15"/>
        </w:rPr>
        <w:t xml:space="preserve"> </w:t>
      </w:r>
      <w:r>
        <w:t xml:space="preserve">TM- CRA compared to the </w:t>
      </w:r>
      <w:r>
        <w:rPr>
          <w:spacing w:val="-3"/>
        </w:rPr>
        <w:t xml:space="preserve">conventional </w:t>
      </w:r>
      <w:r>
        <w:t xml:space="preserve">frame length </w:t>
      </w:r>
      <w:r>
        <w:rPr>
          <w:rFonts w:ascii="Bookman Old Style" w:hAnsi="Bookman Old Style"/>
          <w:i/>
        </w:rPr>
        <w:t xml:space="preserve">L </w:t>
      </w:r>
      <w:r>
        <w:rPr>
          <w:rFonts w:ascii="Arial Unicode MS" w:hAnsi="Arial Unicode MS"/>
        </w:rPr>
        <w:t xml:space="preserve">= </w:t>
      </w:r>
      <w:r>
        <w:rPr>
          <w:rFonts w:ascii="Bookman Old Style" w:hAnsi="Bookman Old Style"/>
          <w:i/>
        </w:rPr>
        <w:t xml:space="preserve">n </w:t>
      </w:r>
      <w:r>
        <w:t xml:space="preserve">using different </w:t>
      </w:r>
      <w:r>
        <w:rPr>
          <w:spacing w:val="-3"/>
        </w:rPr>
        <w:t xml:space="preserve">anti- </w:t>
      </w:r>
      <w:r>
        <w:t>collision</w:t>
      </w:r>
      <w:r>
        <w:rPr>
          <w:spacing w:val="-32"/>
        </w:rPr>
        <w:t xml:space="preserve"> </w:t>
      </w:r>
      <w:r>
        <w:t>algorithms</w:t>
      </w:r>
      <w:r>
        <w:rPr>
          <w:spacing w:val="-31"/>
        </w:rPr>
        <w:t xml:space="preserve"> </w:t>
      </w:r>
      <w:r>
        <w:t>with</w:t>
      </w:r>
      <w:r>
        <w:rPr>
          <w:spacing w:val="-32"/>
        </w:rPr>
        <w:t xml:space="preserve"> </w:t>
      </w:r>
      <w:r>
        <w:rPr>
          <w:rFonts w:ascii="Bookman Old Style" w:hAnsi="Bookman Old Style"/>
          <w:i/>
        </w:rPr>
        <w:t>C</w:t>
      </w:r>
      <w:r>
        <w:rPr>
          <w:rFonts w:ascii="Arial" w:hAnsi="Arial"/>
          <w:i/>
          <w:position w:val="-3"/>
          <w:sz w:val="16"/>
        </w:rPr>
        <w:t>t</w:t>
      </w:r>
      <w:r>
        <w:rPr>
          <w:rFonts w:ascii="Arial" w:hAnsi="Arial"/>
          <w:i/>
          <w:spacing w:val="-12"/>
          <w:position w:val="-3"/>
          <w:sz w:val="16"/>
        </w:rPr>
        <w:t xml:space="preserve"> </w:t>
      </w:r>
      <w:r>
        <w:rPr>
          <w:rFonts w:ascii="Arial Unicode MS" w:hAnsi="Arial Unicode MS"/>
        </w:rPr>
        <w:t>=</w:t>
      </w:r>
      <w:r>
        <w:rPr>
          <w:rFonts w:ascii="Arial Unicode MS" w:hAnsi="Arial Unicode MS"/>
          <w:spacing w:val="-39"/>
        </w:rPr>
        <w:t xml:space="preserve"> </w:t>
      </w:r>
      <w:r>
        <w:rPr>
          <w:rFonts w:ascii="Arial Unicode MS" w:hAnsi="Arial Unicode MS"/>
        </w:rPr>
        <w:t>0</w:t>
      </w:r>
      <w:r>
        <w:rPr>
          <w:rFonts w:ascii="Bookman Old Style" w:hAnsi="Bookman Old Style"/>
          <w:i/>
        </w:rPr>
        <w:t>.</w:t>
      </w:r>
      <w:r>
        <w:rPr>
          <w:rFonts w:ascii="Arial Unicode MS" w:hAnsi="Arial Unicode MS"/>
        </w:rPr>
        <w:t>2</w:t>
      </w:r>
      <w:r>
        <w:rPr>
          <w:rFonts w:ascii="Arial Unicode MS" w:hAnsi="Arial Unicode MS"/>
          <w:spacing w:val="-38"/>
        </w:rPr>
        <w:t xml:space="preserve"> </w:t>
      </w:r>
      <w:r>
        <w:t>and</w:t>
      </w:r>
      <w:r>
        <w:rPr>
          <w:spacing w:val="-31"/>
        </w:rPr>
        <w:t xml:space="preserve"> </w:t>
      </w:r>
      <w:r>
        <w:t>strongest</w:t>
      </w:r>
      <w:r>
        <w:rPr>
          <w:spacing w:val="-32"/>
        </w:rPr>
        <w:t xml:space="preserve"> </w:t>
      </w:r>
      <w:r>
        <w:t>tag</w:t>
      </w:r>
      <w:r>
        <w:rPr>
          <w:spacing w:val="-32"/>
        </w:rPr>
        <w:t xml:space="preserve"> </w:t>
      </w:r>
      <w:r>
        <w:t>reply</w:t>
      </w:r>
      <w:r>
        <w:rPr>
          <w:spacing w:val="-32"/>
        </w:rPr>
        <w:t xml:space="preserve"> </w:t>
      </w:r>
      <w:r>
        <w:t>receiver</w:t>
      </w:r>
      <w:r>
        <w:rPr>
          <w:spacing w:val="-32"/>
        </w:rPr>
        <w:t xml:space="preserve"> </w:t>
      </w:r>
      <w:r>
        <w:t>with</w:t>
      </w:r>
      <w:r>
        <w:rPr>
          <w:spacing w:val="-32"/>
        </w:rPr>
        <w:t xml:space="preserve"> </w:t>
      </w:r>
      <w:r>
        <w:t xml:space="preserve">average </w:t>
      </w:r>
      <w:r>
        <w:rPr>
          <w:rFonts w:ascii="Bookman Old Style" w:hAnsi="Bookman Old Style"/>
          <w:i/>
          <w:spacing w:val="12"/>
        </w:rPr>
        <w:t xml:space="preserve">SNR </w:t>
      </w:r>
      <w:r>
        <w:rPr>
          <w:rFonts w:ascii="Arial Unicode MS" w:hAnsi="Arial Unicode MS"/>
        </w:rPr>
        <w:t xml:space="preserve">= 8 dB </w:t>
      </w:r>
      <w:r>
        <w:t xml:space="preserve">which is corresponding to </w:t>
      </w:r>
      <w:r>
        <w:rPr>
          <w:rFonts w:ascii="Bookman Old Style" w:hAnsi="Bookman Old Style"/>
          <w:i/>
        </w:rPr>
        <w:t>α</w:t>
      </w:r>
      <w:r>
        <w:rPr>
          <w:rFonts w:ascii="Tahoma" w:hAnsi="Tahoma"/>
          <w:position w:val="-3"/>
          <w:sz w:val="16"/>
        </w:rPr>
        <w:t xml:space="preserve">2  </w:t>
      </w:r>
      <w:r>
        <w:rPr>
          <w:rFonts w:ascii="Arial Unicode MS" w:hAnsi="Arial Unicode MS"/>
        </w:rPr>
        <w:t>= 0</w:t>
      </w:r>
      <w:r>
        <w:rPr>
          <w:rFonts w:ascii="Bookman Old Style" w:hAnsi="Bookman Old Style"/>
          <w:i/>
        </w:rPr>
        <w:t>.</w:t>
      </w:r>
      <w:r>
        <w:rPr>
          <w:rFonts w:ascii="Arial Unicode MS" w:hAnsi="Arial Unicode MS"/>
        </w:rPr>
        <w:t>52</w:t>
      </w:r>
      <w:r>
        <w:t xml:space="preserve">, </w:t>
      </w:r>
      <w:r>
        <w:rPr>
          <w:rFonts w:ascii="Bookman Old Style" w:hAnsi="Bookman Old Style"/>
          <w:i/>
        </w:rPr>
        <w:t>α</w:t>
      </w:r>
      <w:r>
        <w:rPr>
          <w:rFonts w:ascii="Tahoma" w:hAnsi="Tahoma"/>
          <w:position w:val="-3"/>
          <w:sz w:val="16"/>
        </w:rPr>
        <w:t xml:space="preserve">3  </w:t>
      </w:r>
      <w:r>
        <w:rPr>
          <w:rFonts w:ascii="Arial Unicode MS" w:hAnsi="Arial Unicode MS"/>
        </w:rPr>
        <w:t>= 0</w:t>
      </w:r>
      <w:r>
        <w:rPr>
          <w:rFonts w:ascii="Bookman Old Style" w:hAnsi="Bookman Old Style"/>
          <w:i/>
        </w:rPr>
        <w:t>.</w:t>
      </w:r>
      <w:r>
        <w:rPr>
          <w:rFonts w:ascii="Arial Unicode MS" w:hAnsi="Arial Unicode MS"/>
        </w:rPr>
        <w:t xml:space="preserve">45 </w:t>
      </w:r>
      <w:r>
        <w:t xml:space="preserve">and </w:t>
      </w:r>
      <w:r>
        <w:rPr>
          <w:rFonts w:ascii="Bookman Old Style" w:hAnsi="Bookman Old Style"/>
          <w:i/>
        </w:rPr>
        <w:t>α</w:t>
      </w:r>
      <w:r>
        <w:rPr>
          <w:rFonts w:ascii="Tahoma" w:hAnsi="Tahoma"/>
          <w:position w:val="-3"/>
          <w:sz w:val="16"/>
        </w:rPr>
        <w:t xml:space="preserve">4  </w:t>
      </w:r>
      <w:r>
        <w:rPr>
          <w:rFonts w:ascii="Arial Unicode MS" w:hAnsi="Arial Unicode MS"/>
        </w:rPr>
        <w:t>=</w:t>
      </w:r>
      <w:r>
        <w:rPr>
          <w:rFonts w:ascii="Arial Unicode MS" w:hAnsi="Arial Unicode MS"/>
          <w:spacing w:val="9"/>
        </w:rPr>
        <w:t xml:space="preserve"> </w:t>
      </w:r>
      <w:r>
        <w:rPr>
          <w:rFonts w:ascii="Arial Unicode MS" w:hAnsi="Arial Unicode MS"/>
        </w:rPr>
        <w:t>0</w:t>
      </w:r>
      <w:r>
        <w:rPr>
          <w:rFonts w:ascii="Bookman Old Style" w:hAnsi="Bookman Old Style"/>
          <w:i/>
        </w:rPr>
        <w:t>.</w:t>
      </w:r>
      <w:r>
        <w:rPr>
          <w:rFonts w:ascii="Arial Unicode MS" w:hAnsi="Arial Unicode MS"/>
        </w:rPr>
        <w:t>35</w:t>
      </w:r>
      <w:r>
        <w:t>.</w:t>
      </w:r>
    </w:p>
    <w:p w14:paraId="3E33B37A" w14:textId="6F791A61" w:rsidR="00ED6B8B" w:rsidRDefault="00FA655D">
      <w:pPr>
        <w:pStyle w:val="BodyText"/>
        <w:spacing w:before="12" w:line="358" w:lineRule="exact"/>
        <w:ind w:left="108" w:right="2157"/>
        <w:pPrChange w:id="698" w:author="Raghda Wahdan" w:date="2017-11-06T13:08:00Z">
          <w:pPr>
            <w:pStyle w:val="BodyText"/>
            <w:spacing w:before="12" w:line="358" w:lineRule="exact"/>
            <w:ind w:left="108" w:right="2157"/>
            <w:jc w:val="both"/>
          </w:pPr>
        </w:pPrChange>
      </w:pPr>
      <w:r>
        <w:t>According</w:t>
      </w:r>
      <w:r>
        <w:rPr>
          <w:spacing w:val="-33"/>
        </w:rPr>
        <w:t xml:space="preserve"> </w:t>
      </w:r>
      <w:r>
        <w:t>to</w:t>
      </w:r>
      <w:r>
        <w:rPr>
          <w:spacing w:val="-33"/>
        </w:rPr>
        <w:t xml:space="preserve"> </w:t>
      </w:r>
      <w:ins w:id="699" w:author="Raghda Wahdan" w:date="2017-11-19T00:34:00Z">
        <w:r w:rsidR="00016128">
          <w:t>F</w:t>
        </w:r>
      </w:ins>
      <w:del w:id="700" w:author="Raghda Wahdan" w:date="2017-11-19T00:34:00Z">
        <w:r w:rsidDel="00016128">
          <w:delText>f</w:delText>
        </w:r>
      </w:del>
      <w:r>
        <w:t>igure</w:t>
      </w:r>
      <w:r>
        <w:rPr>
          <w:spacing w:val="-33"/>
        </w:rPr>
        <w:t xml:space="preserve"> </w:t>
      </w:r>
      <w:r>
        <w:t>5.16,</w:t>
      </w:r>
      <w:r>
        <w:rPr>
          <w:spacing w:val="-33"/>
        </w:rPr>
        <w:t xml:space="preserve"> </w:t>
      </w:r>
      <w:r>
        <w:t>the</w:t>
      </w:r>
      <w:r>
        <w:rPr>
          <w:spacing w:val="-33"/>
        </w:rPr>
        <w:t xml:space="preserve"> </w:t>
      </w:r>
      <w:r>
        <w:t>mean</w:t>
      </w:r>
      <w:r>
        <w:rPr>
          <w:spacing w:val="-33"/>
        </w:rPr>
        <w:t xml:space="preserve"> </w:t>
      </w:r>
      <w:r>
        <w:t>reading</w:t>
      </w:r>
      <w:r>
        <w:rPr>
          <w:spacing w:val="-33"/>
        </w:rPr>
        <w:t xml:space="preserve"> </w:t>
      </w:r>
      <w:r>
        <w:t>reduction</w:t>
      </w:r>
      <w:r>
        <w:rPr>
          <w:spacing w:val="-33"/>
        </w:rPr>
        <w:t xml:space="preserve"> </w:t>
      </w:r>
      <w:r>
        <w:t>in</w:t>
      </w:r>
      <w:r>
        <w:rPr>
          <w:spacing w:val="-33"/>
        </w:rPr>
        <w:t xml:space="preserve"> </w:t>
      </w:r>
      <w:r>
        <w:t>reading</w:t>
      </w:r>
      <w:r>
        <w:rPr>
          <w:spacing w:val="-33"/>
        </w:rPr>
        <w:t xml:space="preserve"> </w:t>
      </w:r>
      <w:r>
        <w:t>time</w:t>
      </w:r>
      <w:r>
        <w:rPr>
          <w:spacing w:val="-33"/>
        </w:rPr>
        <w:t xml:space="preserve"> </w:t>
      </w:r>
      <w:r>
        <w:t>for</w:t>
      </w:r>
      <w:r>
        <w:rPr>
          <w:spacing w:val="-33"/>
        </w:rPr>
        <w:t xml:space="preserve"> </w:t>
      </w:r>
      <w:r>
        <w:t>differ</w:t>
      </w:r>
      <w:del w:id="701" w:author="Raghda Wahdan" w:date="2017-11-19T00:34:00Z">
        <w:r w:rsidDel="00016128">
          <w:delText xml:space="preserve">- </w:delText>
        </w:r>
      </w:del>
      <w:r>
        <w:rPr>
          <w:spacing w:val="-3"/>
        </w:rPr>
        <w:t>ent</w:t>
      </w:r>
      <w:r>
        <w:rPr>
          <w:spacing w:val="-23"/>
        </w:rPr>
        <w:t xml:space="preserve"> </w:t>
      </w:r>
      <w:r>
        <w:t>estimation</w:t>
      </w:r>
      <w:r>
        <w:rPr>
          <w:spacing w:val="-24"/>
        </w:rPr>
        <w:t xml:space="preserve"> </w:t>
      </w:r>
      <w:r>
        <w:t>algorithms</w:t>
      </w:r>
      <w:r>
        <w:rPr>
          <w:spacing w:val="-23"/>
        </w:rPr>
        <w:t xml:space="preserve"> </w:t>
      </w:r>
      <w:r>
        <w:t>is</w:t>
      </w:r>
      <w:r>
        <w:rPr>
          <w:spacing w:val="-23"/>
        </w:rPr>
        <w:t xml:space="preserve"> </w:t>
      </w:r>
      <w:r>
        <w:t>between</w:t>
      </w:r>
      <w:r>
        <w:rPr>
          <w:spacing w:val="-23"/>
        </w:rPr>
        <w:t xml:space="preserve"> </w:t>
      </w:r>
      <w:r>
        <w:rPr>
          <w:rFonts w:ascii="Arial Unicode MS"/>
        </w:rPr>
        <w:t>10%</w:t>
      </w:r>
      <w:r>
        <w:rPr>
          <w:rFonts w:ascii="Arial Unicode MS"/>
          <w:spacing w:val="-30"/>
        </w:rPr>
        <w:t xml:space="preserve"> </w:t>
      </w:r>
      <w:r>
        <w:t>and</w:t>
      </w:r>
      <w:r>
        <w:rPr>
          <w:spacing w:val="-23"/>
        </w:rPr>
        <w:t xml:space="preserve"> </w:t>
      </w:r>
      <w:r>
        <w:rPr>
          <w:rFonts w:ascii="Arial Unicode MS"/>
        </w:rPr>
        <w:t>18%</w:t>
      </w:r>
      <w:r>
        <w:t>.</w:t>
      </w:r>
      <w:r>
        <w:rPr>
          <w:spacing w:val="-11"/>
        </w:rPr>
        <w:t xml:space="preserve"> </w:t>
      </w:r>
      <w:r>
        <w:t>FSA</w:t>
      </w:r>
      <w:r>
        <w:rPr>
          <w:spacing w:val="-23"/>
        </w:rPr>
        <w:t xml:space="preserve"> </w:t>
      </w:r>
      <w:r>
        <w:t>with</w:t>
      </w:r>
      <w:r>
        <w:rPr>
          <w:spacing w:val="-23"/>
        </w:rPr>
        <w:t xml:space="preserve"> </w:t>
      </w:r>
      <w:r>
        <w:t>perfect</w:t>
      </w:r>
      <w:r>
        <w:rPr>
          <w:spacing w:val="-23"/>
        </w:rPr>
        <w:t xml:space="preserve"> </w:t>
      </w:r>
      <w:r>
        <w:t>number of</w:t>
      </w:r>
      <w:r>
        <w:rPr>
          <w:spacing w:val="-9"/>
        </w:rPr>
        <w:t xml:space="preserve"> </w:t>
      </w:r>
      <w:r>
        <w:t>tags</w:t>
      </w:r>
      <w:r>
        <w:rPr>
          <w:spacing w:val="-9"/>
        </w:rPr>
        <w:t xml:space="preserve"> </w:t>
      </w:r>
      <w:r>
        <w:t>estimation</w:t>
      </w:r>
      <w:r>
        <w:rPr>
          <w:spacing w:val="-9"/>
        </w:rPr>
        <w:t xml:space="preserve"> </w:t>
      </w:r>
      <w:r>
        <w:t>algorithm</w:t>
      </w:r>
      <w:r>
        <w:rPr>
          <w:spacing w:val="-9"/>
        </w:rPr>
        <w:t xml:space="preserve"> </w:t>
      </w:r>
      <w:r>
        <w:t>leads</w:t>
      </w:r>
      <w:r>
        <w:rPr>
          <w:spacing w:val="-9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less</w:t>
      </w:r>
      <w:r>
        <w:rPr>
          <w:spacing w:val="-9"/>
        </w:rPr>
        <w:t xml:space="preserve"> </w:t>
      </w:r>
      <w:r>
        <w:t>number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iterations</w:t>
      </w:r>
      <w:r>
        <w:rPr>
          <w:spacing w:val="-9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reading</w:t>
      </w:r>
    </w:p>
    <w:p w14:paraId="6079337F" w14:textId="77777777" w:rsidR="00ED6B8B" w:rsidRDefault="00ED6B8B">
      <w:pPr>
        <w:spacing w:line="358" w:lineRule="exact"/>
        <w:sectPr w:rsidR="00ED6B8B">
          <w:pgSz w:w="11910" w:h="16840"/>
          <w:pgMar w:top="1920" w:right="0" w:bottom="280" w:left="1620" w:header="1603" w:footer="0" w:gutter="0"/>
          <w:cols w:space="720"/>
        </w:sectPr>
        <w:pPrChange w:id="702" w:author="Raghda Wahdan" w:date="2017-11-06T13:08:00Z">
          <w:pPr>
            <w:spacing w:line="358" w:lineRule="exact"/>
            <w:jc w:val="both"/>
          </w:pPr>
        </w:pPrChange>
      </w:pPr>
    </w:p>
    <w:p w14:paraId="24B989B9" w14:textId="77777777" w:rsidR="00ED6B8B" w:rsidRDefault="00ED6B8B" w:rsidP="00F672C4">
      <w:pPr>
        <w:pStyle w:val="BodyText"/>
        <w:spacing w:before="12"/>
        <w:rPr>
          <w:sz w:val="18"/>
        </w:rPr>
      </w:pPr>
    </w:p>
    <w:p w14:paraId="7CE537F9" w14:textId="77777777" w:rsidR="00ED6B8B" w:rsidRDefault="00890932" w:rsidP="00F672C4">
      <w:pPr>
        <w:spacing w:before="114"/>
        <w:ind w:left="876"/>
        <w:rPr>
          <w:rFonts w:ascii="Calibri"/>
          <w:sz w:val="15"/>
        </w:rPr>
      </w:pPr>
      <w:r>
        <w:rPr>
          <w:noProof/>
          <w:lang w:val="en-GB" w:eastAsia="en-GB"/>
        </w:rPr>
        <mc:AlternateContent>
          <mc:Choice Requires="wpg">
            <w:drawing>
              <wp:anchor distT="0" distB="0" distL="114300" distR="114300" simplePos="0" relativeHeight="251884544" behindDoc="1" locked="0" layoutInCell="1" allowOverlap="1" wp14:anchorId="0AFAA61F" wp14:editId="4CC3BA71">
                <wp:simplePos x="0" y="0"/>
                <wp:positionH relativeFrom="page">
                  <wp:posOffset>1701800</wp:posOffset>
                </wp:positionH>
                <wp:positionV relativeFrom="paragraph">
                  <wp:posOffset>123825</wp:posOffset>
                </wp:positionV>
                <wp:extent cx="4631055" cy="1911985"/>
                <wp:effectExtent l="15875" t="9525" r="20320" b="21590"/>
                <wp:wrapNone/>
                <wp:docPr id="125" name="Group 1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631055" cy="1911985"/>
                          <a:chOff x="2680" y="195"/>
                          <a:chExt cx="7293" cy="3011"/>
                        </a:xfrm>
                      </wpg:grpSpPr>
                      <pic:pic xmlns:pic="http://schemas.openxmlformats.org/drawingml/2006/picture">
                        <pic:nvPicPr>
                          <pic:cNvPr id="126" name="Picture 1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765" y="197"/>
                            <a:ext cx="7116" cy="29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7" name="Line 158"/>
                        <wps:cNvCnPr/>
                        <wps:spPr bwMode="auto">
                          <a:xfrm>
                            <a:off x="2767" y="3113"/>
                            <a:ext cx="7114" cy="0"/>
                          </a:xfrm>
                          <a:prstGeom prst="line">
                            <a:avLst/>
                          </a:prstGeom>
                          <a:noFill/>
                          <a:ln w="2457">
                            <a:solidFill>
                              <a:srgbClr val="25252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8" name="Line 157"/>
                        <wps:cNvCnPr/>
                        <wps:spPr bwMode="auto">
                          <a:xfrm>
                            <a:off x="2767" y="199"/>
                            <a:ext cx="7114" cy="0"/>
                          </a:xfrm>
                          <a:prstGeom prst="line">
                            <a:avLst/>
                          </a:prstGeom>
                          <a:noFill/>
                          <a:ln w="2457">
                            <a:solidFill>
                              <a:srgbClr val="25252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9" name="AutoShape 156"/>
                        <wps:cNvSpPr>
                          <a:spLocks/>
                        </wps:cNvSpPr>
                        <wps:spPr bwMode="auto">
                          <a:xfrm>
                            <a:off x="3476" y="3076"/>
                            <a:ext cx="5695" cy="2"/>
                          </a:xfrm>
                          <a:custGeom>
                            <a:avLst/>
                            <a:gdLst>
                              <a:gd name="T0" fmla="+- 0 3476 3476"/>
                              <a:gd name="T1" fmla="*/ T0 w 5695"/>
                              <a:gd name="T2" fmla="+- 0 3480 3476"/>
                              <a:gd name="T3" fmla="*/ T2 w 5695"/>
                              <a:gd name="T4" fmla="+- 0 4188 3476"/>
                              <a:gd name="T5" fmla="*/ T4 w 5695"/>
                              <a:gd name="T6" fmla="+- 0 4191 3476"/>
                              <a:gd name="T7" fmla="*/ T6 w 5695"/>
                              <a:gd name="T8" fmla="+- 0 4899 3476"/>
                              <a:gd name="T9" fmla="*/ T8 w 5695"/>
                              <a:gd name="T10" fmla="+- 0 4902 3476"/>
                              <a:gd name="T11" fmla="*/ T10 w 5695"/>
                              <a:gd name="T12" fmla="+- 0 5610 3476"/>
                              <a:gd name="T13" fmla="*/ T12 w 5695"/>
                              <a:gd name="T14" fmla="+- 0 5614 3476"/>
                              <a:gd name="T15" fmla="*/ T14 w 5695"/>
                              <a:gd name="T16" fmla="+- 0 6321 3476"/>
                              <a:gd name="T17" fmla="*/ T16 w 5695"/>
                              <a:gd name="T18" fmla="+- 0 6325 3476"/>
                              <a:gd name="T19" fmla="*/ T18 w 5695"/>
                              <a:gd name="T20" fmla="+- 0 7033 3476"/>
                              <a:gd name="T21" fmla="*/ T20 w 5695"/>
                              <a:gd name="T22" fmla="+- 0 7036 3476"/>
                              <a:gd name="T23" fmla="*/ T22 w 5695"/>
                              <a:gd name="T24" fmla="+- 0 7744 3476"/>
                              <a:gd name="T25" fmla="*/ T24 w 5695"/>
                              <a:gd name="T26" fmla="+- 0 7748 3476"/>
                              <a:gd name="T27" fmla="*/ T26 w 5695"/>
                              <a:gd name="T28" fmla="+- 0 8455 3476"/>
                              <a:gd name="T29" fmla="*/ T28 w 5695"/>
                              <a:gd name="T30" fmla="+- 0 8459 3476"/>
                              <a:gd name="T31" fmla="*/ T30 w 5695"/>
                              <a:gd name="T32" fmla="+- 0 9167 3476"/>
                              <a:gd name="T33" fmla="*/ T32 w 5695"/>
                              <a:gd name="T34" fmla="+- 0 9170 3476"/>
                              <a:gd name="T35" fmla="*/ T34 w 5695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  <a:cxn ang="0">
                                <a:pos x="T9" y="0"/>
                              </a:cxn>
                              <a:cxn ang="0">
                                <a:pos x="T11" y="0"/>
                              </a:cxn>
                              <a:cxn ang="0">
                                <a:pos x="T13" y="0"/>
                              </a:cxn>
                              <a:cxn ang="0">
                                <a:pos x="T15" y="0"/>
                              </a:cxn>
                              <a:cxn ang="0">
                                <a:pos x="T17" y="0"/>
                              </a:cxn>
                              <a:cxn ang="0">
                                <a:pos x="T19" y="0"/>
                              </a:cxn>
                              <a:cxn ang="0">
                                <a:pos x="T21" y="0"/>
                              </a:cxn>
                              <a:cxn ang="0">
                                <a:pos x="T23" y="0"/>
                              </a:cxn>
                              <a:cxn ang="0">
                                <a:pos x="T25" y="0"/>
                              </a:cxn>
                              <a:cxn ang="0">
                                <a:pos x="T27" y="0"/>
                              </a:cxn>
                              <a:cxn ang="0">
                                <a:pos x="T29" y="0"/>
                              </a:cxn>
                              <a:cxn ang="0">
                                <a:pos x="T31" y="0"/>
                              </a:cxn>
                              <a:cxn ang="0">
                                <a:pos x="T33" y="0"/>
                              </a:cxn>
                              <a:cxn ang="0">
                                <a:pos x="T35" y="0"/>
                              </a:cxn>
                            </a:cxnLst>
                            <a:rect l="0" t="0" r="r" b="b"/>
                            <a:pathLst>
                              <a:path w="5695">
                                <a:moveTo>
                                  <a:pt x="0" y="0"/>
                                </a:moveTo>
                                <a:lnTo>
                                  <a:pt x="4" y="0"/>
                                </a:lnTo>
                                <a:moveTo>
                                  <a:pt x="712" y="0"/>
                                </a:moveTo>
                                <a:lnTo>
                                  <a:pt x="715" y="0"/>
                                </a:lnTo>
                                <a:moveTo>
                                  <a:pt x="1423" y="0"/>
                                </a:moveTo>
                                <a:lnTo>
                                  <a:pt x="1426" y="0"/>
                                </a:lnTo>
                                <a:moveTo>
                                  <a:pt x="2134" y="0"/>
                                </a:moveTo>
                                <a:lnTo>
                                  <a:pt x="2138" y="0"/>
                                </a:lnTo>
                                <a:moveTo>
                                  <a:pt x="2845" y="0"/>
                                </a:moveTo>
                                <a:lnTo>
                                  <a:pt x="2849" y="0"/>
                                </a:lnTo>
                                <a:moveTo>
                                  <a:pt x="3557" y="0"/>
                                </a:moveTo>
                                <a:lnTo>
                                  <a:pt x="3560" y="0"/>
                                </a:lnTo>
                                <a:moveTo>
                                  <a:pt x="4268" y="0"/>
                                </a:moveTo>
                                <a:lnTo>
                                  <a:pt x="4272" y="0"/>
                                </a:lnTo>
                                <a:moveTo>
                                  <a:pt x="4979" y="0"/>
                                </a:moveTo>
                                <a:lnTo>
                                  <a:pt x="4983" y="0"/>
                                </a:lnTo>
                                <a:moveTo>
                                  <a:pt x="5691" y="0"/>
                                </a:moveTo>
                                <a:lnTo>
                                  <a:pt x="5694" y="0"/>
                                </a:lnTo>
                              </a:path>
                            </a:pathLst>
                          </a:custGeom>
                          <a:noFill/>
                          <a:ln w="46407">
                            <a:solidFill>
                              <a:srgbClr val="25252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0" name="AutoShape 155"/>
                        <wps:cNvSpPr>
                          <a:spLocks/>
                        </wps:cNvSpPr>
                        <wps:spPr bwMode="auto">
                          <a:xfrm>
                            <a:off x="2767" y="235"/>
                            <a:ext cx="6404" cy="2"/>
                          </a:xfrm>
                          <a:custGeom>
                            <a:avLst/>
                            <a:gdLst>
                              <a:gd name="T0" fmla="+- 0 2767 2767"/>
                              <a:gd name="T1" fmla="*/ T0 w 6404"/>
                              <a:gd name="T2" fmla="+- 0 3476 2767"/>
                              <a:gd name="T3" fmla="*/ T2 w 6404"/>
                              <a:gd name="T4" fmla="+- 0 2767 2767"/>
                              <a:gd name="T5" fmla="*/ T4 w 6404"/>
                              <a:gd name="T6" fmla="+- 0 4188 2767"/>
                              <a:gd name="T7" fmla="*/ T6 w 6404"/>
                              <a:gd name="T8" fmla="+- 0 2767 2767"/>
                              <a:gd name="T9" fmla="*/ T8 w 6404"/>
                              <a:gd name="T10" fmla="+- 0 4899 2767"/>
                              <a:gd name="T11" fmla="*/ T10 w 6404"/>
                              <a:gd name="T12" fmla="+- 0 5610 2767"/>
                              <a:gd name="T13" fmla="*/ T12 w 6404"/>
                              <a:gd name="T14" fmla="+- 0 5614 2767"/>
                              <a:gd name="T15" fmla="*/ T14 w 6404"/>
                              <a:gd name="T16" fmla="+- 0 6321 2767"/>
                              <a:gd name="T17" fmla="*/ T16 w 6404"/>
                              <a:gd name="T18" fmla="+- 0 6325 2767"/>
                              <a:gd name="T19" fmla="*/ T18 w 6404"/>
                              <a:gd name="T20" fmla="+- 0 7033 2767"/>
                              <a:gd name="T21" fmla="*/ T20 w 6404"/>
                              <a:gd name="T22" fmla="+- 0 7036 2767"/>
                              <a:gd name="T23" fmla="*/ T22 w 6404"/>
                              <a:gd name="T24" fmla="+- 0 7744 2767"/>
                              <a:gd name="T25" fmla="*/ T24 w 6404"/>
                              <a:gd name="T26" fmla="+- 0 7748 2767"/>
                              <a:gd name="T27" fmla="*/ T26 w 6404"/>
                              <a:gd name="T28" fmla="+- 0 8455 2767"/>
                              <a:gd name="T29" fmla="*/ T28 w 6404"/>
                              <a:gd name="T30" fmla="+- 0 8459 2767"/>
                              <a:gd name="T31" fmla="*/ T30 w 6404"/>
                              <a:gd name="T32" fmla="+- 0 9167 2767"/>
                              <a:gd name="T33" fmla="*/ T32 w 6404"/>
                              <a:gd name="T34" fmla="+- 0 9170 2767"/>
                              <a:gd name="T35" fmla="*/ T34 w 6404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  <a:cxn ang="0">
                                <a:pos x="T9" y="0"/>
                              </a:cxn>
                              <a:cxn ang="0">
                                <a:pos x="T11" y="0"/>
                              </a:cxn>
                              <a:cxn ang="0">
                                <a:pos x="T13" y="0"/>
                              </a:cxn>
                              <a:cxn ang="0">
                                <a:pos x="T15" y="0"/>
                              </a:cxn>
                              <a:cxn ang="0">
                                <a:pos x="T17" y="0"/>
                              </a:cxn>
                              <a:cxn ang="0">
                                <a:pos x="T19" y="0"/>
                              </a:cxn>
                              <a:cxn ang="0">
                                <a:pos x="T21" y="0"/>
                              </a:cxn>
                              <a:cxn ang="0">
                                <a:pos x="T23" y="0"/>
                              </a:cxn>
                              <a:cxn ang="0">
                                <a:pos x="T25" y="0"/>
                              </a:cxn>
                              <a:cxn ang="0">
                                <a:pos x="T27" y="0"/>
                              </a:cxn>
                              <a:cxn ang="0">
                                <a:pos x="T29" y="0"/>
                              </a:cxn>
                              <a:cxn ang="0">
                                <a:pos x="T31" y="0"/>
                              </a:cxn>
                              <a:cxn ang="0">
                                <a:pos x="T33" y="0"/>
                              </a:cxn>
                              <a:cxn ang="0">
                                <a:pos x="T35" y="0"/>
                              </a:cxn>
                            </a:cxnLst>
                            <a:rect l="0" t="0" r="r" b="b"/>
                            <a:pathLst>
                              <a:path w="6404">
                                <a:moveTo>
                                  <a:pt x="0" y="0"/>
                                </a:moveTo>
                                <a:lnTo>
                                  <a:pt x="709" y="0"/>
                                </a:lnTo>
                                <a:moveTo>
                                  <a:pt x="0" y="0"/>
                                </a:moveTo>
                                <a:lnTo>
                                  <a:pt x="1421" y="0"/>
                                </a:lnTo>
                                <a:moveTo>
                                  <a:pt x="0" y="0"/>
                                </a:moveTo>
                                <a:lnTo>
                                  <a:pt x="2132" y="0"/>
                                </a:lnTo>
                                <a:moveTo>
                                  <a:pt x="2843" y="0"/>
                                </a:moveTo>
                                <a:lnTo>
                                  <a:pt x="2847" y="0"/>
                                </a:lnTo>
                                <a:moveTo>
                                  <a:pt x="3554" y="0"/>
                                </a:moveTo>
                                <a:lnTo>
                                  <a:pt x="3558" y="0"/>
                                </a:lnTo>
                                <a:moveTo>
                                  <a:pt x="4266" y="0"/>
                                </a:moveTo>
                                <a:lnTo>
                                  <a:pt x="4269" y="0"/>
                                </a:lnTo>
                                <a:moveTo>
                                  <a:pt x="4977" y="0"/>
                                </a:moveTo>
                                <a:lnTo>
                                  <a:pt x="4981" y="0"/>
                                </a:lnTo>
                                <a:moveTo>
                                  <a:pt x="5688" y="0"/>
                                </a:moveTo>
                                <a:lnTo>
                                  <a:pt x="5692" y="0"/>
                                </a:lnTo>
                                <a:moveTo>
                                  <a:pt x="6400" y="0"/>
                                </a:moveTo>
                                <a:lnTo>
                                  <a:pt x="6403" y="0"/>
                                </a:lnTo>
                              </a:path>
                            </a:pathLst>
                          </a:custGeom>
                          <a:noFill/>
                          <a:ln w="46407">
                            <a:solidFill>
                              <a:srgbClr val="25252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1" name="Line 154"/>
                        <wps:cNvCnPr/>
                        <wps:spPr bwMode="auto">
                          <a:xfrm>
                            <a:off x="2767" y="197"/>
                            <a:ext cx="0" cy="2916"/>
                          </a:xfrm>
                          <a:prstGeom prst="line">
                            <a:avLst/>
                          </a:prstGeom>
                          <a:noFill/>
                          <a:ln w="2457">
                            <a:solidFill>
                              <a:srgbClr val="25252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2" name="Line 153"/>
                        <wps:cNvCnPr/>
                        <wps:spPr bwMode="auto">
                          <a:xfrm>
                            <a:off x="9879" y="197"/>
                            <a:ext cx="0" cy="2916"/>
                          </a:xfrm>
                          <a:prstGeom prst="line">
                            <a:avLst/>
                          </a:prstGeom>
                          <a:noFill/>
                          <a:ln w="2457">
                            <a:solidFill>
                              <a:srgbClr val="25252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3" name="AutoShape 152"/>
                        <wps:cNvSpPr>
                          <a:spLocks/>
                        </wps:cNvSpPr>
                        <wps:spPr bwMode="auto">
                          <a:xfrm>
                            <a:off x="2767" y="2530"/>
                            <a:ext cx="74" cy="583"/>
                          </a:xfrm>
                          <a:custGeom>
                            <a:avLst/>
                            <a:gdLst>
                              <a:gd name="T0" fmla="+- 0 2767 2767"/>
                              <a:gd name="T1" fmla="*/ T0 w 74"/>
                              <a:gd name="T2" fmla="+- 0 3113 2530"/>
                              <a:gd name="T3" fmla="*/ 3113 h 583"/>
                              <a:gd name="T4" fmla="+- 0 2840 2767"/>
                              <a:gd name="T5" fmla="*/ T4 w 74"/>
                              <a:gd name="T6" fmla="+- 0 3113 2530"/>
                              <a:gd name="T7" fmla="*/ 3113 h 583"/>
                              <a:gd name="T8" fmla="+- 0 2767 2767"/>
                              <a:gd name="T9" fmla="*/ T8 w 74"/>
                              <a:gd name="T10" fmla="+- 0 2530 2530"/>
                              <a:gd name="T11" fmla="*/ 2530 h 583"/>
                              <a:gd name="T12" fmla="+- 0 2840 2767"/>
                              <a:gd name="T13" fmla="*/ T12 w 74"/>
                              <a:gd name="T14" fmla="+- 0 2530 2530"/>
                              <a:gd name="T15" fmla="*/ 2530 h 5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74" h="583">
                                <a:moveTo>
                                  <a:pt x="0" y="583"/>
                                </a:moveTo>
                                <a:lnTo>
                                  <a:pt x="73" y="583"/>
                                </a:lnTo>
                                <a:moveTo>
                                  <a:pt x="0" y="0"/>
                                </a:moveTo>
                                <a:lnTo>
                                  <a:pt x="73" y="0"/>
                                </a:lnTo>
                              </a:path>
                            </a:pathLst>
                          </a:custGeom>
                          <a:noFill/>
                          <a:ln w="2457">
                            <a:solidFill>
                              <a:srgbClr val="25252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4" name="Line 151"/>
                        <wps:cNvCnPr/>
                        <wps:spPr bwMode="auto">
                          <a:xfrm>
                            <a:off x="2767" y="1947"/>
                            <a:ext cx="73" cy="0"/>
                          </a:xfrm>
                          <a:prstGeom prst="line">
                            <a:avLst/>
                          </a:prstGeom>
                          <a:noFill/>
                          <a:ln w="2457">
                            <a:solidFill>
                              <a:srgbClr val="25252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5" name="Line 150"/>
                        <wps:cNvCnPr/>
                        <wps:spPr bwMode="auto">
                          <a:xfrm>
                            <a:off x="2767" y="1364"/>
                            <a:ext cx="73" cy="0"/>
                          </a:xfrm>
                          <a:prstGeom prst="line">
                            <a:avLst/>
                          </a:prstGeom>
                          <a:noFill/>
                          <a:ln w="2457">
                            <a:solidFill>
                              <a:srgbClr val="25252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6" name="Line 149"/>
                        <wps:cNvCnPr/>
                        <wps:spPr bwMode="auto">
                          <a:xfrm>
                            <a:off x="2767" y="199"/>
                            <a:ext cx="73" cy="0"/>
                          </a:xfrm>
                          <a:prstGeom prst="line">
                            <a:avLst/>
                          </a:prstGeom>
                          <a:noFill/>
                          <a:ln w="2457">
                            <a:solidFill>
                              <a:srgbClr val="25252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7" name="AutoShape 148"/>
                        <wps:cNvSpPr>
                          <a:spLocks/>
                        </wps:cNvSpPr>
                        <wps:spPr bwMode="auto">
                          <a:xfrm>
                            <a:off x="9807" y="2530"/>
                            <a:ext cx="74" cy="583"/>
                          </a:xfrm>
                          <a:custGeom>
                            <a:avLst/>
                            <a:gdLst>
                              <a:gd name="T0" fmla="+- 0 9807 9807"/>
                              <a:gd name="T1" fmla="*/ T0 w 74"/>
                              <a:gd name="T2" fmla="+- 0 3113 2530"/>
                              <a:gd name="T3" fmla="*/ 3113 h 583"/>
                              <a:gd name="T4" fmla="+- 0 9880 9807"/>
                              <a:gd name="T5" fmla="*/ T4 w 74"/>
                              <a:gd name="T6" fmla="+- 0 3113 2530"/>
                              <a:gd name="T7" fmla="*/ 3113 h 583"/>
                              <a:gd name="T8" fmla="+- 0 9807 9807"/>
                              <a:gd name="T9" fmla="*/ T8 w 74"/>
                              <a:gd name="T10" fmla="+- 0 2530 2530"/>
                              <a:gd name="T11" fmla="*/ 2530 h 583"/>
                              <a:gd name="T12" fmla="+- 0 9880 9807"/>
                              <a:gd name="T13" fmla="*/ T12 w 74"/>
                              <a:gd name="T14" fmla="+- 0 2530 2530"/>
                              <a:gd name="T15" fmla="*/ 2530 h 5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74" h="583">
                                <a:moveTo>
                                  <a:pt x="0" y="583"/>
                                </a:moveTo>
                                <a:lnTo>
                                  <a:pt x="73" y="583"/>
                                </a:lnTo>
                                <a:moveTo>
                                  <a:pt x="0" y="0"/>
                                </a:moveTo>
                                <a:lnTo>
                                  <a:pt x="73" y="0"/>
                                </a:lnTo>
                              </a:path>
                            </a:pathLst>
                          </a:custGeom>
                          <a:noFill/>
                          <a:ln w="2457">
                            <a:solidFill>
                              <a:srgbClr val="25252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8" name="Line 147"/>
                        <wps:cNvCnPr/>
                        <wps:spPr bwMode="auto">
                          <a:xfrm>
                            <a:off x="9807" y="1947"/>
                            <a:ext cx="73" cy="0"/>
                          </a:xfrm>
                          <a:prstGeom prst="line">
                            <a:avLst/>
                          </a:prstGeom>
                          <a:noFill/>
                          <a:ln w="2457">
                            <a:solidFill>
                              <a:srgbClr val="25252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9" name="AutoShape 146"/>
                        <wps:cNvSpPr>
                          <a:spLocks/>
                        </wps:cNvSpPr>
                        <wps:spPr bwMode="auto">
                          <a:xfrm>
                            <a:off x="9807" y="782"/>
                            <a:ext cx="74" cy="583"/>
                          </a:xfrm>
                          <a:custGeom>
                            <a:avLst/>
                            <a:gdLst>
                              <a:gd name="T0" fmla="+- 0 9807 9807"/>
                              <a:gd name="T1" fmla="*/ T0 w 74"/>
                              <a:gd name="T2" fmla="+- 0 1364 782"/>
                              <a:gd name="T3" fmla="*/ 1364 h 583"/>
                              <a:gd name="T4" fmla="+- 0 9880 9807"/>
                              <a:gd name="T5" fmla="*/ T4 w 74"/>
                              <a:gd name="T6" fmla="+- 0 1364 782"/>
                              <a:gd name="T7" fmla="*/ 1364 h 583"/>
                              <a:gd name="T8" fmla="+- 0 9807 9807"/>
                              <a:gd name="T9" fmla="*/ T8 w 74"/>
                              <a:gd name="T10" fmla="+- 0 782 782"/>
                              <a:gd name="T11" fmla="*/ 782 h 583"/>
                              <a:gd name="T12" fmla="+- 0 9880 9807"/>
                              <a:gd name="T13" fmla="*/ T12 w 74"/>
                              <a:gd name="T14" fmla="+- 0 782 782"/>
                              <a:gd name="T15" fmla="*/ 782 h 5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74" h="583">
                                <a:moveTo>
                                  <a:pt x="0" y="582"/>
                                </a:moveTo>
                                <a:lnTo>
                                  <a:pt x="73" y="582"/>
                                </a:lnTo>
                                <a:moveTo>
                                  <a:pt x="0" y="0"/>
                                </a:moveTo>
                                <a:lnTo>
                                  <a:pt x="73" y="0"/>
                                </a:lnTo>
                              </a:path>
                            </a:pathLst>
                          </a:custGeom>
                          <a:noFill/>
                          <a:ln w="2457">
                            <a:solidFill>
                              <a:srgbClr val="25252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0" name="Line 145"/>
                        <wps:cNvCnPr/>
                        <wps:spPr bwMode="auto">
                          <a:xfrm>
                            <a:off x="9807" y="199"/>
                            <a:ext cx="73" cy="0"/>
                          </a:xfrm>
                          <a:prstGeom prst="line">
                            <a:avLst/>
                          </a:prstGeom>
                          <a:noFill/>
                          <a:ln w="2457">
                            <a:solidFill>
                              <a:srgbClr val="25252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1" name="Freeform 144"/>
                        <wps:cNvSpPr>
                          <a:spLocks/>
                        </wps:cNvSpPr>
                        <wps:spPr bwMode="auto">
                          <a:xfrm>
                            <a:off x="2767" y="1349"/>
                            <a:ext cx="7113" cy="1764"/>
                          </a:xfrm>
                          <a:custGeom>
                            <a:avLst/>
                            <a:gdLst>
                              <a:gd name="T0" fmla="+- 0 2767 2767"/>
                              <a:gd name="T1" fmla="*/ T0 w 7113"/>
                              <a:gd name="T2" fmla="+- 0 3113 1349"/>
                              <a:gd name="T3" fmla="*/ 3113 h 1764"/>
                              <a:gd name="T4" fmla="+- 0 3122 2767"/>
                              <a:gd name="T5" fmla="*/ T4 w 7113"/>
                              <a:gd name="T6" fmla="+- 0 1433 1349"/>
                              <a:gd name="T7" fmla="*/ 1433 h 1764"/>
                              <a:gd name="T8" fmla="+- 0 3478 2767"/>
                              <a:gd name="T9" fmla="*/ T8 w 7113"/>
                              <a:gd name="T10" fmla="+- 0 1408 1349"/>
                              <a:gd name="T11" fmla="*/ 1408 h 1764"/>
                              <a:gd name="T12" fmla="+- 0 3834 2767"/>
                              <a:gd name="T13" fmla="*/ T12 w 7113"/>
                              <a:gd name="T14" fmla="+- 0 1411 1349"/>
                              <a:gd name="T15" fmla="*/ 1411 h 1764"/>
                              <a:gd name="T16" fmla="+- 0 4189 2767"/>
                              <a:gd name="T17" fmla="*/ T16 w 7113"/>
                              <a:gd name="T18" fmla="+- 0 1349 1349"/>
                              <a:gd name="T19" fmla="*/ 1349 h 1764"/>
                              <a:gd name="T20" fmla="+- 0 4545 2767"/>
                              <a:gd name="T21" fmla="*/ T20 w 7113"/>
                              <a:gd name="T22" fmla="+- 0 1397 1349"/>
                              <a:gd name="T23" fmla="*/ 1397 h 1764"/>
                              <a:gd name="T24" fmla="+- 0 4901 2767"/>
                              <a:gd name="T25" fmla="*/ T24 w 7113"/>
                              <a:gd name="T26" fmla="+- 0 1380 1349"/>
                              <a:gd name="T27" fmla="*/ 1380 h 1764"/>
                              <a:gd name="T28" fmla="+- 0 5256 2767"/>
                              <a:gd name="T29" fmla="*/ T28 w 7113"/>
                              <a:gd name="T30" fmla="+- 0 1396 1349"/>
                              <a:gd name="T31" fmla="*/ 1396 h 1764"/>
                              <a:gd name="T32" fmla="+- 0 5612 2767"/>
                              <a:gd name="T33" fmla="*/ T32 w 7113"/>
                              <a:gd name="T34" fmla="+- 0 1401 1349"/>
                              <a:gd name="T35" fmla="*/ 1401 h 1764"/>
                              <a:gd name="T36" fmla="+- 0 5968 2767"/>
                              <a:gd name="T37" fmla="*/ T36 w 7113"/>
                              <a:gd name="T38" fmla="+- 0 1404 1349"/>
                              <a:gd name="T39" fmla="*/ 1404 h 1764"/>
                              <a:gd name="T40" fmla="+- 0 6323 2767"/>
                              <a:gd name="T41" fmla="*/ T40 w 7113"/>
                              <a:gd name="T42" fmla="+- 0 1417 1349"/>
                              <a:gd name="T43" fmla="*/ 1417 h 1764"/>
                              <a:gd name="T44" fmla="+- 0 6679 2767"/>
                              <a:gd name="T45" fmla="*/ T44 w 7113"/>
                              <a:gd name="T46" fmla="+- 0 1434 1349"/>
                              <a:gd name="T47" fmla="*/ 1434 h 1764"/>
                              <a:gd name="T48" fmla="+- 0 7035 2767"/>
                              <a:gd name="T49" fmla="*/ T48 w 7113"/>
                              <a:gd name="T50" fmla="+- 0 1420 1349"/>
                              <a:gd name="T51" fmla="*/ 1420 h 1764"/>
                              <a:gd name="T52" fmla="+- 0 7390 2767"/>
                              <a:gd name="T53" fmla="*/ T52 w 7113"/>
                              <a:gd name="T54" fmla="+- 0 1428 1349"/>
                              <a:gd name="T55" fmla="*/ 1428 h 1764"/>
                              <a:gd name="T56" fmla="+- 0 7746 2767"/>
                              <a:gd name="T57" fmla="*/ T56 w 7113"/>
                              <a:gd name="T58" fmla="+- 0 1418 1349"/>
                              <a:gd name="T59" fmla="*/ 1418 h 1764"/>
                              <a:gd name="T60" fmla="+- 0 8101 2767"/>
                              <a:gd name="T61" fmla="*/ T60 w 7113"/>
                              <a:gd name="T62" fmla="+- 0 1411 1349"/>
                              <a:gd name="T63" fmla="*/ 1411 h 1764"/>
                              <a:gd name="T64" fmla="+- 0 8457 2767"/>
                              <a:gd name="T65" fmla="*/ T64 w 7113"/>
                              <a:gd name="T66" fmla="+- 0 1413 1349"/>
                              <a:gd name="T67" fmla="*/ 1413 h 1764"/>
                              <a:gd name="T68" fmla="+- 0 8813 2767"/>
                              <a:gd name="T69" fmla="*/ T68 w 7113"/>
                              <a:gd name="T70" fmla="+- 0 1421 1349"/>
                              <a:gd name="T71" fmla="*/ 1421 h 1764"/>
                              <a:gd name="T72" fmla="+- 0 9168 2767"/>
                              <a:gd name="T73" fmla="*/ T72 w 7113"/>
                              <a:gd name="T74" fmla="+- 0 1424 1349"/>
                              <a:gd name="T75" fmla="*/ 1424 h 1764"/>
                              <a:gd name="T76" fmla="+- 0 9524 2767"/>
                              <a:gd name="T77" fmla="*/ T76 w 7113"/>
                              <a:gd name="T78" fmla="+- 0 1430 1349"/>
                              <a:gd name="T79" fmla="*/ 1430 h 1764"/>
                              <a:gd name="T80" fmla="+- 0 9880 2767"/>
                              <a:gd name="T81" fmla="*/ T80 w 7113"/>
                              <a:gd name="T82" fmla="+- 0 1435 1349"/>
                              <a:gd name="T83" fmla="*/ 1435 h 176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7113" h="1764">
                                <a:moveTo>
                                  <a:pt x="0" y="1764"/>
                                </a:moveTo>
                                <a:lnTo>
                                  <a:pt x="355" y="84"/>
                                </a:lnTo>
                                <a:lnTo>
                                  <a:pt x="711" y="59"/>
                                </a:lnTo>
                                <a:lnTo>
                                  <a:pt x="1067" y="62"/>
                                </a:lnTo>
                                <a:lnTo>
                                  <a:pt x="1422" y="0"/>
                                </a:lnTo>
                                <a:lnTo>
                                  <a:pt x="1778" y="48"/>
                                </a:lnTo>
                                <a:lnTo>
                                  <a:pt x="2134" y="31"/>
                                </a:lnTo>
                                <a:lnTo>
                                  <a:pt x="2489" y="47"/>
                                </a:lnTo>
                                <a:lnTo>
                                  <a:pt x="2845" y="52"/>
                                </a:lnTo>
                                <a:lnTo>
                                  <a:pt x="3201" y="55"/>
                                </a:lnTo>
                                <a:lnTo>
                                  <a:pt x="3556" y="68"/>
                                </a:lnTo>
                                <a:lnTo>
                                  <a:pt x="3912" y="85"/>
                                </a:lnTo>
                                <a:lnTo>
                                  <a:pt x="4268" y="71"/>
                                </a:lnTo>
                                <a:lnTo>
                                  <a:pt x="4623" y="79"/>
                                </a:lnTo>
                                <a:lnTo>
                                  <a:pt x="4979" y="69"/>
                                </a:lnTo>
                                <a:lnTo>
                                  <a:pt x="5334" y="62"/>
                                </a:lnTo>
                                <a:lnTo>
                                  <a:pt x="5690" y="64"/>
                                </a:lnTo>
                                <a:lnTo>
                                  <a:pt x="6046" y="72"/>
                                </a:lnTo>
                                <a:lnTo>
                                  <a:pt x="6401" y="75"/>
                                </a:lnTo>
                                <a:lnTo>
                                  <a:pt x="6757" y="81"/>
                                </a:lnTo>
                                <a:lnTo>
                                  <a:pt x="7113" y="86"/>
                                </a:lnTo>
                              </a:path>
                            </a:pathLst>
                          </a:custGeom>
                          <a:noFill/>
                          <a:ln w="14833">
                            <a:solidFill>
                              <a:srgbClr val="FF0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2" name="AutoShape 143"/>
                        <wps:cNvSpPr>
                          <a:spLocks/>
                        </wps:cNvSpPr>
                        <wps:spPr bwMode="auto">
                          <a:xfrm>
                            <a:off x="16104" y="-69118"/>
                            <a:ext cx="259644" cy="70531"/>
                          </a:xfrm>
                          <a:custGeom>
                            <a:avLst/>
                            <a:gdLst>
                              <a:gd name="T0" fmla="+- 0 2815 16104"/>
                              <a:gd name="T1" fmla="*/ T0 w 259644"/>
                              <a:gd name="T2" fmla="+- 0 3161 -69118"/>
                              <a:gd name="T3" fmla="*/ 3161 h 70531"/>
                              <a:gd name="T4" fmla="+- 0 2724 16104"/>
                              <a:gd name="T5" fmla="*/ T4 w 259644"/>
                              <a:gd name="T6" fmla="+- 0 3070 -69118"/>
                              <a:gd name="T7" fmla="*/ 3070 h 70531"/>
                              <a:gd name="T8" fmla="+- 0 3075 16104"/>
                              <a:gd name="T9" fmla="*/ T8 w 259644"/>
                              <a:gd name="T10" fmla="+- 0 1479 -69118"/>
                              <a:gd name="T11" fmla="*/ 1479 h 70531"/>
                              <a:gd name="T12" fmla="+- 0 3166 16104"/>
                              <a:gd name="T13" fmla="*/ T12 w 259644"/>
                              <a:gd name="T14" fmla="+- 0 1388 -69118"/>
                              <a:gd name="T15" fmla="*/ 1388 h 70531"/>
                              <a:gd name="T16" fmla="+- 0 3075 16104"/>
                              <a:gd name="T17" fmla="*/ T16 w 259644"/>
                              <a:gd name="T18" fmla="+- 0 1479 -69118"/>
                              <a:gd name="T19" fmla="*/ 1479 h 70531"/>
                              <a:gd name="T20" fmla="+- 0 3522 16104"/>
                              <a:gd name="T21" fmla="*/ T20 w 259644"/>
                              <a:gd name="T22" fmla="+- 0 1456 -69118"/>
                              <a:gd name="T23" fmla="*/ 1456 h 70531"/>
                              <a:gd name="T24" fmla="+- 0 3431 16104"/>
                              <a:gd name="T25" fmla="*/ T24 w 259644"/>
                              <a:gd name="T26" fmla="+- 0 1365 -69118"/>
                              <a:gd name="T27" fmla="*/ 1365 h 70531"/>
                              <a:gd name="T28" fmla="+- 0 3787 16104"/>
                              <a:gd name="T29" fmla="*/ T28 w 259644"/>
                              <a:gd name="T30" fmla="+- 0 1456 -69118"/>
                              <a:gd name="T31" fmla="*/ 1456 h 70531"/>
                              <a:gd name="T32" fmla="+- 0 3878 16104"/>
                              <a:gd name="T33" fmla="*/ T32 w 259644"/>
                              <a:gd name="T34" fmla="+- 0 1365 -69118"/>
                              <a:gd name="T35" fmla="*/ 1365 h 70531"/>
                              <a:gd name="T36" fmla="+- 0 3787 16104"/>
                              <a:gd name="T37" fmla="*/ T36 w 259644"/>
                              <a:gd name="T38" fmla="+- 0 1456 -69118"/>
                              <a:gd name="T39" fmla="*/ 1456 h 70531"/>
                              <a:gd name="T40" fmla="+- 0 4234 16104"/>
                              <a:gd name="T41" fmla="*/ T40 w 259644"/>
                              <a:gd name="T42" fmla="+- 0 1392 -69118"/>
                              <a:gd name="T43" fmla="*/ 1392 h 70531"/>
                              <a:gd name="T44" fmla="+- 0 4143 16104"/>
                              <a:gd name="T45" fmla="*/ T44 w 259644"/>
                              <a:gd name="T46" fmla="+- 0 1301 -69118"/>
                              <a:gd name="T47" fmla="*/ 1301 h 70531"/>
                              <a:gd name="T48" fmla="+- 0 4500 16104"/>
                              <a:gd name="T49" fmla="*/ T48 w 259644"/>
                              <a:gd name="T50" fmla="+- 0 1445 -69118"/>
                              <a:gd name="T51" fmla="*/ 1445 h 70531"/>
                              <a:gd name="T52" fmla="+- 0 4591 16104"/>
                              <a:gd name="T53" fmla="*/ T52 w 259644"/>
                              <a:gd name="T54" fmla="+- 0 1353 -69118"/>
                              <a:gd name="T55" fmla="*/ 1353 h 70531"/>
                              <a:gd name="T56" fmla="+- 0 4500 16104"/>
                              <a:gd name="T57" fmla="*/ T56 w 259644"/>
                              <a:gd name="T58" fmla="+- 0 1445 -69118"/>
                              <a:gd name="T59" fmla="*/ 1445 h 70531"/>
                              <a:gd name="T60" fmla="+- 0 4947 16104"/>
                              <a:gd name="T61" fmla="*/ T60 w 259644"/>
                              <a:gd name="T62" fmla="+- 0 1427 -69118"/>
                              <a:gd name="T63" fmla="*/ 1427 h 70531"/>
                              <a:gd name="T64" fmla="+- 0 4856 16104"/>
                              <a:gd name="T65" fmla="*/ T64 w 259644"/>
                              <a:gd name="T66" fmla="+- 0 1336 -69118"/>
                              <a:gd name="T67" fmla="*/ 1336 h 70531"/>
                              <a:gd name="T68" fmla="+- 0 5212 16104"/>
                              <a:gd name="T69" fmla="*/ T68 w 259644"/>
                              <a:gd name="T70" fmla="+- 0 1445 -69118"/>
                              <a:gd name="T71" fmla="*/ 1445 h 70531"/>
                              <a:gd name="T72" fmla="+- 0 5303 16104"/>
                              <a:gd name="T73" fmla="*/ T72 w 259644"/>
                              <a:gd name="T74" fmla="+- 0 1353 -69118"/>
                              <a:gd name="T75" fmla="*/ 1353 h 70531"/>
                              <a:gd name="T76" fmla="+- 0 5212 16104"/>
                              <a:gd name="T77" fmla="*/ T76 w 259644"/>
                              <a:gd name="T78" fmla="+- 0 1445 -69118"/>
                              <a:gd name="T79" fmla="*/ 1445 h 70531"/>
                              <a:gd name="T80" fmla="+- 0 5659 16104"/>
                              <a:gd name="T81" fmla="*/ T80 w 259644"/>
                              <a:gd name="T82" fmla="+- 0 1445 -69118"/>
                              <a:gd name="T83" fmla="*/ 1445 h 70531"/>
                              <a:gd name="T84" fmla="+- 0 5568 16104"/>
                              <a:gd name="T85" fmla="*/ T84 w 259644"/>
                              <a:gd name="T86" fmla="+- 0 1353 -69118"/>
                              <a:gd name="T87" fmla="*/ 1353 h 70531"/>
                              <a:gd name="T88" fmla="+- 0 5924 16104"/>
                              <a:gd name="T89" fmla="*/ T88 w 259644"/>
                              <a:gd name="T90" fmla="+- 0 1450 -69118"/>
                              <a:gd name="T91" fmla="*/ 1450 h 70531"/>
                              <a:gd name="T92" fmla="+- 0 6015 16104"/>
                              <a:gd name="T93" fmla="*/ T92 w 259644"/>
                              <a:gd name="T94" fmla="+- 0 1359 -69118"/>
                              <a:gd name="T95" fmla="*/ 1359 h 70531"/>
                              <a:gd name="T96" fmla="+- 0 5924 16104"/>
                              <a:gd name="T97" fmla="*/ T96 w 259644"/>
                              <a:gd name="T98" fmla="+- 0 1450 -69118"/>
                              <a:gd name="T99" fmla="*/ 1450 h 70531"/>
                              <a:gd name="T100" fmla="+- 0 6372 16104"/>
                              <a:gd name="T101" fmla="*/ T100 w 259644"/>
                              <a:gd name="T102" fmla="+- 0 1462 -69118"/>
                              <a:gd name="T103" fmla="*/ 1462 h 70531"/>
                              <a:gd name="T104" fmla="+- 0 6281 16104"/>
                              <a:gd name="T105" fmla="*/ T104 w 259644"/>
                              <a:gd name="T106" fmla="+- 0 1371 -69118"/>
                              <a:gd name="T107" fmla="*/ 1371 h 70531"/>
                              <a:gd name="T108" fmla="+- 0 6631 16104"/>
                              <a:gd name="T109" fmla="*/ T108 w 259644"/>
                              <a:gd name="T110" fmla="+- 0 1479 -69118"/>
                              <a:gd name="T111" fmla="*/ 1479 h 70531"/>
                              <a:gd name="T112" fmla="+- 0 6722 16104"/>
                              <a:gd name="T113" fmla="*/ T112 w 259644"/>
                              <a:gd name="T114" fmla="+- 0 1388 -69118"/>
                              <a:gd name="T115" fmla="*/ 1388 h 70531"/>
                              <a:gd name="T116" fmla="+- 0 6631 16104"/>
                              <a:gd name="T117" fmla="*/ T116 w 259644"/>
                              <a:gd name="T118" fmla="+- 0 1479 -69118"/>
                              <a:gd name="T119" fmla="*/ 1479 h 70531"/>
                              <a:gd name="T120" fmla="+- 0 7078 16104"/>
                              <a:gd name="T121" fmla="*/ T120 w 259644"/>
                              <a:gd name="T122" fmla="+- 0 1468 -69118"/>
                              <a:gd name="T123" fmla="*/ 1468 h 70531"/>
                              <a:gd name="T124" fmla="+- 0 6987 16104"/>
                              <a:gd name="T125" fmla="*/ T124 w 259644"/>
                              <a:gd name="T126" fmla="+- 0 1377 -69118"/>
                              <a:gd name="T127" fmla="*/ 1377 h 70531"/>
                              <a:gd name="T128" fmla="+- 0 7343 16104"/>
                              <a:gd name="T129" fmla="*/ T128 w 259644"/>
                              <a:gd name="T130" fmla="+- 0 1474 -69118"/>
                              <a:gd name="T131" fmla="*/ 1474 h 70531"/>
                              <a:gd name="T132" fmla="+- 0 7435 16104"/>
                              <a:gd name="T133" fmla="*/ T132 w 259644"/>
                              <a:gd name="T134" fmla="+- 0 1383 -69118"/>
                              <a:gd name="T135" fmla="*/ 1383 h 70531"/>
                              <a:gd name="T136" fmla="+- 0 7343 16104"/>
                              <a:gd name="T137" fmla="*/ T136 w 259644"/>
                              <a:gd name="T138" fmla="+- 0 1474 -69118"/>
                              <a:gd name="T139" fmla="*/ 1474 h 70531"/>
                              <a:gd name="T140" fmla="+- 0 7791 16104"/>
                              <a:gd name="T141" fmla="*/ T140 w 259644"/>
                              <a:gd name="T142" fmla="+- 0 1462 -69118"/>
                              <a:gd name="T143" fmla="*/ 1462 h 70531"/>
                              <a:gd name="T144" fmla="+- 0 7700 16104"/>
                              <a:gd name="T145" fmla="*/ T144 w 259644"/>
                              <a:gd name="T146" fmla="+- 0 1371 -69118"/>
                              <a:gd name="T147" fmla="*/ 1371 h 70531"/>
                              <a:gd name="T148" fmla="+- 0 8056 16104"/>
                              <a:gd name="T149" fmla="*/ T148 w 259644"/>
                              <a:gd name="T150" fmla="+- 0 1456 -69118"/>
                              <a:gd name="T151" fmla="*/ 1456 h 70531"/>
                              <a:gd name="T152" fmla="+- 0 8147 16104"/>
                              <a:gd name="T153" fmla="*/ T152 w 259644"/>
                              <a:gd name="T154" fmla="+- 0 1365 -69118"/>
                              <a:gd name="T155" fmla="*/ 1365 h 70531"/>
                              <a:gd name="T156" fmla="+- 0 8056 16104"/>
                              <a:gd name="T157" fmla="*/ T156 w 259644"/>
                              <a:gd name="T158" fmla="+- 0 1456 -69118"/>
                              <a:gd name="T159" fmla="*/ 1456 h 70531"/>
                              <a:gd name="T160" fmla="+- 0 8503 16104"/>
                              <a:gd name="T161" fmla="*/ T160 w 259644"/>
                              <a:gd name="T162" fmla="+- 0 1456 -69118"/>
                              <a:gd name="T163" fmla="*/ 1456 h 70531"/>
                              <a:gd name="T164" fmla="+- 0 8412 16104"/>
                              <a:gd name="T165" fmla="*/ T164 w 259644"/>
                              <a:gd name="T166" fmla="+- 0 1365 -69118"/>
                              <a:gd name="T167" fmla="*/ 1365 h 70531"/>
                              <a:gd name="T168" fmla="+- 0 8768 16104"/>
                              <a:gd name="T169" fmla="*/ T168 w 259644"/>
                              <a:gd name="T170" fmla="+- 0 1468 -69118"/>
                              <a:gd name="T171" fmla="*/ 1468 h 70531"/>
                              <a:gd name="T172" fmla="+- 0 8860 16104"/>
                              <a:gd name="T173" fmla="*/ T172 w 259644"/>
                              <a:gd name="T174" fmla="+- 0 1377 -69118"/>
                              <a:gd name="T175" fmla="*/ 1377 h 70531"/>
                              <a:gd name="T176" fmla="+- 0 8768 16104"/>
                              <a:gd name="T177" fmla="*/ T176 w 259644"/>
                              <a:gd name="T178" fmla="+- 0 1468 -69118"/>
                              <a:gd name="T179" fmla="*/ 1468 h 70531"/>
                              <a:gd name="T180" fmla="+- 0 9216 16104"/>
                              <a:gd name="T181" fmla="*/ T180 w 259644"/>
                              <a:gd name="T182" fmla="+- 0 1468 -69118"/>
                              <a:gd name="T183" fmla="*/ 1468 h 70531"/>
                              <a:gd name="T184" fmla="+- 0 9124 16104"/>
                              <a:gd name="T185" fmla="*/ T184 w 259644"/>
                              <a:gd name="T186" fmla="+- 0 1377 -69118"/>
                              <a:gd name="T187" fmla="*/ 1377 h 70531"/>
                              <a:gd name="T188" fmla="+- 0 9481 16104"/>
                              <a:gd name="T189" fmla="*/ T188 w 259644"/>
                              <a:gd name="T190" fmla="+- 0 1474 -69118"/>
                              <a:gd name="T191" fmla="*/ 1474 h 70531"/>
                              <a:gd name="T192" fmla="+- 0 9572 16104"/>
                              <a:gd name="T193" fmla="*/ T192 w 259644"/>
                              <a:gd name="T194" fmla="+- 0 1383 -69118"/>
                              <a:gd name="T195" fmla="*/ 1383 h 70531"/>
                              <a:gd name="T196" fmla="+- 0 9481 16104"/>
                              <a:gd name="T197" fmla="*/ T196 w 259644"/>
                              <a:gd name="T198" fmla="+- 0 1474 -69118"/>
                              <a:gd name="T199" fmla="*/ 1474 h 7053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259644" h="70531">
                                <a:moveTo>
                                  <a:pt x="-13380" y="72279"/>
                                </a:moveTo>
                                <a:lnTo>
                                  <a:pt x="-13289" y="72279"/>
                                </a:lnTo>
                                <a:lnTo>
                                  <a:pt x="-13289" y="72188"/>
                                </a:lnTo>
                                <a:lnTo>
                                  <a:pt x="-13380" y="72188"/>
                                </a:lnTo>
                                <a:lnTo>
                                  <a:pt x="-13380" y="72279"/>
                                </a:lnTo>
                                <a:close/>
                                <a:moveTo>
                                  <a:pt x="-13029" y="70597"/>
                                </a:moveTo>
                                <a:lnTo>
                                  <a:pt x="-12938" y="70597"/>
                                </a:lnTo>
                                <a:lnTo>
                                  <a:pt x="-12938" y="70506"/>
                                </a:lnTo>
                                <a:lnTo>
                                  <a:pt x="-13029" y="70506"/>
                                </a:lnTo>
                                <a:lnTo>
                                  <a:pt x="-13029" y="70597"/>
                                </a:lnTo>
                                <a:close/>
                                <a:moveTo>
                                  <a:pt x="-12673" y="70574"/>
                                </a:moveTo>
                                <a:lnTo>
                                  <a:pt x="-12582" y="70574"/>
                                </a:lnTo>
                                <a:lnTo>
                                  <a:pt x="-12582" y="70483"/>
                                </a:lnTo>
                                <a:lnTo>
                                  <a:pt x="-12673" y="70483"/>
                                </a:lnTo>
                                <a:lnTo>
                                  <a:pt x="-12673" y="70574"/>
                                </a:lnTo>
                                <a:close/>
                                <a:moveTo>
                                  <a:pt x="-12317" y="70574"/>
                                </a:moveTo>
                                <a:lnTo>
                                  <a:pt x="-12226" y="70574"/>
                                </a:lnTo>
                                <a:lnTo>
                                  <a:pt x="-12226" y="70483"/>
                                </a:lnTo>
                                <a:lnTo>
                                  <a:pt x="-12317" y="70483"/>
                                </a:lnTo>
                                <a:lnTo>
                                  <a:pt x="-12317" y="70574"/>
                                </a:lnTo>
                                <a:close/>
                                <a:moveTo>
                                  <a:pt x="-11961" y="70510"/>
                                </a:moveTo>
                                <a:lnTo>
                                  <a:pt x="-11870" y="70510"/>
                                </a:lnTo>
                                <a:lnTo>
                                  <a:pt x="-11870" y="70419"/>
                                </a:lnTo>
                                <a:lnTo>
                                  <a:pt x="-11961" y="70419"/>
                                </a:lnTo>
                                <a:lnTo>
                                  <a:pt x="-11961" y="70510"/>
                                </a:lnTo>
                                <a:close/>
                                <a:moveTo>
                                  <a:pt x="-11604" y="70563"/>
                                </a:moveTo>
                                <a:lnTo>
                                  <a:pt x="-11513" y="70563"/>
                                </a:lnTo>
                                <a:lnTo>
                                  <a:pt x="-11513" y="70471"/>
                                </a:lnTo>
                                <a:lnTo>
                                  <a:pt x="-11604" y="70471"/>
                                </a:lnTo>
                                <a:lnTo>
                                  <a:pt x="-11604" y="70563"/>
                                </a:lnTo>
                                <a:close/>
                                <a:moveTo>
                                  <a:pt x="-11248" y="70545"/>
                                </a:moveTo>
                                <a:lnTo>
                                  <a:pt x="-11157" y="70545"/>
                                </a:lnTo>
                                <a:lnTo>
                                  <a:pt x="-11157" y="70454"/>
                                </a:lnTo>
                                <a:lnTo>
                                  <a:pt x="-11248" y="70454"/>
                                </a:lnTo>
                                <a:lnTo>
                                  <a:pt x="-11248" y="70545"/>
                                </a:lnTo>
                                <a:close/>
                                <a:moveTo>
                                  <a:pt x="-10892" y="70563"/>
                                </a:moveTo>
                                <a:lnTo>
                                  <a:pt x="-10801" y="70563"/>
                                </a:lnTo>
                                <a:lnTo>
                                  <a:pt x="-10801" y="70471"/>
                                </a:lnTo>
                                <a:lnTo>
                                  <a:pt x="-10892" y="70471"/>
                                </a:lnTo>
                                <a:lnTo>
                                  <a:pt x="-10892" y="70563"/>
                                </a:lnTo>
                                <a:close/>
                                <a:moveTo>
                                  <a:pt x="-10536" y="70563"/>
                                </a:moveTo>
                                <a:lnTo>
                                  <a:pt x="-10445" y="70563"/>
                                </a:lnTo>
                                <a:lnTo>
                                  <a:pt x="-10445" y="70471"/>
                                </a:lnTo>
                                <a:lnTo>
                                  <a:pt x="-10536" y="70471"/>
                                </a:lnTo>
                                <a:lnTo>
                                  <a:pt x="-10536" y="70563"/>
                                </a:lnTo>
                                <a:close/>
                                <a:moveTo>
                                  <a:pt x="-10180" y="70568"/>
                                </a:moveTo>
                                <a:lnTo>
                                  <a:pt x="-10089" y="70568"/>
                                </a:lnTo>
                                <a:lnTo>
                                  <a:pt x="-10089" y="70477"/>
                                </a:lnTo>
                                <a:lnTo>
                                  <a:pt x="-10180" y="70477"/>
                                </a:lnTo>
                                <a:lnTo>
                                  <a:pt x="-10180" y="70568"/>
                                </a:lnTo>
                                <a:close/>
                                <a:moveTo>
                                  <a:pt x="-9823" y="70580"/>
                                </a:moveTo>
                                <a:lnTo>
                                  <a:pt x="-9732" y="70580"/>
                                </a:lnTo>
                                <a:lnTo>
                                  <a:pt x="-9732" y="70489"/>
                                </a:lnTo>
                                <a:lnTo>
                                  <a:pt x="-9823" y="70489"/>
                                </a:lnTo>
                                <a:lnTo>
                                  <a:pt x="-9823" y="70580"/>
                                </a:lnTo>
                                <a:close/>
                                <a:moveTo>
                                  <a:pt x="-9473" y="70597"/>
                                </a:moveTo>
                                <a:lnTo>
                                  <a:pt x="-9382" y="70597"/>
                                </a:lnTo>
                                <a:lnTo>
                                  <a:pt x="-9382" y="70506"/>
                                </a:lnTo>
                                <a:lnTo>
                                  <a:pt x="-9473" y="70506"/>
                                </a:lnTo>
                                <a:lnTo>
                                  <a:pt x="-9473" y="70597"/>
                                </a:lnTo>
                                <a:close/>
                                <a:moveTo>
                                  <a:pt x="-9117" y="70586"/>
                                </a:moveTo>
                                <a:lnTo>
                                  <a:pt x="-9026" y="70586"/>
                                </a:lnTo>
                                <a:lnTo>
                                  <a:pt x="-9026" y="70495"/>
                                </a:lnTo>
                                <a:lnTo>
                                  <a:pt x="-9117" y="70495"/>
                                </a:lnTo>
                                <a:lnTo>
                                  <a:pt x="-9117" y="70586"/>
                                </a:lnTo>
                                <a:close/>
                                <a:moveTo>
                                  <a:pt x="-8761" y="70592"/>
                                </a:moveTo>
                                <a:lnTo>
                                  <a:pt x="-8669" y="70592"/>
                                </a:lnTo>
                                <a:lnTo>
                                  <a:pt x="-8669" y="70501"/>
                                </a:lnTo>
                                <a:lnTo>
                                  <a:pt x="-8761" y="70501"/>
                                </a:lnTo>
                                <a:lnTo>
                                  <a:pt x="-8761" y="70592"/>
                                </a:lnTo>
                                <a:close/>
                                <a:moveTo>
                                  <a:pt x="-8404" y="70580"/>
                                </a:moveTo>
                                <a:lnTo>
                                  <a:pt x="-8313" y="70580"/>
                                </a:lnTo>
                                <a:lnTo>
                                  <a:pt x="-8313" y="70489"/>
                                </a:lnTo>
                                <a:lnTo>
                                  <a:pt x="-8404" y="70489"/>
                                </a:lnTo>
                                <a:lnTo>
                                  <a:pt x="-8404" y="70580"/>
                                </a:lnTo>
                                <a:close/>
                                <a:moveTo>
                                  <a:pt x="-8048" y="70574"/>
                                </a:moveTo>
                                <a:lnTo>
                                  <a:pt x="-7957" y="70574"/>
                                </a:lnTo>
                                <a:lnTo>
                                  <a:pt x="-7957" y="70483"/>
                                </a:lnTo>
                                <a:lnTo>
                                  <a:pt x="-8048" y="70483"/>
                                </a:lnTo>
                                <a:lnTo>
                                  <a:pt x="-8048" y="70574"/>
                                </a:lnTo>
                                <a:close/>
                                <a:moveTo>
                                  <a:pt x="-7692" y="70574"/>
                                </a:moveTo>
                                <a:lnTo>
                                  <a:pt x="-7601" y="70574"/>
                                </a:lnTo>
                                <a:lnTo>
                                  <a:pt x="-7601" y="70483"/>
                                </a:lnTo>
                                <a:lnTo>
                                  <a:pt x="-7692" y="70483"/>
                                </a:lnTo>
                                <a:lnTo>
                                  <a:pt x="-7692" y="70574"/>
                                </a:lnTo>
                                <a:close/>
                                <a:moveTo>
                                  <a:pt x="-7336" y="70586"/>
                                </a:moveTo>
                                <a:lnTo>
                                  <a:pt x="-7244" y="70586"/>
                                </a:lnTo>
                                <a:lnTo>
                                  <a:pt x="-7244" y="70495"/>
                                </a:lnTo>
                                <a:lnTo>
                                  <a:pt x="-7336" y="70495"/>
                                </a:lnTo>
                                <a:lnTo>
                                  <a:pt x="-7336" y="70586"/>
                                </a:lnTo>
                                <a:close/>
                                <a:moveTo>
                                  <a:pt x="-6980" y="70586"/>
                                </a:moveTo>
                                <a:lnTo>
                                  <a:pt x="-6888" y="70586"/>
                                </a:lnTo>
                                <a:lnTo>
                                  <a:pt x="-6888" y="70495"/>
                                </a:lnTo>
                                <a:lnTo>
                                  <a:pt x="-6980" y="70495"/>
                                </a:lnTo>
                                <a:lnTo>
                                  <a:pt x="-6980" y="70586"/>
                                </a:lnTo>
                                <a:close/>
                                <a:moveTo>
                                  <a:pt x="-6623" y="70592"/>
                                </a:moveTo>
                                <a:lnTo>
                                  <a:pt x="-6532" y="70592"/>
                                </a:lnTo>
                                <a:lnTo>
                                  <a:pt x="-6532" y="70501"/>
                                </a:lnTo>
                                <a:lnTo>
                                  <a:pt x="-6623" y="70501"/>
                                </a:lnTo>
                                <a:lnTo>
                                  <a:pt x="-6623" y="7059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4833">
                            <a:solidFill>
                              <a:srgbClr val="FF0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3" name="Rectangle 142"/>
                        <wps:cNvSpPr>
                          <a:spLocks noChangeArrowheads="1"/>
                        </wps:cNvSpPr>
                        <wps:spPr bwMode="auto">
                          <a:xfrm>
                            <a:off x="9837" y="1388"/>
                            <a:ext cx="91" cy="91"/>
                          </a:xfrm>
                          <a:prstGeom prst="rect">
                            <a:avLst/>
                          </a:prstGeom>
                          <a:noFill/>
                          <a:ln w="14833">
                            <a:solidFill>
                              <a:srgbClr val="FF00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4" name="Freeform 141"/>
                        <wps:cNvSpPr>
                          <a:spLocks/>
                        </wps:cNvSpPr>
                        <wps:spPr bwMode="auto">
                          <a:xfrm>
                            <a:off x="2767" y="1480"/>
                            <a:ext cx="7113" cy="1634"/>
                          </a:xfrm>
                          <a:custGeom>
                            <a:avLst/>
                            <a:gdLst>
                              <a:gd name="T0" fmla="+- 0 2767 2767"/>
                              <a:gd name="T1" fmla="*/ T0 w 7113"/>
                              <a:gd name="T2" fmla="+- 0 3113 1480"/>
                              <a:gd name="T3" fmla="*/ 3113 h 1634"/>
                              <a:gd name="T4" fmla="+- 0 3122 2767"/>
                              <a:gd name="T5" fmla="*/ T4 w 7113"/>
                              <a:gd name="T6" fmla="+- 0 1605 1480"/>
                              <a:gd name="T7" fmla="*/ 1605 h 1634"/>
                              <a:gd name="T8" fmla="+- 0 3478 2767"/>
                              <a:gd name="T9" fmla="*/ T8 w 7113"/>
                              <a:gd name="T10" fmla="+- 0 1526 1480"/>
                              <a:gd name="T11" fmla="*/ 1526 h 1634"/>
                              <a:gd name="T12" fmla="+- 0 3834 2767"/>
                              <a:gd name="T13" fmla="*/ T12 w 7113"/>
                              <a:gd name="T14" fmla="+- 0 1510 1480"/>
                              <a:gd name="T15" fmla="*/ 1510 h 1634"/>
                              <a:gd name="T16" fmla="+- 0 4189 2767"/>
                              <a:gd name="T17" fmla="*/ T16 w 7113"/>
                              <a:gd name="T18" fmla="+- 0 1490 1480"/>
                              <a:gd name="T19" fmla="*/ 1490 h 1634"/>
                              <a:gd name="T20" fmla="+- 0 4545 2767"/>
                              <a:gd name="T21" fmla="*/ T20 w 7113"/>
                              <a:gd name="T22" fmla="+- 0 1487 1480"/>
                              <a:gd name="T23" fmla="*/ 1487 h 1634"/>
                              <a:gd name="T24" fmla="+- 0 4901 2767"/>
                              <a:gd name="T25" fmla="*/ T24 w 7113"/>
                              <a:gd name="T26" fmla="+- 0 1504 1480"/>
                              <a:gd name="T27" fmla="*/ 1504 h 1634"/>
                              <a:gd name="T28" fmla="+- 0 5256 2767"/>
                              <a:gd name="T29" fmla="*/ T28 w 7113"/>
                              <a:gd name="T30" fmla="+- 0 1491 1480"/>
                              <a:gd name="T31" fmla="*/ 1491 h 1634"/>
                              <a:gd name="T32" fmla="+- 0 5612 2767"/>
                              <a:gd name="T33" fmla="*/ T32 w 7113"/>
                              <a:gd name="T34" fmla="+- 0 1492 1480"/>
                              <a:gd name="T35" fmla="*/ 1492 h 1634"/>
                              <a:gd name="T36" fmla="+- 0 5968 2767"/>
                              <a:gd name="T37" fmla="*/ T36 w 7113"/>
                              <a:gd name="T38" fmla="+- 0 1489 1480"/>
                              <a:gd name="T39" fmla="*/ 1489 h 1634"/>
                              <a:gd name="T40" fmla="+- 0 6323 2767"/>
                              <a:gd name="T41" fmla="*/ T40 w 7113"/>
                              <a:gd name="T42" fmla="+- 0 1491 1480"/>
                              <a:gd name="T43" fmla="*/ 1491 h 1634"/>
                              <a:gd name="T44" fmla="+- 0 6679 2767"/>
                              <a:gd name="T45" fmla="*/ T44 w 7113"/>
                              <a:gd name="T46" fmla="+- 0 1490 1480"/>
                              <a:gd name="T47" fmla="*/ 1490 h 1634"/>
                              <a:gd name="T48" fmla="+- 0 7035 2767"/>
                              <a:gd name="T49" fmla="*/ T48 w 7113"/>
                              <a:gd name="T50" fmla="+- 0 1485 1480"/>
                              <a:gd name="T51" fmla="*/ 1485 h 1634"/>
                              <a:gd name="T52" fmla="+- 0 7390 2767"/>
                              <a:gd name="T53" fmla="*/ T52 w 7113"/>
                              <a:gd name="T54" fmla="+- 0 1485 1480"/>
                              <a:gd name="T55" fmla="*/ 1485 h 1634"/>
                              <a:gd name="T56" fmla="+- 0 7746 2767"/>
                              <a:gd name="T57" fmla="*/ T56 w 7113"/>
                              <a:gd name="T58" fmla="+- 0 1485 1480"/>
                              <a:gd name="T59" fmla="*/ 1485 h 1634"/>
                              <a:gd name="T60" fmla="+- 0 8101 2767"/>
                              <a:gd name="T61" fmla="*/ T60 w 7113"/>
                              <a:gd name="T62" fmla="+- 0 1480 1480"/>
                              <a:gd name="T63" fmla="*/ 1480 h 1634"/>
                              <a:gd name="T64" fmla="+- 0 8457 2767"/>
                              <a:gd name="T65" fmla="*/ T64 w 7113"/>
                              <a:gd name="T66" fmla="+- 0 1488 1480"/>
                              <a:gd name="T67" fmla="*/ 1488 h 1634"/>
                              <a:gd name="T68" fmla="+- 0 8813 2767"/>
                              <a:gd name="T69" fmla="*/ T68 w 7113"/>
                              <a:gd name="T70" fmla="+- 0 1491 1480"/>
                              <a:gd name="T71" fmla="*/ 1491 h 1634"/>
                              <a:gd name="T72" fmla="+- 0 9168 2767"/>
                              <a:gd name="T73" fmla="*/ T72 w 7113"/>
                              <a:gd name="T74" fmla="+- 0 1484 1480"/>
                              <a:gd name="T75" fmla="*/ 1484 h 1634"/>
                              <a:gd name="T76" fmla="+- 0 9524 2767"/>
                              <a:gd name="T77" fmla="*/ T76 w 7113"/>
                              <a:gd name="T78" fmla="+- 0 1480 1480"/>
                              <a:gd name="T79" fmla="*/ 1480 h 1634"/>
                              <a:gd name="T80" fmla="+- 0 9880 2767"/>
                              <a:gd name="T81" fmla="*/ T80 w 7113"/>
                              <a:gd name="T82" fmla="+- 0 1489 1480"/>
                              <a:gd name="T83" fmla="*/ 1489 h 163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7113" h="1634">
                                <a:moveTo>
                                  <a:pt x="0" y="1633"/>
                                </a:moveTo>
                                <a:lnTo>
                                  <a:pt x="355" y="125"/>
                                </a:lnTo>
                                <a:lnTo>
                                  <a:pt x="711" y="46"/>
                                </a:lnTo>
                                <a:lnTo>
                                  <a:pt x="1067" y="30"/>
                                </a:lnTo>
                                <a:lnTo>
                                  <a:pt x="1422" y="10"/>
                                </a:lnTo>
                                <a:lnTo>
                                  <a:pt x="1778" y="7"/>
                                </a:lnTo>
                                <a:lnTo>
                                  <a:pt x="2134" y="24"/>
                                </a:lnTo>
                                <a:lnTo>
                                  <a:pt x="2489" y="11"/>
                                </a:lnTo>
                                <a:lnTo>
                                  <a:pt x="2845" y="12"/>
                                </a:lnTo>
                                <a:lnTo>
                                  <a:pt x="3201" y="9"/>
                                </a:lnTo>
                                <a:lnTo>
                                  <a:pt x="3556" y="11"/>
                                </a:lnTo>
                                <a:lnTo>
                                  <a:pt x="3912" y="10"/>
                                </a:lnTo>
                                <a:lnTo>
                                  <a:pt x="4268" y="5"/>
                                </a:lnTo>
                                <a:lnTo>
                                  <a:pt x="4623" y="5"/>
                                </a:lnTo>
                                <a:lnTo>
                                  <a:pt x="4979" y="5"/>
                                </a:lnTo>
                                <a:lnTo>
                                  <a:pt x="5334" y="0"/>
                                </a:lnTo>
                                <a:lnTo>
                                  <a:pt x="5690" y="8"/>
                                </a:lnTo>
                                <a:lnTo>
                                  <a:pt x="6046" y="11"/>
                                </a:lnTo>
                                <a:lnTo>
                                  <a:pt x="6401" y="4"/>
                                </a:lnTo>
                                <a:lnTo>
                                  <a:pt x="6757" y="0"/>
                                </a:lnTo>
                                <a:lnTo>
                                  <a:pt x="7113" y="9"/>
                                </a:lnTo>
                              </a:path>
                            </a:pathLst>
                          </a:custGeom>
                          <a:noFill/>
                          <a:ln w="14833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5" name="Picture 1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700" y="3046"/>
                            <a:ext cx="140" cy="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6" name="Picture 1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50" y="1533"/>
                            <a:ext cx="140" cy="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7" name="Picture 1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406" y="1457"/>
                            <a:ext cx="140" cy="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8" name="Picture 1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762" y="1440"/>
                            <a:ext cx="140" cy="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9" name="Picture 1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119" y="1422"/>
                            <a:ext cx="140" cy="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0" name="Picture 1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475" y="1417"/>
                            <a:ext cx="140" cy="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1" name="Picture 1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31" y="1434"/>
                            <a:ext cx="140" cy="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2" name="Picture 1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187" y="1422"/>
                            <a:ext cx="140" cy="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3" name="Picture 1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544" y="1422"/>
                            <a:ext cx="140" cy="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4" name="Picture 1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900" y="1417"/>
                            <a:ext cx="140" cy="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5" name="Picture 1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256" y="1422"/>
                            <a:ext cx="140" cy="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6" name="Picture 1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606" y="1422"/>
                            <a:ext cx="140" cy="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7" name="Picture 1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963" y="1417"/>
                            <a:ext cx="140" cy="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8" name="Picture 1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319" y="1417"/>
                            <a:ext cx="140" cy="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9" name="Picture 1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675" y="1417"/>
                            <a:ext cx="140" cy="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0" name="Picture 1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032" y="1411"/>
                            <a:ext cx="140" cy="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1" name="Picture 1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387" y="1417"/>
                            <a:ext cx="140" cy="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2" name="Picture 1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744" y="1422"/>
                            <a:ext cx="140" cy="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3" name="Picture 1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100" y="1417"/>
                            <a:ext cx="140" cy="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4" name="Picture 1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456" y="1411"/>
                            <a:ext cx="140" cy="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5" name="Picture 1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813" y="1417"/>
                            <a:ext cx="140" cy="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66" name="Freeform 119"/>
                        <wps:cNvSpPr>
                          <a:spLocks/>
                        </wps:cNvSpPr>
                        <wps:spPr bwMode="auto">
                          <a:xfrm>
                            <a:off x="2767" y="1576"/>
                            <a:ext cx="7113" cy="1538"/>
                          </a:xfrm>
                          <a:custGeom>
                            <a:avLst/>
                            <a:gdLst>
                              <a:gd name="T0" fmla="+- 0 2767 2767"/>
                              <a:gd name="T1" fmla="*/ T0 w 7113"/>
                              <a:gd name="T2" fmla="+- 0 3113 1576"/>
                              <a:gd name="T3" fmla="*/ 3113 h 1538"/>
                              <a:gd name="T4" fmla="+- 0 3122 2767"/>
                              <a:gd name="T5" fmla="*/ T4 w 7113"/>
                              <a:gd name="T6" fmla="+- 0 1694 1576"/>
                              <a:gd name="T7" fmla="*/ 1694 h 1538"/>
                              <a:gd name="T8" fmla="+- 0 3478 2767"/>
                              <a:gd name="T9" fmla="*/ T8 w 7113"/>
                              <a:gd name="T10" fmla="+- 0 1620 1576"/>
                              <a:gd name="T11" fmla="*/ 1620 h 1538"/>
                              <a:gd name="T12" fmla="+- 0 3834 2767"/>
                              <a:gd name="T13" fmla="*/ T12 w 7113"/>
                              <a:gd name="T14" fmla="+- 0 1604 1576"/>
                              <a:gd name="T15" fmla="*/ 1604 h 1538"/>
                              <a:gd name="T16" fmla="+- 0 4189 2767"/>
                              <a:gd name="T17" fmla="*/ T16 w 7113"/>
                              <a:gd name="T18" fmla="+- 0 1586 1576"/>
                              <a:gd name="T19" fmla="*/ 1586 h 1538"/>
                              <a:gd name="T20" fmla="+- 0 4545 2767"/>
                              <a:gd name="T21" fmla="*/ T20 w 7113"/>
                              <a:gd name="T22" fmla="+- 0 1582 1576"/>
                              <a:gd name="T23" fmla="*/ 1582 h 1538"/>
                              <a:gd name="T24" fmla="+- 0 4901 2767"/>
                              <a:gd name="T25" fmla="*/ T24 w 7113"/>
                              <a:gd name="T26" fmla="+- 0 1599 1576"/>
                              <a:gd name="T27" fmla="*/ 1599 h 1538"/>
                              <a:gd name="T28" fmla="+- 0 5256 2767"/>
                              <a:gd name="T29" fmla="*/ T28 w 7113"/>
                              <a:gd name="T30" fmla="+- 0 1587 1576"/>
                              <a:gd name="T31" fmla="*/ 1587 h 1538"/>
                              <a:gd name="T32" fmla="+- 0 5612 2767"/>
                              <a:gd name="T33" fmla="*/ T32 w 7113"/>
                              <a:gd name="T34" fmla="+- 0 1587 1576"/>
                              <a:gd name="T35" fmla="*/ 1587 h 1538"/>
                              <a:gd name="T36" fmla="+- 0 5968 2767"/>
                              <a:gd name="T37" fmla="*/ T36 w 7113"/>
                              <a:gd name="T38" fmla="+- 0 1585 1576"/>
                              <a:gd name="T39" fmla="*/ 1585 h 1538"/>
                              <a:gd name="T40" fmla="+- 0 6323 2767"/>
                              <a:gd name="T41" fmla="*/ T40 w 7113"/>
                              <a:gd name="T42" fmla="+- 0 1587 1576"/>
                              <a:gd name="T43" fmla="*/ 1587 h 1538"/>
                              <a:gd name="T44" fmla="+- 0 6679 2767"/>
                              <a:gd name="T45" fmla="*/ T44 w 7113"/>
                              <a:gd name="T46" fmla="+- 0 1586 1576"/>
                              <a:gd name="T47" fmla="*/ 1586 h 1538"/>
                              <a:gd name="T48" fmla="+- 0 7035 2767"/>
                              <a:gd name="T49" fmla="*/ T48 w 7113"/>
                              <a:gd name="T50" fmla="+- 0 1580 1576"/>
                              <a:gd name="T51" fmla="*/ 1580 h 1538"/>
                              <a:gd name="T52" fmla="+- 0 7746 2767"/>
                              <a:gd name="T53" fmla="*/ T52 w 7113"/>
                              <a:gd name="T54" fmla="+- 0 1580 1576"/>
                              <a:gd name="T55" fmla="*/ 1580 h 1538"/>
                              <a:gd name="T56" fmla="+- 0 8101 2767"/>
                              <a:gd name="T57" fmla="*/ T56 w 7113"/>
                              <a:gd name="T58" fmla="+- 0 1576 1576"/>
                              <a:gd name="T59" fmla="*/ 1576 h 1538"/>
                              <a:gd name="T60" fmla="+- 0 8457 2767"/>
                              <a:gd name="T61" fmla="*/ T60 w 7113"/>
                              <a:gd name="T62" fmla="+- 0 1583 1576"/>
                              <a:gd name="T63" fmla="*/ 1583 h 1538"/>
                              <a:gd name="T64" fmla="+- 0 8813 2767"/>
                              <a:gd name="T65" fmla="*/ T64 w 7113"/>
                              <a:gd name="T66" fmla="+- 0 1586 1576"/>
                              <a:gd name="T67" fmla="*/ 1586 h 1538"/>
                              <a:gd name="T68" fmla="+- 0 9168 2767"/>
                              <a:gd name="T69" fmla="*/ T68 w 7113"/>
                              <a:gd name="T70" fmla="+- 0 1580 1576"/>
                              <a:gd name="T71" fmla="*/ 1580 h 1538"/>
                              <a:gd name="T72" fmla="+- 0 9524 2767"/>
                              <a:gd name="T73" fmla="*/ T72 w 7113"/>
                              <a:gd name="T74" fmla="+- 0 1577 1576"/>
                              <a:gd name="T75" fmla="*/ 1577 h 1538"/>
                              <a:gd name="T76" fmla="+- 0 9880 2767"/>
                              <a:gd name="T77" fmla="*/ T76 w 7113"/>
                              <a:gd name="T78" fmla="+- 0 1585 1576"/>
                              <a:gd name="T79" fmla="*/ 1585 h 153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7113" h="1538">
                                <a:moveTo>
                                  <a:pt x="0" y="1537"/>
                                </a:moveTo>
                                <a:lnTo>
                                  <a:pt x="355" y="118"/>
                                </a:lnTo>
                                <a:lnTo>
                                  <a:pt x="711" y="44"/>
                                </a:lnTo>
                                <a:lnTo>
                                  <a:pt x="1067" y="28"/>
                                </a:lnTo>
                                <a:lnTo>
                                  <a:pt x="1422" y="10"/>
                                </a:lnTo>
                                <a:lnTo>
                                  <a:pt x="1778" y="6"/>
                                </a:lnTo>
                                <a:lnTo>
                                  <a:pt x="2134" y="23"/>
                                </a:lnTo>
                                <a:lnTo>
                                  <a:pt x="2489" y="11"/>
                                </a:lnTo>
                                <a:lnTo>
                                  <a:pt x="2845" y="11"/>
                                </a:lnTo>
                                <a:lnTo>
                                  <a:pt x="3201" y="9"/>
                                </a:lnTo>
                                <a:lnTo>
                                  <a:pt x="3556" y="11"/>
                                </a:lnTo>
                                <a:lnTo>
                                  <a:pt x="3912" y="10"/>
                                </a:lnTo>
                                <a:lnTo>
                                  <a:pt x="4268" y="4"/>
                                </a:lnTo>
                                <a:lnTo>
                                  <a:pt x="4979" y="4"/>
                                </a:lnTo>
                                <a:lnTo>
                                  <a:pt x="5334" y="0"/>
                                </a:lnTo>
                                <a:lnTo>
                                  <a:pt x="5690" y="7"/>
                                </a:lnTo>
                                <a:lnTo>
                                  <a:pt x="6046" y="10"/>
                                </a:lnTo>
                                <a:lnTo>
                                  <a:pt x="6401" y="4"/>
                                </a:lnTo>
                                <a:lnTo>
                                  <a:pt x="6757" y="1"/>
                                </a:lnTo>
                                <a:lnTo>
                                  <a:pt x="7113" y="9"/>
                                </a:lnTo>
                              </a:path>
                            </a:pathLst>
                          </a:custGeom>
                          <a:noFill/>
                          <a:ln w="14833">
                            <a:solidFill>
                              <a:srgbClr val="000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7" name="AutoShape 118"/>
                        <wps:cNvSpPr>
                          <a:spLocks/>
                        </wps:cNvSpPr>
                        <wps:spPr bwMode="auto">
                          <a:xfrm>
                            <a:off x="14882" y="-61327"/>
                            <a:ext cx="274117" cy="63571"/>
                          </a:xfrm>
                          <a:custGeom>
                            <a:avLst/>
                            <a:gdLst>
                              <a:gd name="T0" fmla="+- 0 2809 14882"/>
                              <a:gd name="T1" fmla="*/ T0 w 274117"/>
                              <a:gd name="T2" fmla="+- 0 3049 -61327"/>
                              <a:gd name="T3" fmla="*/ 3049 h 63571"/>
                              <a:gd name="T4" fmla="+- 0 2692 14882"/>
                              <a:gd name="T5" fmla="*/ T4 w 274117"/>
                              <a:gd name="T6" fmla="+- 0 3116 -61327"/>
                              <a:gd name="T7" fmla="*/ 3116 h 63571"/>
                              <a:gd name="T8" fmla="+- 0 3159 14882"/>
                              <a:gd name="T9" fmla="*/ T8 w 274117"/>
                              <a:gd name="T10" fmla="+- 0 1629 -61327"/>
                              <a:gd name="T11" fmla="*/ 1629 h 63571"/>
                              <a:gd name="T12" fmla="+- 0 3042 14882"/>
                              <a:gd name="T13" fmla="*/ T12 w 274117"/>
                              <a:gd name="T14" fmla="+- 0 1697 -61327"/>
                              <a:gd name="T15" fmla="*/ 1697 h 63571"/>
                              <a:gd name="T16" fmla="+- 0 3515 14882"/>
                              <a:gd name="T17" fmla="*/ T16 w 274117"/>
                              <a:gd name="T18" fmla="+- 0 1553 -61327"/>
                              <a:gd name="T19" fmla="*/ 1553 h 63571"/>
                              <a:gd name="T20" fmla="+- 0 3399 14882"/>
                              <a:gd name="T21" fmla="*/ T20 w 274117"/>
                              <a:gd name="T22" fmla="+- 0 1621 -61327"/>
                              <a:gd name="T23" fmla="*/ 1621 h 63571"/>
                              <a:gd name="T24" fmla="+- 0 3872 14882"/>
                              <a:gd name="T25" fmla="*/ T24 w 274117"/>
                              <a:gd name="T26" fmla="+- 0 1536 -61327"/>
                              <a:gd name="T27" fmla="*/ 1536 h 63571"/>
                              <a:gd name="T28" fmla="+- 0 3755 14882"/>
                              <a:gd name="T29" fmla="*/ T28 w 274117"/>
                              <a:gd name="T30" fmla="+- 0 1603 -61327"/>
                              <a:gd name="T31" fmla="*/ 1603 h 63571"/>
                              <a:gd name="T32" fmla="+- 0 4228 14882"/>
                              <a:gd name="T33" fmla="*/ T32 w 274117"/>
                              <a:gd name="T34" fmla="+- 0 1519 -61327"/>
                              <a:gd name="T35" fmla="*/ 1519 h 63571"/>
                              <a:gd name="T36" fmla="+- 0 4111 14882"/>
                              <a:gd name="T37" fmla="*/ T36 w 274117"/>
                              <a:gd name="T38" fmla="+- 0 1586 -61327"/>
                              <a:gd name="T39" fmla="*/ 1586 h 63571"/>
                              <a:gd name="T40" fmla="+- 0 4584 14882"/>
                              <a:gd name="T41" fmla="*/ T40 w 274117"/>
                              <a:gd name="T42" fmla="+- 0 1513 -61327"/>
                              <a:gd name="T43" fmla="*/ 1513 h 63571"/>
                              <a:gd name="T44" fmla="+- 0 4467 14882"/>
                              <a:gd name="T45" fmla="*/ T44 w 274117"/>
                              <a:gd name="T46" fmla="+- 0 1580 -61327"/>
                              <a:gd name="T47" fmla="*/ 1580 h 63571"/>
                              <a:gd name="T48" fmla="+- 0 4940 14882"/>
                              <a:gd name="T49" fmla="*/ T48 w 274117"/>
                              <a:gd name="T50" fmla="+- 0 1530 -61327"/>
                              <a:gd name="T51" fmla="*/ 1530 h 63571"/>
                              <a:gd name="T52" fmla="+- 0 4823 14882"/>
                              <a:gd name="T53" fmla="*/ T52 w 274117"/>
                              <a:gd name="T54" fmla="+- 0 1598 -61327"/>
                              <a:gd name="T55" fmla="*/ 1598 h 63571"/>
                              <a:gd name="T56" fmla="+- 0 5296 14882"/>
                              <a:gd name="T57" fmla="*/ T56 w 274117"/>
                              <a:gd name="T58" fmla="+- 0 1519 -61327"/>
                              <a:gd name="T59" fmla="*/ 1519 h 63571"/>
                              <a:gd name="T60" fmla="+- 0 5180 14882"/>
                              <a:gd name="T61" fmla="*/ T60 w 274117"/>
                              <a:gd name="T62" fmla="+- 0 1586 -61327"/>
                              <a:gd name="T63" fmla="*/ 1586 h 63571"/>
                              <a:gd name="T64" fmla="+- 0 5653 14882"/>
                              <a:gd name="T65" fmla="*/ T64 w 274117"/>
                              <a:gd name="T66" fmla="+- 0 1519 -61327"/>
                              <a:gd name="T67" fmla="*/ 1519 h 63571"/>
                              <a:gd name="T68" fmla="+- 0 5536 14882"/>
                              <a:gd name="T69" fmla="*/ T68 w 274117"/>
                              <a:gd name="T70" fmla="+- 0 1586 -61327"/>
                              <a:gd name="T71" fmla="*/ 1586 h 63571"/>
                              <a:gd name="T72" fmla="+- 0 6009 14882"/>
                              <a:gd name="T73" fmla="*/ T72 w 274117"/>
                              <a:gd name="T74" fmla="+- 0 1519 -61327"/>
                              <a:gd name="T75" fmla="*/ 1519 h 63571"/>
                              <a:gd name="T76" fmla="+- 0 5892 14882"/>
                              <a:gd name="T77" fmla="*/ T76 w 274117"/>
                              <a:gd name="T78" fmla="+- 0 1586 -61327"/>
                              <a:gd name="T79" fmla="*/ 1586 h 63571"/>
                              <a:gd name="T80" fmla="+- 0 6365 14882"/>
                              <a:gd name="T81" fmla="*/ T80 w 274117"/>
                              <a:gd name="T82" fmla="+- 0 1519 -61327"/>
                              <a:gd name="T83" fmla="*/ 1519 h 63571"/>
                              <a:gd name="T84" fmla="+- 0 6248 14882"/>
                              <a:gd name="T85" fmla="*/ T84 w 274117"/>
                              <a:gd name="T86" fmla="+- 0 1586 -61327"/>
                              <a:gd name="T87" fmla="*/ 1586 h 63571"/>
                              <a:gd name="T88" fmla="+- 0 6715 14882"/>
                              <a:gd name="T89" fmla="*/ T88 w 274117"/>
                              <a:gd name="T90" fmla="+- 0 1519 -61327"/>
                              <a:gd name="T91" fmla="*/ 1519 h 63571"/>
                              <a:gd name="T92" fmla="+- 0 6599 14882"/>
                              <a:gd name="T93" fmla="*/ T92 w 274117"/>
                              <a:gd name="T94" fmla="+- 0 1586 -61327"/>
                              <a:gd name="T95" fmla="*/ 1586 h 63571"/>
                              <a:gd name="T96" fmla="+- 0 7072 14882"/>
                              <a:gd name="T97" fmla="*/ T96 w 274117"/>
                              <a:gd name="T98" fmla="+- 0 1513 -61327"/>
                              <a:gd name="T99" fmla="*/ 1513 h 63571"/>
                              <a:gd name="T100" fmla="+- 0 6955 14882"/>
                              <a:gd name="T101" fmla="*/ T100 w 274117"/>
                              <a:gd name="T102" fmla="+- 0 1580 -61327"/>
                              <a:gd name="T103" fmla="*/ 1580 h 63571"/>
                              <a:gd name="T104" fmla="+- 0 7428 14882"/>
                              <a:gd name="T105" fmla="*/ T104 w 274117"/>
                              <a:gd name="T106" fmla="+- 0 1513 -61327"/>
                              <a:gd name="T107" fmla="*/ 1513 h 63571"/>
                              <a:gd name="T108" fmla="+- 0 7311 14882"/>
                              <a:gd name="T109" fmla="*/ T108 w 274117"/>
                              <a:gd name="T110" fmla="+- 0 1580 -61327"/>
                              <a:gd name="T111" fmla="*/ 1580 h 63571"/>
                              <a:gd name="T112" fmla="+- 0 7784 14882"/>
                              <a:gd name="T113" fmla="*/ T112 w 274117"/>
                              <a:gd name="T114" fmla="+- 0 1513 -61327"/>
                              <a:gd name="T115" fmla="*/ 1513 h 63571"/>
                              <a:gd name="T116" fmla="+- 0 7667 14882"/>
                              <a:gd name="T117" fmla="*/ T116 w 274117"/>
                              <a:gd name="T118" fmla="+- 0 1580 -61327"/>
                              <a:gd name="T119" fmla="*/ 1580 h 63571"/>
                              <a:gd name="T120" fmla="+- 0 8140 14882"/>
                              <a:gd name="T121" fmla="*/ T120 w 274117"/>
                              <a:gd name="T122" fmla="+- 0 1507 -61327"/>
                              <a:gd name="T123" fmla="*/ 1507 h 63571"/>
                              <a:gd name="T124" fmla="+- 0 8023 14882"/>
                              <a:gd name="T125" fmla="*/ T124 w 274117"/>
                              <a:gd name="T126" fmla="+- 0 1574 -61327"/>
                              <a:gd name="T127" fmla="*/ 1574 h 63571"/>
                              <a:gd name="T128" fmla="+- 0 8497 14882"/>
                              <a:gd name="T129" fmla="*/ T128 w 274117"/>
                              <a:gd name="T130" fmla="+- 0 1519 -61327"/>
                              <a:gd name="T131" fmla="*/ 1519 h 63571"/>
                              <a:gd name="T132" fmla="+- 0 8380 14882"/>
                              <a:gd name="T133" fmla="*/ T132 w 274117"/>
                              <a:gd name="T134" fmla="+- 0 1586 -61327"/>
                              <a:gd name="T135" fmla="*/ 1586 h 63571"/>
                              <a:gd name="T136" fmla="+- 0 8853 14882"/>
                              <a:gd name="T137" fmla="*/ T136 w 274117"/>
                              <a:gd name="T138" fmla="+- 0 1519 -61327"/>
                              <a:gd name="T139" fmla="*/ 1519 h 63571"/>
                              <a:gd name="T140" fmla="+- 0 8736 14882"/>
                              <a:gd name="T141" fmla="*/ T140 w 274117"/>
                              <a:gd name="T142" fmla="+- 0 1586 -61327"/>
                              <a:gd name="T143" fmla="*/ 1586 h 63571"/>
                              <a:gd name="T144" fmla="+- 0 9209 14882"/>
                              <a:gd name="T145" fmla="*/ T144 w 274117"/>
                              <a:gd name="T146" fmla="+- 0 1513 -61327"/>
                              <a:gd name="T147" fmla="*/ 1513 h 63571"/>
                              <a:gd name="T148" fmla="+- 0 9092 14882"/>
                              <a:gd name="T149" fmla="*/ T148 w 274117"/>
                              <a:gd name="T150" fmla="+- 0 1580 -61327"/>
                              <a:gd name="T151" fmla="*/ 1580 h 63571"/>
                              <a:gd name="T152" fmla="+- 0 9565 14882"/>
                              <a:gd name="T153" fmla="*/ T152 w 274117"/>
                              <a:gd name="T154" fmla="+- 0 1507 -61327"/>
                              <a:gd name="T155" fmla="*/ 1507 h 63571"/>
                              <a:gd name="T156" fmla="+- 0 9448 14882"/>
                              <a:gd name="T157" fmla="*/ T156 w 274117"/>
                              <a:gd name="T158" fmla="+- 0 1574 -61327"/>
                              <a:gd name="T159" fmla="*/ 1574 h 63571"/>
                              <a:gd name="T160" fmla="+- 0 9921 14882"/>
                              <a:gd name="T161" fmla="*/ T160 w 274117"/>
                              <a:gd name="T162" fmla="+- 0 1519 -61327"/>
                              <a:gd name="T163" fmla="*/ 1519 h 63571"/>
                              <a:gd name="T164" fmla="+- 0 9805 14882"/>
                              <a:gd name="T165" fmla="*/ T164 w 274117"/>
                              <a:gd name="T166" fmla="+- 0 1586 -61327"/>
                              <a:gd name="T167" fmla="*/ 1586 h 6357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</a:cxnLst>
                            <a:rect l="0" t="0" r="r" b="b"/>
                            <a:pathLst>
                              <a:path w="274117" h="63571">
                                <a:moveTo>
                                  <a:pt x="-12190" y="64443"/>
                                </a:moveTo>
                                <a:lnTo>
                                  <a:pt x="-12073" y="64376"/>
                                </a:lnTo>
                                <a:lnTo>
                                  <a:pt x="-12073" y="64510"/>
                                </a:lnTo>
                                <a:lnTo>
                                  <a:pt x="-12190" y="64443"/>
                                </a:lnTo>
                                <a:close/>
                                <a:moveTo>
                                  <a:pt x="-11840" y="63024"/>
                                </a:moveTo>
                                <a:lnTo>
                                  <a:pt x="-11723" y="62956"/>
                                </a:lnTo>
                                <a:lnTo>
                                  <a:pt x="-11723" y="63091"/>
                                </a:lnTo>
                                <a:lnTo>
                                  <a:pt x="-11840" y="63024"/>
                                </a:lnTo>
                                <a:close/>
                                <a:moveTo>
                                  <a:pt x="-11483" y="62948"/>
                                </a:moveTo>
                                <a:lnTo>
                                  <a:pt x="-11367" y="62880"/>
                                </a:lnTo>
                                <a:lnTo>
                                  <a:pt x="-11367" y="63015"/>
                                </a:lnTo>
                                <a:lnTo>
                                  <a:pt x="-11483" y="62948"/>
                                </a:lnTo>
                                <a:close/>
                                <a:moveTo>
                                  <a:pt x="-11127" y="62930"/>
                                </a:moveTo>
                                <a:lnTo>
                                  <a:pt x="-11010" y="62863"/>
                                </a:lnTo>
                                <a:lnTo>
                                  <a:pt x="-11010" y="62998"/>
                                </a:lnTo>
                                <a:lnTo>
                                  <a:pt x="-11127" y="62930"/>
                                </a:lnTo>
                                <a:close/>
                                <a:moveTo>
                                  <a:pt x="-10771" y="62913"/>
                                </a:moveTo>
                                <a:lnTo>
                                  <a:pt x="-10654" y="62846"/>
                                </a:lnTo>
                                <a:lnTo>
                                  <a:pt x="-10654" y="62980"/>
                                </a:lnTo>
                                <a:lnTo>
                                  <a:pt x="-10771" y="62913"/>
                                </a:lnTo>
                                <a:close/>
                                <a:moveTo>
                                  <a:pt x="-10415" y="62907"/>
                                </a:moveTo>
                                <a:lnTo>
                                  <a:pt x="-10298" y="62840"/>
                                </a:lnTo>
                                <a:lnTo>
                                  <a:pt x="-10298" y="62975"/>
                                </a:lnTo>
                                <a:lnTo>
                                  <a:pt x="-10415" y="62907"/>
                                </a:lnTo>
                                <a:close/>
                                <a:moveTo>
                                  <a:pt x="-10059" y="62925"/>
                                </a:moveTo>
                                <a:lnTo>
                                  <a:pt x="-9942" y="62857"/>
                                </a:lnTo>
                                <a:lnTo>
                                  <a:pt x="-9942" y="62992"/>
                                </a:lnTo>
                                <a:lnTo>
                                  <a:pt x="-10059" y="62925"/>
                                </a:lnTo>
                                <a:close/>
                                <a:moveTo>
                                  <a:pt x="-9702" y="62913"/>
                                </a:moveTo>
                                <a:lnTo>
                                  <a:pt x="-9586" y="62846"/>
                                </a:lnTo>
                                <a:lnTo>
                                  <a:pt x="-9586" y="62980"/>
                                </a:lnTo>
                                <a:lnTo>
                                  <a:pt x="-9702" y="62913"/>
                                </a:lnTo>
                                <a:close/>
                                <a:moveTo>
                                  <a:pt x="-9346" y="62913"/>
                                </a:moveTo>
                                <a:lnTo>
                                  <a:pt x="-9229" y="62846"/>
                                </a:lnTo>
                                <a:lnTo>
                                  <a:pt x="-9229" y="62980"/>
                                </a:lnTo>
                                <a:lnTo>
                                  <a:pt x="-9346" y="62913"/>
                                </a:lnTo>
                                <a:close/>
                                <a:moveTo>
                                  <a:pt x="-8990" y="62913"/>
                                </a:moveTo>
                                <a:lnTo>
                                  <a:pt x="-8873" y="62846"/>
                                </a:lnTo>
                                <a:lnTo>
                                  <a:pt x="-8873" y="62980"/>
                                </a:lnTo>
                                <a:lnTo>
                                  <a:pt x="-8990" y="62913"/>
                                </a:lnTo>
                                <a:close/>
                                <a:moveTo>
                                  <a:pt x="-8634" y="62913"/>
                                </a:moveTo>
                                <a:lnTo>
                                  <a:pt x="-8517" y="62846"/>
                                </a:lnTo>
                                <a:lnTo>
                                  <a:pt x="-8517" y="62980"/>
                                </a:lnTo>
                                <a:lnTo>
                                  <a:pt x="-8634" y="62913"/>
                                </a:lnTo>
                                <a:close/>
                                <a:moveTo>
                                  <a:pt x="-8283" y="62913"/>
                                </a:moveTo>
                                <a:lnTo>
                                  <a:pt x="-8167" y="62846"/>
                                </a:lnTo>
                                <a:lnTo>
                                  <a:pt x="-8167" y="62980"/>
                                </a:lnTo>
                                <a:lnTo>
                                  <a:pt x="-8283" y="62913"/>
                                </a:lnTo>
                                <a:close/>
                                <a:moveTo>
                                  <a:pt x="-7927" y="62907"/>
                                </a:moveTo>
                                <a:lnTo>
                                  <a:pt x="-7810" y="62840"/>
                                </a:lnTo>
                                <a:lnTo>
                                  <a:pt x="-7810" y="62975"/>
                                </a:lnTo>
                                <a:lnTo>
                                  <a:pt x="-7927" y="62907"/>
                                </a:lnTo>
                                <a:close/>
                                <a:moveTo>
                                  <a:pt x="-7571" y="62907"/>
                                </a:moveTo>
                                <a:lnTo>
                                  <a:pt x="-7454" y="62840"/>
                                </a:lnTo>
                                <a:lnTo>
                                  <a:pt x="-7454" y="62975"/>
                                </a:lnTo>
                                <a:lnTo>
                                  <a:pt x="-7571" y="62907"/>
                                </a:lnTo>
                                <a:close/>
                                <a:moveTo>
                                  <a:pt x="-7215" y="62907"/>
                                </a:moveTo>
                                <a:lnTo>
                                  <a:pt x="-7098" y="62840"/>
                                </a:lnTo>
                                <a:lnTo>
                                  <a:pt x="-7098" y="62975"/>
                                </a:lnTo>
                                <a:lnTo>
                                  <a:pt x="-7215" y="62907"/>
                                </a:lnTo>
                                <a:close/>
                                <a:moveTo>
                                  <a:pt x="-6859" y="62901"/>
                                </a:moveTo>
                                <a:lnTo>
                                  <a:pt x="-6742" y="62834"/>
                                </a:lnTo>
                                <a:lnTo>
                                  <a:pt x="-6742" y="62968"/>
                                </a:lnTo>
                                <a:lnTo>
                                  <a:pt x="-6859" y="62901"/>
                                </a:lnTo>
                                <a:close/>
                                <a:moveTo>
                                  <a:pt x="-6502" y="62913"/>
                                </a:moveTo>
                                <a:lnTo>
                                  <a:pt x="-6385" y="62846"/>
                                </a:lnTo>
                                <a:lnTo>
                                  <a:pt x="-6385" y="62980"/>
                                </a:lnTo>
                                <a:lnTo>
                                  <a:pt x="-6502" y="62913"/>
                                </a:lnTo>
                                <a:close/>
                                <a:moveTo>
                                  <a:pt x="-6146" y="62913"/>
                                </a:moveTo>
                                <a:lnTo>
                                  <a:pt x="-6029" y="62846"/>
                                </a:lnTo>
                                <a:lnTo>
                                  <a:pt x="-6029" y="62980"/>
                                </a:lnTo>
                                <a:lnTo>
                                  <a:pt x="-6146" y="62913"/>
                                </a:lnTo>
                                <a:close/>
                                <a:moveTo>
                                  <a:pt x="-5790" y="62907"/>
                                </a:moveTo>
                                <a:lnTo>
                                  <a:pt x="-5673" y="62840"/>
                                </a:lnTo>
                                <a:lnTo>
                                  <a:pt x="-5673" y="62975"/>
                                </a:lnTo>
                                <a:lnTo>
                                  <a:pt x="-5790" y="62907"/>
                                </a:lnTo>
                                <a:close/>
                                <a:moveTo>
                                  <a:pt x="-5434" y="62901"/>
                                </a:moveTo>
                                <a:lnTo>
                                  <a:pt x="-5317" y="62834"/>
                                </a:lnTo>
                                <a:lnTo>
                                  <a:pt x="-5317" y="62968"/>
                                </a:lnTo>
                                <a:lnTo>
                                  <a:pt x="-5434" y="62901"/>
                                </a:lnTo>
                                <a:close/>
                                <a:moveTo>
                                  <a:pt x="-5077" y="62913"/>
                                </a:moveTo>
                                <a:lnTo>
                                  <a:pt x="-4961" y="62846"/>
                                </a:lnTo>
                                <a:lnTo>
                                  <a:pt x="-4961" y="62980"/>
                                </a:lnTo>
                                <a:lnTo>
                                  <a:pt x="-5077" y="6291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4833">
                            <a:solidFill>
                              <a:srgbClr val="000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8" name="Freeform 117"/>
                        <wps:cNvSpPr>
                          <a:spLocks/>
                        </wps:cNvSpPr>
                        <wps:spPr bwMode="auto">
                          <a:xfrm>
                            <a:off x="2767" y="1647"/>
                            <a:ext cx="7113" cy="1466"/>
                          </a:xfrm>
                          <a:custGeom>
                            <a:avLst/>
                            <a:gdLst>
                              <a:gd name="T0" fmla="+- 0 2767 2767"/>
                              <a:gd name="T1" fmla="*/ T0 w 7113"/>
                              <a:gd name="T2" fmla="+- 0 3113 1647"/>
                              <a:gd name="T3" fmla="*/ 3113 h 1466"/>
                              <a:gd name="T4" fmla="+- 0 3122 2767"/>
                              <a:gd name="T5" fmla="*/ T4 w 7113"/>
                              <a:gd name="T6" fmla="+- 0 1716 1647"/>
                              <a:gd name="T7" fmla="*/ 1716 h 1466"/>
                              <a:gd name="T8" fmla="+- 0 3478 2767"/>
                              <a:gd name="T9" fmla="*/ T8 w 7113"/>
                              <a:gd name="T10" fmla="+- 0 1696 1647"/>
                              <a:gd name="T11" fmla="*/ 1696 h 1466"/>
                              <a:gd name="T12" fmla="+- 0 3834 2767"/>
                              <a:gd name="T13" fmla="*/ T12 w 7113"/>
                              <a:gd name="T14" fmla="+- 0 1698 1647"/>
                              <a:gd name="T15" fmla="*/ 1698 h 1466"/>
                              <a:gd name="T16" fmla="+- 0 4189 2767"/>
                              <a:gd name="T17" fmla="*/ T16 w 7113"/>
                              <a:gd name="T18" fmla="+- 0 1647 1647"/>
                              <a:gd name="T19" fmla="*/ 1647 h 1466"/>
                              <a:gd name="T20" fmla="+- 0 4545 2767"/>
                              <a:gd name="T21" fmla="*/ T20 w 7113"/>
                              <a:gd name="T22" fmla="+- 0 1687 1647"/>
                              <a:gd name="T23" fmla="*/ 1687 h 1466"/>
                              <a:gd name="T24" fmla="+- 0 4901 2767"/>
                              <a:gd name="T25" fmla="*/ T24 w 7113"/>
                              <a:gd name="T26" fmla="+- 0 1672 1647"/>
                              <a:gd name="T27" fmla="*/ 1672 h 1466"/>
                              <a:gd name="T28" fmla="+- 0 5256 2767"/>
                              <a:gd name="T29" fmla="*/ T28 w 7113"/>
                              <a:gd name="T30" fmla="+- 0 1686 1647"/>
                              <a:gd name="T31" fmla="*/ 1686 h 1466"/>
                              <a:gd name="T32" fmla="+- 0 5612 2767"/>
                              <a:gd name="T33" fmla="*/ T32 w 7113"/>
                              <a:gd name="T34" fmla="+- 0 1690 1647"/>
                              <a:gd name="T35" fmla="*/ 1690 h 1466"/>
                              <a:gd name="T36" fmla="+- 0 5968 2767"/>
                              <a:gd name="T37" fmla="*/ T36 w 7113"/>
                              <a:gd name="T38" fmla="+- 0 1692 1647"/>
                              <a:gd name="T39" fmla="*/ 1692 h 1466"/>
                              <a:gd name="T40" fmla="+- 0 6323 2767"/>
                              <a:gd name="T41" fmla="*/ T40 w 7113"/>
                              <a:gd name="T42" fmla="+- 0 1703 1647"/>
                              <a:gd name="T43" fmla="*/ 1703 h 1466"/>
                              <a:gd name="T44" fmla="+- 0 6679 2767"/>
                              <a:gd name="T45" fmla="*/ T44 w 7113"/>
                              <a:gd name="T46" fmla="+- 0 1718 1647"/>
                              <a:gd name="T47" fmla="*/ 1718 h 1466"/>
                              <a:gd name="T48" fmla="+- 0 7035 2767"/>
                              <a:gd name="T49" fmla="*/ T48 w 7113"/>
                              <a:gd name="T50" fmla="+- 0 1706 1647"/>
                              <a:gd name="T51" fmla="*/ 1706 h 1466"/>
                              <a:gd name="T52" fmla="+- 0 7390 2767"/>
                              <a:gd name="T53" fmla="*/ T52 w 7113"/>
                              <a:gd name="T54" fmla="+- 0 1712 1647"/>
                              <a:gd name="T55" fmla="*/ 1712 h 1466"/>
                              <a:gd name="T56" fmla="+- 0 7746 2767"/>
                              <a:gd name="T57" fmla="*/ T56 w 7113"/>
                              <a:gd name="T58" fmla="+- 0 1704 1647"/>
                              <a:gd name="T59" fmla="*/ 1704 h 1466"/>
                              <a:gd name="T60" fmla="+- 0 8101 2767"/>
                              <a:gd name="T61" fmla="*/ T60 w 7113"/>
                              <a:gd name="T62" fmla="+- 0 1698 1647"/>
                              <a:gd name="T63" fmla="*/ 1698 h 1466"/>
                              <a:gd name="T64" fmla="+- 0 8457 2767"/>
                              <a:gd name="T65" fmla="*/ T64 w 7113"/>
                              <a:gd name="T66" fmla="+- 0 1700 1647"/>
                              <a:gd name="T67" fmla="*/ 1700 h 1466"/>
                              <a:gd name="T68" fmla="+- 0 8813 2767"/>
                              <a:gd name="T69" fmla="*/ T68 w 7113"/>
                              <a:gd name="T70" fmla="+- 0 1706 1647"/>
                              <a:gd name="T71" fmla="*/ 1706 h 1466"/>
                              <a:gd name="T72" fmla="+- 0 9168 2767"/>
                              <a:gd name="T73" fmla="*/ T72 w 7113"/>
                              <a:gd name="T74" fmla="+- 0 1709 1647"/>
                              <a:gd name="T75" fmla="*/ 1709 h 1466"/>
                              <a:gd name="T76" fmla="+- 0 9524 2767"/>
                              <a:gd name="T77" fmla="*/ T76 w 7113"/>
                              <a:gd name="T78" fmla="+- 0 1714 1647"/>
                              <a:gd name="T79" fmla="*/ 1714 h 1466"/>
                              <a:gd name="T80" fmla="+- 0 9880 2767"/>
                              <a:gd name="T81" fmla="*/ T80 w 7113"/>
                              <a:gd name="T82" fmla="+- 0 1718 1647"/>
                              <a:gd name="T83" fmla="*/ 1718 h 146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7113" h="1466">
                                <a:moveTo>
                                  <a:pt x="0" y="1466"/>
                                </a:moveTo>
                                <a:lnTo>
                                  <a:pt x="355" y="69"/>
                                </a:lnTo>
                                <a:lnTo>
                                  <a:pt x="711" y="49"/>
                                </a:lnTo>
                                <a:lnTo>
                                  <a:pt x="1067" y="51"/>
                                </a:lnTo>
                                <a:lnTo>
                                  <a:pt x="1422" y="0"/>
                                </a:lnTo>
                                <a:lnTo>
                                  <a:pt x="1778" y="40"/>
                                </a:lnTo>
                                <a:lnTo>
                                  <a:pt x="2134" y="25"/>
                                </a:lnTo>
                                <a:lnTo>
                                  <a:pt x="2489" y="39"/>
                                </a:lnTo>
                                <a:lnTo>
                                  <a:pt x="2845" y="43"/>
                                </a:lnTo>
                                <a:lnTo>
                                  <a:pt x="3201" y="45"/>
                                </a:lnTo>
                                <a:lnTo>
                                  <a:pt x="3556" y="56"/>
                                </a:lnTo>
                                <a:lnTo>
                                  <a:pt x="3912" y="71"/>
                                </a:lnTo>
                                <a:lnTo>
                                  <a:pt x="4268" y="59"/>
                                </a:lnTo>
                                <a:lnTo>
                                  <a:pt x="4623" y="65"/>
                                </a:lnTo>
                                <a:lnTo>
                                  <a:pt x="4979" y="57"/>
                                </a:lnTo>
                                <a:lnTo>
                                  <a:pt x="5334" y="51"/>
                                </a:lnTo>
                                <a:lnTo>
                                  <a:pt x="5690" y="53"/>
                                </a:lnTo>
                                <a:lnTo>
                                  <a:pt x="6046" y="59"/>
                                </a:lnTo>
                                <a:lnTo>
                                  <a:pt x="6401" y="62"/>
                                </a:lnTo>
                                <a:lnTo>
                                  <a:pt x="6757" y="67"/>
                                </a:lnTo>
                                <a:lnTo>
                                  <a:pt x="7113" y="71"/>
                                </a:lnTo>
                              </a:path>
                            </a:pathLst>
                          </a:custGeom>
                          <a:noFill/>
                          <a:ln w="1483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9" name="AutoShape 116"/>
                        <wps:cNvSpPr>
                          <a:spLocks/>
                        </wps:cNvSpPr>
                        <wps:spPr bwMode="auto">
                          <a:xfrm>
                            <a:off x="15615" y="-59061"/>
                            <a:ext cx="274117" cy="61712"/>
                          </a:xfrm>
                          <a:custGeom>
                            <a:avLst/>
                            <a:gdLst>
                              <a:gd name="T0" fmla="+- 0 2828 15615"/>
                              <a:gd name="T1" fmla="*/ T0 w 274117"/>
                              <a:gd name="T2" fmla="+- 0 3116 -59061"/>
                              <a:gd name="T3" fmla="*/ 3116 h 61712"/>
                              <a:gd name="T4" fmla="+- 0 2711 15615"/>
                              <a:gd name="T5" fmla="*/ T4 w 274117"/>
                              <a:gd name="T6" fmla="+- 0 3116 -59061"/>
                              <a:gd name="T7" fmla="*/ 3116 h 61712"/>
                              <a:gd name="T8" fmla="+- 0 3120 15615"/>
                              <a:gd name="T9" fmla="*/ T8 w 274117"/>
                              <a:gd name="T10" fmla="+- 0 1792 -59061"/>
                              <a:gd name="T11" fmla="*/ 1792 h 61712"/>
                              <a:gd name="T12" fmla="+- 0 3120 15615"/>
                              <a:gd name="T13" fmla="*/ T12 w 274117"/>
                              <a:gd name="T14" fmla="+- 0 1636 -59061"/>
                              <a:gd name="T15" fmla="*/ 1636 h 61712"/>
                              <a:gd name="T16" fmla="+- 0 3120 15615"/>
                              <a:gd name="T17" fmla="*/ T16 w 274117"/>
                              <a:gd name="T18" fmla="+- 0 1792 -59061"/>
                              <a:gd name="T19" fmla="*/ 1792 h 61712"/>
                              <a:gd name="T20" fmla="+- 0 3535 15615"/>
                              <a:gd name="T21" fmla="*/ T20 w 274117"/>
                              <a:gd name="T22" fmla="+- 0 1697 -59061"/>
                              <a:gd name="T23" fmla="*/ 1697 h 61712"/>
                              <a:gd name="T24" fmla="+- 0 3418 15615"/>
                              <a:gd name="T25" fmla="*/ T24 w 274117"/>
                              <a:gd name="T26" fmla="+- 0 1697 -59061"/>
                              <a:gd name="T27" fmla="*/ 1697 h 61712"/>
                              <a:gd name="T28" fmla="+- 0 3832 15615"/>
                              <a:gd name="T29" fmla="*/ T28 w 274117"/>
                              <a:gd name="T30" fmla="+- 0 1775 -59061"/>
                              <a:gd name="T31" fmla="*/ 1775 h 61712"/>
                              <a:gd name="T32" fmla="+- 0 3832 15615"/>
                              <a:gd name="T33" fmla="*/ T32 w 274117"/>
                              <a:gd name="T34" fmla="+- 0 1619 -59061"/>
                              <a:gd name="T35" fmla="*/ 1619 h 61712"/>
                              <a:gd name="T36" fmla="+- 0 3832 15615"/>
                              <a:gd name="T37" fmla="*/ T36 w 274117"/>
                              <a:gd name="T38" fmla="+- 0 1775 -59061"/>
                              <a:gd name="T39" fmla="*/ 1775 h 61712"/>
                              <a:gd name="T40" fmla="+- 0 4247 15615"/>
                              <a:gd name="T41" fmla="*/ T40 w 274117"/>
                              <a:gd name="T42" fmla="+- 0 1644 -59061"/>
                              <a:gd name="T43" fmla="*/ 1644 h 61712"/>
                              <a:gd name="T44" fmla="+- 0 4130 15615"/>
                              <a:gd name="T45" fmla="*/ T44 w 274117"/>
                              <a:gd name="T46" fmla="+- 0 1644 -59061"/>
                              <a:gd name="T47" fmla="*/ 1644 h 61712"/>
                              <a:gd name="T48" fmla="+- 0 4545 15615"/>
                              <a:gd name="T49" fmla="*/ T48 w 274117"/>
                              <a:gd name="T50" fmla="+- 0 1763 -59061"/>
                              <a:gd name="T51" fmla="*/ 1763 h 61712"/>
                              <a:gd name="T52" fmla="+- 0 4545 15615"/>
                              <a:gd name="T53" fmla="*/ T52 w 274117"/>
                              <a:gd name="T54" fmla="+- 0 1607 -59061"/>
                              <a:gd name="T55" fmla="*/ 1607 h 61712"/>
                              <a:gd name="T56" fmla="+- 0 4545 15615"/>
                              <a:gd name="T57" fmla="*/ T56 w 274117"/>
                              <a:gd name="T58" fmla="+- 0 1763 -59061"/>
                              <a:gd name="T59" fmla="*/ 1763 h 61712"/>
                              <a:gd name="T60" fmla="+- 0 4960 15615"/>
                              <a:gd name="T61" fmla="*/ T60 w 274117"/>
                              <a:gd name="T62" fmla="+- 0 1673 -59061"/>
                              <a:gd name="T63" fmla="*/ 1673 h 61712"/>
                              <a:gd name="T64" fmla="+- 0 4843 15615"/>
                              <a:gd name="T65" fmla="*/ T64 w 274117"/>
                              <a:gd name="T66" fmla="+- 0 1673 -59061"/>
                              <a:gd name="T67" fmla="*/ 1673 h 61712"/>
                              <a:gd name="T68" fmla="+- 0 5258 15615"/>
                              <a:gd name="T69" fmla="*/ T68 w 274117"/>
                              <a:gd name="T70" fmla="+- 0 1763 -59061"/>
                              <a:gd name="T71" fmla="*/ 1763 h 61712"/>
                              <a:gd name="T72" fmla="+- 0 5258 15615"/>
                              <a:gd name="T73" fmla="*/ T72 w 274117"/>
                              <a:gd name="T74" fmla="+- 0 1607 -59061"/>
                              <a:gd name="T75" fmla="*/ 1607 h 61712"/>
                              <a:gd name="T76" fmla="+- 0 5258 15615"/>
                              <a:gd name="T77" fmla="*/ T76 w 274117"/>
                              <a:gd name="T78" fmla="+- 0 1763 -59061"/>
                              <a:gd name="T79" fmla="*/ 1763 h 61712"/>
                              <a:gd name="T80" fmla="+- 0 5672 15615"/>
                              <a:gd name="T81" fmla="*/ T80 w 274117"/>
                              <a:gd name="T82" fmla="+- 0 1691 -59061"/>
                              <a:gd name="T83" fmla="*/ 1691 h 61712"/>
                              <a:gd name="T84" fmla="+- 0 5555 15615"/>
                              <a:gd name="T85" fmla="*/ T84 w 274117"/>
                              <a:gd name="T86" fmla="+- 0 1691 -59061"/>
                              <a:gd name="T87" fmla="*/ 1691 h 61712"/>
                              <a:gd name="T88" fmla="+- 0 5970 15615"/>
                              <a:gd name="T89" fmla="*/ T88 w 274117"/>
                              <a:gd name="T90" fmla="+- 0 1769 -59061"/>
                              <a:gd name="T91" fmla="*/ 1769 h 61712"/>
                              <a:gd name="T92" fmla="+- 0 5970 15615"/>
                              <a:gd name="T93" fmla="*/ T92 w 274117"/>
                              <a:gd name="T94" fmla="+- 0 1613 -59061"/>
                              <a:gd name="T95" fmla="*/ 1613 h 61712"/>
                              <a:gd name="T96" fmla="+- 0 5970 15615"/>
                              <a:gd name="T97" fmla="*/ T96 w 274117"/>
                              <a:gd name="T98" fmla="+- 0 1769 -59061"/>
                              <a:gd name="T99" fmla="*/ 1769 h 61712"/>
                              <a:gd name="T100" fmla="+- 0 6385 15615"/>
                              <a:gd name="T101" fmla="*/ T100 w 274117"/>
                              <a:gd name="T102" fmla="+- 0 1703 -59061"/>
                              <a:gd name="T103" fmla="*/ 1703 h 61712"/>
                              <a:gd name="T104" fmla="+- 0 6268 15615"/>
                              <a:gd name="T105" fmla="*/ T104 w 274117"/>
                              <a:gd name="T106" fmla="+- 0 1703 -59061"/>
                              <a:gd name="T107" fmla="*/ 1703 h 61712"/>
                              <a:gd name="T108" fmla="+- 0 6677 15615"/>
                              <a:gd name="T109" fmla="*/ T108 w 274117"/>
                              <a:gd name="T110" fmla="+- 0 1798 -59061"/>
                              <a:gd name="T111" fmla="*/ 1798 h 61712"/>
                              <a:gd name="T112" fmla="+- 0 6677 15615"/>
                              <a:gd name="T113" fmla="*/ T112 w 274117"/>
                              <a:gd name="T114" fmla="+- 0 1642 -59061"/>
                              <a:gd name="T115" fmla="*/ 1642 h 61712"/>
                              <a:gd name="T116" fmla="+- 0 6677 15615"/>
                              <a:gd name="T117" fmla="*/ T116 w 274117"/>
                              <a:gd name="T118" fmla="+- 0 1798 -59061"/>
                              <a:gd name="T119" fmla="*/ 1798 h 61712"/>
                              <a:gd name="T120" fmla="+- 0 7091 15615"/>
                              <a:gd name="T121" fmla="*/ T120 w 274117"/>
                              <a:gd name="T122" fmla="+- 0 1709 -59061"/>
                              <a:gd name="T123" fmla="*/ 1709 h 61712"/>
                              <a:gd name="T124" fmla="+- 0 6975 15615"/>
                              <a:gd name="T125" fmla="*/ T124 w 274117"/>
                              <a:gd name="T126" fmla="+- 0 1709 -59061"/>
                              <a:gd name="T127" fmla="*/ 1709 h 61712"/>
                              <a:gd name="T128" fmla="+- 0 7389 15615"/>
                              <a:gd name="T129" fmla="*/ T128 w 274117"/>
                              <a:gd name="T130" fmla="+- 0 1792 -59061"/>
                              <a:gd name="T131" fmla="*/ 1792 h 61712"/>
                              <a:gd name="T132" fmla="+- 0 7389 15615"/>
                              <a:gd name="T133" fmla="*/ T132 w 274117"/>
                              <a:gd name="T134" fmla="+- 0 1636 -59061"/>
                              <a:gd name="T135" fmla="*/ 1636 h 61712"/>
                              <a:gd name="T136" fmla="+- 0 7389 15615"/>
                              <a:gd name="T137" fmla="*/ T136 w 274117"/>
                              <a:gd name="T138" fmla="+- 0 1792 -59061"/>
                              <a:gd name="T139" fmla="*/ 1792 h 61712"/>
                              <a:gd name="T140" fmla="+- 0 7804 15615"/>
                              <a:gd name="T141" fmla="*/ T140 w 274117"/>
                              <a:gd name="T142" fmla="+- 0 1703 -59061"/>
                              <a:gd name="T143" fmla="*/ 1703 h 61712"/>
                              <a:gd name="T144" fmla="+- 0 7687 15615"/>
                              <a:gd name="T145" fmla="*/ T144 w 274117"/>
                              <a:gd name="T146" fmla="+- 0 1703 -59061"/>
                              <a:gd name="T147" fmla="*/ 1703 h 61712"/>
                              <a:gd name="T148" fmla="+- 0 8101 15615"/>
                              <a:gd name="T149" fmla="*/ T148 w 274117"/>
                              <a:gd name="T150" fmla="+- 0 1775 -59061"/>
                              <a:gd name="T151" fmla="*/ 1775 h 61712"/>
                              <a:gd name="T152" fmla="+- 0 8101 15615"/>
                              <a:gd name="T153" fmla="*/ T152 w 274117"/>
                              <a:gd name="T154" fmla="+- 0 1619 -59061"/>
                              <a:gd name="T155" fmla="*/ 1619 h 61712"/>
                              <a:gd name="T156" fmla="+- 0 8101 15615"/>
                              <a:gd name="T157" fmla="*/ T156 w 274117"/>
                              <a:gd name="T158" fmla="+- 0 1775 -59061"/>
                              <a:gd name="T159" fmla="*/ 1775 h 61712"/>
                              <a:gd name="T160" fmla="+- 0 8516 15615"/>
                              <a:gd name="T161" fmla="*/ T160 w 274117"/>
                              <a:gd name="T162" fmla="+- 0 1703 -59061"/>
                              <a:gd name="T163" fmla="*/ 1703 h 61712"/>
                              <a:gd name="T164" fmla="+- 0 8399 15615"/>
                              <a:gd name="T165" fmla="*/ T164 w 274117"/>
                              <a:gd name="T166" fmla="+- 0 1703 -59061"/>
                              <a:gd name="T167" fmla="*/ 1703 h 61712"/>
                              <a:gd name="T168" fmla="+- 0 8814 15615"/>
                              <a:gd name="T169" fmla="*/ T168 w 274117"/>
                              <a:gd name="T170" fmla="+- 0 1786 -59061"/>
                              <a:gd name="T171" fmla="*/ 1786 h 61712"/>
                              <a:gd name="T172" fmla="+- 0 8814 15615"/>
                              <a:gd name="T173" fmla="*/ T172 w 274117"/>
                              <a:gd name="T174" fmla="+- 0 1631 -59061"/>
                              <a:gd name="T175" fmla="*/ 1631 h 61712"/>
                              <a:gd name="T176" fmla="+- 0 8814 15615"/>
                              <a:gd name="T177" fmla="*/ T176 w 274117"/>
                              <a:gd name="T178" fmla="+- 0 1786 -59061"/>
                              <a:gd name="T179" fmla="*/ 1786 h 61712"/>
                              <a:gd name="T180" fmla="+- 0 9228 15615"/>
                              <a:gd name="T181" fmla="*/ T180 w 274117"/>
                              <a:gd name="T182" fmla="+- 0 1709 -59061"/>
                              <a:gd name="T183" fmla="*/ 1709 h 61712"/>
                              <a:gd name="T184" fmla="+- 0 9111 15615"/>
                              <a:gd name="T185" fmla="*/ T184 w 274117"/>
                              <a:gd name="T186" fmla="+- 0 1709 -59061"/>
                              <a:gd name="T187" fmla="*/ 1709 h 61712"/>
                              <a:gd name="T188" fmla="+- 0 9526 15615"/>
                              <a:gd name="T189" fmla="*/ T188 w 274117"/>
                              <a:gd name="T190" fmla="+- 0 1792 -59061"/>
                              <a:gd name="T191" fmla="*/ 1792 h 61712"/>
                              <a:gd name="T192" fmla="+- 0 9526 15615"/>
                              <a:gd name="T193" fmla="*/ T192 w 274117"/>
                              <a:gd name="T194" fmla="+- 0 1636 -59061"/>
                              <a:gd name="T195" fmla="*/ 1636 h 61712"/>
                              <a:gd name="T196" fmla="+- 0 9526 15615"/>
                              <a:gd name="T197" fmla="*/ T196 w 274117"/>
                              <a:gd name="T198" fmla="+- 0 1792 -59061"/>
                              <a:gd name="T199" fmla="*/ 1792 h 61712"/>
                              <a:gd name="T200" fmla="+- 0 9941 15615"/>
                              <a:gd name="T201" fmla="*/ T200 w 274117"/>
                              <a:gd name="T202" fmla="+- 0 1720 -59061"/>
                              <a:gd name="T203" fmla="*/ 1720 h 61712"/>
                              <a:gd name="T204" fmla="+- 0 9824 15615"/>
                              <a:gd name="T205" fmla="*/ T204 w 274117"/>
                              <a:gd name="T206" fmla="+- 0 1720 -59061"/>
                              <a:gd name="T207" fmla="*/ 1720 h 6171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</a:cxnLst>
                            <a:rect l="0" t="0" r="r" b="b"/>
                            <a:pathLst>
                              <a:path w="274117" h="61712">
                                <a:moveTo>
                                  <a:pt x="-12845" y="62255"/>
                                </a:moveTo>
                                <a:lnTo>
                                  <a:pt x="-12787" y="62177"/>
                                </a:lnTo>
                                <a:lnTo>
                                  <a:pt x="-12845" y="62099"/>
                                </a:lnTo>
                                <a:lnTo>
                                  <a:pt x="-12904" y="62177"/>
                                </a:lnTo>
                                <a:lnTo>
                                  <a:pt x="-12845" y="62255"/>
                                </a:lnTo>
                                <a:close/>
                                <a:moveTo>
                                  <a:pt x="-12495" y="60853"/>
                                </a:moveTo>
                                <a:lnTo>
                                  <a:pt x="-12436" y="60775"/>
                                </a:lnTo>
                                <a:lnTo>
                                  <a:pt x="-12495" y="60697"/>
                                </a:lnTo>
                                <a:lnTo>
                                  <a:pt x="-12553" y="60775"/>
                                </a:lnTo>
                                <a:lnTo>
                                  <a:pt x="-12495" y="60853"/>
                                </a:lnTo>
                                <a:close/>
                                <a:moveTo>
                                  <a:pt x="-12138" y="60836"/>
                                </a:moveTo>
                                <a:lnTo>
                                  <a:pt x="-12080" y="60758"/>
                                </a:lnTo>
                                <a:lnTo>
                                  <a:pt x="-12138" y="60680"/>
                                </a:lnTo>
                                <a:lnTo>
                                  <a:pt x="-12197" y="60758"/>
                                </a:lnTo>
                                <a:lnTo>
                                  <a:pt x="-12138" y="60836"/>
                                </a:lnTo>
                                <a:close/>
                                <a:moveTo>
                                  <a:pt x="-11783" y="60836"/>
                                </a:moveTo>
                                <a:lnTo>
                                  <a:pt x="-11724" y="60758"/>
                                </a:lnTo>
                                <a:lnTo>
                                  <a:pt x="-11783" y="60680"/>
                                </a:lnTo>
                                <a:lnTo>
                                  <a:pt x="-11841" y="60758"/>
                                </a:lnTo>
                                <a:lnTo>
                                  <a:pt x="-11783" y="60836"/>
                                </a:lnTo>
                                <a:close/>
                                <a:moveTo>
                                  <a:pt x="-11426" y="60783"/>
                                </a:moveTo>
                                <a:lnTo>
                                  <a:pt x="-11368" y="60705"/>
                                </a:lnTo>
                                <a:lnTo>
                                  <a:pt x="-11426" y="60627"/>
                                </a:lnTo>
                                <a:lnTo>
                                  <a:pt x="-11485" y="60705"/>
                                </a:lnTo>
                                <a:lnTo>
                                  <a:pt x="-11426" y="60783"/>
                                </a:lnTo>
                                <a:close/>
                                <a:moveTo>
                                  <a:pt x="-11070" y="60824"/>
                                </a:moveTo>
                                <a:lnTo>
                                  <a:pt x="-11012" y="60746"/>
                                </a:lnTo>
                                <a:lnTo>
                                  <a:pt x="-11070" y="60668"/>
                                </a:lnTo>
                                <a:lnTo>
                                  <a:pt x="-11128" y="60746"/>
                                </a:lnTo>
                                <a:lnTo>
                                  <a:pt x="-11070" y="60824"/>
                                </a:lnTo>
                                <a:close/>
                                <a:moveTo>
                                  <a:pt x="-10714" y="60812"/>
                                </a:moveTo>
                                <a:lnTo>
                                  <a:pt x="-10655" y="60734"/>
                                </a:lnTo>
                                <a:lnTo>
                                  <a:pt x="-10714" y="60656"/>
                                </a:lnTo>
                                <a:lnTo>
                                  <a:pt x="-10772" y="60734"/>
                                </a:lnTo>
                                <a:lnTo>
                                  <a:pt x="-10714" y="60812"/>
                                </a:lnTo>
                                <a:close/>
                                <a:moveTo>
                                  <a:pt x="-10357" y="60824"/>
                                </a:moveTo>
                                <a:lnTo>
                                  <a:pt x="-10299" y="60746"/>
                                </a:lnTo>
                                <a:lnTo>
                                  <a:pt x="-10357" y="60668"/>
                                </a:lnTo>
                                <a:lnTo>
                                  <a:pt x="-10416" y="60746"/>
                                </a:lnTo>
                                <a:lnTo>
                                  <a:pt x="-10357" y="60824"/>
                                </a:lnTo>
                                <a:close/>
                                <a:moveTo>
                                  <a:pt x="-10001" y="60830"/>
                                </a:moveTo>
                                <a:lnTo>
                                  <a:pt x="-9943" y="60752"/>
                                </a:lnTo>
                                <a:lnTo>
                                  <a:pt x="-10001" y="60674"/>
                                </a:lnTo>
                                <a:lnTo>
                                  <a:pt x="-10060" y="60752"/>
                                </a:lnTo>
                                <a:lnTo>
                                  <a:pt x="-10001" y="60830"/>
                                </a:lnTo>
                                <a:close/>
                                <a:moveTo>
                                  <a:pt x="-9645" y="60830"/>
                                </a:moveTo>
                                <a:lnTo>
                                  <a:pt x="-9587" y="60752"/>
                                </a:lnTo>
                                <a:lnTo>
                                  <a:pt x="-9645" y="60674"/>
                                </a:lnTo>
                                <a:lnTo>
                                  <a:pt x="-9704" y="60752"/>
                                </a:lnTo>
                                <a:lnTo>
                                  <a:pt x="-9645" y="60830"/>
                                </a:lnTo>
                                <a:close/>
                                <a:moveTo>
                                  <a:pt x="-9289" y="60841"/>
                                </a:moveTo>
                                <a:lnTo>
                                  <a:pt x="-9230" y="60764"/>
                                </a:lnTo>
                                <a:lnTo>
                                  <a:pt x="-9289" y="60686"/>
                                </a:lnTo>
                                <a:lnTo>
                                  <a:pt x="-9347" y="60764"/>
                                </a:lnTo>
                                <a:lnTo>
                                  <a:pt x="-9289" y="60841"/>
                                </a:lnTo>
                                <a:close/>
                                <a:moveTo>
                                  <a:pt x="-8938" y="60859"/>
                                </a:moveTo>
                                <a:lnTo>
                                  <a:pt x="-8880" y="60781"/>
                                </a:lnTo>
                                <a:lnTo>
                                  <a:pt x="-8938" y="60703"/>
                                </a:lnTo>
                                <a:lnTo>
                                  <a:pt x="-8997" y="60781"/>
                                </a:lnTo>
                                <a:lnTo>
                                  <a:pt x="-8938" y="60859"/>
                                </a:lnTo>
                                <a:close/>
                                <a:moveTo>
                                  <a:pt x="-8582" y="60847"/>
                                </a:moveTo>
                                <a:lnTo>
                                  <a:pt x="-8524" y="60770"/>
                                </a:lnTo>
                                <a:lnTo>
                                  <a:pt x="-8582" y="60692"/>
                                </a:lnTo>
                                <a:lnTo>
                                  <a:pt x="-8640" y="60770"/>
                                </a:lnTo>
                                <a:lnTo>
                                  <a:pt x="-8582" y="60847"/>
                                </a:lnTo>
                                <a:close/>
                                <a:moveTo>
                                  <a:pt x="-8226" y="60853"/>
                                </a:moveTo>
                                <a:lnTo>
                                  <a:pt x="-8168" y="60775"/>
                                </a:lnTo>
                                <a:lnTo>
                                  <a:pt x="-8226" y="60697"/>
                                </a:lnTo>
                                <a:lnTo>
                                  <a:pt x="-8285" y="60775"/>
                                </a:lnTo>
                                <a:lnTo>
                                  <a:pt x="-8226" y="60853"/>
                                </a:lnTo>
                                <a:close/>
                                <a:moveTo>
                                  <a:pt x="-7870" y="60841"/>
                                </a:moveTo>
                                <a:lnTo>
                                  <a:pt x="-7811" y="60764"/>
                                </a:lnTo>
                                <a:lnTo>
                                  <a:pt x="-7870" y="60686"/>
                                </a:lnTo>
                                <a:lnTo>
                                  <a:pt x="-7928" y="60764"/>
                                </a:lnTo>
                                <a:lnTo>
                                  <a:pt x="-7870" y="60841"/>
                                </a:lnTo>
                                <a:close/>
                                <a:moveTo>
                                  <a:pt x="-7514" y="60836"/>
                                </a:moveTo>
                                <a:lnTo>
                                  <a:pt x="-7455" y="60758"/>
                                </a:lnTo>
                                <a:lnTo>
                                  <a:pt x="-7514" y="60680"/>
                                </a:lnTo>
                                <a:lnTo>
                                  <a:pt x="-7572" y="60758"/>
                                </a:lnTo>
                                <a:lnTo>
                                  <a:pt x="-7514" y="60836"/>
                                </a:lnTo>
                                <a:close/>
                                <a:moveTo>
                                  <a:pt x="-7157" y="60841"/>
                                </a:moveTo>
                                <a:lnTo>
                                  <a:pt x="-7099" y="60764"/>
                                </a:lnTo>
                                <a:lnTo>
                                  <a:pt x="-7157" y="60686"/>
                                </a:lnTo>
                                <a:lnTo>
                                  <a:pt x="-7216" y="60764"/>
                                </a:lnTo>
                                <a:lnTo>
                                  <a:pt x="-7157" y="60841"/>
                                </a:lnTo>
                                <a:close/>
                                <a:moveTo>
                                  <a:pt x="-6801" y="60847"/>
                                </a:moveTo>
                                <a:lnTo>
                                  <a:pt x="-6743" y="60770"/>
                                </a:lnTo>
                                <a:lnTo>
                                  <a:pt x="-6801" y="60692"/>
                                </a:lnTo>
                                <a:lnTo>
                                  <a:pt x="-6859" y="60770"/>
                                </a:lnTo>
                                <a:lnTo>
                                  <a:pt x="-6801" y="60847"/>
                                </a:lnTo>
                                <a:close/>
                                <a:moveTo>
                                  <a:pt x="-6445" y="60847"/>
                                </a:moveTo>
                                <a:lnTo>
                                  <a:pt x="-6387" y="60770"/>
                                </a:lnTo>
                                <a:lnTo>
                                  <a:pt x="-6445" y="60692"/>
                                </a:lnTo>
                                <a:lnTo>
                                  <a:pt x="-6504" y="60770"/>
                                </a:lnTo>
                                <a:lnTo>
                                  <a:pt x="-6445" y="60847"/>
                                </a:lnTo>
                                <a:close/>
                                <a:moveTo>
                                  <a:pt x="-6089" y="60853"/>
                                </a:moveTo>
                                <a:lnTo>
                                  <a:pt x="-6030" y="60775"/>
                                </a:lnTo>
                                <a:lnTo>
                                  <a:pt x="-6089" y="60697"/>
                                </a:lnTo>
                                <a:lnTo>
                                  <a:pt x="-6147" y="60775"/>
                                </a:lnTo>
                                <a:lnTo>
                                  <a:pt x="-6089" y="60853"/>
                                </a:lnTo>
                                <a:close/>
                                <a:moveTo>
                                  <a:pt x="-5732" y="60859"/>
                                </a:moveTo>
                                <a:lnTo>
                                  <a:pt x="-5674" y="60781"/>
                                </a:lnTo>
                                <a:lnTo>
                                  <a:pt x="-5732" y="60703"/>
                                </a:lnTo>
                                <a:lnTo>
                                  <a:pt x="-5791" y="60781"/>
                                </a:lnTo>
                                <a:lnTo>
                                  <a:pt x="-5732" y="60859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483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0" name="Freeform 115"/>
                        <wps:cNvSpPr>
                          <a:spLocks/>
                        </wps:cNvSpPr>
                        <wps:spPr bwMode="auto">
                          <a:xfrm>
                            <a:off x="2767" y="1902"/>
                            <a:ext cx="7113" cy="1211"/>
                          </a:xfrm>
                          <a:custGeom>
                            <a:avLst/>
                            <a:gdLst>
                              <a:gd name="T0" fmla="+- 0 2767 2767"/>
                              <a:gd name="T1" fmla="*/ T0 w 7113"/>
                              <a:gd name="T2" fmla="+- 0 3113 1902"/>
                              <a:gd name="T3" fmla="*/ 3113 h 1211"/>
                              <a:gd name="T4" fmla="+- 0 3122 2767"/>
                              <a:gd name="T5" fmla="*/ T4 w 7113"/>
                              <a:gd name="T6" fmla="+- 0 1995 1902"/>
                              <a:gd name="T7" fmla="*/ 1995 h 1211"/>
                              <a:gd name="T8" fmla="+- 0 3478 2767"/>
                              <a:gd name="T9" fmla="*/ T8 w 7113"/>
                              <a:gd name="T10" fmla="+- 0 1936 1902"/>
                              <a:gd name="T11" fmla="*/ 1936 h 1211"/>
                              <a:gd name="T12" fmla="+- 0 3834 2767"/>
                              <a:gd name="T13" fmla="*/ T12 w 7113"/>
                              <a:gd name="T14" fmla="+- 0 1924 1902"/>
                              <a:gd name="T15" fmla="*/ 1924 h 1211"/>
                              <a:gd name="T16" fmla="+- 0 4189 2767"/>
                              <a:gd name="T17" fmla="*/ T16 w 7113"/>
                              <a:gd name="T18" fmla="+- 0 1910 1902"/>
                              <a:gd name="T19" fmla="*/ 1910 h 1211"/>
                              <a:gd name="T20" fmla="+- 0 4545 2767"/>
                              <a:gd name="T21" fmla="*/ T20 w 7113"/>
                              <a:gd name="T22" fmla="+- 0 1907 1902"/>
                              <a:gd name="T23" fmla="*/ 1907 h 1211"/>
                              <a:gd name="T24" fmla="+- 0 4901 2767"/>
                              <a:gd name="T25" fmla="*/ T24 w 7113"/>
                              <a:gd name="T26" fmla="+- 0 1920 1902"/>
                              <a:gd name="T27" fmla="*/ 1920 h 1211"/>
                              <a:gd name="T28" fmla="+- 0 5256 2767"/>
                              <a:gd name="T29" fmla="*/ T28 w 7113"/>
                              <a:gd name="T30" fmla="+- 0 1911 1902"/>
                              <a:gd name="T31" fmla="*/ 1911 h 1211"/>
                              <a:gd name="T32" fmla="+- 0 5612 2767"/>
                              <a:gd name="T33" fmla="*/ T32 w 7113"/>
                              <a:gd name="T34" fmla="+- 0 1911 1902"/>
                              <a:gd name="T35" fmla="*/ 1911 h 1211"/>
                              <a:gd name="T36" fmla="+- 0 5968 2767"/>
                              <a:gd name="T37" fmla="*/ T36 w 7113"/>
                              <a:gd name="T38" fmla="+- 0 1909 1902"/>
                              <a:gd name="T39" fmla="*/ 1909 h 1211"/>
                              <a:gd name="T40" fmla="+- 0 6323 2767"/>
                              <a:gd name="T41" fmla="*/ T40 w 7113"/>
                              <a:gd name="T42" fmla="+- 0 1911 1902"/>
                              <a:gd name="T43" fmla="*/ 1911 h 1211"/>
                              <a:gd name="T44" fmla="+- 0 6679 2767"/>
                              <a:gd name="T45" fmla="*/ T44 w 7113"/>
                              <a:gd name="T46" fmla="+- 0 1910 1902"/>
                              <a:gd name="T47" fmla="*/ 1910 h 1211"/>
                              <a:gd name="T48" fmla="+- 0 7035 2767"/>
                              <a:gd name="T49" fmla="*/ T48 w 7113"/>
                              <a:gd name="T50" fmla="+- 0 1906 1902"/>
                              <a:gd name="T51" fmla="*/ 1906 h 1211"/>
                              <a:gd name="T52" fmla="+- 0 7390 2767"/>
                              <a:gd name="T53" fmla="*/ T52 w 7113"/>
                              <a:gd name="T54" fmla="+- 0 1906 1902"/>
                              <a:gd name="T55" fmla="*/ 1906 h 1211"/>
                              <a:gd name="T56" fmla="+- 0 7746 2767"/>
                              <a:gd name="T57" fmla="*/ T56 w 7113"/>
                              <a:gd name="T58" fmla="+- 0 1905 1902"/>
                              <a:gd name="T59" fmla="*/ 1905 h 1211"/>
                              <a:gd name="T60" fmla="+- 0 8101 2767"/>
                              <a:gd name="T61" fmla="*/ T60 w 7113"/>
                              <a:gd name="T62" fmla="+- 0 1902 1902"/>
                              <a:gd name="T63" fmla="*/ 1902 h 1211"/>
                              <a:gd name="T64" fmla="+- 0 8457 2767"/>
                              <a:gd name="T65" fmla="*/ T64 w 7113"/>
                              <a:gd name="T66" fmla="+- 0 1908 1902"/>
                              <a:gd name="T67" fmla="*/ 1908 h 1211"/>
                              <a:gd name="T68" fmla="+- 0 8813 2767"/>
                              <a:gd name="T69" fmla="*/ T68 w 7113"/>
                              <a:gd name="T70" fmla="+- 0 1910 1902"/>
                              <a:gd name="T71" fmla="*/ 1910 h 1211"/>
                              <a:gd name="T72" fmla="+- 0 9168 2767"/>
                              <a:gd name="T73" fmla="*/ T72 w 7113"/>
                              <a:gd name="T74" fmla="+- 0 1905 1902"/>
                              <a:gd name="T75" fmla="*/ 1905 h 1211"/>
                              <a:gd name="T76" fmla="+- 0 9524 2767"/>
                              <a:gd name="T77" fmla="*/ T76 w 7113"/>
                              <a:gd name="T78" fmla="+- 0 1902 1902"/>
                              <a:gd name="T79" fmla="*/ 1902 h 1211"/>
                              <a:gd name="T80" fmla="+- 0 9880 2767"/>
                              <a:gd name="T81" fmla="*/ T80 w 7113"/>
                              <a:gd name="T82" fmla="+- 0 1909 1902"/>
                              <a:gd name="T83" fmla="*/ 1909 h 121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7113" h="1211">
                                <a:moveTo>
                                  <a:pt x="0" y="1211"/>
                                </a:moveTo>
                                <a:lnTo>
                                  <a:pt x="355" y="93"/>
                                </a:lnTo>
                                <a:lnTo>
                                  <a:pt x="711" y="34"/>
                                </a:lnTo>
                                <a:lnTo>
                                  <a:pt x="1067" y="22"/>
                                </a:lnTo>
                                <a:lnTo>
                                  <a:pt x="1422" y="8"/>
                                </a:lnTo>
                                <a:lnTo>
                                  <a:pt x="1778" y="5"/>
                                </a:lnTo>
                                <a:lnTo>
                                  <a:pt x="2134" y="18"/>
                                </a:lnTo>
                                <a:lnTo>
                                  <a:pt x="2489" y="9"/>
                                </a:lnTo>
                                <a:lnTo>
                                  <a:pt x="2845" y="9"/>
                                </a:lnTo>
                                <a:lnTo>
                                  <a:pt x="3201" y="7"/>
                                </a:lnTo>
                                <a:lnTo>
                                  <a:pt x="3556" y="9"/>
                                </a:lnTo>
                                <a:lnTo>
                                  <a:pt x="3912" y="8"/>
                                </a:lnTo>
                                <a:lnTo>
                                  <a:pt x="4268" y="4"/>
                                </a:lnTo>
                                <a:lnTo>
                                  <a:pt x="4623" y="4"/>
                                </a:lnTo>
                                <a:lnTo>
                                  <a:pt x="4979" y="3"/>
                                </a:lnTo>
                                <a:lnTo>
                                  <a:pt x="5334" y="0"/>
                                </a:lnTo>
                                <a:lnTo>
                                  <a:pt x="5690" y="6"/>
                                </a:lnTo>
                                <a:lnTo>
                                  <a:pt x="6046" y="8"/>
                                </a:lnTo>
                                <a:lnTo>
                                  <a:pt x="6401" y="3"/>
                                </a:lnTo>
                                <a:lnTo>
                                  <a:pt x="6757" y="0"/>
                                </a:lnTo>
                                <a:lnTo>
                                  <a:pt x="7113" y="7"/>
                                </a:lnTo>
                              </a:path>
                            </a:pathLst>
                          </a:custGeom>
                          <a:noFill/>
                          <a:ln w="14833">
                            <a:solidFill>
                              <a:srgbClr val="000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1" name="AutoShape 114"/>
                        <wps:cNvSpPr>
                          <a:spLocks/>
                        </wps:cNvSpPr>
                        <wps:spPr bwMode="auto">
                          <a:xfrm>
                            <a:off x="16349" y="-48922"/>
                            <a:ext cx="274134" cy="51166"/>
                          </a:xfrm>
                          <a:custGeom>
                            <a:avLst/>
                            <a:gdLst>
                              <a:gd name="T0" fmla="+- 0 2848 16349"/>
                              <a:gd name="T1" fmla="*/ T0 w 274134"/>
                              <a:gd name="T2" fmla="+- 0 3116 -48922"/>
                              <a:gd name="T3" fmla="*/ 3116 h 51166"/>
                              <a:gd name="T4" fmla="+- 0 2731 16349"/>
                              <a:gd name="T5" fmla="*/ T4 w 274134"/>
                              <a:gd name="T6" fmla="+- 0 3049 -48922"/>
                              <a:gd name="T7" fmla="*/ 3049 h 51166"/>
                              <a:gd name="T8" fmla="+- 0 3198 16349"/>
                              <a:gd name="T9" fmla="*/ T8 w 274134"/>
                              <a:gd name="T10" fmla="+- 0 1994 -48922"/>
                              <a:gd name="T11" fmla="*/ 1994 h 51166"/>
                              <a:gd name="T12" fmla="+- 0 3081 16349"/>
                              <a:gd name="T13" fmla="*/ T12 w 274134"/>
                              <a:gd name="T14" fmla="+- 0 1927 -48922"/>
                              <a:gd name="T15" fmla="*/ 1927 h 51166"/>
                              <a:gd name="T16" fmla="+- 0 3554 16349"/>
                              <a:gd name="T17" fmla="*/ T16 w 274134"/>
                              <a:gd name="T18" fmla="+- 0 1936 -48922"/>
                              <a:gd name="T19" fmla="*/ 1936 h 51166"/>
                              <a:gd name="T20" fmla="+- 0 3437 16349"/>
                              <a:gd name="T21" fmla="*/ T20 w 274134"/>
                              <a:gd name="T22" fmla="+- 0 1869 -48922"/>
                              <a:gd name="T23" fmla="*/ 1869 h 51166"/>
                              <a:gd name="T24" fmla="+- 0 3910 16349"/>
                              <a:gd name="T25" fmla="*/ T24 w 274134"/>
                              <a:gd name="T26" fmla="+- 0 1924 -48922"/>
                              <a:gd name="T27" fmla="*/ 1924 h 51166"/>
                              <a:gd name="T28" fmla="+- 0 3794 16349"/>
                              <a:gd name="T29" fmla="*/ T28 w 274134"/>
                              <a:gd name="T30" fmla="+- 0 1857 -48922"/>
                              <a:gd name="T31" fmla="*/ 1857 h 51166"/>
                              <a:gd name="T32" fmla="+- 0 4267 16349"/>
                              <a:gd name="T33" fmla="*/ T32 w 274134"/>
                              <a:gd name="T34" fmla="+- 0 1907 -48922"/>
                              <a:gd name="T35" fmla="*/ 1907 h 51166"/>
                              <a:gd name="T36" fmla="+- 0 4150 16349"/>
                              <a:gd name="T37" fmla="*/ T36 w 274134"/>
                              <a:gd name="T38" fmla="+- 0 1840 -48922"/>
                              <a:gd name="T39" fmla="*/ 1840 h 51166"/>
                              <a:gd name="T40" fmla="+- 0 4623 16349"/>
                              <a:gd name="T41" fmla="*/ T40 w 274134"/>
                              <a:gd name="T42" fmla="+- 0 1907 -48922"/>
                              <a:gd name="T43" fmla="*/ 1907 h 51166"/>
                              <a:gd name="T44" fmla="+- 0 4506 16349"/>
                              <a:gd name="T45" fmla="*/ T44 w 274134"/>
                              <a:gd name="T46" fmla="+- 0 1840 -48922"/>
                              <a:gd name="T47" fmla="*/ 1840 h 51166"/>
                              <a:gd name="T48" fmla="+- 0 4979 16349"/>
                              <a:gd name="T49" fmla="*/ T48 w 274134"/>
                              <a:gd name="T50" fmla="+- 0 1919 -48922"/>
                              <a:gd name="T51" fmla="*/ 1919 h 51166"/>
                              <a:gd name="T52" fmla="+- 0 4862 16349"/>
                              <a:gd name="T53" fmla="*/ T52 w 274134"/>
                              <a:gd name="T54" fmla="+- 0 1851 -48922"/>
                              <a:gd name="T55" fmla="*/ 1851 h 51166"/>
                              <a:gd name="T56" fmla="+- 0 5335 16349"/>
                              <a:gd name="T57" fmla="*/ T56 w 274134"/>
                              <a:gd name="T58" fmla="+- 0 1913 -48922"/>
                              <a:gd name="T59" fmla="*/ 1913 h 51166"/>
                              <a:gd name="T60" fmla="+- 0 5218 16349"/>
                              <a:gd name="T61" fmla="*/ T60 w 274134"/>
                              <a:gd name="T62" fmla="+- 0 1845 -48922"/>
                              <a:gd name="T63" fmla="*/ 1845 h 51166"/>
                              <a:gd name="T64" fmla="+- 0 5692 16349"/>
                              <a:gd name="T65" fmla="*/ T64 w 274134"/>
                              <a:gd name="T66" fmla="+- 0 1913 -48922"/>
                              <a:gd name="T67" fmla="*/ 1913 h 51166"/>
                              <a:gd name="T68" fmla="+- 0 5575 16349"/>
                              <a:gd name="T69" fmla="*/ T68 w 274134"/>
                              <a:gd name="T70" fmla="+- 0 1845 -48922"/>
                              <a:gd name="T71" fmla="*/ 1845 h 51166"/>
                              <a:gd name="T72" fmla="+- 0 6048 16349"/>
                              <a:gd name="T73" fmla="*/ T72 w 274134"/>
                              <a:gd name="T74" fmla="+- 0 1907 -48922"/>
                              <a:gd name="T75" fmla="*/ 1907 h 51166"/>
                              <a:gd name="T76" fmla="+- 0 5931 16349"/>
                              <a:gd name="T77" fmla="*/ T76 w 274134"/>
                              <a:gd name="T78" fmla="+- 0 1840 -48922"/>
                              <a:gd name="T79" fmla="*/ 1840 h 51166"/>
                              <a:gd name="T80" fmla="+- 0 6404 16349"/>
                              <a:gd name="T81" fmla="*/ T80 w 274134"/>
                              <a:gd name="T82" fmla="+- 0 1913 -48922"/>
                              <a:gd name="T83" fmla="*/ 1913 h 51166"/>
                              <a:gd name="T84" fmla="+- 0 6287 16349"/>
                              <a:gd name="T85" fmla="*/ T84 w 274134"/>
                              <a:gd name="T86" fmla="+- 0 1845 -48922"/>
                              <a:gd name="T87" fmla="*/ 1845 h 51166"/>
                              <a:gd name="T88" fmla="+- 0 6754 16349"/>
                              <a:gd name="T89" fmla="*/ T88 w 274134"/>
                              <a:gd name="T90" fmla="+- 0 1907 -48922"/>
                              <a:gd name="T91" fmla="*/ 1907 h 51166"/>
                              <a:gd name="T92" fmla="+- 0 6637 16349"/>
                              <a:gd name="T93" fmla="*/ T92 w 274134"/>
                              <a:gd name="T94" fmla="+- 0 1840 -48922"/>
                              <a:gd name="T95" fmla="*/ 1840 h 51166"/>
                              <a:gd name="T96" fmla="+- 0 7111 16349"/>
                              <a:gd name="T97" fmla="*/ T96 w 274134"/>
                              <a:gd name="T98" fmla="+- 0 1907 -48922"/>
                              <a:gd name="T99" fmla="*/ 1907 h 51166"/>
                              <a:gd name="T100" fmla="+- 0 6994 16349"/>
                              <a:gd name="T101" fmla="*/ T100 w 274134"/>
                              <a:gd name="T102" fmla="+- 0 1840 -48922"/>
                              <a:gd name="T103" fmla="*/ 1840 h 51166"/>
                              <a:gd name="T104" fmla="+- 0 7467 16349"/>
                              <a:gd name="T105" fmla="*/ T104 w 274134"/>
                              <a:gd name="T106" fmla="+- 0 1907 -48922"/>
                              <a:gd name="T107" fmla="*/ 1907 h 51166"/>
                              <a:gd name="T108" fmla="+- 0 7350 16349"/>
                              <a:gd name="T109" fmla="*/ T108 w 274134"/>
                              <a:gd name="T110" fmla="+- 0 1840 -48922"/>
                              <a:gd name="T111" fmla="*/ 1840 h 51166"/>
                              <a:gd name="T112" fmla="+- 0 7823 16349"/>
                              <a:gd name="T113" fmla="*/ T112 w 274134"/>
                              <a:gd name="T114" fmla="+- 0 1907 -48922"/>
                              <a:gd name="T115" fmla="*/ 1907 h 51166"/>
                              <a:gd name="T116" fmla="+- 0 7706 16349"/>
                              <a:gd name="T117" fmla="*/ T116 w 274134"/>
                              <a:gd name="T118" fmla="+- 0 1840 -48922"/>
                              <a:gd name="T119" fmla="*/ 1840 h 51166"/>
                              <a:gd name="T120" fmla="+- 0 8179 16349"/>
                              <a:gd name="T121" fmla="*/ T120 w 274134"/>
                              <a:gd name="T122" fmla="+- 0 1901 -48922"/>
                              <a:gd name="T123" fmla="*/ 1901 h 51166"/>
                              <a:gd name="T124" fmla="+- 0 8063 16349"/>
                              <a:gd name="T125" fmla="*/ T124 w 274134"/>
                              <a:gd name="T126" fmla="+- 0 1834 -48922"/>
                              <a:gd name="T127" fmla="*/ 1834 h 51166"/>
                              <a:gd name="T128" fmla="+- 0 8535 16349"/>
                              <a:gd name="T129" fmla="*/ T128 w 274134"/>
                              <a:gd name="T130" fmla="+- 0 1907 -48922"/>
                              <a:gd name="T131" fmla="*/ 1907 h 51166"/>
                              <a:gd name="T132" fmla="+- 0 8419 16349"/>
                              <a:gd name="T133" fmla="*/ T132 w 274134"/>
                              <a:gd name="T134" fmla="+- 0 1840 -48922"/>
                              <a:gd name="T135" fmla="*/ 1840 h 51166"/>
                              <a:gd name="T136" fmla="+- 0 8892 16349"/>
                              <a:gd name="T137" fmla="*/ T136 w 274134"/>
                              <a:gd name="T138" fmla="+- 0 1913 -48922"/>
                              <a:gd name="T139" fmla="*/ 1913 h 51166"/>
                              <a:gd name="T140" fmla="+- 0 8775 16349"/>
                              <a:gd name="T141" fmla="*/ T140 w 274134"/>
                              <a:gd name="T142" fmla="+- 0 1845 -48922"/>
                              <a:gd name="T143" fmla="*/ 1845 h 51166"/>
                              <a:gd name="T144" fmla="+- 0 9248 16349"/>
                              <a:gd name="T145" fmla="*/ T144 w 274134"/>
                              <a:gd name="T146" fmla="+- 0 1907 -48922"/>
                              <a:gd name="T147" fmla="*/ 1907 h 51166"/>
                              <a:gd name="T148" fmla="+- 0 9131 16349"/>
                              <a:gd name="T149" fmla="*/ T148 w 274134"/>
                              <a:gd name="T150" fmla="+- 0 1840 -48922"/>
                              <a:gd name="T151" fmla="*/ 1840 h 51166"/>
                              <a:gd name="T152" fmla="+- 0 9604 16349"/>
                              <a:gd name="T153" fmla="*/ T152 w 274134"/>
                              <a:gd name="T154" fmla="+- 0 1901 -48922"/>
                              <a:gd name="T155" fmla="*/ 1901 h 51166"/>
                              <a:gd name="T156" fmla="+- 0 9487 16349"/>
                              <a:gd name="T157" fmla="*/ T156 w 274134"/>
                              <a:gd name="T158" fmla="+- 0 1834 -48922"/>
                              <a:gd name="T159" fmla="*/ 1834 h 51166"/>
                              <a:gd name="T160" fmla="+- 0 9961 16349"/>
                              <a:gd name="T161" fmla="*/ T160 w 274134"/>
                              <a:gd name="T162" fmla="+- 0 1907 -48922"/>
                              <a:gd name="T163" fmla="*/ 1907 h 51166"/>
                              <a:gd name="T164" fmla="+- 0 9844 16349"/>
                              <a:gd name="T165" fmla="*/ T164 w 274134"/>
                              <a:gd name="T166" fmla="+- 0 1840 -48922"/>
                              <a:gd name="T167" fmla="*/ 1840 h 5116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</a:cxnLst>
                            <a:rect l="0" t="0" r="r" b="b"/>
                            <a:pathLst>
                              <a:path w="274134" h="51166">
                                <a:moveTo>
                                  <a:pt x="-13618" y="51971"/>
                                </a:moveTo>
                                <a:lnTo>
                                  <a:pt x="-13501" y="52038"/>
                                </a:lnTo>
                                <a:lnTo>
                                  <a:pt x="-13618" y="52105"/>
                                </a:lnTo>
                                <a:lnTo>
                                  <a:pt x="-13618" y="51971"/>
                                </a:lnTo>
                                <a:close/>
                                <a:moveTo>
                                  <a:pt x="-13268" y="50849"/>
                                </a:moveTo>
                                <a:lnTo>
                                  <a:pt x="-13151" y="50916"/>
                                </a:lnTo>
                                <a:lnTo>
                                  <a:pt x="-13268" y="50984"/>
                                </a:lnTo>
                                <a:lnTo>
                                  <a:pt x="-13268" y="50849"/>
                                </a:lnTo>
                                <a:close/>
                                <a:moveTo>
                                  <a:pt x="-12912" y="50791"/>
                                </a:moveTo>
                                <a:lnTo>
                                  <a:pt x="-12795" y="50858"/>
                                </a:lnTo>
                                <a:lnTo>
                                  <a:pt x="-12912" y="50925"/>
                                </a:lnTo>
                                <a:lnTo>
                                  <a:pt x="-12912" y="50791"/>
                                </a:lnTo>
                                <a:close/>
                                <a:moveTo>
                                  <a:pt x="-12555" y="50779"/>
                                </a:moveTo>
                                <a:lnTo>
                                  <a:pt x="-12439" y="50846"/>
                                </a:lnTo>
                                <a:lnTo>
                                  <a:pt x="-12555" y="50914"/>
                                </a:lnTo>
                                <a:lnTo>
                                  <a:pt x="-12555" y="50779"/>
                                </a:lnTo>
                                <a:close/>
                                <a:moveTo>
                                  <a:pt x="-12199" y="50762"/>
                                </a:moveTo>
                                <a:lnTo>
                                  <a:pt x="-12082" y="50829"/>
                                </a:lnTo>
                                <a:lnTo>
                                  <a:pt x="-12199" y="50896"/>
                                </a:lnTo>
                                <a:lnTo>
                                  <a:pt x="-12199" y="50762"/>
                                </a:lnTo>
                                <a:close/>
                                <a:moveTo>
                                  <a:pt x="-11843" y="50762"/>
                                </a:moveTo>
                                <a:lnTo>
                                  <a:pt x="-11726" y="50829"/>
                                </a:lnTo>
                                <a:lnTo>
                                  <a:pt x="-11843" y="50896"/>
                                </a:lnTo>
                                <a:lnTo>
                                  <a:pt x="-11843" y="50762"/>
                                </a:lnTo>
                                <a:close/>
                                <a:moveTo>
                                  <a:pt x="-11487" y="50773"/>
                                </a:moveTo>
                                <a:lnTo>
                                  <a:pt x="-11370" y="50841"/>
                                </a:lnTo>
                                <a:lnTo>
                                  <a:pt x="-11487" y="50908"/>
                                </a:lnTo>
                                <a:lnTo>
                                  <a:pt x="-11487" y="50773"/>
                                </a:lnTo>
                                <a:close/>
                                <a:moveTo>
                                  <a:pt x="-11131" y="50767"/>
                                </a:moveTo>
                                <a:lnTo>
                                  <a:pt x="-11014" y="50835"/>
                                </a:lnTo>
                                <a:lnTo>
                                  <a:pt x="-11131" y="50902"/>
                                </a:lnTo>
                                <a:lnTo>
                                  <a:pt x="-11131" y="50767"/>
                                </a:lnTo>
                                <a:close/>
                                <a:moveTo>
                                  <a:pt x="-10774" y="50767"/>
                                </a:moveTo>
                                <a:lnTo>
                                  <a:pt x="-10657" y="50835"/>
                                </a:lnTo>
                                <a:lnTo>
                                  <a:pt x="-10774" y="50902"/>
                                </a:lnTo>
                                <a:lnTo>
                                  <a:pt x="-10774" y="50767"/>
                                </a:lnTo>
                                <a:close/>
                                <a:moveTo>
                                  <a:pt x="-10418" y="50762"/>
                                </a:moveTo>
                                <a:lnTo>
                                  <a:pt x="-10301" y="50829"/>
                                </a:lnTo>
                                <a:lnTo>
                                  <a:pt x="-10418" y="50896"/>
                                </a:lnTo>
                                <a:lnTo>
                                  <a:pt x="-10418" y="50762"/>
                                </a:lnTo>
                                <a:close/>
                                <a:moveTo>
                                  <a:pt x="-10062" y="50767"/>
                                </a:moveTo>
                                <a:lnTo>
                                  <a:pt x="-9945" y="50835"/>
                                </a:lnTo>
                                <a:lnTo>
                                  <a:pt x="-10062" y="50902"/>
                                </a:lnTo>
                                <a:lnTo>
                                  <a:pt x="-10062" y="50767"/>
                                </a:lnTo>
                                <a:close/>
                                <a:moveTo>
                                  <a:pt x="-9712" y="50762"/>
                                </a:moveTo>
                                <a:lnTo>
                                  <a:pt x="-9595" y="50829"/>
                                </a:lnTo>
                                <a:lnTo>
                                  <a:pt x="-9712" y="50896"/>
                                </a:lnTo>
                                <a:lnTo>
                                  <a:pt x="-9712" y="50762"/>
                                </a:lnTo>
                                <a:close/>
                                <a:moveTo>
                                  <a:pt x="-9355" y="50762"/>
                                </a:moveTo>
                                <a:lnTo>
                                  <a:pt x="-9238" y="50829"/>
                                </a:lnTo>
                                <a:lnTo>
                                  <a:pt x="-9355" y="50896"/>
                                </a:lnTo>
                                <a:lnTo>
                                  <a:pt x="-9355" y="50762"/>
                                </a:lnTo>
                                <a:close/>
                                <a:moveTo>
                                  <a:pt x="-8999" y="50762"/>
                                </a:moveTo>
                                <a:lnTo>
                                  <a:pt x="-8882" y="50829"/>
                                </a:lnTo>
                                <a:lnTo>
                                  <a:pt x="-8999" y="50896"/>
                                </a:lnTo>
                                <a:lnTo>
                                  <a:pt x="-8999" y="50762"/>
                                </a:lnTo>
                                <a:close/>
                                <a:moveTo>
                                  <a:pt x="-8643" y="50762"/>
                                </a:moveTo>
                                <a:lnTo>
                                  <a:pt x="-8526" y="50829"/>
                                </a:lnTo>
                                <a:lnTo>
                                  <a:pt x="-8643" y="50896"/>
                                </a:lnTo>
                                <a:lnTo>
                                  <a:pt x="-8643" y="50762"/>
                                </a:lnTo>
                                <a:close/>
                                <a:moveTo>
                                  <a:pt x="-8286" y="50756"/>
                                </a:moveTo>
                                <a:lnTo>
                                  <a:pt x="-8170" y="50823"/>
                                </a:lnTo>
                                <a:lnTo>
                                  <a:pt x="-8286" y="50891"/>
                                </a:lnTo>
                                <a:lnTo>
                                  <a:pt x="-8286" y="50756"/>
                                </a:lnTo>
                                <a:close/>
                                <a:moveTo>
                                  <a:pt x="-7930" y="50762"/>
                                </a:moveTo>
                                <a:lnTo>
                                  <a:pt x="-7814" y="50829"/>
                                </a:lnTo>
                                <a:lnTo>
                                  <a:pt x="-7930" y="50896"/>
                                </a:lnTo>
                                <a:lnTo>
                                  <a:pt x="-7930" y="50762"/>
                                </a:lnTo>
                                <a:close/>
                                <a:moveTo>
                                  <a:pt x="-7574" y="50767"/>
                                </a:moveTo>
                                <a:lnTo>
                                  <a:pt x="-7457" y="50835"/>
                                </a:lnTo>
                                <a:lnTo>
                                  <a:pt x="-7574" y="50902"/>
                                </a:lnTo>
                                <a:lnTo>
                                  <a:pt x="-7574" y="50767"/>
                                </a:lnTo>
                                <a:close/>
                                <a:moveTo>
                                  <a:pt x="-7218" y="50762"/>
                                </a:moveTo>
                                <a:lnTo>
                                  <a:pt x="-7101" y="50829"/>
                                </a:lnTo>
                                <a:lnTo>
                                  <a:pt x="-7218" y="50896"/>
                                </a:lnTo>
                                <a:lnTo>
                                  <a:pt x="-7218" y="50762"/>
                                </a:lnTo>
                                <a:close/>
                                <a:moveTo>
                                  <a:pt x="-6862" y="50756"/>
                                </a:moveTo>
                                <a:lnTo>
                                  <a:pt x="-6745" y="50823"/>
                                </a:lnTo>
                                <a:lnTo>
                                  <a:pt x="-6862" y="50891"/>
                                </a:lnTo>
                                <a:lnTo>
                                  <a:pt x="-6862" y="50756"/>
                                </a:lnTo>
                                <a:close/>
                                <a:moveTo>
                                  <a:pt x="-6505" y="50762"/>
                                </a:moveTo>
                                <a:lnTo>
                                  <a:pt x="-6388" y="50829"/>
                                </a:lnTo>
                                <a:lnTo>
                                  <a:pt x="-6505" y="50896"/>
                                </a:lnTo>
                                <a:lnTo>
                                  <a:pt x="-6505" y="5076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4833">
                            <a:solidFill>
                              <a:srgbClr val="000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2" name="Freeform 113"/>
                        <wps:cNvSpPr>
                          <a:spLocks/>
                        </wps:cNvSpPr>
                        <wps:spPr bwMode="auto">
                          <a:xfrm>
                            <a:off x="2767" y="2393"/>
                            <a:ext cx="7113" cy="721"/>
                          </a:xfrm>
                          <a:custGeom>
                            <a:avLst/>
                            <a:gdLst>
                              <a:gd name="T0" fmla="+- 0 2767 2767"/>
                              <a:gd name="T1" fmla="*/ T0 w 7113"/>
                              <a:gd name="T2" fmla="+- 0 3113 2393"/>
                              <a:gd name="T3" fmla="*/ 3113 h 721"/>
                              <a:gd name="T4" fmla="+- 0 3122 2767"/>
                              <a:gd name="T5" fmla="*/ T4 w 7113"/>
                              <a:gd name="T6" fmla="+- 0 2448 2393"/>
                              <a:gd name="T7" fmla="*/ 2448 h 721"/>
                              <a:gd name="T8" fmla="+- 0 3478 2767"/>
                              <a:gd name="T9" fmla="*/ T8 w 7113"/>
                              <a:gd name="T10" fmla="+- 0 2413 2393"/>
                              <a:gd name="T11" fmla="*/ 2413 h 721"/>
                              <a:gd name="T12" fmla="+- 0 3834 2767"/>
                              <a:gd name="T13" fmla="*/ T12 w 7113"/>
                              <a:gd name="T14" fmla="+- 0 2405 2393"/>
                              <a:gd name="T15" fmla="*/ 2405 h 721"/>
                              <a:gd name="T16" fmla="+- 0 4189 2767"/>
                              <a:gd name="T17" fmla="*/ T16 w 7113"/>
                              <a:gd name="T18" fmla="+- 0 2397 2393"/>
                              <a:gd name="T19" fmla="*/ 2397 h 721"/>
                              <a:gd name="T20" fmla="+- 0 4545 2767"/>
                              <a:gd name="T21" fmla="*/ T20 w 7113"/>
                              <a:gd name="T22" fmla="+- 0 2396 2393"/>
                              <a:gd name="T23" fmla="*/ 2396 h 721"/>
                              <a:gd name="T24" fmla="+- 0 4901 2767"/>
                              <a:gd name="T25" fmla="*/ T24 w 7113"/>
                              <a:gd name="T26" fmla="+- 0 2403 2393"/>
                              <a:gd name="T27" fmla="*/ 2403 h 721"/>
                              <a:gd name="T28" fmla="+- 0 5256 2767"/>
                              <a:gd name="T29" fmla="*/ T28 w 7113"/>
                              <a:gd name="T30" fmla="+- 0 2398 2393"/>
                              <a:gd name="T31" fmla="*/ 2398 h 721"/>
                              <a:gd name="T32" fmla="+- 0 5612 2767"/>
                              <a:gd name="T33" fmla="*/ T32 w 7113"/>
                              <a:gd name="T34" fmla="+- 0 2398 2393"/>
                              <a:gd name="T35" fmla="*/ 2398 h 721"/>
                              <a:gd name="T36" fmla="+- 0 5968 2767"/>
                              <a:gd name="T37" fmla="*/ T36 w 7113"/>
                              <a:gd name="T38" fmla="+- 0 2396 2393"/>
                              <a:gd name="T39" fmla="*/ 2396 h 721"/>
                              <a:gd name="T40" fmla="+- 0 6323 2767"/>
                              <a:gd name="T41" fmla="*/ T40 w 7113"/>
                              <a:gd name="T42" fmla="+- 0 2398 2393"/>
                              <a:gd name="T43" fmla="*/ 2398 h 721"/>
                              <a:gd name="T44" fmla="+- 0 6679 2767"/>
                              <a:gd name="T45" fmla="*/ T44 w 7113"/>
                              <a:gd name="T46" fmla="+- 0 2397 2393"/>
                              <a:gd name="T47" fmla="*/ 2397 h 721"/>
                              <a:gd name="T48" fmla="+- 0 7035 2767"/>
                              <a:gd name="T49" fmla="*/ T48 w 7113"/>
                              <a:gd name="T50" fmla="+- 0 2395 2393"/>
                              <a:gd name="T51" fmla="*/ 2395 h 721"/>
                              <a:gd name="T52" fmla="+- 0 7746 2767"/>
                              <a:gd name="T53" fmla="*/ T52 w 7113"/>
                              <a:gd name="T54" fmla="+- 0 2395 2393"/>
                              <a:gd name="T55" fmla="*/ 2395 h 721"/>
                              <a:gd name="T56" fmla="+- 0 8101 2767"/>
                              <a:gd name="T57" fmla="*/ T56 w 7113"/>
                              <a:gd name="T58" fmla="+- 0 2393 2393"/>
                              <a:gd name="T59" fmla="*/ 2393 h 721"/>
                              <a:gd name="T60" fmla="+- 0 8457 2767"/>
                              <a:gd name="T61" fmla="*/ T60 w 7113"/>
                              <a:gd name="T62" fmla="+- 0 2396 2393"/>
                              <a:gd name="T63" fmla="*/ 2396 h 721"/>
                              <a:gd name="T64" fmla="+- 0 8813 2767"/>
                              <a:gd name="T65" fmla="*/ T64 w 7113"/>
                              <a:gd name="T66" fmla="+- 0 2397 2393"/>
                              <a:gd name="T67" fmla="*/ 2397 h 721"/>
                              <a:gd name="T68" fmla="+- 0 9168 2767"/>
                              <a:gd name="T69" fmla="*/ T68 w 7113"/>
                              <a:gd name="T70" fmla="+- 0 2394 2393"/>
                              <a:gd name="T71" fmla="*/ 2394 h 721"/>
                              <a:gd name="T72" fmla="+- 0 9524 2767"/>
                              <a:gd name="T73" fmla="*/ T72 w 7113"/>
                              <a:gd name="T74" fmla="+- 0 2393 2393"/>
                              <a:gd name="T75" fmla="*/ 2393 h 721"/>
                              <a:gd name="T76" fmla="+- 0 9880 2767"/>
                              <a:gd name="T77" fmla="*/ T76 w 7113"/>
                              <a:gd name="T78" fmla="+- 0 2396 2393"/>
                              <a:gd name="T79" fmla="*/ 2396 h 72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7113" h="721">
                                <a:moveTo>
                                  <a:pt x="0" y="720"/>
                                </a:moveTo>
                                <a:lnTo>
                                  <a:pt x="355" y="55"/>
                                </a:lnTo>
                                <a:lnTo>
                                  <a:pt x="711" y="20"/>
                                </a:lnTo>
                                <a:lnTo>
                                  <a:pt x="1067" y="12"/>
                                </a:lnTo>
                                <a:lnTo>
                                  <a:pt x="1422" y="4"/>
                                </a:lnTo>
                                <a:lnTo>
                                  <a:pt x="1778" y="3"/>
                                </a:lnTo>
                                <a:lnTo>
                                  <a:pt x="2134" y="10"/>
                                </a:lnTo>
                                <a:lnTo>
                                  <a:pt x="2489" y="5"/>
                                </a:lnTo>
                                <a:lnTo>
                                  <a:pt x="2845" y="5"/>
                                </a:lnTo>
                                <a:lnTo>
                                  <a:pt x="3201" y="3"/>
                                </a:lnTo>
                                <a:lnTo>
                                  <a:pt x="3556" y="5"/>
                                </a:lnTo>
                                <a:lnTo>
                                  <a:pt x="3912" y="4"/>
                                </a:lnTo>
                                <a:lnTo>
                                  <a:pt x="4268" y="2"/>
                                </a:lnTo>
                                <a:lnTo>
                                  <a:pt x="4979" y="2"/>
                                </a:lnTo>
                                <a:lnTo>
                                  <a:pt x="5334" y="0"/>
                                </a:lnTo>
                                <a:lnTo>
                                  <a:pt x="5690" y="3"/>
                                </a:lnTo>
                                <a:lnTo>
                                  <a:pt x="6046" y="4"/>
                                </a:lnTo>
                                <a:lnTo>
                                  <a:pt x="6401" y="1"/>
                                </a:lnTo>
                                <a:lnTo>
                                  <a:pt x="6757" y="0"/>
                                </a:lnTo>
                                <a:lnTo>
                                  <a:pt x="7113" y="3"/>
                                </a:lnTo>
                              </a:path>
                            </a:pathLst>
                          </a:custGeom>
                          <a:noFill/>
                          <a:ln w="1483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3" name="Line 112"/>
                        <wps:cNvCnPr/>
                        <wps:spPr bwMode="auto">
                          <a:xfrm>
                            <a:off x="2826" y="301"/>
                            <a:ext cx="293" cy="0"/>
                          </a:xfrm>
                          <a:prstGeom prst="line">
                            <a:avLst/>
                          </a:prstGeom>
                          <a:noFill/>
                          <a:ln w="14833">
                            <a:solidFill>
                              <a:srgbClr val="FF0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4" name="Rectangle 111"/>
                        <wps:cNvSpPr>
                          <a:spLocks noChangeArrowheads="1"/>
                        </wps:cNvSpPr>
                        <wps:spPr bwMode="auto">
                          <a:xfrm>
                            <a:off x="2928" y="256"/>
                            <a:ext cx="91" cy="91"/>
                          </a:xfrm>
                          <a:prstGeom prst="rect">
                            <a:avLst/>
                          </a:prstGeom>
                          <a:noFill/>
                          <a:ln w="14833">
                            <a:solidFill>
                              <a:srgbClr val="FF00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5" name="Picture 1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14" y="400"/>
                            <a:ext cx="317" cy="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76" name="Line 109"/>
                        <wps:cNvCnPr/>
                        <wps:spPr bwMode="auto">
                          <a:xfrm>
                            <a:off x="2826" y="644"/>
                            <a:ext cx="293" cy="0"/>
                          </a:xfrm>
                          <a:prstGeom prst="line">
                            <a:avLst/>
                          </a:prstGeom>
                          <a:noFill/>
                          <a:ln w="14833">
                            <a:solidFill>
                              <a:srgbClr val="000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7" name="Freeform 108"/>
                        <wps:cNvSpPr>
                          <a:spLocks/>
                        </wps:cNvSpPr>
                        <wps:spPr bwMode="auto">
                          <a:xfrm>
                            <a:off x="2896" y="578"/>
                            <a:ext cx="117" cy="135"/>
                          </a:xfrm>
                          <a:custGeom>
                            <a:avLst/>
                            <a:gdLst>
                              <a:gd name="T0" fmla="+- 0 2896 2896"/>
                              <a:gd name="T1" fmla="*/ T0 w 117"/>
                              <a:gd name="T2" fmla="+- 0 645 578"/>
                              <a:gd name="T3" fmla="*/ 645 h 135"/>
                              <a:gd name="T4" fmla="+- 0 3013 2896"/>
                              <a:gd name="T5" fmla="*/ T4 w 117"/>
                              <a:gd name="T6" fmla="+- 0 578 578"/>
                              <a:gd name="T7" fmla="*/ 578 h 135"/>
                              <a:gd name="T8" fmla="+- 0 3013 2896"/>
                              <a:gd name="T9" fmla="*/ T8 w 117"/>
                              <a:gd name="T10" fmla="+- 0 713 578"/>
                              <a:gd name="T11" fmla="*/ 713 h 135"/>
                              <a:gd name="T12" fmla="+- 0 2896 2896"/>
                              <a:gd name="T13" fmla="*/ T12 w 117"/>
                              <a:gd name="T14" fmla="+- 0 645 578"/>
                              <a:gd name="T15" fmla="*/ 645 h 1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17" h="135">
                                <a:moveTo>
                                  <a:pt x="0" y="67"/>
                                </a:moveTo>
                                <a:lnTo>
                                  <a:pt x="117" y="0"/>
                                </a:lnTo>
                                <a:lnTo>
                                  <a:pt x="117" y="135"/>
                                </a:lnTo>
                                <a:lnTo>
                                  <a:pt x="0" y="6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4833">
                            <a:solidFill>
                              <a:srgbClr val="000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8" name="Freeform 107"/>
                        <wps:cNvSpPr>
                          <a:spLocks/>
                        </wps:cNvSpPr>
                        <wps:spPr bwMode="auto">
                          <a:xfrm>
                            <a:off x="2916" y="737"/>
                            <a:ext cx="117" cy="156"/>
                          </a:xfrm>
                          <a:custGeom>
                            <a:avLst/>
                            <a:gdLst>
                              <a:gd name="T0" fmla="+- 0 2974 2916"/>
                              <a:gd name="T1" fmla="*/ T0 w 117"/>
                              <a:gd name="T2" fmla="+- 0 893 737"/>
                              <a:gd name="T3" fmla="*/ 893 h 156"/>
                              <a:gd name="T4" fmla="+- 0 3032 2916"/>
                              <a:gd name="T5" fmla="*/ T4 w 117"/>
                              <a:gd name="T6" fmla="+- 0 815 737"/>
                              <a:gd name="T7" fmla="*/ 815 h 156"/>
                              <a:gd name="T8" fmla="+- 0 2974 2916"/>
                              <a:gd name="T9" fmla="*/ T8 w 117"/>
                              <a:gd name="T10" fmla="+- 0 737 737"/>
                              <a:gd name="T11" fmla="*/ 737 h 156"/>
                              <a:gd name="T12" fmla="+- 0 2916 2916"/>
                              <a:gd name="T13" fmla="*/ T12 w 117"/>
                              <a:gd name="T14" fmla="+- 0 815 737"/>
                              <a:gd name="T15" fmla="*/ 815 h 156"/>
                              <a:gd name="T16" fmla="+- 0 2974 2916"/>
                              <a:gd name="T17" fmla="*/ T16 w 117"/>
                              <a:gd name="T18" fmla="+- 0 893 737"/>
                              <a:gd name="T19" fmla="*/ 893 h 15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17" h="156">
                                <a:moveTo>
                                  <a:pt x="58" y="156"/>
                                </a:moveTo>
                                <a:lnTo>
                                  <a:pt x="116" y="78"/>
                                </a:lnTo>
                                <a:lnTo>
                                  <a:pt x="58" y="0"/>
                                </a:lnTo>
                                <a:lnTo>
                                  <a:pt x="0" y="78"/>
                                </a:lnTo>
                                <a:lnTo>
                                  <a:pt x="58" y="15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483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9" name="Line 106"/>
                        <wps:cNvCnPr/>
                        <wps:spPr bwMode="auto">
                          <a:xfrm>
                            <a:off x="2826" y="988"/>
                            <a:ext cx="293" cy="0"/>
                          </a:xfrm>
                          <a:prstGeom prst="line">
                            <a:avLst/>
                          </a:prstGeom>
                          <a:noFill/>
                          <a:ln w="14833">
                            <a:solidFill>
                              <a:srgbClr val="000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0" name="Freeform 105"/>
                        <wps:cNvSpPr>
                          <a:spLocks/>
                        </wps:cNvSpPr>
                        <wps:spPr bwMode="auto">
                          <a:xfrm>
                            <a:off x="2935" y="923"/>
                            <a:ext cx="117" cy="135"/>
                          </a:xfrm>
                          <a:custGeom>
                            <a:avLst/>
                            <a:gdLst>
                              <a:gd name="T0" fmla="+- 0 2935 2935"/>
                              <a:gd name="T1" fmla="*/ T0 w 117"/>
                              <a:gd name="T2" fmla="+- 0 923 923"/>
                              <a:gd name="T3" fmla="*/ 923 h 135"/>
                              <a:gd name="T4" fmla="+- 0 3052 2935"/>
                              <a:gd name="T5" fmla="*/ T4 w 117"/>
                              <a:gd name="T6" fmla="+- 0 990 923"/>
                              <a:gd name="T7" fmla="*/ 990 h 135"/>
                              <a:gd name="T8" fmla="+- 0 2935 2935"/>
                              <a:gd name="T9" fmla="*/ T8 w 117"/>
                              <a:gd name="T10" fmla="+- 0 1058 923"/>
                              <a:gd name="T11" fmla="*/ 1058 h 135"/>
                              <a:gd name="T12" fmla="+- 0 2935 2935"/>
                              <a:gd name="T13" fmla="*/ T12 w 117"/>
                              <a:gd name="T14" fmla="+- 0 923 923"/>
                              <a:gd name="T15" fmla="*/ 923 h 1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17" h="135">
                                <a:moveTo>
                                  <a:pt x="0" y="0"/>
                                </a:moveTo>
                                <a:lnTo>
                                  <a:pt x="117" y="67"/>
                                </a:lnTo>
                                <a:lnTo>
                                  <a:pt x="0" y="13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4833">
                            <a:solidFill>
                              <a:srgbClr val="000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1" name="Line 104"/>
                        <wps:cNvCnPr/>
                        <wps:spPr bwMode="auto">
                          <a:xfrm>
                            <a:off x="2826" y="1160"/>
                            <a:ext cx="293" cy="0"/>
                          </a:xfrm>
                          <a:prstGeom prst="line">
                            <a:avLst/>
                          </a:prstGeom>
                          <a:noFill/>
                          <a:ln w="1483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2" name="Rectangle 103"/>
                        <wps:cNvSpPr>
                          <a:spLocks noChangeArrowheads="1"/>
                        </wps:cNvSpPr>
                        <wps:spPr bwMode="auto">
                          <a:xfrm>
                            <a:off x="2767" y="199"/>
                            <a:ext cx="2167" cy="1063"/>
                          </a:xfrm>
                          <a:prstGeom prst="rect">
                            <a:avLst/>
                          </a:prstGeom>
                          <a:noFill/>
                          <a:ln w="2472">
                            <a:solidFill>
                              <a:srgbClr val="252525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3" name="Text Box 102"/>
                        <wps:cNvSpPr txBox="1">
                          <a:spLocks noChangeArrowheads="1"/>
                        </wps:cNvSpPr>
                        <wps:spPr bwMode="auto">
                          <a:xfrm>
                            <a:off x="2767" y="199"/>
                            <a:ext cx="2167" cy="10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A086E1D" w14:textId="77777777" w:rsidR="00B0570F" w:rsidRDefault="00B0570F">
                              <w:pPr>
                                <w:spacing w:before="17"/>
                                <w:ind w:left="381" w:right="776"/>
                                <w:rPr>
                                  <w:rFonts w:ascii="Calibri"/>
                                  <w:sz w:val="14"/>
                                </w:rPr>
                              </w:pPr>
                              <w:r>
                                <w:rPr>
                                  <w:rFonts w:ascii="Calibri"/>
                                  <w:sz w:val="14"/>
                                </w:rPr>
                                <w:t>Lower bound Schoute      Biased</w:t>
                              </w:r>
                              <w:r>
                                <w:rPr>
                                  <w:rFonts w:ascii="Calibri"/>
                                  <w:spacing w:val="-9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sz w:val="14"/>
                                </w:rPr>
                                <w:t>chebyshev</w:t>
                              </w:r>
                            </w:p>
                            <w:p w14:paraId="50750F92" w14:textId="77777777" w:rsidR="00B0570F" w:rsidRDefault="00B0570F">
                              <w:pPr>
                                <w:tabs>
                                  <w:tab w:val="left" w:pos="381"/>
                                </w:tabs>
                                <w:ind w:left="58"/>
                                <w:rPr>
                                  <w:rFonts w:ascii="Calibri"/>
                                  <w:sz w:val="14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252525"/>
                                  <w:w w:val="105"/>
                                  <w:position w:val="3"/>
                                  <w:sz w:val="15"/>
                                  <w:u w:val="thick" w:color="000000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color w:val="252525"/>
                                  <w:position w:val="3"/>
                                  <w:sz w:val="15"/>
                                  <w:u w:val="thick" w:color="000000"/>
                                </w:rPr>
                                <w:tab/>
                              </w:r>
                              <w:r>
                                <w:rPr>
                                  <w:rFonts w:ascii="Calibri"/>
                                  <w:sz w:val="14"/>
                                </w:rPr>
                                <w:t>MFML</w:t>
                              </w:r>
                            </w:p>
                            <w:p w14:paraId="35E3475B" w14:textId="77777777" w:rsidR="00B0570F" w:rsidRDefault="00B0570F">
                              <w:pPr>
                                <w:ind w:left="381" w:right="373"/>
                                <w:rPr>
                                  <w:rFonts w:ascii="Calibri"/>
                                  <w:sz w:val="14"/>
                                </w:rPr>
                              </w:pPr>
                              <w:r>
                                <w:rPr>
                                  <w:rFonts w:ascii="Calibri"/>
                                  <w:sz w:val="14"/>
                                </w:rPr>
                                <w:t>proposed ML estimation Perfect estimation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AFAA61F" id="Group 101" o:spid="_x0000_s1857" style="position:absolute;left:0;text-align:left;margin-left:134pt;margin-top:9.75pt;width:364.65pt;height:150.55pt;z-index:-251431936;mso-position-horizontal-relative:page;mso-position-vertical-relative:text" coordorigin="2680,195" coordsize="7293,30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">
                <v:shape id="Picture 159" o:spid="_x0000_s1858" type="#_x0000_t75" style="position:absolute;left:2765;top:197;width:7116;height:29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">
                  <v:imagedata r:id="rId403" o:title=""/>
                </v:shape>
                <v:line id="Line 158" o:spid="_x0000_s1859" style="position:absolute;visibility:visible;mso-wrap-style:square" from="2767,3113" to="9881,31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" strokecolor="#252525" strokeweight=".06825mm"/>
                <v:line id="Line 157" o:spid="_x0000_s1860" style="position:absolute;visibility:visible;mso-wrap-style:square" from="2767,199" to="9881,1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" strokecolor="#252525" strokeweight=".06825mm"/>
                <v:shape id="AutoShape 156" o:spid="_x0000_s1861" style="position:absolute;left:3476;top:3076;width:5695;height:2;visibility:visible;mso-wrap-style:square;v-text-anchor:top" coordsize="5695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" path="m,l4,m712,r3,m1423,r3,m2134,r4,m2845,r4,m3557,r3,m4268,r4,m4979,r4,m5691,r3,e" filled="f" strokecolor="#252525" strokeweight="1.2891mm">
                  <v:path arrowok="t" o:connecttype="custom" o:connectlocs="0,0;4,0;712,0;715,0;1423,0;1426,0;2134,0;2138,0;2845,0;2849,0;3557,0;3560,0;4268,0;4272,0;4979,0;4983,0;5691,0;5694,0" o:connectangles="0,0,0,0,0,0,0,0,0,0,0,0,0,0,0,0,0,0"/>
                </v:shape>
                <v:shape id="AutoShape 155" o:spid="_x0000_s1862" style="position:absolute;left:2767;top:235;width:6404;height:2;visibility:visible;mso-wrap-style:square;v-text-anchor:top" coordsize="6404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" path="m,l709,m,l1421,m,l2132,t711,l2847,t707,l3558,t708,l4269,t708,l4981,t707,l5692,t708,l6403,e" filled="f" strokecolor="#252525" strokeweight="1.2891mm">
                  <v:path arrowok="t" o:connecttype="custom" o:connectlocs="0,0;709,0;0,0;1421,0;0,0;2132,0;2843,0;2847,0;3554,0;3558,0;4266,0;4269,0;4977,0;4981,0;5688,0;5692,0;6400,0;6403,0" o:connectangles="0,0,0,0,0,0,0,0,0,0,0,0,0,0,0,0,0,0"/>
                </v:shape>
                <v:line id="Line 154" o:spid="_x0000_s1863" style="position:absolute;visibility:visible;mso-wrap-style:square" from="2767,197" to="2767,31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" strokecolor="#252525" strokeweight=".06825mm"/>
                <v:line id="Line 153" o:spid="_x0000_s1864" style="position:absolute;visibility:visible;mso-wrap-style:square" from="9879,197" to="9879,31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" strokecolor="#252525" strokeweight=".06825mm"/>
                <v:shape id="AutoShape 152" o:spid="_x0000_s1865" style="position:absolute;left:2767;top:2530;width:74;height:583;visibility:visible;mso-wrap-style:square;v-text-anchor:top" coordsize="74,5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" path="m,583r73,m,l73,e" filled="f" strokecolor="#252525" strokeweight=".06825mm">
                  <v:path arrowok="t" o:connecttype="custom" o:connectlocs="0,3113;73,3113;0,2530;73,2530" o:connectangles="0,0,0,0"/>
                </v:shape>
                <v:line id="Line 151" o:spid="_x0000_s1866" style="position:absolute;visibility:visible;mso-wrap-style:square" from="2767,1947" to="2840,19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" strokecolor="#252525" strokeweight=".06825mm"/>
                <v:line id="Line 150" o:spid="_x0000_s1867" style="position:absolute;visibility:visible;mso-wrap-style:square" from="2767,1364" to="2840,13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" strokecolor="#252525" strokeweight=".06825mm"/>
                <v:line id="Line 149" o:spid="_x0000_s1868" style="position:absolute;visibility:visible;mso-wrap-style:square" from="2767,199" to="2840,1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" strokecolor="#252525" strokeweight=".06825mm"/>
                <v:shape id="AutoShape 148" o:spid="_x0000_s1869" style="position:absolute;left:9807;top:2530;width:74;height:583;visibility:visible;mso-wrap-style:square;v-text-anchor:top" coordsize="74,5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" path="m,583r73,m,l73,e" filled="f" strokecolor="#252525" strokeweight=".06825mm">
                  <v:path arrowok="t" o:connecttype="custom" o:connectlocs="0,3113;73,3113;0,2530;73,2530" o:connectangles="0,0,0,0"/>
                </v:shape>
                <v:line id="Line 147" o:spid="_x0000_s1870" style="position:absolute;visibility:visible;mso-wrap-style:square" from="9807,1947" to="9880,19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" strokecolor="#252525" strokeweight=".06825mm"/>
                <v:shape id="AutoShape 146" o:spid="_x0000_s1871" style="position:absolute;left:9807;top:782;width:74;height:583;visibility:visible;mso-wrap-style:square;v-text-anchor:top" coordsize="74,5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" path="m,582r73,m,l73,e" filled="f" strokecolor="#252525" strokeweight=".06825mm">
                  <v:path arrowok="t" o:connecttype="custom" o:connectlocs="0,1364;73,1364;0,782;73,782" o:connectangles="0,0,0,0"/>
                </v:shape>
                <v:line id="Line 145" o:spid="_x0000_s1872" style="position:absolute;visibility:visible;mso-wrap-style:square" from="9807,199" to="9880,1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" strokecolor="#252525" strokeweight=".06825mm"/>
                <v:shape id="Freeform 144" o:spid="_x0000_s1873" style="position:absolute;left:2767;top:1349;width:7113;height:1764;visibility:visible;mso-wrap-style:square;v-text-anchor:top" coordsize="7113,17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" path="m,1764l355,84,711,59r356,3l1422,r356,48l2134,31r355,16l2845,52r356,3l3556,68r356,17l4268,71r355,8l4979,69r355,-7l5690,64r356,8l6401,75r356,6l7113,86e" filled="f" strokecolor="fuchsia" strokeweight=".41203mm">
                  <v:path arrowok="t" o:connecttype="custom" o:connectlocs="0,3113;355,1433;711,1408;1067,1411;1422,1349;1778,1397;2134,1380;2489,1396;2845,1401;3201,1404;3556,1417;3912,1434;4268,1420;4623,1428;4979,1418;5334,1411;5690,1413;6046,1421;6401,1424;6757,1430;7113,1435" o:connectangles="0,0,0,0,0,0,0,0,0,0,0,0,0,0,0,0,0,0,0,0,0"/>
                </v:shape>
                <v:shape id="AutoShape 143" o:spid="_x0000_s1874" style="position:absolute;left:16104;top:-69118;width:259644;height:70531;visibility:visible;mso-wrap-style:square;v-text-anchor:top" coordsize="259644,705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" path="m-13380,72279r91,l-13289,72188r-91,l-13380,72279xm-13029,70597r91,l-12938,70506r-91,l-13029,70597xm-12673,70574r91,l-12582,70483r-91,l-12673,70574xm-12317,70574r91,l-12226,70483r-91,l-12317,70574xm-11961,70510r91,l-11870,70419r-91,l-11961,70510xm-11604,70563r91,l-11513,70471r-91,l-11604,70563xm-11248,70545r91,l-11157,70454r-91,l-11248,70545xm-10892,70563r91,l-10801,70471r-91,l-10892,70563xm-10536,70563r91,l-10445,70471r-91,l-10536,70563xm-10180,70568r91,l-10089,70477r-91,l-10180,70568xm-9823,70580r91,l-9732,70489r-91,l-9823,70580xm-9473,70597r91,l-9382,70506r-91,l-9473,70597xm-9117,70586r91,l-9026,70495r-91,l-9117,70586xm-8761,70592r92,l-8669,70501r-92,l-8761,70592xm-8404,70580r91,l-8313,70489r-91,l-8404,70580xm-8048,70574r91,l-7957,70483r-91,l-8048,70574xm-7692,70574r91,l-7601,70483r-91,l-7692,70574xm-7336,70586r92,l-7244,70495r-92,l-7336,70586xm-6980,70586r92,l-6888,70495r-92,l-6980,70586xm-6623,70592r91,l-6532,70501r-91,l-6623,70592xe" filled="f" strokecolor="fuchsia" strokeweight=".41203mm">
                  <v:path arrowok="t" o:connecttype="custom" o:connectlocs="-13289,3161;-13380,3070;-13029,1479;-12938,1388;-13029,1479;-12582,1456;-12673,1365;-12317,1456;-12226,1365;-12317,1456;-11870,1392;-11961,1301;-11604,1445;-11513,1353;-11604,1445;-11157,1427;-11248,1336;-10892,1445;-10801,1353;-10892,1445;-10445,1445;-10536,1353;-10180,1450;-10089,1359;-10180,1450;-9732,1462;-9823,1371;-9473,1479;-9382,1388;-9473,1479;-9026,1468;-9117,1377;-8761,1474;-8669,1383;-8761,1474;-8313,1462;-8404,1371;-8048,1456;-7957,1365;-8048,1456;-7601,1456;-7692,1365;-7336,1468;-7244,1377;-7336,1468;-6888,1468;-6980,1377;-6623,1474;-6532,1383;-6623,1474" o:connectangles="0,0,0,0,0,0,0,0,0,0,0,0,0,0,0,0,0,0,0,0,0,0,0,0,0,0,0,0,0,0,0,0,0,0,0,0,0,0,0,0,0,0,0,0,0,0,0,0,0,0"/>
                </v:shape>
                <v:rect id="Rectangle 142" o:spid="_x0000_s1875" style="position:absolute;left:9837;top:1388;width:91;height: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" filled="f" strokecolor="fuchsia" strokeweight=".41203mm"/>
                <v:shape id="Freeform 141" o:spid="_x0000_s1876" style="position:absolute;left:2767;top:1480;width:7113;height:1634;visibility:visible;mso-wrap-style:square;v-text-anchor:top" coordsize="7113,16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" path="m,1633l355,125,711,46,1067,30,1422,10,1778,7r356,17l2489,11r356,1l3201,9r355,2l3912,10,4268,5r355,l4979,5,5334,r356,8l6046,11,6401,4,6757,r356,9e" filled="f" strokecolor="red" strokeweight=".41203mm">
                  <v:path arrowok="t" o:connecttype="custom" o:connectlocs="0,3113;355,1605;711,1526;1067,1510;1422,1490;1778,1487;2134,1504;2489,1491;2845,1492;3201,1489;3556,1491;3912,1490;4268,1485;4623,1485;4979,1485;5334,1480;5690,1488;6046,1491;6401,1484;6757,1480;7113,1489" o:connectangles="0,0,0,0,0,0,0,0,0,0,0,0,0,0,0,0,0,0,0,0,0"/>
                </v:shape>
                <v:shape id="Picture 140" o:spid="_x0000_s1877" type="#_x0000_t75" style="position:absolute;left:2700;top:3046;width:140;height:1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">
                  <v:imagedata r:id="rId404" o:title=""/>
                </v:shape>
                <v:shape id="Picture 139" o:spid="_x0000_s1878" type="#_x0000_t75" style="position:absolute;left:3050;top:1533;width:140;height:1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">
                  <v:imagedata r:id="rId405" o:title=""/>
                </v:shape>
                <v:shape id="Picture 138" o:spid="_x0000_s1879" type="#_x0000_t75" style="position:absolute;left:3406;top:1457;width:140;height:1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">
                  <v:imagedata r:id="rId406" o:title=""/>
                </v:shape>
                <v:shape id="Picture 137" o:spid="_x0000_s1880" type="#_x0000_t75" style="position:absolute;left:3762;top:1440;width:140;height:1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">
                  <v:imagedata r:id="rId407" o:title=""/>
                </v:shape>
                <v:shape id="Picture 136" o:spid="_x0000_s1881" type="#_x0000_t75" style="position:absolute;left:4119;top:1422;width:140;height:1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">
                  <v:imagedata r:id="rId408" o:title=""/>
                </v:shape>
                <v:shape id="Picture 135" o:spid="_x0000_s1882" type="#_x0000_t75" style="position:absolute;left:4475;top:1417;width:140;height:1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">
                  <v:imagedata r:id="rId409" o:title=""/>
                </v:shape>
                <v:shape id="Picture 134" o:spid="_x0000_s1883" type="#_x0000_t75" style="position:absolute;left:4831;top:1434;width:140;height:1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">
                  <v:imagedata r:id="rId410" o:title=""/>
                </v:shape>
                <v:shape id="Picture 133" o:spid="_x0000_s1884" type="#_x0000_t75" style="position:absolute;left:5187;top:1422;width:140;height:1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">
                  <v:imagedata r:id="rId411" o:title=""/>
                </v:shape>
                <v:shape id="Picture 132" o:spid="_x0000_s1885" type="#_x0000_t75" style="position:absolute;left:5544;top:1422;width:140;height:1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">
                  <v:imagedata r:id="rId412" o:title=""/>
                </v:shape>
                <v:shape id="Picture 131" o:spid="_x0000_s1886" type="#_x0000_t75" style="position:absolute;left:5900;top:1417;width:140;height:1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">
                  <v:imagedata r:id="rId413" o:title=""/>
                </v:shape>
                <v:shape id="Picture 130" o:spid="_x0000_s1887" type="#_x0000_t75" style="position:absolute;left:6256;top:1422;width:140;height:1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">
                  <v:imagedata r:id="rId414" o:title=""/>
                </v:shape>
                <v:shape id="Picture 129" o:spid="_x0000_s1888" type="#_x0000_t75" style="position:absolute;left:6606;top:1422;width:140;height:1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">
                  <v:imagedata r:id="rId415" o:title=""/>
                </v:shape>
                <v:shape id="Picture 128" o:spid="_x0000_s1889" type="#_x0000_t75" style="position:absolute;left:6963;top:1417;width:140;height:1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">
                  <v:imagedata r:id="rId416" o:title=""/>
                </v:shape>
                <v:shape id="Picture 127" o:spid="_x0000_s1890" type="#_x0000_t75" style="position:absolute;left:7319;top:1417;width:140;height:1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">
                  <v:imagedata r:id="rId417" o:title=""/>
                </v:shape>
                <v:shape id="Picture 126" o:spid="_x0000_s1891" type="#_x0000_t75" style="position:absolute;left:7675;top:1417;width:140;height:1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">
                  <v:imagedata r:id="rId418" o:title=""/>
                </v:shape>
                <v:shape id="Picture 125" o:spid="_x0000_s1892" type="#_x0000_t75" style="position:absolute;left:8032;top:1411;width:140;height:1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">
                  <v:imagedata r:id="rId419" o:title=""/>
                </v:shape>
                <v:shape id="Picture 124" o:spid="_x0000_s1893" type="#_x0000_t75" style="position:absolute;left:8387;top:1417;width:140;height:1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">
                  <v:imagedata r:id="rId420" o:title=""/>
                </v:shape>
                <v:shape id="Picture 123" o:spid="_x0000_s1894" type="#_x0000_t75" style="position:absolute;left:8744;top:1422;width:140;height:1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">
                  <v:imagedata r:id="rId421" o:title=""/>
                </v:shape>
                <v:shape id="Picture 122" o:spid="_x0000_s1895" type="#_x0000_t75" style="position:absolute;left:9100;top:1417;width:140;height:1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">
                  <v:imagedata r:id="rId422" o:title=""/>
                </v:shape>
                <v:shape id="Picture 121" o:spid="_x0000_s1896" type="#_x0000_t75" style="position:absolute;left:9456;top:1411;width:140;height:1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">
                  <v:imagedata r:id="rId423" o:title=""/>
                </v:shape>
                <v:shape id="Picture 120" o:spid="_x0000_s1897" type="#_x0000_t75" style="position:absolute;left:9813;top:1417;width:140;height:1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">
                  <v:imagedata r:id="rId424" o:title=""/>
                </v:shape>
                <v:shape id="Freeform 119" o:spid="_x0000_s1898" style="position:absolute;left:2767;top:1576;width:7113;height:1538;visibility:visible;mso-wrap-style:square;v-text-anchor:top" coordsize="7113,15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" path="m,1537l355,118,711,44,1067,28,1422,10,1778,6r356,17l2489,11r356,l3201,9r355,2l3912,10,4268,4r711,l5334,r356,7l6046,10,6401,4,6757,1r356,8e" filled="f" strokecolor="blue" strokeweight=".41203mm">
                  <v:path arrowok="t" o:connecttype="custom" o:connectlocs="0,3113;355,1694;711,1620;1067,1604;1422,1586;1778,1582;2134,1599;2489,1587;2845,1587;3201,1585;3556,1587;3912,1586;4268,1580;4979,1580;5334,1576;5690,1583;6046,1586;6401,1580;6757,1577;7113,1585" o:connectangles="0,0,0,0,0,0,0,0,0,0,0,0,0,0,0,0,0,0,0,0"/>
                </v:shape>
                <v:shape id="AutoShape 118" o:spid="_x0000_s1899" style="position:absolute;left:14882;top:-61327;width:274117;height:63571;visibility:visible;mso-wrap-style:square;v-text-anchor:top" coordsize="274117,63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" path="m-12190,64443r117,-67l-12073,64510r-117,-67xm-11840,63024r117,-68l-11723,63091r-117,-67xm-11483,62948r116,-68l-11367,63015r-116,-67xm-11127,62930r117,-67l-11010,62998r-117,-68xm-10771,62913r117,-67l-10654,62980r-117,-67xm-10415,62907r117,-67l-10298,62975r-117,-68xm-10059,62925r117,-68l-9942,62992r-117,-67xm-9702,62913r116,-67l-9586,62980r-116,-67xm-9346,62913r117,-67l-9229,62980r-117,-67xm-8990,62913r117,-67l-8873,62980r-117,-67xm-8634,62913r117,-67l-8517,62980r-117,-67xm-8283,62913r116,-67l-8167,62980r-116,-67xm-7927,62907r117,-67l-7810,62975r-117,-68xm-7571,62907r117,-67l-7454,62975r-117,-68xm-7215,62907r117,-67l-7098,62975r-117,-68xm-6859,62901r117,-67l-6742,62968r-117,-67xm-6502,62913r117,-67l-6385,62980r-117,-67xm-6146,62913r117,-67l-6029,62980r-117,-67xm-5790,62907r117,-67l-5673,62975r-117,-68xm-5434,62901r117,-67l-5317,62968r-117,-67xm-5077,62913r116,-67l-4961,62980r-116,-67xe" filled="f" strokecolor="blue" strokeweight=".41203mm">
                  <v:path arrowok="t" o:connecttype="custom" o:connectlocs="-12073,3049;-12190,3116;-11723,1629;-11840,1697;-11367,1553;-11483,1621;-11010,1536;-11127,1603;-10654,1519;-10771,1586;-10298,1513;-10415,1580;-9942,1530;-10059,1598;-9586,1519;-9702,1586;-9229,1519;-9346,1586;-8873,1519;-8990,1586;-8517,1519;-8634,1586;-8167,1519;-8283,1586;-7810,1513;-7927,1580;-7454,1513;-7571,1580;-7098,1513;-7215,1580;-6742,1507;-6859,1574;-6385,1519;-6502,1586;-6029,1519;-6146,1586;-5673,1513;-5790,1580;-5317,1507;-5434,1574;-4961,1519;-5077,1586" o:connectangles="0,0,0,0,0,0,0,0,0,0,0,0,0,0,0,0,0,0,0,0,0,0,0,0,0,0,0,0,0,0,0,0,0,0,0,0,0,0,0,0,0,0"/>
                </v:shape>
                <v:shape id="Freeform 117" o:spid="_x0000_s1900" style="position:absolute;left:2767;top:1647;width:7113;height:1466;visibility:visible;mso-wrap-style:square;v-text-anchor:top" coordsize="7113,14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" path="m,1466l355,69,711,49r356,2l1422,r356,40l2134,25r355,14l2845,43r356,2l3556,56r356,15l4268,59r355,6l4979,57r355,-6l5690,53r356,6l6401,62r356,5l7113,71e" filled="f" strokeweight=".41203mm">
                  <v:path arrowok="t" o:connecttype="custom" o:connectlocs="0,3113;355,1716;711,1696;1067,1698;1422,1647;1778,1687;2134,1672;2489,1686;2845,1690;3201,1692;3556,1703;3912,1718;4268,1706;4623,1712;4979,1704;5334,1698;5690,1700;6046,1706;6401,1709;6757,1714;7113,1718" o:connectangles="0,0,0,0,0,0,0,0,0,0,0,0,0,0,0,0,0,0,0,0,0"/>
                </v:shape>
                <v:shape id="AutoShape 116" o:spid="_x0000_s1901" style="position:absolute;left:15615;top:-59061;width:274117;height:61712;visibility:visible;mso-wrap-style:square;v-text-anchor:top" coordsize="274117,617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" path="m-12845,62255r58,-78l-12845,62099r-59,78l-12845,62255xm-12495,60853r59,-78l-12495,60697r-58,78l-12495,60853xm-12138,60836r58,-78l-12138,60680r-59,78l-12138,60836xm-11783,60836r59,-78l-11783,60680r-58,78l-11783,60836xm-11426,60783r58,-78l-11426,60627r-59,78l-11426,60783xm-11070,60824r58,-78l-11070,60668r-58,78l-11070,60824xm-10714,60812r59,-78l-10714,60656r-58,78l-10714,60812xm-10357,60824r58,-78l-10357,60668r-59,78l-10357,60824xm-10001,60830r58,-78l-10001,60674r-59,78l-10001,60830xm-9645,60830r58,-78l-9645,60674r-59,78l-9645,60830xm-9289,60841r59,-77l-9289,60686r-58,78l-9289,60841xm-8938,60859r58,-78l-8938,60703r-59,78l-8938,60859xm-8582,60847r58,-77l-8582,60692r-58,78l-8582,60847xm-8226,60853r58,-78l-8226,60697r-59,78l-8226,60853xm-7870,60841r59,-77l-7870,60686r-58,78l-7870,60841xm-7514,60836r59,-78l-7514,60680r-58,78l-7514,60836xm-7157,60841r58,-77l-7157,60686r-59,78l-7157,60841xm-6801,60847r58,-77l-6801,60692r-58,78l-6801,60847xm-6445,60847r58,-77l-6445,60692r-59,78l-6445,60847xm-6089,60853r59,-78l-6089,60697r-58,78l-6089,60853xm-5732,60859r58,-78l-5732,60703r-59,78l-5732,60859xe" filled="f" strokeweight=".41203mm">
                  <v:path arrowok="t" o:connecttype="custom" o:connectlocs="-12787,3116;-12904,3116;-12495,1792;-12495,1636;-12495,1792;-12080,1697;-12197,1697;-11783,1775;-11783,1619;-11783,1775;-11368,1644;-11485,1644;-11070,1763;-11070,1607;-11070,1763;-10655,1673;-10772,1673;-10357,1763;-10357,1607;-10357,1763;-9943,1691;-10060,1691;-9645,1769;-9645,1613;-9645,1769;-9230,1703;-9347,1703;-8938,1798;-8938,1642;-8938,1798;-8524,1709;-8640,1709;-8226,1792;-8226,1636;-8226,1792;-7811,1703;-7928,1703;-7514,1775;-7514,1619;-7514,1775;-7099,1703;-7216,1703;-6801,1786;-6801,1631;-6801,1786;-6387,1709;-6504,1709;-6089,1792;-6089,1636;-6089,1792;-5674,1720;-5791,1720" o:connectangles="0,0,0,0,0,0,0,0,0,0,0,0,0,0,0,0,0,0,0,0,0,0,0,0,0,0,0,0,0,0,0,0,0,0,0,0,0,0,0,0,0,0,0,0,0,0,0,0,0,0,0,0"/>
                </v:shape>
                <v:shape id="Freeform 115" o:spid="_x0000_s1902" style="position:absolute;left:2767;top:1902;width:7113;height:1211;visibility:visible;mso-wrap-style:square;v-text-anchor:top" coordsize="7113,12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" path="m,1211l355,93,711,34,1067,22,1422,8,1778,5r356,13l2489,9r356,l3201,7r355,2l3912,8,4268,4r355,l4979,3,5334,r356,6l6046,8,6401,3,6757,r356,7e" filled="f" strokecolor="blue" strokeweight=".41203mm">
                  <v:path arrowok="t" o:connecttype="custom" o:connectlocs="0,3113;355,1995;711,1936;1067,1924;1422,1910;1778,1907;2134,1920;2489,1911;2845,1911;3201,1909;3556,1911;3912,1910;4268,1906;4623,1906;4979,1905;5334,1902;5690,1908;6046,1910;6401,1905;6757,1902;7113,1909" o:connectangles="0,0,0,0,0,0,0,0,0,0,0,0,0,0,0,0,0,0,0,0,0"/>
                </v:shape>
                <v:shape id="AutoShape 114" o:spid="_x0000_s1903" style="position:absolute;left:16349;top:-48922;width:274134;height:51166;visibility:visible;mso-wrap-style:square;v-text-anchor:top" coordsize="274134,51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" path="m-13618,51971r117,67l-13618,52105r,-134xm-13268,50849r117,67l-13268,50984r,-135xm-12912,50791r117,67l-12912,50925r,-134xm-12555,50779r116,67l-12555,50914r,-135xm-12199,50762r117,67l-12199,50896r,-134xm-11843,50762r117,67l-11843,50896r,-134xm-11487,50773r117,68l-11487,50908r,-135xm-11131,50767r117,68l-11131,50902r,-135xm-10774,50767r117,68l-10774,50902r,-135xm-10418,50762r117,67l-10418,50896r,-134xm-10062,50767r117,68l-10062,50902r,-135xm-9712,50762r117,67l-9712,50896r,-134xm-9355,50762r117,67l-9355,50896r,-134xm-8999,50762r117,67l-8999,50896r,-134xm-8643,50762r117,67l-8643,50896r,-134xm-8286,50756r116,67l-8286,50891r,-135xm-7930,50762r116,67l-7930,50896r,-134xm-7574,50767r117,68l-7574,50902r,-135xm-7218,50762r117,67l-7218,50896r,-134xm-6862,50756r117,67l-6862,50891r,-135xm-6505,50762r117,67l-6505,50896r,-134xe" filled="f" strokecolor="blue" strokeweight=".41203mm">
                  <v:path arrowok="t" o:connecttype="custom" o:connectlocs="-13501,3116;-13618,3049;-13151,1994;-13268,1927;-12795,1936;-12912,1869;-12439,1924;-12555,1857;-12082,1907;-12199,1840;-11726,1907;-11843,1840;-11370,1919;-11487,1851;-11014,1913;-11131,1845;-10657,1913;-10774,1845;-10301,1907;-10418,1840;-9945,1913;-10062,1845;-9595,1907;-9712,1840;-9238,1907;-9355,1840;-8882,1907;-8999,1840;-8526,1907;-8643,1840;-8170,1901;-8286,1834;-7814,1907;-7930,1840;-7457,1913;-7574,1845;-7101,1907;-7218,1840;-6745,1901;-6862,1834;-6388,1907;-6505,1840" o:connectangles="0,0,0,0,0,0,0,0,0,0,0,0,0,0,0,0,0,0,0,0,0,0,0,0,0,0,0,0,0,0,0,0,0,0,0,0,0,0,0,0,0,0"/>
                </v:shape>
                <v:shape id="Freeform 113" o:spid="_x0000_s1904" style="position:absolute;left:2767;top:2393;width:7113;height:721;visibility:visible;mso-wrap-style:square;v-text-anchor:top" coordsize="7113,7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" path="m,720l355,55,711,20r356,-8l1422,4,1778,3r356,7l2489,5r356,l3201,3r355,2l3912,4,4268,2r711,l5334,r356,3l6046,4,6401,1,6757,r356,3e" filled="f" strokeweight=".41203mm">
                  <v:path arrowok="t" o:connecttype="custom" o:connectlocs="0,3113;355,2448;711,2413;1067,2405;1422,2397;1778,2396;2134,2403;2489,2398;2845,2398;3201,2396;3556,2398;3912,2397;4268,2395;4979,2395;5334,2393;5690,2396;6046,2397;6401,2394;6757,2393;7113,2396" o:connectangles="0,0,0,0,0,0,0,0,0,0,0,0,0,0,0,0,0,0,0,0"/>
                </v:shape>
                <v:line id="Line 112" o:spid="_x0000_s1905" style="position:absolute;visibility:visible;mso-wrap-style:square" from="2826,301" to="3119,3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" strokecolor="fuchsia" strokeweight=".41203mm"/>
                <v:rect id="Rectangle 111" o:spid="_x0000_s1906" style="position:absolute;left:2928;top:256;width:91;height: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" filled="f" strokecolor="fuchsia" strokeweight=".41203mm"/>
                <v:shape id="Picture 110" o:spid="_x0000_s1907" type="#_x0000_t75" style="position:absolute;left:2814;top:400;width:317;height:1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">
                  <v:imagedata r:id="rId425" o:title=""/>
                </v:shape>
                <v:line id="Line 109" o:spid="_x0000_s1908" style="position:absolute;visibility:visible;mso-wrap-style:square" from="2826,644" to="3119,6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" strokecolor="blue" strokeweight=".41203mm"/>
                <v:shape id="Freeform 108" o:spid="_x0000_s1909" style="position:absolute;left:2896;top:578;width:117;height:135;visibility:visible;mso-wrap-style:square;v-text-anchor:top" coordsize="117,1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" path="m,67l117,r,135l,67xe" filled="f" strokecolor="blue" strokeweight=".41203mm">
                  <v:path arrowok="t" o:connecttype="custom" o:connectlocs="0,645;117,578;117,713;0,645" o:connectangles="0,0,0,0"/>
                </v:shape>
                <v:shape id="Freeform 107" o:spid="_x0000_s1910" style="position:absolute;left:2916;top:737;width:117;height:156;visibility:visible;mso-wrap-style:square;v-text-anchor:top" coordsize="117,1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" path="m58,156l116,78,58,,,78r58,78xe" filled="f" strokeweight=".41203mm">
                  <v:path arrowok="t" o:connecttype="custom" o:connectlocs="58,893;116,815;58,737;0,815;58,893" o:connectangles="0,0,0,0,0"/>
                </v:shape>
                <v:line id="Line 106" o:spid="_x0000_s1911" style="position:absolute;visibility:visible;mso-wrap-style:square" from="2826,988" to="3119,9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" strokecolor="blue" strokeweight=".41203mm"/>
                <v:shape id="Freeform 105" o:spid="_x0000_s1912" style="position:absolute;left:2935;top:923;width:117;height:135;visibility:visible;mso-wrap-style:square;v-text-anchor:top" coordsize="117,1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" path="m,l117,67,,135,,xe" filled="f" strokecolor="blue" strokeweight=".41203mm">
                  <v:path arrowok="t" o:connecttype="custom" o:connectlocs="0,923;117,990;0,1058;0,923" o:connectangles="0,0,0,0"/>
                </v:shape>
                <v:line id="Line 104" o:spid="_x0000_s1913" style="position:absolute;visibility:visible;mso-wrap-style:square" from="2826,1160" to="3119,11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" strokeweight=".41203mm"/>
                <v:rect id="Rectangle 103" o:spid="_x0000_s1914" style="position:absolute;left:2767;top:199;width:2167;height:10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" filled="f" strokecolor="#252525" strokeweight=".06867mm"/>
                <v:shape id="Text Box 102" o:spid="_x0000_s1915" type="#_x0000_t202" style="position:absolute;left:2767;top:199;width:2167;height:10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" filled="f" stroked="f">
                  <v:textbox inset="0,0,0,0">
                    <w:txbxContent>
                      <w:p w14:paraId="1A086E1D" w14:textId="77777777" w:rsidR="00B0570F" w:rsidRDefault="00B0570F">
                        <w:pPr>
                          <w:spacing w:before="17"/>
                          <w:ind w:left="381" w:right="776"/>
                          <w:rPr>
                            <w:rFonts w:ascii="Calibri"/>
                            <w:sz w:val="14"/>
                          </w:rPr>
                        </w:pPr>
                        <w:r>
                          <w:rPr>
                            <w:rFonts w:ascii="Calibri"/>
                            <w:sz w:val="14"/>
                          </w:rPr>
                          <w:t>Lower bound Schoute      Biased</w:t>
                        </w:r>
                        <w:r>
                          <w:rPr>
                            <w:rFonts w:ascii="Calibri"/>
                            <w:spacing w:val="-9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sz w:val="14"/>
                          </w:rPr>
                          <w:t>chebyshev</w:t>
                        </w:r>
                      </w:p>
                      <w:p w14:paraId="50750F92" w14:textId="77777777" w:rsidR="00B0570F" w:rsidRDefault="00B0570F">
                        <w:pPr>
                          <w:tabs>
                            <w:tab w:val="left" w:pos="381"/>
                          </w:tabs>
                          <w:ind w:left="58"/>
                          <w:rPr>
                            <w:rFonts w:ascii="Calibri"/>
                            <w:sz w:val="14"/>
                          </w:rPr>
                        </w:pPr>
                        <w:r>
                          <w:rPr>
                            <w:rFonts w:ascii="Times New Roman"/>
                            <w:color w:val="252525"/>
                            <w:w w:val="105"/>
                            <w:position w:val="3"/>
                            <w:sz w:val="15"/>
                            <w:u w:val="thick" w:color="000000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color w:val="252525"/>
                            <w:position w:val="3"/>
                            <w:sz w:val="15"/>
                            <w:u w:val="thick" w:color="000000"/>
                          </w:rPr>
                          <w:tab/>
                        </w:r>
                        <w:r>
                          <w:rPr>
                            <w:rFonts w:ascii="Calibri"/>
                            <w:sz w:val="14"/>
                          </w:rPr>
                          <w:t>MFML</w:t>
                        </w:r>
                      </w:p>
                      <w:p w14:paraId="35E3475B" w14:textId="77777777" w:rsidR="00B0570F" w:rsidRDefault="00B0570F">
                        <w:pPr>
                          <w:ind w:left="381" w:right="373"/>
                          <w:rPr>
                            <w:rFonts w:ascii="Calibri"/>
                            <w:sz w:val="14"/>
                          </w:rPr>
                        </w:pPr>
                        <w:r>
                          <w:rPr>
                            <w:rFonts w:ascii="Calibri"/>
                            <w:sz w:val="14"/>
                          </w:rPr>
                          <w:t>proposed ML estimation Perfect estimation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FA655D">
        <w:rPr>
          <w:rFonts w:ascii="Calibri"/>
          <w:color w:val="252525"/>
          <w:w w:val="105"/>
          <w:sz w:val="15"/>
        </w:rPr>
        <w:t>50</w:t>
      </w:r>
    </w:p>
    <w:p w14:paraId="00A14D63" w14:textId="77777777" w:rsidR="00ED6B8B" w:rsidRDefault="00ED6B8B" w:rsidP="00F672C4">
      <w:pPr>
        <w:pStyle w:val="BodyText"/>
        <w:spacing w:before="6"/>
        <w:rPr>
          <w:rFonts w:ascii="Calibri"/>
          <w:sz w:val="23"/>
        </w:rPr>
      </w:pPr>
    </w:p>
    <w:p w14:paraId="4722813E" w14:textId="77777777" w:rsidR="00ED6B8B" w:rsidRDefault="00890932" w:rsidP="00F672C4">
      <w:pPr>
        <w:spacing w:before="113"/>
        <w:ind w:left="876"/>
        <w:rPr>
          <w:rFonts w:ascii="Calibri"/>
          <w:sz w:val="15"/>
        </w:rPr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563008" behindDoc="0" locked="0" layoutInCell="1" allowOverlap="1" wp14:anchorId="0BD47053" wp14:editId="6FE5C983">
                <wp:simplePos x="0" y="0"/>
                <wp:positionH relativeFrom="page">
                  <wp:posOffset>1461135</wp:posOffset>
                </wp:positionH>
                <wp:positionV relativeFrom="paragraph">
                  <wp:posOffset>-17145</wp:posOffset>
                </wp:positionV>
                <wp:extent cx="133350" cy="1306195"/>
                <wp:effectExtent l="3810" t="1905" r="0" b="0"/>
                <wp:wrapNone/>
                <wp:docPr id="124" name="Text Box 1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3350" cy="13061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376525B" w14:textId="77777777" w:rsidR="00B0570F" w:rsidRDefault="00B0570F">
                            <w:pPr>
                              <w:spacing w:line="200" w:lineRule="exact"/>
                              <w:ind w:left="20" w:right="-497"/>
                              <w:rPr>
                                <w:rFonts w:ascii="Calibri"/>
                                <w:sz w:val="17"/>
                              </w:rPr>
                            </w:pPr>
                            <w:r>
                              <w:rPr>
                                <w:rFonts w:ascii="Calibri"/>
                                <w:color w:val="252525"/>
                                <w:spacing w:val="-1"/>
                                <w:w w:val="99"/>
                                <w:sz w:val="17"/>
                              </w:rPr>
                              <w:t>M</w:t>
                            </w:r>
                            <w:r>
                              <w:rPr>
                                <w:rFonts w:ascii="Calibri"/>
                                <w:color w:val="252525"/>
                                <w:w w:val="99"/>
                                <w:sz w:val="17"/>
                              </w:rPr>
                              <w:t>ean</w:t>
                            </w:r>
                            <w:r>
                              <w:rPr>
                                <w:rFonts w:ascii="Calibri"/>
                                <w:color w:val="252525"/>
                                <w:spacing w:val="-1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color w:val="252525"/>
                                <w:w w:val="99"/>
                                <w:sz w:val="17"/>
                              </w:rPr>
                              <w:t>reading</w:t>
                            </w:r>
                            <w:r>
                              <w:rPr>
                                <w:rFonts w:ascii="Calibri"/>
                                <w:color w:val="252525"/>
                                <w:spacing w:val="-1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color w:val="252525"/>
                                <w:w w:val="99"/>
                                <w:sz w:val="17"/>
                              </w:rPr>
                              <w:t>time</w:t>
                            </w:r>
                            <w:r>
                              <w:rPr>
                                <w:rFonts w:ascii="Calibri"/>
                                <w:color w:val="252525"/>
                                <w:spacing w:val="-1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color w:val="252525"/>
                                <w:w w:val="99"/>
                                <w:sz w:val="17"/>
                              </w:rPr>
                              <w:t>reduction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BD47053" id="Text Box 100" o:spid="_x0000_s1916" type="#_x0000_t202" style="position:absolute;left:0;text-align:left;margin-left:115.05pt;margin-top:-1.35pt;width:10.5pt;height:102.85pt;z-index:2515630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" filled="f" stroked="f">
                <v:textbox style="layout-flow:vertical;mso-layout-flow-alt:bottom-to-top" inset="0,0,0,0">
                  <w:txbxContent>
                    <w:p w14:paraId="7376525B" w14:textId="77777777" w:rsidR="00B0570F" w:rsidRDefault="00B0570F">
                      <w:pPr>
                        <w:spacing w:line="200" w:lineRule="exact"/>
                        <w:ind w:left="20" w:right="-497"/>
                        <w:rPr>
                          <w:rFonts w:ascii="Calibri"/>
                          <w:sz w:val="17"/>
                        </w:rPr>
                      </w:pPr>
                      <w:r>
                        <w:rPr>
                          <w:rFonts w:ascii="Calibri"/>
                          <w:color w:val="252525"/>
                          <w:spacing w:val="-1"/>
                          <w:w w:val="99"/>
                          <w:sz w:val="17"/>
                        </w:rPr>
                        <w:t>M</w:t>
                      </w:r>
                      <w:r>
                        <w:rPr>
                          <w:rFonts w:ascii="Calibri"/>
                          <w:color w:val="252525"/>
                          <w:w w:val="99"/>
                          <w:sz w:val="17"/>
                        </w:rPr>
                        <w:t>ean</w:t>
                      </w:r>
                      <w:r>
                        <w:rPr>
                          <w:rFonts w:ascii="Calibri"/>
                          <w:color w:val="252525"/>
                          <w:spacing w:val="-1"/>
                          <w:sz w:val="17"/>
                        </w:rPr>
                        <w:t xml:space="preserve"> </w:t>
                      </w:r>
                      <w:r>
                        <w:rPr>
                          <w:rFonts w:ascii="Calibri"/>
                          <w:color w:val="252525"/>
                          <w:w w:val="99"/>
                          <w:sz w:val="17"/>
                        </w:rPr>
                        <w:t>reading</w:t>
                      </w:r>
                      <w:r>
                        <w:rPr>
                          <w:rFonts w:ascii="Calibri"/>
                          <w:color w:val="252525"/>
                          <w:spacing w:val="-1"/>
                          <w:sz w:val="17"/>
                        </w:rPr>
                        <w:t xml:space="preserve"> </w:t>
                      </w:r>
                      <w:r>
                        <w:rPr>
                          <w:rFonts w:ascii="Calibri"/>
                          <w:color w:val="252525"/>
                          <w:w w:val="99"/>
                          <w:sz w:val="17"/>
                        </w:rPr>
                        <w:t>time</w:t>
                      </w:r>
                      <w:r>
                        <w:rPr>
                          <w:rFonts w:ascii="Calibri"/>
                          <w:color w:val="252525"/>
                          <w:spacing w:val="-1"/>
                          <w:sz w:val="17"/>
                        </w:rPr>
                        <w:t xml:space="preserve"> </w:t>
                      </w:r>
                      <w:r>
                        <w:rPr>
                          <w:rFonts w:ascii="Calibri"/>
                          <w:color w:val="252525"/>
                          <w:w w:val="99"/>
                          <w:sz w:val="17"/>
                        </w:rPr>
                        <w:t>reduction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FA655D">
        <w:rPr>
          <w:rFonts w:ascii="Calibri"/>
          <w:color w:val="252525"/>
          <w:w w:val="105"/>
          <w:sz w:val="15"/>
        </w:rPr>
        <w:t>40</w:t>
      </w:r>
    </w:p>
    <w:p w14:paraId="11C4FCCC" w14:textId="77777777" w:rsidR="00ED6B8B" w:rsidRDefault="00ED6B8B" w:rsidP="00F672C4">
      <w:pPr>
        <w:pStyle w:val="BodyText"/>
        <w:spacing w:before="5"/>
        <w:rPr>
          <w:rFonts w:ascii="Calibri"/>
          <w:sz w:val="23"/>
        </w:rPr>
      </w:pPr>
    </w:p>
    <w:p w14:paraId="4D22D1CF" w14:textId="77777777" w:rsidR="00ED6B8B" w:rsidRDefault="00FA655D" w:rsidP="00F672C4">
      <w:pPr>
        <w:spacing w:before="114"/>
        <w:ind w:left="876"/>
        <w:rPr>
          <w:rFonts w:ascii="Calibri"/>
          <w:sz w:val="15"/>
        </w:rPr>
      </w:pPr>
      <w:r>
        <w:rPr>
          <w:rFonts w:ascii="Calibri"/>
          <w:color w:val="252525"/>
          <w:w w:val="105"/>
          <w:sz w:val="15"/>
        </w:rPr>
        <w:t>30</w:t>
      </w:r>
    </w:p>
    <w:p w14:paraId="4BD7D8C7" w14:textId="77777777" w:rsidR="00ED6B8B" w:rsidRDefault="00ED6B8B" w:rsidP="00F672C4">
      <w:pPr>
        <w:pStyle w:val="BodyText"/>
        <w:spacing w:before="5"/>
        <w:rPr>
          <w:rFonts w:ascii="Calibri"/>
          <w:sz w:val="23"/>
        </w:rPr>
      </w:pPr>
    </w:p>
    <w:p w14:paraId="32A41752" w14:textId="77777777" w:rsidR="00ED6B8B" w:rsidRDefault="00FA655D" w:rsidP="00F672C4">
      <w:pPr>
        <w:spacing w:before="113"/>
        <w:ind w:left="876"/>
        <w:rPr>
          <w:rFonts w:ascii="Calibri"/>
          <w:sz w:val="15"/>
        </w:rPr>
      </w:pPr>
      <w:r>
        <w:rPr>
          <w:rFonts w:ascii="Calibri"/>
          <w:color w:val="252525"/>
          <w:w w:val="105"/>
          <w:sz w:val="15"/>
        </w:rPr>
        <w:t>20</w:t>
      </w:r>
    </w:p>
    <w:p w14:paraId="5C1F7423" w14:textId="77777777" w:rsidR="00ED6B8B" w:rsidRDefault="00ED6B8B" w:rsidP="00F672C4">
      <w:pPr>
        <w:pStyle w:val="BodyText"/>
        <w:spacing w:before="5"/>
        <w:rPr>
          <w:rFonts w:ascii="Calibri"/>
          <w:sz w:val="23"/>
        </w:rPr>
      </w:pPr>
    </w:p>
    <w:p w14:paraId="3DB74A44" w14:textId="77777777" w:rsidR="00ED6B8B" w:rsidRDefault="00FA655D" w:rsidP="00F672C4">
      <w:pPr>
        <w:spacing w:before="113"/>
        <w:ind w:left="876"/>
        <w:rPr>
          <w:rFonts w:ascii="Calibri"/>
          <w:sz w:val="15"/>
        </w:rPr>
      </w:pPr>
      <w:r>
        <w:rPr>
          <w:rFonts w:ascii="Calibri"/>
          <w:color w:val="252525"/>
          <w:w w:val="105"/>
          <w:sz w:val="15"/>
        </w:rPr>
        <w:t>10</w:t>
      </w:r>
    </w:p>
    <w:p w14:paraId="3BA8ED97" w14:textId="77777777" w:rsidR="00ED6B8B" w:rsidRDefault="00ED6B8B" w:rsidP="00F672C4">
      <w:pPr>
        <w:pStyle w:val="BodyText"/>
        <w:spacing w:before="5"/>
        <w:rPr>
          <w:rFonts w:ascii="Calibri"/>
          <w:sz w:val="23"/>
        </w:rPr>
      </w:pPr>
    </w:p>
    <w:p w14:paraId="5AAFA05B" w14:textId="77777777" w:rsidR="00ED6B8B" w:rsidRDefault="00FA655D" w:rsidP="00F672C4">
      <w:pPr>
        <w:spacing w:before="113" w:line="156" w:lineRule="exact"/>
        <w:ind w:left="958"/>
        <w:rPr>
          <w:rFonts w:ascii="Calibri"/>
          <w:sz w:val="15"/>
        </w:rPr>
      </w:pPr>
      <w:r>
        <w:rPr>
          <w:rFonts w:ascii="Calibri"/>
          <w:color w:val="252525"/>
          <w:w w:val="105"/>
          <w:sz w:val="15"/>
        </w:rPr>
        <w:t>0</w:t>
      </w:r>
    </w:p>
    <w:p w14:paraId="1EA7AF7B" w14:textId="77777777" w:rsidR="00ED6B8B" w:rsidRDefault="00FA655D">
      <w:pPr>
        <w:tabs>
          <w:tab w:val="left" w:pos="629"/>
          <w:tab w:val="left" w:pos="1340"/>
          <w:tab w:val="left" w:pos="2051"/>
          <w:tab w:val="left" w:pos="2763"/>
          <w:tab w:val="left" w:pos="3474"/>
          <w:tab w:val="left" w:pos="4186"/>
          <w:tab w:val="left" w:pos="4897"/>
          <w:tab w:val="left" w:pos="5608"/>
          <w:tab w:val="left" w:pos="6320"/>
          <w:tab w:val="left" w:pos="6993"/>
        </w:tabs>
        <w:spacing w:line="143" w:lineRule="exact"/>
        <w:ind w:right="819"/>
        <w:rPr>
          <w:rFonts w:ascii="Calibri"/>
          <w:sz w:val="15"/>
        </w:rPr>
        <w:pPrChange w:id="703" w:author="Raghda Wahdan" w:date="2017-11-06T13:08:00Z">
          <w:pPr>
            <w:tabs>
              <w:tab w:val="left" w:pos="629"/>
              <w:tab w:val="left" w:pos="1340"/>
              <w:tab w:val="left" w:pos="2051"/>
              <w:tab w:val="left" w:pos="2763"/>
              <w:tab w:val="left" w:pos="3474"/>
              <w:tab w:val="left" w:pos="4186"/>
              <w:tab w:val="left" w:pos="4897"/>
              <w:tab w:val="left" w:pos="5608"/>
              <w:tab w:val="left" w:pos="6320"/>
              <w:tab w:val="left" w:pos="6993"/>
            </w:tabs>
            <w:spacing w:line="143" w:lineRule="exact"/>
            <w:ind w:right="819"/>
            <w:jc w:val="center"/>
          </w:pPr>
        </w:pPrChange>
      </w:pPr>
      <w:r>
        <w:rPr>
          <w:rFonts w:ascii="Calibri"/>
          <w:color w:val="252525"/>
          <w:w w:val="105"/>
          <w:sz w:val="15"/>
        </w:rPr>
        <w:t>0</w:t>
      </w:r>
      <w:r>
        <w:rPr>
          <w:rFonts w:ascii="Calibri"/>
          <w:color w:val="252525"/>
          <w:w w:val="105"/>
          <w:sz w:val="15"/>
        </w:rPr>
        <w:tab/>
        <w:t>100</w:t>
      </w:r>
      <w:r>
        <w:rPr>
          <w:rFonts w:ascii="Calibri"/>
          <w:color w:val="252525"/>
          <w:w w:val="105"/>
          <w:sz w:val="15"/>
        </w:rPr>
        <w:tab/>
        <w:t>200</w:t>
      </w:r>
      <w:r>
        <w:rPr>
          <w:rFonts w:ascii="Calibri"/>
          <w:color w:val="252525"/>
          <w:w w:val="105"/>
          <w:sz w:val="15"/>
        </w:rPr>
        <w:tab/>
        <w:t>300</w:t>
      </w:r>
      <w:r>
        <w:rPr>
          <w:rFonts w:ascii="Calibri"/>
          <w:color w:val="252525"/>
          <w:w w:val="105"/>
          <w:sz w:val="15"/>
        </w:rPr>
        <w:tab/>
        <w:t>400</w:t>
      </w:r>
      <w:r>
        <w:rPr>
          <w:rFonts w:ascii="Calibri"/>
          <w:color w:val="252525"/>
          <w:w w:val="105"/>
          <w:sz w:val="15"/>
        </w:rPr>
        <w:tab/>
        <w:t>500</w:t>
      </w:r>
      <w:r>
        <w:rPr>
          <w:rFonts w:ascii="Calibri"/>
          <w:color w:val="252525"/>
          <w:w w:val="105"/>
          <w:sz w:val="15"/>
        </w:rPr>
        <w:tab/>
        <w:t>600</w:t>
      </w:r>
      <w:r>
        <w:rPr>
          <w:rFonts w:ascii="Calibri"/>
          <w:color w:val="252525"/>
          <w:w w:val="105"/>
          <w:sz w:val="15"/>
        </w:rPr>
        <w:tab/>
        <w:t>700</w:t>
      </w:r>
      <w:r>
        <w:rPr>
          <w:rFonts w:ascii="Calibri"/>
          <w:color w:val="252525"/>
          <w:w w:val="105"/>
          <w:sz w:val="15"/>
        </w:rPr>
        <w:tab/>
        <w:t>800</w:t>
      </w:r>
      <w:r>
        <w:rPr>
          <w:rFonts w:ascii="Calibri"/>
          <w:color w:val="252525"/>
          <w:w w:val="105"/>
          <w:sz w:val="15"/>
        </w:rPr>
        <w:tab/>
        <w:t>900</w:t>
      </w:r>
      <w:r>
        <w:rPr>
          <w:rFonts w:ascii="Calibri"/>
          <w:color w:val="252525"/>
          <w:w w:val="105"/>
          <w:sz w:val="15"/>
        </w:rPr>
        <w:tab/>
        <w:t>1000</w:t>
      </w:r>
    </w:p>
    <w:p w14:paraId="2203D528" w14:textId="77777777" w:rsidR="00ED6B8B" w:rsidRDefault="00FA655D">
      <w:pPr>
        <w:spacing w:line="195" w:lineRule="exact"/>
        <w:ind w:right="938"/>
        <w:rPr>
          <w:rFonts w:ascii="Calibri"/>
          <w:sz w:val="17"/>
        </w:rPr>
        <w:pPrChange w:id="704" w:author="Raghda Wahdan" w:date="2017-11-06T13:08:00Z">
          <w:pPr>
            <w:spacing w:line="195" w:lineRule="exact"/>
            <w:ind w:right="938"/>
            <w:jc w:val="center"/>
          </w:pPr>
        </w:pPrChange>
      </w:pPr>
      <w:r>
        <w:rPr>
          <w:rFonts w:ascii="Calibri"/>
          <w:color w:val="252525"/>
          <w:sz w:val="17"/>
        </w:rPr>
        <w:t>Number of tags</w:t>
      </w:r>
    </w:p>
    <w:p w14:paraId="08152059" w14:textId="77777777" w:rsidR="00ED6B8B" w:rsidRDefault="00FA655D">
      <w:pPr>
        <w:pStyle w:val="BodyText"/>
        <w:spacing w:before="229" w:line="151" w:lineRule="auto"/>
        <w:ind w:left="480" w:right="1725"/>
        <w:rPr>
          <w:rFonts w:ascii="Arial Unicode MS"/>
        </w:rPr>
        <w:pPrChange w:id="705" w:author="Raghda Wahdan" w:date="2017-11-06T13:08:00Z">
          <w:pPr>
            <w:pStyle w:val="BodyText"/>
            <w:spacing w:before="229" w:line="151" w:lineRule="auto"/>
            <w:ind w:left="480" w:right="1725"/>
            <w:jc w:val="both"/>
          </w:pPr>
        </w:pPrChange>
      </w:pPr>
      <w:r>
        <w:t>Figure 5.16: Mean reading time reduction using the proposed TMCRA</w:t>
      </w:r>
      <w:r>
        <w:rPr>
          <w:spacing w:val="-42"/>
        </w:rPr>
        <w:t xml:space="preserve"> </w:t>
      </w:r>
      <w:r>
        <w:t xml:space="preserve">com- pared to the </w:t>
      </w:r>
      <w:r>
        <w:rPr>
          <w:spacing w:val="-3"/>
        </w:rPr>
        <w:t xml:space="preserve">conventional </w:t>
      </w:r>
      <w:r>
        <w:t xml:space="preserve">frame length </w:t>
      </w:r>
      <w:r>
        <w:rPr>
          <w:rFonts w:ascii="Bookman Old Style"/>
          <w:i/>
        </w:rPr>
        <w:t xml:space="preserve">L </w:t>
      </w:r>
      <w:r>
        <w:rPr>
          <w:rFonts w:ascii="Arial Unicode MS"/>
        </w:rPr>
        <w:t xml:space="preserve">= </w:t>
      </w:r>
      <w:r>
        <w:rPr>
          <w:rFonts w:ascii="Bookman Old Style"/>
          <w:i/>
        </w:rPr>
        <w:t xml:space="preserve">n </w:t>
      </w:r>
      <w:r>
        <w:t xml:space="preserve">using different anti-collision algorithms with </w:t>
      </w:r>
      <w:r>
        <w:rPr>
          <w:rFonts w:ascii="Bookman Old Style"/>
          <w:i/>
        </w:rPr>
        <w:t>C</w:t>
      </w:r>
      <w:r>
        <w:rPr>
          <w:rFonts w:ascii="Arial"/>
          <w:i/>
          <w:position w:val="-3"/>
          <w:sz w:val="16"/>
        </w:rPr>
        <w:t xml:space="preserve">t </w:t>
      </w:r>
      <w:r>
        <w:rPr>
          <w:rFonts w:ascii="Arial Unicode MS"/>
        </w:rPr>
        <w:t>= 0</w:t>
      </w:r>
      <w:r>
        <w:rPr>
          <w:rFonts w:ascii="Bookman Old Style"/>
          <w:i/>
        </w:rPr>
        <w:t>.</w:t>
      </w:r>
      <w:r>
        <w:rPr>
          <w:rFonts w:ascii="Arial Unicode MS"/>
        </w:rPr>
        <w:t xml:space="preserve">2 </w:t>
      </w:r>
      <w:r>
        <w:t xml:space="preserve">and </w:t>
      </w:r>
      <w:r>
        <w:rPr>
          <w:rFonts w:ascii="Bookman Old Style"/>
          <w:i/>
          <w:spacing w:val="12"/>
        </w:rPr>
        <w:t xml:space="preserve">SNR </w:t>
      </w:r>
      <w:r>
        <w:rPr>
          <w:rFonts w:ascii="Arial Unicode MS"/>
        </w:rPr>
        <w:t>= 10</w:t>
      </w:r>
      <w:r>
        <w:rPr>
          <w:rFonts w:ascii="Arial Unicode MS"/>
          <w:spacing w:val="-53"/>
        </w:rPr>
        <w:t xml:space="preserve"> </w:t>
      </w:r>
      <w:r>
        <w:rPr>
          <w:rFonts w:ascii="Arial Unicode MS"/>
        </w:rPr>
        <w:t>dB</w:t>
      </w:r>
    </w:p>
    <w:p w14:paraId="2D86AE61" w14:textId="77777777" w:rsidR="00ED6B8B" w:rsidRDefault="00ED6B8B" w:rsidP="00F672C4">
      <w:pPr>
        <w:pStyle w:val="BodyText"/>
        <w:spacing w:before="12"/>
        <w:rPr>
          <w:rFonts w:ascii="Arial Unicode MS"/>
          <w:sz w:val="26"/>
        </w:rPr>
      </w:pPr>
    </w:p>
    <w:p w14:paraId="22DC93FC" w14:textId="4ADDB259" w:rsidR="00ED6B8B" w:rsidRDefault="00FA655D">
      <w:pPr>
        <w:pStyle w:val="BodyText"/>
        <w:spacing w:line="266" w:lineRule="auto"/>
        <w:ind w:left="480" w:right="1726"/>
        <w:pPrChange w:id="706" w:author="Raghda Wahdan" w:date="2017-11-06T13:08:00Z">
          <w:pPr>
            <w:pStyle w:val="BodyText"/>
            <w:spacing w:line="266" w:lineRule="auto"/>
            <w:ind w:left="480" w:right="1726"/>
            <w:jc w:val="both"/>
          </w:pPr>
        </w:pPrChange>
      </w:pPr>
      <w:r>
        <w:t>process.</w:t>
      </w:r>
      <w:r>
        <w:rPr>
          <w:spacing w:val="-14"/>
        </w:rPr>
        <w:t xml:space="preserve"> </w:t>
      </w:r>
      <w:del w:id="707" w:author="Raghda Wahdan" w:date="2017-11-19T00:37:00Z">
        <w:r w:rsidDel="00016128">
          <w:delText>Thus</w:delText>
        </w:r>
      </w:del>
      <w:ins w:id="708" w:author="Raghda Wahdan" w:date="2017-11-19T00:37:00Z">
        <w:r w:rsidR="00016128">
          <w:t>Thus,</w:t>
        </w:r>
      </w:ins>
      <w:r>
        <w:rPr>
          <w:spacing w:val="-30"/>
        </w:rPr>
        <w:t xml:space="preserve"> </w:t>
      </w:r>
      <w:r>
        <w:t>it</w:t>
      </w:r>
      <w:r>
        <w:rPr>
          <w:spacing w:val="-30"/>
        </w:rPr>
        <w:t xml:space="preserve"> </w:t>
      </w:r>
      <w:r>
        <w:t>results</w:t>
      </w:r>
      <w:r>
        <w:rPr>
          <w:spacing w:val="-30"/>
        </w:rPr>
        <w:t xml:space="preserve"> </w:t>
      </w:r>
      <w:r>
        <w:t>the</w:t>
      </w:r>
      <w:r>
        <w:rPr>
          <w:spacing w:val="-30"/>
        </w:rPr>
        <w:t xml:space="preserve"> </w:t>
      </w:r>
      <w:r>
        <w:rPr>
          <w:spacing w:val="-3"/>
        </w:rPr>
        <w:t>lower</w:t>
      </w:r>
      <w:r>
        <w:rPr>
          <w:spacing w:val="-30"/>
        </w:rPr>
        <w:t xml:space="preserve"> </w:t>
      </w:r>
      <w:r>
        <w:t>bound</w:t>
      </w:r>
      <w:r>
        <w:rPr>
          <w:spacing w:val="-30"/>
        </w:rPr>
        <w:t xml:space="preserve"> </w:t>
      </w:r>
      <w:r>
        <w:t>of</w:t>
      </w:r>
      <w:r>
        <w:rPr>
          <w:spacing w:val="-30"/>
        </w:rPr>
        <w:t xml:space="preserve"> </w:t>
      </w:r>
      <w:r>
        <w:t>the</w:t>
      </w:r>
      <w:r>
        <w:rPr>
          <w:spacing w:val="-30"/>
        </w:rPr>
        <w:t xml:space="preserve"> </w:t>
      </w:r>
      <w:r>
        <w:t>mean</w:t>
      </w:r>
      <w:r>
        <w:rPr>
          <w:spacing w:val="-30"/>
        </w:rPr>
        <w:t xml:space="preserve"> </w:t>
      </w:r>
      <w:r>
        <w:t>reduction</w:t>
      </w:r>
      <w:r>
        <w:rPr>
          <w:spacing w:val="-30"/>
        </w:rPr>
        <w:t xml:space="preserve"> </w:t>
      </w:r>
      <w:r>
        <w:t>in</w:t>
      </w:r>
      <w:r>
        <w:rPr>
          <w:spacing w:val="-30"/>
        </w:rPr>
        <w:t xml:space="preserve"> </w:t>
      </w:r>
      <w:r>
        <w:t>reading</w:t>
      </w:r>
      <w:r>
        <w:rPr>
          <w:spacing w:val="-30"/>
        </w:rPr>
        <w:t xml:space="preserve"> </w:t>
      </w:r>
      <w:r>
        <w:t xml:space="preserve">time. On the other hand, FSA with simple estimation algorithm e.g. </w:t>
      </w:r>
      <w:r>
        <w:rPr>
          <w:spacing w:val="-3"/>
        </w:rPr>
        <w:t>Lower</w:t>
      </w:r>
      <w:r>
        <w:rPr>
          <w:spacing w:val="-28"/>
        </w:rPr>
        <w:t xml:space="preserve"> </w:t>
      </w:r>
      <w:r>
        <w:t>bound leads</w:t>
      </w:r>
      <w:r>
        <w:rPr>
          <w:spacing w:val="-26"/>
        </w:rPr>
        <w:t xml:space="preserve"> </w:t>
      </w:r>
      <w:r>
        <w:t>to</w:t>
      </w:r>
      <w:r>
        <w:rPr>
          <w:spacing w:val="-26"/>
        </w:rPr>
        <w:t xml:space="preserve"> </w:t>
      </w:r>
      <w:r>
        <w:t>more</w:t>
      </w:r>
      <w:r>
        <w:rPr>
          <w:spacing w:val="-26"/>
        </w:rPr>
        <w:t xml:space="preserve"> </w:t>
      </w:r>
      <w:r>
        <w:t>number</w:t>
      </w:r>
      <w:r>
        <w:rPr>
          <w:spacing w:val="-26"/>
        </w:rPr>
        <w:t xml:space="preserve"> </w:t>
      </w:r>
      <w:r>
        <w:t>of</w:t>
      </w:r>
      <w:r>
        <w:rPr>
          <w:spacing w:val="-26"/>
        </w:rPr>
        <w:t xml:space="preserve"> </w:t>
      </w:r>
      <w:r>
        <w:t>iteration</w:t>
      </w:r>
      <w:r>
        <w:rPr>
          <w:spacing w:val="-26"/>
        </w:rPr>
        <w:t xml:space="preserve"> </w:t>
      </w:r>
      <w:r>
        <w:t>and</w:t>
      </w:r>
      <w:r>
        <w:rPr>
          <w:spacing w:val="-26"/>
        </w:rPr>
        <w:t xml:space="preserve"> </w:t>
      </w:r>
      <w:r>
        <w:t>higher</w:t>
      </w:r>
      <w:r>
        <w:rPr>
          <w:spacing w:val="-26"/>
        </w:rPr>
        <w:t xml:space="preserve"> </w:t>
      </w:r>
      <w:r>
        <w:t>percentage</w:t>
      </w:r>
      <w:r>
        <w:rPr>
          <w:spacing w:val="-26"/>
        </w:rPr>
        <w:t xml:space="preserve"> </w:t>
      </w:r>
      <w:r>
        <w:t>of</w:t>
      </w:r>
      <w:r>
        <w:rPr>
          <w:spacing w:val="-26"/>
        </w:rPr>
        <w:t xml:space="preserve"> </w:t>
      </w:r>
      <w:r>
        <w:t>saving</w:t>
      </w:r>
      <w:r>
        <w:rPr>
          <w:spacing w:val="-26"/>
        </w:rPr>
        <w:t xml:space="preserve"> </w:t>
      </w:r>
      <w:r>
        <w:t>time.</w:t>
      </w:r>
    </w:p>
    <w:p w14:paraId="0325EEBC" w14:textId="77777777" w:rsidR="00ED6B8B" w:rsidRDefault="00ED6B8B" w:rsidP="00F672C4">
      <w:pPr>
        <w:pStyle w:val="BodyText"/>
        <w:rPr>
          <w:sz w:val="46"/>
        </w:rPr>
      </w:pPr>
    </w:p>
    <w:p w14:paraId="61446103" w14:textId="21D8A9ED" w:rsidR="00ED6B8B" w:rsidRDefault="00FA655D">
      <w:pPr>
        <w:pStyle w:val="Heading1"/>
        <w:numPr>
          <w:ilvl w:val="1"/>
          <w:numId w:val="3"/>
        </w:numPr>
        <w:tabs>
          <w:tab w:val="left" w:pos="1363"/>
        </w:tabs>
        <w:ind w:hanging="882"/>
        <w:pPrChange w:id="709" w:author="Raghda Wahdan" w:date="2017-11-06T13:08:00Z">
          <w:pPr>
            <w:pStyle w:val="Heading1"/>
            <w:numPr>
              <w:ilvl w:val="1"/>
              <w:numId w:val="3"/>
            </w:numPr>
            <w:tabs>
              <w:tab w:val="left" w:pos="1363"/>
            </w:tabs>
            <w:ind w:left="1362" w:hanging="883"/>
            <w:jc w:val="left"/>
          </w:pPr>
        </w:pPrChange>
      </w:pPr>
      <w:r>
        <w:rPr>
          <w:w w:val="95"/>
        </w:rPr>
        <w:t xml:space="preserve">Comparison of the </w:t>
      </w:r>
      <w:del w:id="710" w:author="Raghda Wahdan" w:date="2017-11-19T00:37:00Z">
        <w:r w:rsidDel="00016128">
          <w:rPr>
            <w:w w:val="95"/>
          </w:rPr>
          <w:delText xml:space="preserve">Proposed </w:delText>
        </w:r>
        <w:r w:rsidDel="00016128">
          <w:rPr>
            <w:spacing w:val="74"/>
            <w:w w:val="95"/>
          </w:rPr>
          <w:delText xml:space="preserve"> </w:delText>
        </w:r>
        <w:r w:rsidDel="00016128">
          <w:rPr>
            <w:w w:val="95"/>
          </w:rPr>
          <w:delText>Algorithms</w:delText>
        </w:r>
      </w:del>
      <w:ins w:id="711" w:author="Raghda Wahdan" w:date="2017-11-19T00:37:00Z">
        <w:r w:rsidR="00016128">
          <w:rPr>
            <w:w w:val="95"/>
          </w:rPr>
          <w:t xml:space="preserve">Proposed </w:t>
        </w:r>
        <w:r w:rsidR="00016128">
          <w:rPr>
            <w:spacing w:val="74"/>
            <w:w w:val="95"/>
          </w:rPr>
          <w:t>Algorithms</w:t>
        </w:r>
      </w:ins>
    </w:p>
    <w:p w14:paraId="174A8B35" w14:textId="77777777" w:rsidR="00ED6B8B" w:rsidRDefault="00FA655D">
      <w:pPr>
        <w:pStyle w:val="BodyText"/>
        <w:spacing w:before="279" w:line="358" w:lineRule="exact"/>
        <w:ind w:left="480" w:right="1725"/>
        <w:pPrChange w:id="712" w:author="Raghda Wahdan" w:date="2017-11-06T13:08:00Z">
          <w:pPr>
            <w:pStyle w:val="BodyText"/>
            <w:spacing w:before="279" w:line="358" w:lineRule="exact"/>
            <w:ind w:left="480" w:right="1725"/>
            <w:jc w:val="both"/>
          </w:pPr>
        </w:pPrChange>
      </w:pPr>
      <w:r>
        <w:t>The</w:t>
      </w:r>
      <w:r>
        <w:rPr>
          <w:spacing w:val="-30"/>
        </w:rPr>
        <w:t xml:space="preserve"> </w:t>
      </w:r>
      <w:r>
        <w:t>most</w:t>
      </w:r>
      <w:r>
        <w:rPr>
          <w:spacing w:val="-30"/>
        </w:rPr>
        <w:t xml:space="preserve"> </w:t>
      </w:r>
      <w:r>
        <w:t>crucial</w:t>
      </w:r>
      <w:r>
        <w:rPr>
          <w:spacing w:val="-31"/>
        </w:rPr>
        <w:t xml:space="preserve"> </w:t>
      </w:r>
      <w:r>
        <w:t>performance</w:t>
      </w:r>
      <w:r>
        <w:rPr>
          <w:spacing w:val="-30"/>
        </w:rPr>
        <w:t xml:space="preserve"> </w:t>
      </w:r>
      <w:r>
        <w:t>metric</w:t>
      </w:r>
      <w:r>
        <w:rPr>
          <w:spacing w:val="-30"/>
        </w:rPr>
        <w:t xml:space="preserve"> </w:t>
      </w:r>
      <w:r>
        <w:t>in</w:t>
      </w:r>
      <w:r>
        <w:rPr>
          <w:spacing w:val="-30"/>
        </w:rPr>
        <w:t xml:space="preserve"> </w:t>
      </w:r>
      <w:r>
        <w:t>RFID</w:t>
      </w:r>
      <w:r>
        <w:rPr>
          <w:spacing w:val="-30"/>
        </w:rPr>
        <w:t xml:space="preserve"> </w:t>
      </w:r>
      <w:r>
        <w:t>systems</w:t>
      </w:r>
      <w:r>
        <w:rPr>
          <w:spacing w:val="-30"/>
        </w:rPr>
        <w:t xml:space="preserve"> </w:t>
      </w:r>
      <w:r>
        <w:t>is</w:t>
      </w:r>
      <w:r>
        <w:rPr>
          <w:spacing w:val="-30"/>
        </w:rPr>
        <w:t xml:space="preserve"> </w:t>
      </w:r>
      <w:r>
        <w:t>the</w:t>
      </w:r>
      <w:r>
        <w:rPr>
          <w:spacing w:val="-30"/>
        </w:rPr>
        <w:t xml:space="preserve"> </w:t>
      </w:r>
      <w:r>
        <w:t>average</w:t>
      </w:r>
      <w:r>
        <w:rPr>
          <w:spacing w:val="-31"/>
        </w:rPr>
        <w:t xml:space="preserve"> </w:t>
      </w:r>
      <w:r>
        <w:t>total</w:t>
      </w:r>
      <w:r>
        <w:rPr>
          <w:spacing w:val="-31"/>
        </w:rPr>
        <w:t xml:space="preserve"> </w:t>
      </w:r>
      <w:r>
        <w:t>read- ing time for an existing number of tags in the reading area. This section will summarize</w:t>
      </w:r>
      <w:r>
        <w:rPr>
          <w:spacing w:val="-16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performance</w:t>
      </w:r>
      <w:r>
        <w:rPr>
          <w:spacing w:val="-16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DFSA</w:t>
      </w:r>
      <w:r>
        <w:rPr>
          <w:spacing w:val="-16"/>
        </w:rPr>
        <w:t xml:space="preserve"> </w:t>
      </w:r>
      <w:r>
        <w:t>with</w:t>
      </w:r>
      <w:r>
        <w:rPr>
          <w:spacing w:val="-16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proposed</w:t>
      </w:r>
      <w:r>
        <w:rPr>
          <w:spacing w:val="-16"/>
        </w:rPr>
        <w:t xml:space="preserve"> </w:t>
      </w:r>
      <w:r>
        <w:t>frame</w:t>
      </w:r>
      <w:r>
        <w:rPr>
          <w:spacing w:val="-16"/>
        </w:rPr>
        <w:t xml:space="preserve"> </w:t>
      </w:r>
      <w:r>
        <w:t>lengths.</w:t>
      </w:r>
      <w:r>
        <w:rPr>
          <w:spacing w:val="3"/>
        </w:rPr>
        <w:t xml:space="preserve"> </w:t>
      </w:r>
      <w:r>
        <w:t xml:space="preserve">It </w:t>
      </w:r>
      <w:r>
        <w:rPr>
          <w:w w:val="95"/>
        </w:rPr>
        <w:t>compares</w:t>
      </w:r>
      <w:r>
        <w:rPr>
          <w:spacing w:val="-5"/>
          <w:w w:val="95"/>
        </w:rPr>
        <w:t xml:space="preserve"> </w:t>
      </w:r>
      <w:r>
        <w:rPr>
          <w:w w:val="95"/>
        </w:rPr>
        <w:t>between</w:t>
      </w:r>
      <w:r>
        <w:rPr>
          <w:spacing w:val="-5"/>
          <w:w w:val="95"/>
        </w:rPr>
        <w:t xml:space="preserve"> </w:t>
      </w:r>
      <w:r>
        <w:rPr>
          <w:w w:val="95"/>
        </w:rPr>
        <w:t>the</w:t>
      </w:r>
      <w:r>
        <w:rPr>
          <w:spacing w:val="-5"/>
          <w:w w:val="95"/>
        </w:rPr>
        <w:t xml:space="preserve"> </w:t>
      </w:r>
      <w:r>
        <w:rPr>
          <w:w w:val="95"/>
        </w:rPr>
        <w:t>average</w:t>
      </w:r>
      <w:r>
        <w:rPr>
          <w:spacing w:val="-5"/>
          <w:w w:val="95"/>
        </w:rPr>
        <w:t xml:space="preserve"> </w:t>
      </w:r>
      <w:r>
        <w:rPr>
          <w:w w:val="95"/>
        </w:rPr>
        <w:t>total</w:t>
      </w:r>
      <w:r>
        <w:rPr>
          <w:spacing w:val="-5"/>
          <w:w w:val="95"/>
        </w:rPr>
        <w:t xml:space="preserve"> </w:t>
      </w:r>
      <w:r>
        <w:rPr>
          <w:w w:val="95"/>
        </w:rPr>
        <w:t>reading</w:t>
      </w:r>
      <w:r>
        <w:rPr>
          <w:spacing w:val="-5"/>
          <w:w w:val="95"/>
        </w:rPr>
        <w:t xml:space="preserve"> </w:t>
      </w:r>
      <w:r>
        <w:rPr>
          <w:w w:val="95"/>
        </w:rPr>
        <w:t>time</w:t>
      </w:r>
      <w:r>
        <w:rPr>
          <w:spacing w:val="-5"/>
          <w:w w:val="95"/>
        </w:rPr>
        <w:t xml:space="preserve"> </w:t>
      </w:r>
      <w:r>
        <w:rPr>
          <w:w w:val="95"/>
        </w:rPr>
        <w:t>of</w:t>
      </w:r>
      <w:r>
        <w:rPr>
          <w:spacing w:val="-5"/>
          <w:w w:val="95"/>
        </w:rPr>
        <w:t xml:space="preserve"> </w:t>
      </w:r>
      <w:r>
        <w:rPr>
          <w:w w:val="95"/>
        </w:rPr>
        <w:t>the</w:t>
      </w:r>
      <w:r>
        <w:rPr>
          <w:spacing w:val="-5"/>
          <w:w w:val="95"/>
        </w:rPr>
        <w:t xml:space="preserve"> </w:t>
      </w:r>
      <w:r>
        <w:rPr>
          <w:w w:val="95"/>
        </w:rPr>
        <w:t>proposed</w:t>
      </w:r>
      <w:r>
        <w:rPr>
          <w:spacing w:val="-5"/>
          <w:w w:val="95"/>
        </w:rPr>
        <w:t xml:space="preserve"> </w:t>
      </w:r>
      <w:r>
        <w:rPr>
          <w:w w:val="95"/>
        </w:rPr>
        <w:t>frame</w:t>
      </w:r>
      <w:r>
        <w:rPr>
          <w:spacing w:val="-5"/>
          <w:w w:val="95"/>
        </w:rPr>
        <w:t xml:space="preserve"> </w:t>
      </w:r>
      <w:r>
        <w:rPr>
          <w:w w:val="95"/>
        </w:rPr>
        <w:t xml:space="preserve">lengths </w:t>
      </w:r>
      <w:r>
        <w:t xml:space="preserve">and the </w:t>
      </w:r>
      <w:r>
        <w:rPr>
          <w:spacing w:val="-3"/>
        </w:rPr>
        <w:t xml:space="preserve">conventional </w:t>
      </w:r>
      <w:r>
        <w:t xml:space="preserve">one which assumes that </w:t>
      </w:r>
      <w:r>
        <w:rPr>
          <w:rFonts w:ascii="Bookman Old Style"/>
          <w:i/>
        </w:rPr>
        <w:t>L</w:t>
      </w:r>
      <w:r>
        <w:rPr>
          <w:rFonts w:ascii="Arial"/>
          <w:i/>
          <w:position w:val="-3"/>
          <w:sz w:val="16"/>
        </w:rPr>
        <w:t xml:space="preserve">opt </w:t>
      </w:r>
      <w:r>
        <w:rPr>
          <w:rFonts w:ascii="Arial Unicode MS"/>
        </w:rPr>
        <w:t xml:space="preserve">= </w:t>
      </w:r>
      <w:r>
        <w:rPr>
          <w:rFonts w:ascii="Bookman Old Style"/>
          <w:i/>
        </w:rPr>
        <w:t>n</w:t>
      </w:r>
      <w:r>
        <w:t>. Furthermore, it illus- trates</w:t>
      </w:r>
      <w:r>
        <w:rPr>
          <w:spacing w:val="-34"/>
        </w:rPr>
        <w:t xml:space="preserve"> </w:t>
      </w:r>
      <w:r>
        <w:rPr>
          <w:spacing w:val="-3"/>
        </w:rPr>
        <w:t>how</w:t>
      </w:r>
      <w:r>
        <w:rPr>
          <w:spacing w:val="-33"/>
        </w:rPr>
        <w:t xml:space="preserve"> </w:t>
      </w:r>
      <w:r>
        <w:t>far</w:t>
      </w:r>
      <w:r>
        <w:rPr>
          <w:spacing w:val="-34"/>
        </w:rPr>
        <w:t xml:space="preserve"> </w:t>
      </w:r>
      <w:r>
        <w:t>are</w:t>
      </w:r>
      <w:r>
        <w:rPr>
          <w:spacing w:val="-33"/>
        </w:rPr>
        <w:t xml:space="preserve"> </w:t>
      </w:r>
      <w:r>
        <w:t>the</w:t>
      </w:r>
      <w:r>
        <w:rPr>
          <w:spacing w:val="-34"/>
        </w:rPr>
        <w:t xml:space="preserve"> </w:t>
      </w:r>
      <w:r>
        <w:t>proposed</w:t>
      </w:r>
      <w:r>
        <w:rPr>
          <w:spacing w:val="-33"/>
        </w:rPr>
        <w:t xml:space="preserve"> </w:t>
      </w:r>
      <w:r>
        <w:t>systems</w:t>
      </w:r>
      <w:r>
        <w:rPr>
          <w:spacing w:val="-34"/>
        </w:rPr>
        <w:t xml:space="preserve"> </w:t>
      </w:r>
      <w:r>
        <w:t>compared</w:t>
      </w:r>
      <w:r>
        <w:rPr>
          <w:spacing w:val="-34"/>
        </w:rPr>
        <w:t xml:space="preserve"> </w:t>
      </w:r>
      <w:r>
        <w:t>to</w:t>
      </w:r>
      <w:r>
        <w:rPr>
          <w:spacing w:val="-34"/>
        </w:rPr>
        <w:t xml:space="preserve"> </w:t>
      </w:r>
      <w:r>
        <w:t>the</w:t>
      </w:r>
      <w:r>
        <w:rPr>
          <w:spacing w:val="-34"/>
        </w:rPr>
        <w:t xml:space="preserve"> </w:t>
      </w:r>
      <w:r>
        <w:t>theoretical</w:t>
      </w:r>
      <w:r>
        <w:rPr>
          <w:spacing w:val="-33"/>
        </w:rPr>
        <w:t xml:space="preserve"> </w:t>
      </w:r>
      <w:r>
        <w:rPr>
          <w:spacing w:val="-3"/>
        </w:rPr>
        <w:t>lower</w:t>
      </w:r>
      <w:r>
        <w:rPr>
          <w:spacing w:val="-33"/>
        </w:rPr>
        <w:t xml:space="preserve"> </w:t>
      </w:r>
      <w:r>
        <w:t>limit of</w:t>
      </w:r>
      <w:r>
        <w:rPr>
          <w:spacing w:val="-30"/>
        </w:rPr>
        <w:t xml:space="preserve"> </w:t>
      </w:r>
      <w:r>
        <w:t>the</w:t>
      </w:r>
      <w:r>
        <w:rPr>
          <w:spacing w:val="-30"/>
        </w:rPr>
        <w:t xml:space="preserve"> </w:t>
      </w:r>
      <w:r>
        <w:t>EPCglobal</w:t>
      </w:r>
      <w:r>
        <w:rPr>
          <w:spacing w:val="-31"/>
        </w:rPr>
        <w:t xml:space="preserve"> </w:t>
      </w:r>
      <w:r>
        <w:t>C1</w:t>
      </w:r>
      <w:r>
        <w:rPr>
          <w:spacing w:val="-30"/>
        </w:rPr>
        <w:t xml:space="preserve"> </w:t>
      </w:r>
      <w:r>
        <w:t>G2</w:t>
      </w:r>
      <w:r>
        <w:rPr>
          <w:spacing w:val="-30"/>
        </w:rPr>
        <w:t xml:space="preserve"> </w:t>
      </w:r>
      <w:r>
        <w:t>standard</w:t>
      </w:r>
      <w:r>
        <w:rPr>
          <w:spacing w:val="-31"/>
        </w:rPr>
        <w:t xml:space="preserve"> </w:t>
      </w:r>
      <w:r>
        <w:t>[11],</w:t>
      </w:r>
      <w:r>
        <w:rPr>
          <w:spacing w:val="-30"/>
        </w:rPr>
        <w:t xml:space="preserve"> </w:t>
      </w:r>
      <w:r>
        <w:t>which</w:t>
      </w:r>
      <w:r>
        <w:rPr>
          <w:spacing w:val="-30"/>
        </w:rPr>
        <w:t xml:space="preserve"> </w:t>
      </w:r>
      <w:r>
        <w:t>gives</w:t>
      </w:r>
      <w:r>
        <w:rPr>
          <w:spacing w:val="-30"/>
        </w:rPr>
        <w:t xml:space="preserve"> </w:t>
      </w:r>
      <w:r>
        <w:t>the</w:t>
      </w:r>
      <w:r>
        <w:rPr>
          <w:spacing w:val="-30"/>
        </w:rPr>
        <w:t xml:space="preserve"> </w:t>
      </w:r>
      <w:r>
        <w:t>minimum</w:t>
      </w:r>
      <w:r>
        <w:rPr>
          <w:spacing w:val="-30"/>
        </w:rPr>
        <w:t xml:space="preserve"> </w:t>
      </w:r>
      <w:r>
        <w:t xml:space="preserve">identification time for UHF RFID system. The theoretical </w:t>
      </w:r>
      <w:r>
        <w:rPr>
          <w:spacing w:val="-3"/>
        </w:rPr>
        <w:t xml:space="preserve">lower </w:t>
      </w:r>
      <w:r>
        <w:t>limit is achieved when</w:t>
      </w:r>
      <w:r>
        <w:rPr>
          <w:spacing w:val="-39"/>
        </w:rPr>
        <w:t xml:space="preserve"> </w:t>
      </w:r>
      <w:r>
        <w:t>the system</w:t>
      </w:r>
      <w:r>
        <w:rPr>
          <w:spacing w:val="-29"/>
        </w:rPr>
        <w:t xml:space="preserve"> </w:t>
      </w:r>
      <w:r>
        <w:t>identifies</w:t>
      </w:r>
      <w:r>
        <w:rPr>
          <w:spacing w:val="-29"/>
        </w:rPr>
        <w:t xml:space="preserve"> </w:t>
      </w:r>
      <w:r>
        <w:t>a</w:t>
      </w:r>
      <w:r>
        <w:rPr>
          <w:spacing w:val="-29"/>
        </w:rPr>
        <w:t xml:space="preserve"> </w:t>
      </w:r>
      <w:r>
        <w:t>single</w:t>
      </w:r>
      <w:r>
        <w:rPr>
          <w:spacing w:val="-29"/>
        </w:rPr>
        <w:t xml:space="preserve"> </w:t>
      </w:r>
      <w:r>
        <w:t>tag</w:t>
      </w:r>
      <w:r>
        <w:rPr>
          <w:spacing w:val="-29"/>
        </w:rPr>
        <w:t xml:space="preserve"> </w:t>
      </w:r>
      <w:r>
        <w:t>per</w:t>
      </w:r>
      <w:r>
        <w:rPr>
          <w:spacing w:val="-29"/>
        </w:rPr>
        <w:t xml:space="preserve"> </w:t>
      </w:r>
      <w:r>
        <w:t>slot.</w:t>
      </w:r>
      <w:r>
        <w:rPr>
          <w:spacing w:val="-15"/>
        </w:rPr>
        <w:t xml:space="preserve"> </w:t>
      </w:r>
      <w:r>
        <w:t>Therefore,</w:t>
      </w:r>
      <w:r>
        <w:rPr>
          <w:spacing w:val="-28"/>
        </w:rPr>
        <w:t xml:space="preserve"> </w:t>
      </w:r>
      <w:r>
        <w:t>the</w:t>
      </w:r>
      <w:r>
        <w:rPr>
          <w:spacing w:val="-29"/>
        </w:rPr>
        <w:t xml:space="preserve"> </w:t>
      </w:r>
      <w:r>
        <w:t>minimum</w:t>
      </w:r>
      <w:r>
        <w:rPr>
          <w:spacing w:val="-29"/>
        </w:rPr>
        <w:t xml:space="preserve"> </w:t>
      </w:r>
      <w:r>
        <w:t>number</w:t>
      </w:r>
      <w:r>
        <w:rPr>
          <w:spacing w:val="-29"/>
        </w:rPr>
        <w:t xml:space="preserve"> </w:t>
      </w:r>
      <w:r>
        <w:t>of</w:t>
      </w:r>
      <w:r>
        <w:rPr>
          <w:spacing w:val="-29"/>
        </w:rPr>
        <w:t xml:space="preserve"> </w:t>
      </w:r>
      <w:r>
        <w:t>slots to</w:t>
      </w:r>
      <w:r>
        <w:rPr>
          <w:spacing w:val="-15"/>
        </w:rPr>
        <w:t xml:space="preserve"> </w:t>
      </w:r>
      <w:r>
        <w:t>identify</w:t>
      </w:r>
      <w:r>
        <w:rPr>
          <w:spacing w:val="-14"/>
        </w:rPr>
        <w:t xml:space="preserve"> </w:t>
      </w:r>
      <w:r>
        <w:rPr>
          <w:rFonts w:ascii="Bookman Old Style"/>
          <w:i/>
        </w:rPr>
        <w:t>n</w:t>
      </w:r>
      <w:r>
        <w:rPr>
          <w:rFonts w:ascii="Bookman Old Style"/>
          <w:i/>
          <w:spacing w:val="-26"/>
        </w:rPr>
        <w:t xml:space="preserve"> </w:t>
      </w:r>
      <w:r>
        <w:t>tags</w:t>
      </w:r>
      <w:r>
        <w:rPr>
          <w:spacing w:val="-15"/>
        </w:rPr>
        <w:t xml:space="preserve"> </w:t>
      </w:r>
      <w:r>
        <w:t>is</w:t>
      </w:r>
      <w:r>
        <w:rPr>
          <w:spacing w:val="-14"/>
        </w:rPr>
        <w:t xml:space="preserve"> </w:t>
      </w:r>
      <w:r>
        <w:rPr>
          <w:rFonts w:ascii="Bookman Old Style"/>
          <w:i/>
        </w:rPr>
        <w:t>n</w:t>
      </w:r>
      <w:r>
        <w:rPr>
          <w:rFonts w:ascii="Bookman Old Style"/>
          <w:i/>
          <w:spacing w:val="-26"/>
        </w:rPr>
        <w:t xml:space="preserve"> </w:t>
      </w:r>
      <w:r>
        <w:t>successful</w:t>
      </w:r>
      <w:r>
        <w:rPr>
          <w:spacing w:val="-15"/>
        </w:rPr>
        <w:t xml:space="preserve"> </w:t>
      </w:r>
      <w:r>
        <w:t>slots.</w:t>
      </w:r>
    </w:p>
    <w:p w14:paraId="21CB35F0" w14:textId="77777777" w:rsidR="00ED6B8B" w:rsidRDefault="00FA655D">
      <w:pPr>
        <w:pStyle w:val="BodyText"/>
        <w:spacing w:before="23" w:line="358" w:lineRule="exact"/>
        <w:ind w:left="480" w:right="1725" w:firstLine="351"/>
        <w:pPrChange w:id="713" w:author="Raghda Wahdan" w:date="2017-11-06T13:08:00Z">
          <w:pPr>
            <w:pStyle w:val="BodyText"/>
            <w:spacing w:before="23" w:line="358" w:lineRule="exact"/>
            <w:ind w:left="480" w:right="1725" w:firstLine="351"/>
            <w:jc w:val="both"/>
          </w:pPr>
        </w:pPrChange>
      </w:pPr>
      <w:r>
        <w:t xml:space="preserve">Figure 5.17 shows the simulation results of the average reading time for DFSA using the following parameters: Slots duration constant </w:t>
      </w:r>
      <w:r>
        <w:rPr>
          <w:rFonts w:ascii="Bookman Old Style" w:hAnsi="Bookman Old Style"/>
          <w:i/>
        </w:rPr>
        <w:t>C</w:t>
      </w:r>
      <w:r>
        <w:rPr>
          <w:rFonts w:ascii="Arial" w:hAnsi="Arial"/>
          <w:i/>
          <w:position w:val="-3"/>
          <w:sz w:val="16"/>
        </w:rPr>
        <w:t xml:space="preserve">t </w:t>
      </w:r>
      <w:r>
        <w:rPr>
          <w:rFonts w:ascii="Arial Unicode MS" w:hAnsi="Arial Unicode MS"/>
        </w:rPr>
        <w:t>=</w:t>
      </w:r>
      <w:r>
        <w:rPr>
          <w:rFonts w:ascii="Arial Unicode MS" w:hAnsi="Arial Unicode MS"/>
          <w:spacing w:val="-46"/>
        </w:rPr>
        <w:t xml:space="preserve"> </w:t>
      </w:r>
      <w:r>
        <w:rPr>
          <w:rFonts w:ascii="Arial Unicode MS" w:hAnsi="Arial Unicode MS"/>
        </w:rPr>
        <w:t>0</w:t>
      </w:r>
      <w:r>
        <w:rPr>
          <w:rFonts w:ascii="Bookman Old Style" w:hAnsi="Bookman Old Style"/>
          <w:i/>
        </w:rPr>
        <w:t>.</w:t>
      </w:r>
      <w:r>
        <w:rPr>
          <w:rFonts w:ascii="Arial Unicode MS" w:hAnsi="Arial Unicode MS"/>
        </w:rPr>
        <w:t>2</w:t>
      </w:r>
      <w:r>
        <w:t xml:space="preserve">, with </w:t>
      </w:r>
      <w:r>
        <w:rPr>
          <w:rFonts w:ascii="Bookman Old Style" w:hAnsi="Bookman Old Style"/>
          <w:i/>
        </w:rPr>
        <w:t>te</w:t>
      </w:r>
      <w:r>
        <w:rPr>
          <w:rFonts w:ascii="Bookman Old Style" w:hAnsi="Bookman Old Style"/>
          <w:i/>
          <w:spacing w:val="-21"/>
        </w:rPr>
        <w:t xml:space="preserve"> </w:t>
      </w:r>
      <w:r>
        <w:rPr>
          <w:rFonts w:ascii="Arial Unicode MS" w:hAnsi="Arial Unicode MS"/>
        </w:rPr>
        <w:t>=</w:t>
      </w:r>
      <w:r>
        <w:rPr>
          <w:rFonts w:ascii="Arial Unicode MS" w:hAnsi="Arial Unicode MS"/>
          <w:spacing w:val="-16"/>
        </w:rPr>
        <w:t xml:space="preserve"> </w:t>
      </w:r>
      <w:r>
        <w:rPr>
          <w:rFonts w:ascii="Arial Unicode MS" w:hAnsi="Arial Unicode MS"/>
        </w:rPr>
        <w:t>60</w:t>
      </w:r>
      <w:r>
        <w:rPr>
          <w:rFonts w:ascii="Arial Unicode MS" w:hAnsi="Arial Unicode MS"/>
          <w:spacing w:val="-38"/>
        </w:rPr>
        <w:t xml:space="preserve"> </w:t>
      </w:r>
      <w:r>
        <w:rPr>
          <w:rFonts w:ascii="Bookman Old Style" w:hAnsi="Bookman Old Style"/>
          <w:i/>
        </w:rPr>
        <w:t>µ</w:t>
      </w:r>
      <w:r>
        <w:rPr>
          <w:rFonts w:ascii="Arial Unicode MS" w:hAnsi="Arial Unicode MS"/>
        </w:rPr>
        <w:t>s</w:t>
      </w:r>
      <w:r>
        <w:rPr>
          <w:rFonts w:ascii="Arial Unicode MS" w:hAnsi="Arial Unicode MS"/>
          <w:spacing w:val="-9"/>
        </w:rPr>
        <w:t xml:space="preserve"> </w:t>
      </w:r>
      <w:r>
        <w:t>,</w:t>
      </w:r>
      <w:r>
        <w:rPr>
          <w:spacing w:val="-1"/>
        </w:rPr>
        <w:t xml:space="preserve"> </w:t>
      </w:r>
      <w:r>
        <w:rPr>
          <w:rFonts w:ascii="Bookman Old Style" w:hAnsi="Bookman Old Style"/>
          <w:i/>
        </w:rPr>
        <w:t>tc</w:t>
      </w:r>
      <w:r>
        <w:rPr>
          <w:rFonts w:ascii="Bookman Old Style" w:hAnsi="Bookman Old Style"/>
          <w:i/>
          <w:spacing w:val="-21"/>
        </w:rPr>
        <w:t xml:space="preserve"> </w:t>
      </w:r>
      <w:r>
        <w:rPr>
          <w:rFonts w:ascii="Arial Unicode MS" w:hAnsi="Arial Unicode MS"/>
        </w:rPr>
        <w:t>=</w:t>
      </w:r>
      <w:r>
        <w:rPr>
          <w:rFonts w:ascii="Arial Unicode MS" w:hAnsi="Arial Unicode MS"/>
          <w:spacing w:val="-16"/>
        </w:rPr>
        <w:t xml:space="preserve"> </w:t>
      </w:r>
      <w:r>
        <w:rPr>
          <w:rFonts w:ascii="Arial Unicode MS" w:hAnsi="Arial Unicode MS"/>
        </w:rPr>
        <w:t>360</w:t>
      </w:r>
      <w:r>
        <w:rPr>
          <w:rFonts w:ascii="Arial Unicode MS" w:hAnsi="Arial Unicode MS"/>
          <w:spacing w:val="-38"/>
        </w:rPr>
        <w:t xml:space="preserve"> </w:t>
      </w:r>
      <w:r>
        <w:rPr>
          <w:rFonts w:ascii="Bookman Old Style" w:hAnsi="Bookman Old Style"/>
          <w:i/>
        </w:rPr>
        <w:t>µ</w:t>
      </w:r>
      <w:r>
        <w:rPr>
          <w:rFonts w:ascii="Arial Unicode MS" w:hAnsi="Arial Unicode MS"/>
        </w:rPr>
        <w:t>s</w:t>
      </w:r>
      <w:r>
        <w:t>,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rPr>
          <w:rFonts w:ascii="Bookman Old Style" w:hAnsi="Bookman Old Style"/>
          <w:i/>
        </w:rPr>
        <w:t>ts</w:t>
      </w:r>
      <w:r>
        <w:rPr>
          <w:rFonts w:ascii="Bookman Old Style" w:hAnsi="Bookman Old Style"/>
          <w:i/>
          <w:spacing w:val="-21"/>
        </w:rPr>
        <w:t xml:space="preserve"> </w:t>
      </w:r>
      <w:r>
        <w:rPr>
          <w:rFonts w:ascii="Arial Unicode MS" w:hAnsi="Arial Unicode MS"/>
        </w:rPr>
        <w:t>=</w:t>
      </w:r>
      <w:r>
        <w:rPr>
          <w:rFonts w:ascii="Arial Unicode MS" w:hAnsi="Arial Unicode MS"/>
          <w:spacing w:val="-16"/>
        </w:rPr>
        <w:t xml:space="preserve"> </w:t>
      </w:r>
      <w:r>
        <w:rPr>
          <w:rFonts w:ascii="Arial Unicode MS" w:hAnsi="Arial Unicode MS"/>
        </w:rPr>
        <w:t>1060</w:t>
      </w:r>
      <w:r>
        <w:rPr>
          <w:rFonts w:ascii="Arial Unicode MS" w:hAnsi="Arial Unicode MS"/>
          <w:spacing w:val="-38"/>
        </w:rPr>
        <w:t xml:space="preserve"> </w:t>
      </w:r>
      <w:r>
        <w:rPr>
          <w:rFonts w:ascii="Bookman Old Style" w:hAnsi="Bookman Old Style"/>
          <w:i/>
        </w:rPr>
        <w:t>µ</w:t>
      </w:r>
      <w:r>
        <w:rPr>
          <w:rFonts w:ascii="Arial Unicode MS" w:hAnsi="Arial Unicode MS"/>
        </w:rPr>
        <w:t>s</w:t>
      </w:r>
      <w:r>
        <w:t>,</w:t>
      </w:r>
      <w:r>
        <w:rPr>
          <w:spacing w:val="-1"/>
        </w:rPr>
        <w:t xml:space="preserve"> </w:t>
      </w:r>
      <w:r>
        <w:t>which</w:t>
      </w:r>
      <w:r>
        <w:rPr>
          <w:spacing w:val="-2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practical</w:t>
      </w:r>
      <w:r>
        <w:rPr>
          <w:spacing w:val="-2"/>
        </w:rPr>
        <w:t xml:space="preserve"> </w:t>
      </w:r>
      <w:r>
        <w:rPr>
          <w:spacing w:val="-3"/>
        </w:rPr>
        <w:t>values</w:t>
      </w:r>
      <w:r>
        <w:rPr>
          <w:spacing w:val="-2"/>
        </w:rPr>
        <w:t xml:space="preserve"> </w:t>
      </w:r>
      <w:r>
        <w:t xml:space="preserve">from </w:t>
      </w:r>
      <w:r>
        <w:rPr>
          <w:w w:val="95"/>
        </w:rPr>
        <w:t>real</w:t>
      </w:r>
      <w:r>
        <w:rPr>
          <w:spacing w:val="-6"/>
          <w:w w:val="95"/>
        </w:rPr>
        <w:t xml:space="preserve"> </w:t>
      </w:r>
      <w:r>
        <w:rPr>
          <w:w w:val="95"/>
        </w:rPr>
        <w:t>measurements</w:t>
      </w:r>
      <w:r>
        <w:rPr>
          <w:spacing w:val="-6"/>
          <w:w w:val="95"/>
        </w:rPr>
        <w:t xml:space="preserve"> </w:t>
      </w:r>
      <w:r>
        <w:rPr>
          <w:w w:val="95"/>
        </w:rPr>
        <w:t>using</w:t>
      </w:r>
      <w:r>
        <w:rPr>
          <w:spacing w:val="-6"/>
          <w:w w:val="95"/>
        </w:rPr>
        <w:t xml:space="preserve"> </w:t>
      </w:r>
      <w:r>
        <w:rPr>
          <w:w w:val="95"/>
        </w:rPr>
        <w:t>a</w:t>
      </w:r>
      <w:r>
        <w:rPr>
          <w:spacing w:val="-6"/>
          <w:w w:val="95"/>
        </w:rPr>
        <w:t xml:space="preserve"> </w:t>
      </w:r>
      <w:r>
        <w:rPr>
          <w:w w:val="95"/>
        </w:rPr>
        <w:t>Universal</w:t>
      </w:r>
      <w:r>
        <w:rPr>
          <w:spacing w:val="-6"/>
          <w:w w:val="95"/>
        </w:rPr>
        <w:t xml:space="preserve"> </w:t>
      </w:r>
      <w:r>
        <w:rPr>
          <w:w w:val="95"/>
        </w:rPr>
        <w:t>Software</w:t>
      </w:r>
      <w:r>
        <w:rPr>
          <w:spacing w:val="-5"/>
          <w:w w:val="95"/>
        </w:rPr>
        <w:t xml:space="preserve"> </w:t>
      </w:r>
      <w:r>
        <w:rPr>
          <w:w w:val="95"/>
        </w:rPr>
        <w:t>Defined</w:t>
      </w:r>
      <w:r>
        <w:rPr>
          <w:spacing w:val="-6"/>
          <w:w w:val="95"/>
        </w:rPr>
        <w:t xml:space="preserve"> </w:t>
      </w:r>
      <w:r>
        <w:rPr>
          <w:w w:val="95"/>
        </w:rPr>
        <w:t>Radio</w:t>
      </w:r>
      <w:r>
        <w:rPr>
          <w:spacing w:val="-5"/>
          <w:w w:val="95"/>
        </w:rPr>
        <w:t xml:space="preserve"> </w:t>
      </w:r>
      <w:r>
        <w:rPr>
          <w:w w:val="95"/>
        </w:rPr>
        <w:t>Peripheral</w:t>
      </w:r>
      <w:r>
        <w:rPr>
          <w:spacing w:val="-6"/>
          <w:w w:val="95"/>
        </w:rPr>
        <w:t xml:space="preserve"> </w:t>
      </w:r>
      <w:r>
        <w:rPr>
          <w:w w:val="95"/>
        </w:rPr>
        <w:t>(USRP</w:t>
      </w:r>
    </w:p>
    <w:p w14:paraId="0BE10F2F" w14:textId="77777777" w:rsidR="00ED6B8B" w:rsidRDefault="00ED6B8B">
      <w:pPr>
        <w:spacing w:line="358" w:lineRule="exact"/>
        <w:sectPr w:rsidR="00ED6B8B">
          <w:headerReference w:type="even" r:id="rId426"/>
          <w:headerReference w:type="default" r:id="rId427"/>
          <w:pgSz w:w="11910" w:h="16840"/>
          <w:pgMar w:top="1920" w:right="0" w:bottom="280" w:left="1680" w:header="1603" w:footer="0" w:gutter="0"/>
          <w:pgNumType w:start="85"/>
          <w:cols w:space="720"/>
        </w:sectPr>
        <w:pPrChange w:id="714" w:author="Raghda Wahdan" w:date="2017-11-06T13:08:00Z">
          <w:pPr>
            <w:spacing w:line="358" w:lineRule="exact"/>
            <w:jc w:val="both"/>
          </w:pPr>
        </w:pPrChange>
      </w:pPr>
    </w:p>
    <w:p w14:paraId="54102D21" w14:textId="77777777" w:rsidR="00ED6B8B" w:rsidRDefault="00ED6B8B" w:rsidP="00F672C4">
      <w:pPr>
        <w:pStyle w:val="BodyText"/>
        <w:spacing w:before="5"/>
        <w:rPr>
          <w:sz w:val="22"/>
        </w:rPr>
      </w:pPr>
    </w:p>
    <w:p w14:paraId="0BA02787" w14:textId="77777777" w:rsidR="00ED6B8B" w:rsidRDefault="00890932" w:rsidP="00F672C4">
      <w:pPr>
        <w:spacing w:before="113"/>
        <w:ind w:left="530"/>
        <w:rPr>
          <w:rFonts w:ascii="Calibri"/>
          <w:sz w:val="15"/>
        </w:rPr>
      </w:pPr>
      <w:r>
        <w:rPr>
          <w:noProof/>
          <w:lang w:val="en-GB" w:eastAsia="en-GB"/>
        </w:rPr>
        <mc:AlternateContent>
          <mc:Choice Requires="wpg">
            <w:drawing>
              <wp:anchor distT="0" distB="0" distL="114300" distR="114300" simplePos="0" relativeHeight="251886592" behindDoc="1" locked="0" layoutInCell="1" allowOverlap="1" wp14:anchorId="5D708A9E" wp14:editId="4182BC1F">
                <wp:simplePos x="0" y="0"/>
                <wp:positionH relativeFrom="page">
                  <wp:posOffset>1482090</wp:posOffset>
                </wp:positionH>
                <wp:positionV relativeFrom="paragraph">
                  <wp:posOffset>123190</wp:posOffset>
                </wp:positionV>
                <wp:extent cx="4511675" cy="1880235"/>
                <wp:effectExtent l="0" t="0" r="0" b="6350"/>
                <wp:wrapNone/>
                <wp:docPr id="82" name="Group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511675" cy="1880235"/>
                          <a:chOff x="2334" y="194"/>
                          <a:chExt cx="7105" cy="2961"/>
                        </a:xfrm>
                      </wpg:grpSpPr>
                      <pic:pic xmlns:pic="http://schemas.openxmlformats.org/drawingml/2006/picture">
                        <pic:nvPicPr>
                          <pic:cNvPr id="83" name="Picture 9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00" y="196"/>
                            <a:ext cx="6947" cy="28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4" name="Picture 9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354" y="194"/>
                            <a:ext cx="7029" cy="28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85" name="AutoShape 97"/>
                        <wps:cNvSpPr>
                          <a:spLocks/>
                        </wps:cNvSpPr>
                        <wps:spPr bwMode="auto">
                          <a:xfrm>
                            <a:off x="4483" y="3041"/>
                            <a:ext cx="4170" cy="2"/>
                          </a:xfrm>
                          <a:custGeom>
                            <a:avLst/>
                            <a:gdLst>
                              <a:gd name="T0" fmla="+- 0 4483 4483"/>
                              <a:gd name="T1" fmla="*/ T0 w 4170"/>
                              <a:gd name="T2" fmla="+- 0 4487 4483"/>
                              <a:gd name="T3" fmla="*/ T2 w 4170"/>
                              <a:gd name="T4" fmla="+- 0 5177 4483"/>
                              <a:gd name="T5" fmla="*/ T4 w 4170"/>
                              <a:gd name="T6" fmla="+- 0 5181 4483"/>
                              <a:gd name="T7" fmla="*/ T6 w 4170"/>
                              <a:gd name="T8" fmla="+- 0 5871 4483"/>
                              <a:gd name="T9" fmla="*/ T8 w 4170"/>
                              <a:gd name="T10" fmla="+- 0 5875 4483"/>
                              <a:gd name="T11" fmla="*/ T10 w 4170"/>
                              <a:gd name="T12" fmla="+- 0 6566 4483"/>
                              <a:gd name="T13" fmla="*/ T12 w 4170"/>
                              <a:gd name="T14" fmla="+- 0 6570 4483"/>
                              <a:gd name="T15" fmla="*/ T14 w 4170"/>
                              <a:gd name="T16" fmla="+- 0 7260 4483"/>
                              <a:gd name="T17" fmla="*/ T16 w 4170"/>
                              <a:gd name="T18" fmla="+- 0 7264 4483"/>
                              <a:gd name="T19" fmla="*/ T18 w 4170"/>
                              <a:gd name="T20" fmla="+- 0 7955 4483"/>
                              <a:gd name="T21" fmla="*/ T20 w 4170"/>
                              <a:gd name="T22" fmla="+- 0 7959 4483"/>
                              <a:gd name="T23" fmla="*/ T22 w 4170"/>
                              <a:gd name="T24" fmla="+- 0 8649 4483"/>
                              <a:gd name="T25" fmla="*/ T24 w 4170"/>
                              <a:gd name="T26" fmla="+- 0 8653 4483"/>
                              <a:gd name="T27" fmla="*/ T26 w 4170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  <a:cxn ang="0">
                                <a:pos x="T9" y="0"/>
                              </a:cxn>
                              <a:cxn ang="0">
                                <a:pos x="T11" y="0"/>
                              </a:cxn>
                              <a:cxn ang="0">
                                <a:pos x="T13" y="0"/>
                              </a:cxn>
                              <a:cxn ang="0">
                                <a:pos x="T15" y="0"/>
                              </a:cxn>
                              <a:cxn ang="0">
                                <a:pos x="T17" y="0"/>
                              </a:cxn>
                              <a:cxn ang="0">
                                <a:pos x="T19" y="0"/>
                              </a:cxn>
                              <a:cxn ang="0">
                                <a:pos x="T21" y="0"/>
                              </a:cxn>
                              <a:cxn ang="0">
                                <a:pos x="T23" y="0"/>
                              </a:cxn>
                              <a:cxn ang="0">
                                <a:pos x="T25" y="0"/>
                              </a:cxn>
                              <a:cxn ang="0">
                                <a:pos x="T27" y="0"/>
                              </a:cxn>
                            </a:cxnLst>
                            <a:rect l="0" t="0" r="r" b="b"/>
                            <a:pathLst>
                              <a:path w="4170">
                                <a:moveTo>
                                  <a:pt x="0" y="0"/>
                                </a:moveTo>
                                <a:lnTo>
                                  <a:pt x="4" y="0"/>
                                </a:lnTo>
                                <a:moveTo>
                                  <a:pt x="694" y="0"/>
                                </a:moveTo>
                                <a:lnTo>
                                  <a:pt x="698" y="0"/>
                                </a:lnTo>
                                <a:moveTo>
                                  <a:pt x="1388" y="0"/>
                                </a:moveTo>
                                <a:lnTo>
                                  <a:pt x="1392" y="0"/>
                                </a:lnTo>
                                <a:moveTo>
                                  <a:pt x="2083" y="0"/>
                                </a:moveTo>
                                <a:lnTo>
                                  <a:pt x="2087" y="0"/>
                                </a:lnTo>
                                <a:moveTo>
                                  <a:pt x="2777" y="0"/>
                                </a:moveTo>
                                <a:lnTo>
                                  <a:pt x="2781" y="0"/>
                                </a:lnTo>
                                <a:moveTo>
                                  <a:pt x="3472" y="0"/>
                                </a:moveTo>
                                <a:lnTo>
                                  <a:pt x="3476" y="0"/>
                                </a:lnTo>
                                <a:moveTo>
                                  <a:pt x="4166" y="0"/>
                                </a:moveTo>
                                <a:lnTo>
                                  <a:pt x="4170" y="0"/>
                                </a:lnTo>
                              </a:path>
                            </a:pathLst>
                          </a:custGeom>
                          <a:noFill/>
                          <a:ln w="45314">
                            <a:solidFill>
                              <a:srgbClr val="25252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6" name="AutoShape 96"/>
                        <wps:cNvSpPr>
                          <a:spLocks/>
                        </wps:cNvSpPr>
                        <wps:spPr bwMode="auto">
                          <a:xfrm>
                            <a:off x="5177" y="233"/>
                            <a:ext cx="3476" cy="2"/>
                          </a:xfrm>
                          <a:custGeom>
                            <a:avLst/>
                            <a:gdLst>
                              <a:gd name="T0" fmla="+- 0 5177 5177"/>
                              <a:gd name="T1" fmla="*/ T0 w 3476"/>
                              <a:gd name="T2" fmla="+- 0 5181 5177"/>
                              <a:gd name="T3" fmla="*/ T2 w 3476"/>
                              <a:gd name="T4" fmla="+- 0 5871 5177"/>
                              <a:gd name="T5" fmla="*/ T4 w 3476"/>
                              <a:gd name="T6" fmla="+- 0 5875 5177"/>
                              <a:gd name="T7" fmla="*/ T6 w 3476"/>
                              <a:gd name="T8" fmla="+- 0 6566 5177"/>
                              <a:gd name="T9" fmla="*/ T8 w 3476"/>
                              <a:gd name="T10" fmla="+- 0 6570 5177"/>
                              <a:gd name="T11" fmla="*/ T10 w 3476"/>
                              <a:gd name="T12" fmla="+- 0 7260 5177"/>
                              <a:gd name="T13" fmla="*/ T12 w 3476"/>
                              <a:gd name="T14" fmla="+- 0 7264 5177"/>
                              <a:gd name="T15" fmla="*/ T14 w 3476"/>
                              <a:gd name="T16" fmla="+- 0 7955 5177"/>
                              <a:gd name="T17" fmla="*/ T16 w 3476"/>
                              <a:gd name="T18" fmla="+- 0 7959 5177"/>
                              <a:gd name="T19" fmla="*/ T18 w 3476"/>
                              <a:gd name="T20" fmla="+- 0 8649 5177"/>
                              <a:gd name="T21" fmla="*/ T20 w 3476"/>
                              <a:gd name="T22" fmla="+- 0 8653 5177"/>
                              <a:gd name="T23" fmla="*/ T22 w 3476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  <a:cxn ang="0">
                                <a:pos x="T9" y="0"/>
                              </a:cxn>
                              <a:cxn ang="0">
                                <a:pos x="T11" y="0"/>
                              </a:cxn>
                              <a:cxn ang="0">
                                <a:pos x="T13" y="0"/>
                              </a:cxn>
                              <a:cxn ang="0">
                                <a:pos x="T15" y="0"/>
                              </a:cxn>
                              <a:cxn ang="0">
                                <a:pos x="T17" y="0"/>
                              </a:cxn>
                              <a:cxn ang="0">
                                <a:pos x="T19" y="0"/>
                              </a:cxn>
                              <a:cxn ang="0">
                                <a:pos x="T21" y="0"/>
                              </a:cxn>
                              <a:cxn ang="0">
                                <a:pos x="T23" y="0"/>
                              </a:cxn>
                            </a:cxnLst>
                            <a:rect l="0" t="0" r="r" b="b"/>
                            <a:pathLst>
                              <a:path w="3476">
                                <a:moveTo>
                                  <a:pt x="0" y="0"/>
                                </a:moveTo>
                                <a:lnTo>
                                  <a:pt x="4" y="0"/>
                                </a:lnTo>
                                <a:moveTo>
                                  <a:pt x="694" y="0"/>
                                </a:moveTo>
                                <a:lnTo>
                                  <a:pt x="698" y="0"/>
                                </a:lnTo>
                                <a:moveTo>
                                  <a:pt x="1389" y="0"/>
                                </a:moveTo>
                                <a:lnTo>
                                  <a:pt x="1393" y="0"/>
                                </a:lnTo>
                                <a:moveTo>
                                  <a:pt x="2083" y="0"/>
                                </a:moveTo>
                                <a:lnTo>
                                  <a:pt x="2087" y="0"/>
                                </a:lnTo>
                                <a:moveTo>
                                  <a:pt x="2778" y="0"/>
                                </a:moveTo>
                                <a:lnTo>
                                  <a:pt x="2782" y="0"/>
                                </a:lnTo>
                                <a:moveTo>
                                  <a:pt x="3472" y="0"/>
                                </a:moveTo>
                                <a:lnTo>
                                  <a:pt x="3476" y="0"/>
                                </a:lnTo>
                              </a:path>
                            </a:pathLst>
                          </a:custGeom>
                          <a:noFill/>
                          <a:ln w="45314">
                            <a:solidFill>
                              <a:srgbClr val="25252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7" name="AutoShape 95"/>
                        <wps:cNvSpPr>
                          <a:spLocks/>
                        </wps:cNvSpPr>
                        <wps:spPr bwMode="auto">
                          <a:xfrm>
                            <a:off x="3737" y="1207"/>
                            <a:ext cx="5001" cy="1539"/>
                          </a:xfrm>
                          <a:custGeom>
                            <a:avLst/>
                            <a:gdLst>
                              <a:gd name="T0" fmla="+- 0 3861 3737"/>
                              <a:gd name="T1" fmla="*/ T0 w 5001"/>
                              <a:gd name="T2" fmla="+- 0 2655 1207"/>
                              <a:gd name="T3" fmla="*/ 2655 h 1539"/>
                              <a:gd name="T4" fmla="+- 0 3738 3737"/>
                              <a:gd name="T5" fmla="*/ T4 w 5001"/>
                              <a:gd name="T6" fmla="+- 0 2726 1207"/>
                              <a:gd name="T7" fmla="*/ 2726 h 1539"/>
                              <a:gd name="T8" fmla="+- 0 3740 3737"/>
                              <a:gd name="T9" fmla="*/ T8 w 5001"/>
                              <a:gd name="T10" fmla="+- 0 2738 1207"/>
                              <a:gd name="T11" fmla="*/ 2738 h 1539"/>
                              <a:gd name="T12" fmla="+- 0 3750 3737"/>
                              <a:gd name="T13" fmla="*/ T12 w 5001"/>
                              <a:gd name="T14" fmla="+- 0 2746 1207"/>
                              <a:gd name="T15" fmla="*/ 2746 h 1539"/>
                              <a:gd name="T16" fmla="+- 0 3873 3737"/>
                              <a:gd name="T17" fmla="*/ T16 w 5001"/>
                              <a:gd name="T18" fmla="+- 0 2675 1207"/>
                              <a:gd name="T19" fmla="*/ 2675 h 1539"/>
                              <a:gd name="T20" fmla="+- 0 4556 3737"/>
                              <a:gd name="T21" fmla="*/ T20 w 5001"/>
                              <a:gd name="T22" fmla="+- 0 2445 1207"/>
                              <a:gd name="T23" fmla="*/ 2445 h 1539"/>
                              <a:gd name="T24" fmla="+- 0 4434 3737"/>
                              <a:gd name="T25" fmla="*/ T24 w 5001"/>
                              <a:gd name="T26" fmla="+- 0 2515 1207"/>
                              <a:gd name="T27" fmla="*/ 2515 h 1539"/>
                              <a:gd name="T28" fmla="+- 0 4435 3737"/>
                              <a:gd name="T29" fmla="*/ T28 w 5001"/>
                              <a:gd name="T30" fmla="+- 0 2528 1207"/>
                              <a:gd name="T31" fmla="*/ 2528 h 1539"/>
                              <a:gd name="T32" fmla="+- 0 4445 3737"/>
                              <a:gd name="T33" fmla="*/ T32 w 5001"/>
                              <a:gd name="T34" fmla="+- 0 2536 1207"/>
                              <a:gd name="T35" fmla="*/ 2536 h 1539"/>
                              <a:gd name="T36" fmla="+- 0 4568 3737"/>
                              <a:gd name="T37" fmla="*/ T36 w 5001"/>
                              <a:gd name="T38" fmla="+- 0 2465 1207"/>
                              <a:gd name="T39" fmla="*/ 2465 h 1539"/>
                              <a:gd name="T40" fmla="+- 0 5251 3737"/>
                              <a:gd name="T41" fmla="*/ T40 w 5001"/>
                              <a:gd name="T42" fmla="+- 0 2240 1207"/>
                              <a:gd name="T43" fmla="*/ 2240 h 1539"/>
                              <a:gd name="T44" fmla="+- 0 5128 3737"/>
                              <a:gd name="T45" fmla="*/ T44 w 5001"/>
                              <a:gd name="T46" fmla="+- 0 2311 1207"/>
                              <a:gd name="T47" fmla="*/ 2311 h 1539"/>
                              <a:gd name="T48" fmla="+- 0 5130 3737"/>
                              <a:gd name="T49" fmla="*/ T48 w 5001"/>
                              <a:gd name="T50" fmla="+- 0 2324 1207"/>
                              <a:gd name="T51" fmla="*/ 2324 h 1539"/>
                              <a:gd name="T52" fmla="+- 0 5140 3737"/>
                              <a:gd name="T53" fmla="*/ T52 w 5001"/>
                              <a:gd name="T54" fmla="+- 0 2331 1207"/>
                              <a:gd name="T55" fmla="*/ 2331 h 1539"/>
                              <a:gd name="T56" fmla="+- 0 5262 3737"/>
                              <a:gd name="T57" fmla="*/ T56 w 5001"/>
                              <a:gd name="T58" fmla="+- 0 2260 1207"/>
                              <a:gd name="T59" fmla="*/ 2260 h 1539"/>
                              <a:gd name="T60" fmla="+- 0 5945 3737"/>
                              <a:gd name="T61" fmla="*/ T60 w 5001"/>
                              <a:gd name="T62" fmla="+- 0 2030 1207"/>
                              <a:gd name="T63" fmla="*/ 2030 h 1539"/>
                              <a:gd name="T64" fmla="+- 0 5823 3737"/>
                              <a:gd name="T65" fmla="*/ T64 w 5001"/>
                              <a:gd name="T66" fmla="+- 0 2100 1207"/>
                              <a:gd name="T67" fmla="*/ 2100 h 1539"/>
                              <a:gd name="T68" fmla="+- 0 5825 3737"/>
                              <a:gd name="T69" fmla="*/ T68 w 5001"/>
                              <a:gd name="T70" fmla="+- 0 2113 1207"/>
                              <a:gd name="T71" fmla="*/ 2113 h 1539"/>
                              <a:gd name="T72" fmla="+- 0 5835 3737"/>
                              <a:gd name="T73" fmla="*/ T72 w 5001"/>
                              <a:gd name="T74" fmla="+- 0 2121 1207"/>
                              <a:gd name="T75" fmla="*/ 2121 h 1539"/>
                              <a:gd name="T76" fmla="+- 0 5957 3737"/>
                              <a:gd name="T77" fmla="*/ T76 w 5001"/>
                              <a:gd name="T78" fmla="+- 0 2050 1207"/>
                              <a:gd name="T79" fmla="*/ 2050 h 1539"/>
                              <a:gd name="T80" fmla="+- 0 6641 3737"/>
                              <a:gd name="T81" fmla="*/ T80 w 5001"/>
                              <a:gd name="T82" fmla="+- 0 1831 1207"/>
                              <a:gd name="T83" fmla="*/ 1831 h 1539"/>
                              <a:gd name="T84" fmla="+- 0 6518 3737"/>
                              <a:gd name="T85" fmla="*/ T84 w 5001"/>
                              <a:gd name="T86" fmla="+- 0 1902 1207"/>
                              <a:gd name="T87" fmla="*/ 1902 h 1539"/>
                              <a:gd name="T88" fmla="+- 0 6519 3737"/>
                              <a:gd name="T89" fmla="*/ T88 w 5001"/>
                              <a:gd name="T90" fmla="+- 0 1915 1207"/>
                              <a:gd name="T91" fmla="*/ 1915 h 1539"/>
                              <a:gd name="T92" fmla="+- 0 6530 3737"/>
                              <a:gd name="T93" fmla="*/ T92 w 5001"/>
                              <a:gd name="T94" fmla="+- 0 1923 1207"/>
                              <a:gd name="T95" fmla="*/ 1923 h 1539"/>
                              <a:gd name="T96" fmla="+- 0 6652 3737"/>
                              <a:gd name="T97" fmla="*/ T96 w 5001"/>
                              <a:gd name="T98" fmla="+- 0 1852 1207"/>
                              <a:gd name="T99" fmla="*/ 1852 h 1539"/>
                              <a:gd name="T100" fmla="+- 0 7335 3737"/>
                              <a:gd name="T101" fmla="*/ T100 w 5001"/>
                              <a:gd name="T102" fmla="+- 0 1616 1207"/>
                              <a:gd name="T103" fmla="*/ 1616 h 1539"/>
                              <a:gd name="T104" fmla="+- 0 7213 3737"/>
                              <a:gd name="T105" fmla="*/ T104 w 5001"/>
                              <a:gd name="T106" fmla="+- 0 1686 1207"/>
                              <a:gd name="T107" fmla="*/ 1686 h 1539"/>
                              <a:gd name="T108" fmla="+- 0 7214 3737"/>
                              <a:gd name="T109" fmla="*/ T108 w 5001"/>
                              <a:gd name="T110" fmla="+- 0 1699 1207"/>
                              <a:gd name="T111" fmla="*/ 1699 h 1539"/>
                              <a:gd name="T112" fmla="+- 0 7225 3737"/>
                              <a:gd name="T113" fmla="*/ T112 w 5001"/>
                              <a:gd name="T114" fmla="+- 0 1706 1207"/>
                              <a:gd name="T115" fmla="*/ 1706 h 1539"/>
                              <a:gd name="T116" fmla="+- 0 7347 3737"/>
                              <a:gd name="T117" fmla="*/ T116 w 5001"/>
                              <a:gd name="T118" fmla="+- 0 1636 1207"/>
                              <a:gd name="T119" fmla="*/ 1636 h 1539"/>
                              <a:gd name="T120" fmla="+- 0 8030 3737"/>
                              <a:gd name="T121" fmla="*/ T120 w 5001"/>
                              <a:gd name="T122" fmla="+- 0 1417 1207"/>
                              <a:gd name="T123" fmla="*/ 1417 h 1539"/>
                              <a:gd name="T124" fmla="+- 0 7908 3737"/>
                              <a:gd name="T125" fmla="*/ T124 w 5001"/>
                              <a:gd name="T126" fmla="+- 0 1487 1207"/>
                              <a:gd name="T127" fmla="*/ 1487 h 1539"/>
                              <a:gd name="T128" fmla="+- 0 7909 3737"/>
                              <a:gd name="T129" fmla="*/ T128 w 5001"/>
                              <a:gd name="T130" fmla="+- 0 1500 1207"/>
                              <a:gd name="T131" fmla="*/ 1500 h 1539"/>
                              <a:gd name="T132" fmla="+- 0 7920 3737"/>
                              <a:gd name="T133" fmla="*/ T132 w 5001"/>
                              <a:gd name="T134" fmla="+- 0 1508 1207"/>
                              <a:gd name="T135" fmla="*/ 1508 h 1539"/>
                              <a:gd name="T136" fmla="+- 0 8042 3737"/>
                              <a:gd name="T137" fmla="*/ T136 w 5001"/>
                              <a:gd name="T138" fmla="+- 0 1437 1207"/>
                              <a:gd name="T139" fmla="*/ 1437 h 1539"/>
                              <a:gd name="T140" fmla="+- 0 8725 3737"/>
                              <a:gd name="T141" fmla="*/ T140 w 5001"/>
                              <a:gd name="T142" fmla="+- 0 1207 1207"/>
                              <a:gd name="T143" fmla="*/ 1207 h 1539"/>
                              <a:gd name="T144" fmla="+- 0 8603 3737"/>
                              <a:gd name="T145" fmla="*/ T144 w 5001"/>
                              <a:gd name="T146" fmla="+- 0 1277 1207"/>
                              <a:gd name="T147" fmla="*/ 1277 h 1539"/>
                              <a:gd name="T148" fmla="+- 0 8604 3737"/>
                              <a:gd name="T149" fmla="*/ T148 w 5001"/>
                              <a:gd name="T150" fmla="+- 0 1290 1207"/>
                              <a:gd name="T151" fmla="*/ 1290 h 1539"/>
                              <a:gd name="T152" fmla="+- 0 8615 3737"/>
                              <a:gd name="T153" fmla="*/ T152 w 5001"/>
                              <a:gd name="T154" fmla="+- 0 1297 1207"/>
                              <a:gd name="T155" fmla="*/ 1297 h 1539"/>
                              <a:gd name="T156" fmla="+- 0 8737 3737"/>
                              <a:gd name="T157" fmla="*/ T156 w 5001"/>
                              <a:gd name="T158" fmla="+- 0 1227 1207"/>
                              <a:gd name="T159" fmla="*/ 1227 h 153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</a:cxnLst>
                            <a:rect l="0" t="0" r="r" b="b"/>
                            <a:pathLst>
                              <a:path w="5001" h="1539">
                                <a:moveTo>
                                  <a:pt x="136" y="1468"/>
                                </a:moveTo>
                                <a:lnTo>
                                  <a:pt x="124" y="1448"/>
                                </a:lnTo>
                                <a:lnTo>
                                  <a:pt x="7" y="1515"/>
                                </a:lnTo>
                                <a:lnTo>
                                  <a:pt x="1" y="1519"/>
                                </a:lnTo>
                                <a:lnTo>
                                  <a:pt x="0" y="1526"/>
                                </a:lnTo>
                                <a:lnTo>
                                  <a:pt x="3" y="1531"/>
                                </a:lnTo>
                                <a:lnTo>
                                  <a:pt x="6" y="1537"/>
                                </a:lnTo>
                                <a:lnTo>
                                  <a:pt x="13" y="1539"/>
                                </a:lnTo>
                                <a:lnTo>
                                  <a:pt x="19" y="1535"/>
                                </a:lnTo>
                                <a:lnTo>
                                  <a:pt x="136" y="1468"/>
                                </a:lnTo>
                                <a:moveTo>
                                  <a:pt x="831" y="1258"/>
                                </a:moveTo>
                                <a:lnTo>
                                  <a:pt x="819" y="1238"/>
                                </a:lnTo>
                                <a:lnTo>
                                  <a:pt x="702" y="1305"/>
                                </a:lnTo>
                                <a:lnTo>
                                  <a:pt x="697" y="1308"/>
                                </a:lnTo>
                                <a:lnTo>
                                  <a:pt x="694" y="1316"/>
                                </a:lnTo>
                                <a:lnTo>
                                  <a:pt x="698" y="1321"/>
                                </a:lnTo>
                                <a:lnTo>
                                  <a:pt x="701" y="1327"/>
                                </a:lnTo>
                                <a:lnTo>
                                  <a:pt x="708" y="1329"/>
                                </a:lnTo>
                                <a:lnTo>
                                  <a:pt x="714" y="1325"/>
                                </a:lnTo>
                                <a:lnTo>
                                  <a:pt x="831" y="1258"/>
                                </a:lnTo>
                                <a:moveTo>
                                  <a:pt x="1525" y="1053"/>
                                </a:moveTo>
                                <a:lnTo>
                                  <a:pt x="1514" y="1033"/>
                                </a:lnTo>
                                <a:lnTo>
                                  <a:pt x="1397" y="1101"/>
                                </a:lnTo>
                                <a:lnTo>
                                  <a:pt x="1391" y="1104"/>
                                </a:lnTo>
                                <a:lnTo>
                                  <a:pt x="1389" y="1111"/>
                                </a:lnTo>
                                <a:lnTo>
                                  <a:pt x="1393" y="1117"/>
                                </a:lnTo>
                                <a:lnTo>
                                  <a:pt x="1396" y="1122"/>
                                </a:lnTo>
                                <a:lnTo>
                                  <a:pt x="1403" y="1124"/>
                                </a:lnTo>
                                <a:lnTo>
                                  <a:pt x="1408" y="1121"/>
                                </a:lnTo>
                                <a:lnTo>
                                  <a:pt x="1525" y="1053"/>
                                </a:lnTo>
                                <a:moveTo>
                                  <a:pt x="2220" y="843"/>
                                </a:moveTo>
                                <a:lnTo>
                                  <a:pt x="2208" y="823"/>
                                </a:lnTo>
                                <a:lnTo>
                                  <a:pt x="2092" y="890"/>
                                </a:lnTo>
                                <a:lnTo>
                                  <a:pt x="2086" y="893"/>
                                </a:lnTo>
                                <a:lnTo>
                                  <a:pt x="2084" y="901"/>
                                </a:lnTo>
                                <a:lnTo>
                                  <a:pt x="2088" y="906"/>
                                </a:lnTo>
                                <a:lnTo>
                                  <a:pt x="2091" y="912"/>
                                </a:lnTo>
                                <a:lnTo>
                                  <a:pt x="2098" y="914"/>
                                </a:lnTo>
                                <a:lnTo>
                                  <a:pt x="2104" y="911"/>
                                </a:lnTo>
                                <a:lnTo>
                                  <a:pt x="2220" y="843"/>
                                </a:lnTo>
                                <a:moveTo>
                                  <a:pt x="2915" y="645"/>
                                </a:moveTo>
                                <a:lnTo>
                                  <a:pt x="2904" y="624"/>
                                </a:lnTo>
                                <a:lnTo>
                                  <a:pt x="2787" y="692"/>
                                </a:lnTo>
                                <a:lnTo>
                                  <a:pt x="2781" y="695"/>
                                </a:lnTo>
                                <a:lnTo>
                                  <a:pt x="2779" y="702"/>
                                </a:lnTo>
                                <a:lnTo>
                                  <a:pt x="2782" y="708"/>
                                </a:lnTo>
                                <a:lnTo>
                                  <a:pt x="2786" y="713"/>
                                </a:lnTo>
                                <a:lnTo>
                                  <a:pt x="2793" y="716"/>
                                </a:lnTo>
                                <a:lnTo>
                                  <a:pt x="2798" y="712"/>
                                </a:lnTo>
                                <a:lnTo>
                                  <a:pt x="2915" y="645"/>
                                </a:lnTo>
                                <a:moveTo>
                                  <a:pt x="3610" y="429"/>
                                </a:moveTo>
                                <a:lnTo>
                                  <a:pt x="3598" y="409"/>
                                </a:lnTo>
                                <a:lnTo>
                                  <a:pt x="3482" y="476"/>
                                </a:lnTo>
                                <a:lnTo>
                                  <a:pt x="3476" y="479"/>
                                </a:lnTo>
                                <a:lnTo>
                                  <a:pt x="3474" y="486"/>
                                </a:lnTo>
                                <a:lnTo>
                                  <a:pt x="3477" y="492"/>
                                </a:lnTo>
                                <a:lnTo>
                                  <a:pt x="3480" y="498"/>
                                </a:lnTo>
                                <a:lnTo>
                                  <a:pt x="3488" y="499"/>
                                </a:lnTo>
                                <a:lnTo>
                                  <a:pt x="3493" y="496"/>
                                </a:lnTo>
                                <a:lnTo>
                                  <a:pt x="3610" y="429"/>
                                </a:lnTo>
                                <a:moveTo>
                                  <a:pt x="4305" y="230"/>
                                </a:moveTo>
                                <a:lnTo>
                                  <a:pt x="4293" y="210"/>
                                </a:lnTo>
                                <a:lnTo>
                                  <a:pt x="4176" y="277"/>
                                </a:lnTo>
                                <a:lnTo>
                                  <a:pt x="4171" y="280"/>
                                </a:lnTo>
                                <a:lnTo>
                                  <a:pt x="4169" y="288"/>
                                </a:lnTo>
                                <a:lnTo>
                                  <a:pt x="4172" y="293"/>
                                </a:lnTo>
                                <a:lnTo>
                                  <a:pt x="4176" y="299"/>
                                </a:lnTo>
                                <a:lnTo>
                                  <a:pt x="4183" y="301"/>
                                </a:lnTo>
                                <a:lnTo>
                                  <a:pt x="4188" y="298"/>
                                </a:lnTo>
                                <a:lnTo>
                                  <a:pt x="4305" y="230"/>
                                </a:lnTo>
                                <a:moveTo>
                                  <a:pt x="5000" y="20"/>
                                </a:moveTo>
                                <a:lnTo>
                                  <a:pt x="4988" y="0"/>
                                </a:lnTo>
                                <a:lnTo>
                                  <a:pt x="4872" y="67"/>
                                </a:lnTo>
                                <a:lnTo>
                                  <a:pt x="4866" y="70"/>
                                </a:lnTo>
                                <a:lnTo>
                                  <a:pt x="4864" y="78"/>
                                </a:lnTo>
                                <a:lnTo>
                                  <a:pt x="4867" y="83"/>
                                </a:lnTo>
                                <a:lnTo>
                                  <a:pt x="4870" y="89"/>
                                </a:lnTo>
                                <a:lnTo>
                                  <a:pt x="4878" y="90"/>
                                </a:lnTo>
                                <a:lnTo>
                                  <a:pt x="4883" y="87"/>
                                </a:lnTo>
                                <a:lnTo>
                                  <a:pt x="5000" y="20"/>
                                </a:lnTo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8" name="Picture 9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296" y="927"/>
                            <a:ext cx="142" cy="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89" name="Line 93"/>
                        <wps:cNvCnPr/>
                        <wps:spPr bwMode="auto">
                          <a:xfrm>
                            <a:off x="3152" y="2828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4833">
                            <a:solidFill>
                              <a:srgbClr val="000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0" name="Freeform 92"/>
                        <wps:cNvSpPr>
                          <a:spLocks/>
                        </wps:cNvSpPr>
                        <wps:spPr bwMode="auto">
                          <a:xfrm>
                            <a:off x="3092" y="2557"/>
                            <a:ext cx="712" cy="283"/>
                          </a:xfrm>
                          <a:custGeom>
                            <a:avLst/>
                            <a:gdLst>
                              <a:gd name="T0" fmla="+- 0 3804 3092"/>
                              <a:gd name="T1" fmla="*/ T0 w 712"/>
                              <a:gd name="T2" fmla="+- 0 2573 2557"/>
                              <a:gd name="T3" fmla="*/ 2573 h 283"/>
                              <a:gd name="T4" fmla="+- 0 3799 3092"/>
                              <a:gd name="T5" fmla="*/ T4 w 712"/>
                              <a:gd name="T6" fmla="+- 0 2560 2557"/>
                              <a:gd name="T7" fmla="*/ 2560 h 283"/>
                              <a:gd name="T8" fmla="+- 0 3793 3092"/>
                              <a:gd name="T9" fmla="*/ T8 w 712"/>
                              <a:gd name="T10" fmla="+- 0 2557 2557"/>
                              <a:gd name="T11" fmla="*/ 2557 h 283"/>
                              <a:gd name="T12" fmla="+- 0 3787 3092"/>
                              <a:gd name="T13" fmla="*/ T12 w 712"/>
                              <a:gd name="T14" fmla="+- 0 2560 2557"/>
                              <a:gd name="T15" fmla="*/ 2560 h 283"/>
                              <a:gd name="T16" fmla="+- 0 3743 3092"/>
                              <a:gd name="T17" fmla="*/ T16 w 712"/>
                              <a:gd name="T18" fmla="+- 0 2576 2557"/>
                              <a:gd name="T19" fmla="*/ 2576 h 283"/>
                              <a:gd name="T20" fmla="+- 0 3742 3092"/>
                              <a:gd name="T21" fmla="*/ T20 w 712"/>
                              <a:gd name="T22" fmla="+- 0 2569 2557"/>
                              <a:gd name="T23" fmla="*/ 2569 h 283"/>
                              <a:gd name="T24" fmla="+- 0 3719 3092"/>
                              <a:gd name="T25" fmla="*/ T24 w 712"/>
                              <a:gd name="T26" fmla="+- 0 2574 2557"/>
                              <a:gd name="T27" fmla="*/ 2574 h 283"/>
                              <a:gd name="T28" fmla="+- 0 3721 3092"/>
                              <a:gd name="T29" fmla="*/ T28 w 712"/>
                              <a:gd name="T30" fmla="+- 0 2584 2557"/>
                              <a:gd name="T31" fmla="*/ 2584 h 283"/>
                              <a:gd name="T32" fmla="+- 0 3092 3092"/>
                              <a:gd name="T33" fmla="*/ T32 w 712"/>
                              <a:gd name="T34" fmla="+- 0 2818 2557"/>
                              <a:gd name="T35" fmla="*/ 2818 h 283"/>
                              <a:gd name="T36" fmla="+- 0 3100 3092"/>
                              <a:gd name="T37" fmla="*/ T36 w 712"/>
                              <a:gd name="T38" fmla="+- 0 2840 2557"/>
                              <a:gd name="T39" fmla="*/ 2840 h 283"/>
                              <a:gd name="T40" fmla="+- 0 3730 3092"/>
                              <a:gd name="T41" fmla="*/ T40 w 712"/>
                              <a:gd name="T42" fmla="+- 0 2606 2557"/>
                              <a:gd name="T43" fmla="*/ 2606 h 283"/>
                              <a:gd name="T44" fmla="+- 0 3731 3092"/>
                              <a:gd name="T45" fmla="*/ T44 w 712"/>
                              <a:gd name="T46" fmla="+- 0 2606 2557"/>
                              <a:gd name="T47" fmla="*/ 2606 h 283"/>
                              <a:gd name="T48" fmla="+- 0 3737 3092"/>
                              <a:gd name="T49" fmla="*/ T48 w 712"/>
                              <a:gd name="T50" fmla="+- 0 2605 2557"/>
                              <a:gd name="T51" fmla="*/ 2605 h 283"/>
                              <a:gd name="T52" fmla="+- 0 3744 3092"/>
                              <a:gd name="T53" fmla="*/ T52 w 712"/>
                              <a:gd name="T54" fmla="+- 0 2604 2557"/>
                              <a:gd name="T55" fmla="*/ 2604 h 283"/>
                              <a:gd name="T56" fmla="+- 0 3746 3092"/>
                              <a:gd name="T57" fmla="*/ T56 w 712"/>
                              <a:gd name="T58" fmla="+- 0 2600 2557"/>
                              <a:gd name="T59" fmla="*/ 2600 h 283"/>
                              <a:gd name="T60" fmla="+- 0 3795 3092"/>
                              <a:gd name="T61" fmla="*/ T60 w 712"/>
                              <a:gd name="T62" fmla="+- 0 2582 2557"/>
                              <a:gd name="T63" fmla="*/ 2582 h 283"/>
                              <a:gd name="T64" fmla="+- 0 3801 3092"/>
                              <a:gd name="T65" fmla="*/ T64 w 712"/>
                              <a:gd name="T66" fmla="+- 0 2579 2557"/>
                              <a:gd name="T67" fmla="*/ 2579 h 283"/>
                              <a:gd name="T68" fmla="+- 0 3804 3092"/>
                              <a:gd name="T69" fmla="*/ T68 w 712"/>
                              <a:gd name="T70" fmla="+- 0 2573 2557"/>
                              <a:gd name="T71" fmla="*/ 2573 h 2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712" h="283">
                                <a:moveTo>
                                  <a:pt x="712" y="16"/>
                                </a:moveTo>
                                <a:lnTo>
                                  <a:pt x="707" y="3"/>
                                </a:lnTo>
                                <a:lnTo>
                                  <a:pt x="701" y="0"/>
                                </a:lnTo>
                                <a:lnTo>
                                  <a:pt x="695" y="3"/>
                                </a:lnTo>
                                <a:lnTo>
                                  <a:pt x="651" y="19"/>
                                </a:lnTo>
                                <a:lnTo>
                                  <a:pt x="650" y="12"/>
                                </a:lnTo>
                                <a:lnTo>
                                  <a:pt x="627" y="17"/>
                                </a:lnTo>
                                <a:lnTo>
                                  <a:pt x="629" y="27"/>
                                </a:lnTo>
                                <a:lnTo>
                                  <a:pt x="0" y="261"/>
                                </a:lnTo>
                                <a:lnTo>
                                  <a:pt x="8" y="283"/>
                                </a:lnTo>
                                <a:lnTo>
                                  <a:pt x="638" y="49"/>
                                </a:lnTo>
                                <a:lnTo>
                                  <a:pt x="639" y="49"/>
                                </a:lnTo>
                                <a:lnTo>
                                  <a:pt x="645" y="48"/>
                                </a:lnTo>
                                <a:lnTo>
                                  <a:pt x="652" y="47"/>
                                </a:lnTo>
                                <a:lnTo>
                                  <a:pt x="654" y="43"/>
                                </a:lnTo>
                                <a:lnTo>
                                  <a:pt x="703" y="25"/>
                                </a:lnTo>
                                <a:lnTo>
                                  <a:pt x="709" y="22"/>
                                </a:lnTo>
                                <a:lnTo>
                                  <a:pt x="712" y="16"/>
                                </a:lnTo>
                              </a:path>
                            </a:pathLst>
                          </a:custGeom>
                          <a:solidFill>
                            <a:srgbClr val="0000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1" name="Line 91"/>
                        <wps:cNvCnPr/>
                        <wps:spPr bwMode="auto">
                          <a:xfrm>
                            <a:off x="3847" y="2572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4833">
                            <a:solidFill>
                              <a:srgbClr val="000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2" name="Freeform 90"/>
                        <wps:cNvSpPr>
                          <a:spLocks/>
                        </wps:cNvSpPr>
                        <wps:spPr bwMode="auto">
                          <a:xfrm>
                            <a:off x="3787" y="2312"/>
                            <a:ext cx="712" cy="270"/>
                          </a:xfrm>
                          <a:custGeom>
                            <a:avLst/>
                            <a:gdLst>
                              <a:gd name="T0" fmla="+- 0 4498 3787"/>
                              <a:gd name="T1" fmla="*/ T0 w 712"/>
                              <a:gd name="T2" fmla="+- 0 2328 2312"/>
                              <a:gd name="T3" fmla="*/ 2328 h 270"/>
                              <a:gd name="T4" fmla="+- 0 4496 3787"/>
                              <a:gd name="T5" fmla="*/ T4 w 712"/>
                              <a:gd name="T6" fmla="+- 0 2321 2312"/>
                              <a:gd name="T7" fmla="*/ 2321 h 270"/>
                              <a:gd name="T8" fmla="+- 0 4494 3787"/>
                              <a:gd name="T9" fmla="*/ T8 w 712"/>
                              <a:gd name="T10" fmla="+- 0 2315 2312"/>
                              <a:gd name="T11" fmla="*/ 2315 h 270"/>
                              <a:gd name="T12" fmla="+- 0 4487 3787"/>
                              <a:gd name="T13" fmla="*/ T12 w 712"/>
                              <a:gd name="T14" fmla="+- 0 2312 2312"/>
                              <a:gd name="T15" fmla="*/ 2312 h 270"/>
                              <a:gd name="T16" fmla="+- 0 4438 3787"/>
                              <a:gd name="T17" fmla="*/ T16 w 712"/>
                              <a:gd name="T18" fmla="+- 0 2330 2312"/>
                              <a:gd name="T19" fmla="*/ 2330 h 270"/>
                              <a:gd name="T20" fmla="+- 0 4437 3787"/>
                              <a:gd name="T21" fmla="*/ T20 w 712"/>
                              <a:gd name="T22" fmla="+- 0 2324 2312"/>
                              <a:gd name="T23" fmla="*/ 2324 h 270"/>
                              <a:gd name="T24" fmla="+- 0 4414 3787"/>
                              <a:gd name="T25" fmla="*/ T24 w 712"/>
                              <a:gd name="T26" fmla="+- 0 2329 2312"/>
                              <a:gd name="T27" fmla="*/ 2329 h 270"/>
                              <a:gd name="T28" fmla="+- 0 4416 3787"/>
                              <a:gd name="T29" fmla="*/ T28 w 712"/>
                              <a:gd name="T30" fmla="+- 0 2338 2312"/>
                              <a:gd name="T31" fmla="*/ 2338 h 270"/>
                              <a:gd name="T32" fmla="+- 0 3787 3787"/>
                              <a:gd name="T33" fmla="*/ T32 w 712"/>
                              <a:gd name="T34" fmla="+- 0 2560 2312"/>
                              <a:gd name="T35" fmla="*/ 2560 h 270"/>
                              <a:gd name="T36" fmla="+- 0 3794 3787"/>
                              <a:gd name="T37" fmla="*/ T36 w 712"/>
                              <a:gd name="T38" fmla="+- 0 2582 2312"/>
                              <a:gd name="T39" fmla="*/ 2582 h 270"/>
                              <a:gd name="T40" fmla="+- 0 4423 3787"/>
                              <a:gd name="T41" fmla="*/ T40 w 712"/>
                              <a:gd name="T42" fmla="+- 0 2360 2312"/>
                              <a:gd name="T43" fmla="*/ 2360 h 270"/>
                              <a:gd name="T44" fmla="+- 0 4426 3787"/>
                              <a:gd name="T45" fmla="*/ T44 w 712"/>
                              <a:gd name="T46" fmla="+- 0 2361 2312"/>
                              <a:gd name="T47" fmla="*/ 2361 h 270"/>
                              <a:gd name="T48" fmla="+- 0 4432 3787"/>
                              <a:gd name="T49" fmla="*/ T48 w 712"/>
                              <a:gd name="T50" fmla="+- 0 2360 2312"/>
                              <a:gd name="T51" fmla="*/ 2360 h 270"/>
                              <a:gd name="T52" fmla="+- 0 4438 3787"/>
                              <a:gd name="T53" fmla="*/ T52 w 712"/>
                              <a:gd name="T54" fmla="+- 0 2359 2312"/>
                              <a:gd name="T55" fmla="*/ 2359 h 270"/>
                              <a:gd name="T56" fmla="+- 0 4442 3787"/>
                              <a:gd name="T57" fmla="*/ T56 w 712"/>
                              <a:gd name="T58" fmla="+- 0 2353 2312"/>
                              <a:gd name="T59" fmla="*/ 2353 h 270"/>
                              <a:gd name="T60" fmla="+- 0 4495 3787"/>
                              <a:gd name="T61" fmla="*/ T60 w 712"/>
                              <a:gd name="T62" fmla="+- 0 2334 2312"/>
                              <a:gd name="T63" fmla="*/ 2334 h 270"/>
                              <a:gd name="T64" fmla="+- 0 4498 3787"/>
                              <a:gd name="T65" fmla="*/ T64 w 712"/>
                              <a:gd name="T66" fmla="+- 0 2328 2312"/>
                              <a:gd name="T67" fmla="*/ 2328 h 2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12" h="270">
                                <a:moveTo>
                                  <a:pt x="711" y="16"/>
                                </a:moveTo>
                                <a:lnTo>
                                  <a:pt x="709" y="9"/>
                                </a:lnTo>
                                <a:lnTo>
                                  <a:pt x="707" y="3"/>
                                </a:lnTo>
                                <a:lnTo>
                                  <a:pt x="700" y="0"/>
                                </a:lnTo>
                                <a:lnTo>
                                  <a:pt x="651" y="18"/>
                                </a:lnTo>
                                <a:lnTo>
                                  <a:pt x="650" y="12"/>
                                </a:lnTo>
                                <a:lnTo>
                                  <a:pt x="627" y="17"/>
                                </a:lnTo>
                                <a:lnTo>
                                  <a:pt x="629" y="26"/>
                                </a:lnTo>
                                <a:lnTo>
                                  <a:pt x="0" y="248"/>
                                </a:lnTo>
                                <a:lnTo>
                                  <a:pt x="7" y="270"/>
                                </a:lnTo>
                                <a:lnTo>
                                  <a:pt x="636" y="48"/>
                                </a:lnTo>
                                <a:lnTo>
                                  <a:pt x="639" y="49"/>
                                </a:lnTo>
                                <a:lnTo>
                                  <a:pt x="645" y="48"/>
                                </a:lnTo>
                                <a:lnTo>
                                  <a:pt x="651" y="47"/>
                                </a:lnTo>
                                <a:lnTo>
                                  <a:pt x="655" y="41"/>
                                </a:lnTo>
                                <a:lnTo>
                                  <a:pt x="708" y="22"/>
                                </a:lnTo>
                                <a:lnTo>
                                  <a:pt x="711" y="16"/>
                                </a:lnTo>
                              </a:path>
                            </a:pathLst>
                          </a:custGeom>
                          <a:solidFill>
                            <a:srgbClr val="0000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" name="Line 89"/>
                        <wps:cNvCnPr/>
                        <wps:spPr bwMode="auto">
                          <a:xfrm>
                            <a:off x="4542" y="2326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4833">
                            <a:solidFill>
                              <a:srgbClr val="000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4" name="Freeform 88"/>
                        <wps:cNvSpPr>
                          <a:spLocks/>
                        </wps:cNvSpPr>
                        <wps:spPr bwMode="auto">
                          <a:xfrm>
                            <a:off x="4481" y="1792"/>
                            <a:ext cx="1407" cy="545"/>
                          </a:xfrm>
                          <a:custGeom>
                            <a:avLst/>
                            <a:gdLst>
                              <a:gd name="T0" fmla="+- 0 5887 4481"/>
                              <a:gd name="T1" fmla="*/ T0 w 1407"/>
                              <a:gd name="T2" fmla="+- 0 1807 1792"/>
                              <a:gd name="T3" fmla="*/ 1807 h 545"/>
                              <a:gd name="T4" fmla="+- 0 5884 4481"/>
                              <a:gd name="T5" fmla="*/ T4 w 1407"/>
                              <a:gd name="T6" fmla="+- 0 1801 1792"/>
                              <a:gd name="T7" fmla="*/ 1801 h 545"/>
                              <a:gd name="T8" fmla="+- 0 5882 4481"/>
                              <a:gd name="T9" fmla="*/ T8 w 1407"/>
                              <a:gd name="T10" fmla="+- 0 1795 1792"/>
                              <a:gd name="T11" fmla="*/ 1795 h 545"/>
                              <a:gd name="T12" fmla="+- 0 5875 4481"/>
                              <a:gd name="T13" fmla="*/ T12 w 1407"/>
                              <a:gd name="T14" fmla="+- 0 1792 1792"/>
                              <a:gd name="T15" fmla="*/ 1792 h 545"/>
                              <a:gd name="T16" fmla="+- 0 5869 4481"/>
                              <a:gd name="T17" fmla="*/ T16 w 1407"/>
                              <a:gd name="T18" fmla="+- 0 1794 1792"/>
                              <a:gd name="T19" fmla="*/ 1794 h 545"/>
                              <a:gd name="T20" fmla="+- 0 5828 4481"/>
                              <a:gd name="T21" fmla="*/ T20 w 1407"/>
                              <a:gd name="T22" fmla="+- 0 1810 1792"/>
                              <a:gd name="T23" fmla="*/ 1810 h 545"/>
                              <a:gd name="T24" fmla="+- 0 5827 4481"/>
                              <a:gd name="T25" fmla="*/ T24 w 1407"/>
                              <a:gd name="T26" fmla="+- 0 1804 1792"/>
                              <a:gd name="T27" fmla="*/ 1804 h 545"/>
                              <a:gd name="T28" fmla="+- 0 5804 4481"/>
                              <a:gd name="T29" fmla="*/ T28 w 1407"/>
                              <a:gd name="T30" fmla="+- 0 1809 1792"/>
                              <a:gd name="T31" fmla="*/ 1809 h 545"/>
                              <a:gd name="T32" fmla="+- 0 5806 4481"/>
                              <a:gd name="T33" fmla="*/ T32 w 1407"/>
                              <a:gd name="T34" fmla="+- 0 1818 1792"/>
                              <a:gd name="T35" fmla="*/ 1818 h 545"/>
                              <a:gd name="T36" fmla="+- 0 5237 4481"/>
                              <a:gd name="T37" fmla="*/ T36 w 1407"/>
                              <a:gd name="T38" fmla="+- 0 2032 1792"/>
                              <a:gd name="T39" fmla="*/ 2032 h 545"/>
                              <a:gd name="T40" fmla="+- 0 5230 4481"/>
                              <a:gd name="T41" fmla="*/ T40 w 1407"/>
                              <a:gd name="T42" fmla="+- 0 2021 1792"/>
                              <a:gd name="T43" fmla="*/ 2021 h 545"/>
                              <a:gd name="T44" fmla="+- 0 5226 4481"/>
                              <a:gd name="T45" fmla="*/ T44 w 1407"/>
                              <a:gd name="T46" fmla="+- 0 2016 1792"/>
                              <a:gd name="T47" fmla="*/ 2016 h 545"/>
                              <a:gd name="T48" fmla="+- 0 5219 4481"/>
                              <a:gd name="T49" fmla="*/ T48 w 1407"/>
                              <a:gd name="T50" fmla="+- 0 2015 1792"/>
                              <a:gd name="T51" fmla="*/ 2015 h 545"/>
                              <a:gd name="T52" fmla="+- 0 5213 4481"/>
                              <a:gd name="T53" fmla="*/ T52 w 1407"/>
                              <a:gd name="T54" fmla="+- 0 2018 1792"/>
                              <a:gd name="T55" fmla="*/ 2018 h 545"/>
                              <a:gd name="T56" fmla="+- 0 5208 4481"/>
                              <a:gd name="T57" fmla="*/ T56 w 1407"/>
                              <a:gd name="T58" fmla="+- 0 2022 1792"/>
                              <a:gd name="T59" fmla="*/ 2022 h 545"/>
                              <a:gd name="T60" fmla="+- 0 5206 4481"/>
                              <a:gd name="T61" fmla="*/ T60 w 1407"/>
                              <a:gd name="T62" fmla="+- 0 2029 1792"/>
                              <a:gd name="T63" fmla="*/ 2029 h 545"/>
                              <a:gd name="T64" fmla="+- 0 5210 4481"/>
                              <a:gd name="T65" fmla="*/ T64 w 1407"/>
                              <a:gd name="T66" fmla="+- 0 2035 1792"/>
                              <a:gd name="T67" fmla="*/ 2035 h 545"/>
                              <a:gd name="T68" fmla="+- 0 5214 4481"/>
                              <a:gd name="T69" fmla="*/ T68 w 1407"/>
                              <a:gd name="T70" fmla="+- 0 2041 1792"/>
                              <a:gd name="T71" fmla="*/ 2041 h 545"/>
                              <a:gd name="T72" fmla="+- 0 5175 4481"/>
                              <a:gd name="T73" fmla="*/ T72 w 1407"/>
                              <a:gd name="T74" fmla="+- 0 2056 1792"/>
                              <a:gd name="T75" fmla="*/ 2056 h 545"/>
                              <a:gd name="T76" fmla="+- 0 5133 4481"/>
                              <a:gd name="T77" fmla="*/ T76 w 1407"/>
                              <a:gd name="T78" fmla="+- 0 2072 1792"/>
                              <a:gd name="T79" fmla="*/ 2072 h 545"/>
                              <a:gd name="T80" fmla="+- 0 5132 4481"/>
                              <a:gd name="T81" fmla="*/ T80 w 1407"/>
                              <a:gd name="T82" fmla="+- 0 2067 1792"/>
                              <a:gd name="T83" fmla="*/ 2067 h 545"/>
                              <a:gd name="T84" fmla="+- 0 5109 4481"/>
                              <a:gd name="T85" fmla="*/ T84 w 1407"/>
                              <a:gd name="T86" fmla="+- 0 2072 1792"/>
                              <a:gd name="T87" fmla="*/ 2072 h 545"/>
                              <a:gd name="T88" fmla="+- 0 5110 4481"/>
                              <a:gd name="T89" fmla="*/ T88 w 1407"/>
                              <a:gd name="T90" fmla="+- 0 2080 1792"/>
                              <a:gd name="T91" fmla="*/ 2080 h 545"/>
                              <a:gd name="T92" fmla="+- 0 4481 4481"/>
                              <a:gd name="T93" fmla="*/ T92 w 1407"/>
                              <a:gd name="T94" fmla="+- 0 2315 1792"/>
                              <a:gd name="T95" fmla="*/ 2315 h 545"/>
                              <a:gd name="T96" fmla="+- 0 4489 4481"/>
                              <a:gd name="T97" fmla="*/ T96 w 1407"/>
                              <a:gd name="T98" fmla="+- 0 2336 1792"/>
                              <a:gd name="T99" fmla="*/ 2336 h 545"/>
                              <a:gd name="T100" fmla="+- 0 5117 4481"/>
                              <a:gd name="T101" fmla="*/ T100 w 1407"/>
                              <a:gd name="T102" fmla="+- 0 2102 1792"/>
                              <a:gd name="T103" fmla="*/ 2102 h 545"/>
                              <a:gd name="T104" fmla="+- 0 5120 4481"/>
                              <a:gd name="T105" fmla="*/ T104 w 1407"/>
                              <a:gd name="T106" fmla="+- 0 2104 1792"/>
                              <a:gd name="T107" fmla="*/ 2104 h 545"/>
                              <a:gd name="T108" fmla="+- 0 5133 4481"/>
                              <a:gd name="T109" fmla="*/ T108 w 1407"/>
                              <a:gd name="T110" fmla="+- 0 2102 1792"/>
                              <a:gd name="T111" fmla="*/ 2102 h 545"/>
                              <a:gd name="T112" fmla="+- 0 5137 4481"/>
                              <a:gd name="T113" fmla="*/ T112 w 1407"/>
                              <a:gd name="T114" fmla="+- 0 2096 1792"/>
                              <a:gd name="T115" fmla="*/ 2096 h 545"/>
                              <a:gd name="T116" fmla="+- 0 5137 4481"/>
                              <a:gd name="T117" fmla="*/ T116 w 1407"/>
                              <a:gd name="T118" fmla="+- 0 2095 1792"/>
                              <a:gd name="T119" fmla="*/ 2095 h 545"/>
                              <a:gd name="T120" fmla="+- 0 5183 4481"/>
                              <a:gd name="T121" fmla="*/ T120 w 1407"/>
                              <a:gd name="T122" fmla="+- 0 2078 1792"/>
                              <a:gd name="T123" fmla="*/ 2078 h 545"/>
                              <a:gd name="T124" fmla="+- 0 5189 4481"/>
                              <a:gd name="T125" fmla="*/ T124 w 1407"/>
                              <a:gd name="T126" fmla="+- 0 2076 1792"/>
                              <a:gd name="T127" fmla="*/ 2076 h 545"/>
                              <a:gd name="T128" fmla="+- 0 5814 4481"/>
                              <a:gd name="T129" fmla="*/ T128 w 1407"/>
                              <a:gd name="T130" fmla="+- 0 1840 1792"/>
                              <a:gd name="T131" fmla="*/ 1840 h 545"/>
                              <a:gd name="T132" fmla="+- 0 5816 4481"/>
                              <a:gd name="T133" fmla="*/ T132 w 1407"/>
                              <a:gd name="T134" fmla="+- 0 1842 1792"/>
                              <a:gd name="T135" fmla="*/ 1842 h 545"/>
                              <a:gd name="T136" fmla="+- 0 5822 4481"/>
                              <a:gd name="T137" fmla="*/ T136 w 1407"/>
                              <a:gd name="T138" fmla="+- 0 1840 1792"/>
                              <a:gd name="T139" fmla="*/ 1840 h 545"/>
                              <a:gd name="T140" fmla="+- 0 5828 4481"/>
                              <a:gd name="T141" fmla="*/ T140 w 1407"/>
                              <a:gd name="T142" fmla="+- 0 1839 1792"/>
                              <a:gd name="T143" fmla="*/ 1839 h 545"/>
                              <a:gd name="T144" fmla="+- 0 5832 4481"/>
                              <a:gd name="T145" fmla="*/ T144 w 1407"/>
                              <a:gd name="T146" fmla="+- 0 1833 1792"/>
                              <a:gd name="T147" fmla="*/ 1833 h 545"/>
                              <a:gd name="T148" fmla="+- 0 5877 4481"/>
                              <a:gd name="T149" fmla="*/ T148 w 1407"/>
                              <a:gd name="T150" fmla="+- 0 1816 1792"/>
                              <a:gd name="T151" fmla="*/ 1816 h 545"/>
                              <a:gd name="T152" fmla="+- 0 5884 4481"/>
                              <a:gd name="T153" fmla="*/ T152 w 1407"/>
                              <a:gd name="T154" fmla="+- 0 1814 1792"/>
                              <a:gd name="T155" fmla="*/ 1814 h 545"/>
                              <a:gd name="T156" fmla="+- 0 5887 4481"/>
                              <a:gd name="T157" fmla="*/ T156 w 1407"/>
                              <a:gd name="T158" fmla="+- 0 1807 1792"/>
                              <a:gd name="T159" fmla="*/ 1807 h 5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</a:cxnLst>
                            <a:rect l="0" t="0" r="r" b="b"/>
                            <a:pathLst>
                              <a:path w="1407" h="545">
                                <a:moveTo>
                                  <a:pt x="1406" y="15"/>
                                </a:moveTo>
                                <a:lnTo>
                                  <a:pt x="1403" y="9"/>
                                </a:lnTo>
                                <a:lnTo>
                                  <a:pt x="1401" y="3"/>
                                </a:lnTo>
                                <a:lnTo>
                                  <a:pt x="1394" y="0"/>
                                </a:lnTo>
                                <a:lnTo>
                                  <a:pt x="1388" y="2"/>
                                </a:lnTo>
                                <a:lnTo>
                                  <a:pt x="1347" y="18"/>
                                </a:lnTo>
                                <a:lnTo>
                                  <a:pt x="1346" y="12"/>
                                </a:lnTo>
                                <a:lnTo>
                                  <a:pt x="1323" y="17"/>
                                </a:lnTo>
                                <a:lnTo>
                                  <a:pt x="1325" y="26"/>
                                </a:lnTo>
                                <a:lnTo>
                                  <a:pt x="756" y="240"/>
                                </a:lnTo>
                                <a:lnTo>
                                  <a:pt x="749" y="229"/>
                                </a:lnTo>
                                <a:lnTo>
                                  <a:pt x="745" y="224"/>
                                </a:lnTo>
                                <a:lnTo>
                                  <a:pt x="738" y="223"/>
                                </a:lnTo>
                                <a:lnTo>
                                  <a:pt x="732" y="226"/>
                                </a:lnTo>
                                <a:lnTo>
                                  <a:pt x="727" y="230"/>
                                </a:lnTo>
                                <a:lnTo>
                                  <a:pt x="725" y="237"/>
                                </a:lnTo>
                                <a:lnTo>
                                  <a:pt x="729" y="243"/>
                                </a:lnTo>
                                <a:lnTo>
                                  <a:pt x="733" y="249"/>
                                </a:lnTo>
                                <a:lnTo>
                                  <a:pt x="694" y="264"/>
                                </a:lnTo>
                                <a:lnTo>
                                  <a:pt x="652" y="280"/>
                                </a:lnTo>
                                <a:lnTo>
                                  <a:pt x="651" y="275"/>
                                </a:lnTo>
                                <a:lnTo>
                                  <a:pt x="628" y="280"/>
                                </a:lnTo>
                                <a:lnTo>
                                  <a:pt x="629" y="288"/>
                                </a:lnTo>
                                <a:lnTo>
                                  <a:pt x="0" y="523"/>
                                </a:lnTo>
                                <a:lnTo>
                                  <a:pt x="8" y="544"/>
                                </a:lnTo>
                                <a:lnTo>
                                  <a:pt x="636" y="310"/>
                                </a:lnTo>
                                <a:lnTo>
                                  <a:pt x="639" y="312"/>
                                </a:lnTo>
                                <a:lnTo>
                                  <a:pt x="652" y="310"/>
                                </a:lnTo>
                                <a:lnTo>
                                  <a:pt x="656" y="304"/>
                                </a:lnTo>
                                <a:lnTo>
                                  <a:pt x="656" y="303"/>
                                </a:lnTo>
                                <a:lnTo>
                                  <a:pt x="702" y="286"/>
                                </a:lnTo>
                                <a:lnTo>
                                  <a:pt x="708" y="284"/>
                                </a:lnTo>
                                <a:lnTo>
                                  <a:pt x="1333" y="48"/>
                                </a:lnTo>
                                <a:lnTo>
                                  <a:pt x="1335" y="50"/>
                                </a:lnTo>
                                <a:lnTo>
                                  <a:pt x="1341" y="48"/>
                                </a:lnTo>
                                <a:lnTo>
                                  <a:pt x="1347" y="47"/>
                                </a:lnTo>
                                <a:lnTo>
                                  <a:pt x="1351" y="41"/>
                                </a:lnTo>
                                <a:lnTo>
                                  <a:pt x="1396" y="24"/>
                                </a:lnTo>
                                <a:lnTo>
                                  <a:pt x="1403" y="22"/>
                                </a:lnTo>
                                <a:lnTo>
                                  <a:pt x="1406" y="15"/>
                                </a:lnTo>
                              </a:path>
                            </a:pathLst>
                          </a:custGeom>
                          <a:solidFill>
                            <a:srgbClr val="0000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" name="Line 87"/>
                        <wps:cNvCnPr/>
                        <wps:spPr bwMode="auto">
                          <a:xfrm>
                            <a:off x="5932" y="1806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4833">
                            <a:solidFill>
                              <a:srgbClr val="000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6" name="Freeform 86"/>
                        <wps:cNvSpPr>
                          <a:spLocks/>
                        </wps:cNvSpPr>
                        <wps:spPr bwMode="auto">
                          <a:xfrm>
                            <a:off x="5870" y="1546"/>
                            <a:ext cx="712" cy="271"/>
                          </a:xfrm>
                          <a:custGeom>
                            <a:avLst/>
                            <a:gdLst>
                              <a:gd name="T0" fmla="+- 0 6581 5870"/>
                              <a:gd name="T1" fmla="*/ T0 w 712"/>
                              <a:gd name="T2" fmla="+- 0 1561 1546"/>
                              <a:gd name="T3" fmla="*/ 1561 h 271"/>
                              <a:gd name="T4" fmla="+- 0 6577 5870"/>
                              <a:gd name="T5" fmla="*/ T4 w 712"/>
                              <a:gd name="T6" fmla="+- 0 1549 1546"/>
                              <a:gd name="T7" fmla="*/ 1549 h 271"/>
                              <a:gd name="T8" fmla="+- 0 6570 5870"/>
                              <a:gd name="T9" fmla="*/ T8 w 712"/>
                              <a:gd name="T10" fmla="+- 0 1546 1546"/>
                              <a:gd name="T11" fmla="*/ 1546 h 271"/>
                              <a:gd name="T12" fmla="+- 0 6522 5870"/>
                              <a:gd name="T13" fmla="*/ T12 w 712"/>
                              <a:gd name="T14" fmla="+- 0 1563 1546"/>
                              <a:gd name="T15" fmla="*/ 1563 h 271"/>
                              <a:gd name="T16" fmla="+- 0 6521 5870"/>
                              <a:gd name="T17" fmla="*/ T16 w 712"/>
                              <a:gd name="T18" fmla="+- 0 1559 1546"/>
                              <a:gd name="T19" fmla="*/ 1559 h 271"/>
                              <a:gd name="T20" fmla="+- 0 6499 5870"/>
                              <a:gd name="T21" fmla="*/ T20 w 712"/>
                              <a:gd name="T22" fmla="+- 0 1564 1546"/>
                              <a:gd name="T23" fmla="*/ 1564 h 271"/>
                              <a:gd name="T24" fmla="+- 0 6500 5870"/>
                              <a:gd name="T25" fmla="*/ T24 w 712"/>
                              <a:gd name="T26" fmla="+- 0 1571 1546"/>
                              <a:gd name="T27" fmla="*/ 1571 h 271"/>
                              <a:gd name="T28" fmla="+- 0 5870 5870"/>
                              <a:gd name="T29" fmla="*/ T28 w 712"/>
                              <a:gd name="T30" fmla="+- 0 1794 1546"/>
                              <a:gd name="T31" fmla="*/ 1794 h 271"/>
                              <a:gd name="T32" fmla="+- 0 5877 5870"/>
                              <a:gd name="T33" fmla="*/ T32 w 712"/>
                              <a:gd name="T34" fmla="+- 0 1816 1546"/>
                              <a:gd name="T35" fmla="*/ 1816 h 271"/>
                              <a:gd name="T36" fmla="+- 0 6506 5870"/>
                              <a:gd name="T37" fmla="*/ T36 w 712"/>
                              <a:gd name="T38" fmla="+- 0 1593 1546"/>
                              <a:gd name="T39" fmla="*/ 1593 h 271"/>
                              <a:gd name="T40" fmla="+- 0 6510 5870"/>
                              <a:gd name="T41" fmla="*/ T40 w 712"/>
                              <a:gd name="T42" fmla="+- 0 1596 1546"/>
                              <a:gd name="T43" fmla="*/ 1596 h 271"/>
                              <a:gd name="T44" fmla="+- 0 6523 5870"/>
                              <a:gd name="T45" fmla="*/ T44 w 712"/>
                              <a:gd name="T46" fmla="+- 0 1594 1546"/>
                              <a:gd name="T47" fmla="*/ 1594 h 271"/>
                              <a:gd name="T48" fmla="+- 0 6527 5870"/>
                              <a:gd name="T49" fmla="*/ T48 w 712"/>
                              <a:gd name="T50" fmla="+- 0 1588 1546"/>
                              <a:gd name="T51" fmla="*/ 1588 h 271"/>
                              <a:gd name="T52" fmla="+- 0 6527 5870"/>
                              <a:gd name="T53" fmla="*/ T52 w 712"/>
                              <a:gd name="T54" fmla="+- 0 1586 1546"/>
                              <a:gd name="T55" fmla="*/ 1586 h 271"/>
                              <a:gd name="T56" fmla="+- 0 6578 5870"/>
                              <a:gd name="T57" fmla="*/ T56 w 712"/>
                              <a:gd name="T58" fmla="+- 0 1568 1546"/>
                              <a:gd name="T59" fmla="*/ 1568 h 271"/>
                              <a:gd name="T60" fmla="+- 0 6581 5870"/>
                              <a:gd name="T61" fmla="*/ T60 w 712"/>
                              <a:gd name="T62" fmla="+- 0 1561 1546"/>
                              <a:gd name="T63" fmla="*/ 1561 h 27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712" h="271">
                                <a:moveTo>
                                  <a:pt x="711" y="15"/>
                                </a:moveTo>
                                <a:lnTo>
                                  <a:pt x="707" y="3"/>
                                </a:lnTo>
                                <a:lnTo>
                                  <a:pt x="700" y="0"/>
                                </a:lnTo>
                                <a:lnTo>
                                  <a:pt x="652" y="17"/>
                                </a:lnTo>
                                <a:lnTo>
                                  <a:pt x="651" y="13"/>
                                </a:lnTo>
                                <a:lnTo>
                                  <a:pt x="629" y="18"/>
                                </a:lnTo>
                                <a:lnTo>
                                  <a:pt x="630" y="25"/>
                                </a:lnTo>
                                <a:lnTo>
                                  <a:pt x="0" y="248"/>
                                </a:lnTo>
                                <a:lnTo>
                                  <a:pt x="7" y="270"/>
                                </a:lnTo>
                                <a:lnTo>
                                  <a:pt x="636" y="47"/>
                                </a:lnTo>
                                <a:lnTo>
                                  <a:pt x="640" y="50"/>
                                </a:lnTo>
                                <a:lnTo>
                                  <a:pt x="653" y="48"/>
                                </a:lnTo>
                                <a:lnTo>
                                  <a:pt x="657" y="42"/>
                                </a:lnTo>
                                <a:lnTo>
                                  <a:pt x="657" y="40"/>
                                </a:lnTo>
                                <a:lnTo>
                                  <a:pt x="708" y="22"/>
                                </a:lnTo>
                                <a:lnTo>
                                  <a:pt x="711" y="15"/>
                                </a:lnTo>
                              </a:path>
                            </a:pathLst>
                          </a:custGeom>
                          <a:solidFill>
                            <a:srgbClr val="0000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7" name="Line 85"/>
                        <wps:cNvCnPr/>
                        <wps:spPr bwMode="auto">
                          <a:xfrm>
                            <a:off x="6627" y="1561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4833">
                            <a:solidFill>
                              <a:srgbClr val="000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8" name="Freeform 84"/>
                        <wps:cNvSpPr>
                          <a:spLocks/>
                        </wps:cNvSpPr>
                        <wps:spPr bwMode="auto">
                          <a:xfrm>
                            <a:off x="6564" y="1316"/>
                            <a:ext cx="712" cy="255"/>
                          </a:xfrm>
                          <a:custGeom>
                            <a:avLst/>
                            <a:gdLst>
                              <a:gd name="T0" fmla="+- 0 7275 6564"/>
                              <a:gd name="T1" fmla="*/ T0 w 712"/>
                              <a:gd name="T2" fmla="+- 0 1332 1316"/>
                              <a:gd name="T3" fmla="*/ 1332 h 255"/>
                              <a:gd name="T4" fmla="+- 0 7273 6564"/>
                              <a:gd name="T5" fmla="*/ T4 w 712"/>
                              <a:gd name="T6" fmla="+- 0 1325 1316"/>
                              <a:gd name="T7" fmla="*/ 1325 h 255"/>
                              <a:gd name="T8" fmla="+- 0 7271 6564"/>
                              <a:gd name="T9" fmla="*/ T8 w 712"/>
                              <a:gd name="T10" fmla="+- 0 1319 1316"/>
                              <a:gd name="T11" fmla="*/ 1319 h 255"/>
                              <a:gd name="T12" fmla="+- 0 7265 6564"/>
                              <a:gd name="T13" fmla="*/ T12 w 712"/>
                              <a:gd name="T14" fmla="+- 0 1316 1316"/>
                              <a:gd name="T15" fmla="*/ 1316 h 255"/>
                              <a:gd name="T16" fmla="+- 0 7259 6564"/>
                              <a:gd name="T17" fmla="*/ T16 w 712"/>
                              <a:gd name="T18" fmla="+- 0 1318 1316"/>
                              <a:gd name="T19" fmla="*/ 1318 h 255"/>
                              <a:gd name="T20" fmla="+- 0 7218 6564"/>
                              <a:gd name="T21" fmla="*/ T20 w 712"/>
                              <a:gd name="T22" fmla="+- 0 1332 1316"/>
                              <a:gd name="T23" fmla="*/ 1332 h 255"/>
                              <a:gd name="T24" fmla="+- 0 7217 6564"/>
                              <a:gd name="T25" fmla="*/ T24 w 712"/>
                              <a:gd name="T26" fmla="+- 0 1325 1316"/>
                              <a:gd name="T27" fmla="*/ 1325 h 255"/>
                              <a:gd name="T28" fmla="+- 0 7193 6564"/>
                              <a:gd name="T29" fmla="*/ T28 w 712"/>
                              <a:gd name="T30" fmla="+- 0 1330 1316"/>
                              <a:gd name="T31" fmla="*/ 1330 h 255"/>
                              <a:gd name="T32" fmla="+- 0 7195 6564"/>
                              <a:gd name="T33" fmla="*/ T32 w 712"/>
                              <a:gd name="T34" fmla="+- 0 1339 1316"/>
                              <a:gd name="T35" fmla="*/ 1339 h 255"/>
                              <a:gd name="T36" fmla="+- 0 6564 6564"/>
                              <a:gd name="T37" fmla="*/ T36 w 712"/>
                              <a:gd name="T38" fmla="+- 0 1548 1316"/>
                              <a:gd name="T39" fmla="*/ 1548 h 255"/>
                              <a:gd name="T40" fmla="+- 0 6572 6564"/>
                              <a:gd name="T41" fmla="*/ T40 w 712"/>
                              <a:gd name="T42" fmla="+- 0 1570 1316"/>
                              <a:gd name="T43" fmla="*/ 1570 h 255"/>
                              <a:gd name="T44" fmla="+- 0 7203 6564"/>
                              <a:gd name="T45" fmla="*/ T44 w 712"/>
                              <a:gd name="T46" fmla="+- 0 1361 1316"/>
                              <a:gd name="T47" fmla="*/ 1361 h 255"/>
                              <a:gd name="T48" fmla="+- 0 7205 6564"/>
                              <a:gd name="T49" fmla="*/ T48 w 712"/>
                              <a:gd name="T50" fmla="+- 0 1363 1316"/>
                              <a:gd name="T51" fmla="*/ 1363 h 255"/>
                              <a:gd name="T52" fmla="+- 0 7212 6564"/>
                              <a:gd name="T53" fmla="*/ T52 w 712"/>
                              <a:gd name="T54" fmla="+- 0 1362 1316"/>
                              <a:gd name="T55" fmla="*/ 1362 h 255"/>
                              <a:gd name="T56" fmla="+- 0 7218 6564"/>
                              <a:gd name="T57" fmla="*/ T56 w 712"/>
                              <a:gd name="T58" fmla="+- 0 1360 1316"/>
                              <a:gd name="T59" fmla="*/ 1360 h 255"/>
                              <a:gd name="T60" fmla="+- 0 7221 6564"/>
                              <a:gd name="T61" fmla="*/ T60 w 712"/>
                              <a:gd name="T62" fmla="+- 0 1355 1316"/>
                              <a:gd name="T63" fmla="*/ 1355 h 255"/>
                              <a:gd name="T64" fmla="+- 0 7266 6564"/>
                              <a:gd name="T65" fmla="*/ T64 w 712"/>
                              <a:gd name="T66" fmla="+- 0 1340 1316"/>
                              <a:gd name="T67" fmla="*/ 1340 h 255"/>
                              <a:gd name="T68" fmla="+- 0 7272 6564"/>
                              <a:gd name="T69" fmla="*/ T68 w 712"/>
                              <a:gd name="T70" fmla="+- 0 1338 1316"/>
                              <a:gd name="T71" fmla="*/ 1338 h 255"/>
                              <a:gd name="T72" fmla="+- 0 7275 6564"/>
                              <a:gd name="T73" fmla="*/ T72 w 712"/>
                              <a:gd name="T74" fmla="+- 0 1332 1316"/>
                              <a:gd name="T75" fmla="*/ 1332 h 2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712" h="255">
                                <a:moveTo>
                                  <a:pt x="711" y="16"/>
                                </a:moveTo>
                                <a:lnTo>
                                  <a:pt x="709" y="9"/>
                                </a:lnTo>
                                <a:lnTo>
                                  <a:pt x="707" y="3"/>
                                </a:lnTo>
                                <a:lnTo>
                                  <a:pt x="701" y="0"/>
                                </a:lnTo>
                                <a:lnTo>
                                  <a:pt x="695" y="2"/>
                                </a:lnTo>
                                <a:lnTo>
                                  <a:pt x="654" y="16"/>
                                </a:lnTo>
                                <a:lnTo>
                                  <a:pt x="653" y="9"/>
                                </a:lnTo>
                                <a:lnTo>
                                  <a:pt x="629" y="14"/>
                                </a:lnTo>
                                <a:lnTo>
                                  <a:pt x="631" y="23"/>
                                </a:lnTo>
                                <a:lnTo>
                                  <a:pt x="0" y="232"/>
                                </a:lnTo>
                                <a:lnTo>
                                  <a:pt x="8" y="254"/>
                                </a:lnTo>
                                <a:lnTo>
                                  <a:pt x="639" y="45"/>
                                </a:lnTo>
                                <a:lnTo>
                                  <a:pt x="641" y="47"/>
                                </a:lnTo>
                                <a:lnTo>
                                  <a:pt x="648" y="46"/>
                                </a:lnTo>
                                <a:lnTo>
                                  <a:pt x="654" y="44"/>
                                </a:lnTo>
                                <a:lnTo>
                                  <a:pt x="657" y="39"/>
                                </a:lnTo>
                                <a:lnTo>
                                  <a:pt x="702" y="24"/>
                                </a:lnTo>
                                <a:lnTo>
                                  <a:pt x="708" y="22"/>
                                </a:lnTo>
                                <a:lnTo>
                                  <a:pt x="711" y="16"/>
                                </a:lnTo>
                              </a:path>
                            </a:pathLst>
                          </a:custGeom>
                          <a:solidFill>
                            <a:srgbClr val="0000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9" name="Line 83"/>
                        <wps:cNvCnPr/>
                        <wps:spPr bwMode="auto">
                          <a:xfrm>
                            <a:off x="7322" y="1328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4833">
                            <a:solidFill>
                              <a:srgbClr val="000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0" name="AutoShape 82"/>
                        <wps:cNvSpPr>
                          <a:spLocks/>
                        </wps:cNvSpPr>
                        <wps:spPr bwMode="auto">
                          <a:xfrm>
                            <a:off x="7258" y="549"/>
                            <a:ext cx="2049" cy="792"/>
                          </a:xfrm>
                          <a:custGeom>
                            <a:avLst/>
                            <a:gdLst>
                              <a:gd name="T0" fmla="+- 0 8664 7258"/>
                              <a:gd name="T1" fmla="*/ T0 w 2049"/>
                              <a:gd name="T2" fmla="+- 0 814 549"/>
                              <a:gd name="T3" fmla="*/ 814 h 792"/>
                              <a:gd name="T4" fmla="+- 0 8660 7258"/>
                              <a:gd name="T5" fmla="*/ T4 w 2049"/>
                              <a:gd name="T6" fmla="+- 0 802 549"/>
                              <a:gd name="T7" fmla="*/ 802 h 792"/>
                              <a:gd name="T8" fmla="+- 0 8653 7258"/>
                              <a:gd name="T9" fmla="*/ T8 w 2049"/>
                              <a:gd name="T10" fmla="+- 0 798 549"/>
                              <a:gd name="T11" fmla="*/ 798 h 792"/>
                              <a:gd name="T12" fmla="+- 0 8647 7258"/>
                              <a:gd name="T13" fmla="*/ T12 w 2049"/>
                              <a:gd name="T14" fmla="+- 0 801 549"/>
                              <a:gd name="T15" fmla="*/ 801 h 792"/>
                              <a:gd name="T16" fmla="+- 0 8607 7258"/>
                              <a:gd name="T17" fmla="*/ T16 w 2049"/>
                              <a:gd name="T18" fmla="+- 0 816 549"/>
                              <a:gd name="T19" fmla="*/ 816 h 792"/>
                              <a:gd name="T20" fmla="+- 0 8606 7258"/>
                              <a:gd name="T21" fmla="*/ T20 w 2049"/>
                              <a:gd name="T22" fmla="+- 0 812 549"/>
                              <a:gd name="T23" fmla="*/ 812 h 792"/>
                              <a:gd name="T24" fmla="+- 0 8583 7258"/>
                              <a:gd name="T25" fmla="*/ T24 w 2049"/>
                              <a:gd name="T26" fmla="+- 0 816 549"/>
                              <a:gd name="T27" fmla="*/ 816 h 792"/>
                              <a:gd name="T28" fmla="+- 0 8585 7258"/>
                              <a:gd name="T29" fmla="*/ T28 w 2049"/>
                              <a:gd name="T30" fmla="+- 0 824 549"/>
                              <a:gd name="T31" fmla="*/ 824 h 792"/>
                              <a:gd name="T32" fmla="+- 0 8016 7258"/>
                              <a:gd name="T33" fmla="*/ T32 w 2049"/>
                              <a:gd name="T34" fmla="+- 0 1034 549"/>
                              <a:gd name="T35" fmla="*/ 1034 h 792"/>
                              <a:gd name="T36" fmla="+- 0 8009 7258"/>
                              <a:gd name="T37" fmla="*/ T36 w 2049"/>
                              <a:gd name="T38" fmla="+- 0 1023 549"/>
                              <a:gd name="T39" fmla="*/ 1023 h 792"/>
                              <a:gd name="T40" fmla="+- 0 8006 7258"/>
                              <a:gd name="T41" fmla="*/ T40 w 2049"/>
                              <a:gd name="T42" fmla="+- 0 1018 549"/>
                              <a:gd name="T43" fmla="*/ 1018 h 792"/>
                              <a:gd name="T44" fmla="+- 0 7999 7258"/>
                              <a:gd name="T45" fmla="*/ T44 w 2049"/>
                              <a:gd name="T46" fmla="+- 0 1016 549"/>
                              <a:gd name="T47" fmla="*/ 1016 h 792"/>
                              <a:gd name="T48" fmla="+- 0 7993 7258"/>
                              <a:gd name="T49" fmla="*/ T48 w 2049"/>
                              <a:gd name="T50" fmla="+- 0 1020 549"/>
                              <a:gd name="T51" fmla="*/ 1020 h 792"/>
                              <a:gd name="T52" fmla="+- 0 7988 7258"/>
                              <a:gd name="T53" fmla="*/ T52 w 2049"/>
                              <a:gd name="T54" fmla="+- 0 1023 549"/>
                              <a:gd name="T55" fmla="*/ 1023 h 792"/>
                              <a:gd name="T56" fmla="+- 0 7987 7258"/>
                              <a:gd name="T57" fmla="*/ T56 w 2049"/>
                              <a:gd name="T58" fmla="+- 0 1030 549"/>
                              <a:gd name="T59" fmla="*/ 1030 h 792"/>
                              <a:gd name="T60" fmla="+- 0 7990 7258"/>
                              <a:gd name="T61" fmla="*/ T60 w 2049"/>
                              <a:gd name="T62" fmla="+- 0 1036 549"/>
                              <a:gd name="T63" fmla="*/ 1036 h 792"/>
                              <a:gd name="T64" fmla="+- 0 7994 7258"/>
                              <a:gd name="T65" fmla="*/ T64 w 2049"/>
                              <a:gd name="T66" fmla="+- 0 1042 549"/>
                              <a:gd name="T67" fmla="*/ 1042 h 792"/>
                              <a:gd name="T68" fmla="+- 0 7953 7258"/>
                              <a:gd name="T69" fmla="*/ T68 w 2049"/>
                              <a:gd name="T70" fmla="+- 0 1057 549"/>
                              <a:gd name="T71" fmla="*/ 1057 h 792"/>
                              <a:gd name="T72" fmla="+- 0 7912 7258"/>
                              <a:gd name="T73" fmla="*/ T72 w 2049"/>
                              <a:gd name="T74" fmla="+- 0 1072 549"/>
                              <a:gd name="T75" fmla="*/ 1072 h 792"/>
                              <a:gd name="T76" fmla="+- 0 7911 7258"/>
                              <a:gd name="T77" fmla="*/ T76 w 2049"/>
                              <a:gd name="T78" fmla="+- 0 1068 549"/>
                              <a:gd name="T79" fmla="*/ 1068 h 792"/>
                              <a:gd name="T80" fmla="+- 0 7888 7258"/>
                              <a:gd name="T81" fmla="*/ T80 w 2049"/>
                              <a:gd name="T82" fmla="+- 0 1073 549"/>
                              <a:gd name="T83" fmla="*/ 1073 h 792"/>
                              <a:gd name="T84" fmla="+- 0 7890 7258"/>
                              <a:gd name="T85" fmla="*/ T84 w 2049"/>
                              <a:gd name="T86" fmla="+- 0 1081 549"/>
                              <a:gd name="T87" fmla="*/ 1081 h 792"/>
                              <a:gd name="T88" fmla="+- 0 7258 7258"/>
                              <a:gd name="T89" fmla="*/ T88 w 2049"/>
                              <a:gd name="T90" fmla="+- 0 1318 549"/>
                              <a:gd name="T91" fmla="*/ 1318 h 792"/>
                              <a:gd name="T92" fmla="+- 0 7266 7258"/>
                              <a:gd name="T93" fmla="*/ T92 w 2049"/>
                              <a:gd name="T94" fmla="+- 0 1340 549"/>
                              <a:gd name="T95" fmla="*/ 1340 h 792"/>
                              <a:gd name="T96" fmla="+- 0 7896 7258"/>
                              <a:gd name="T97" fmla="*/ T96 w 2049"/>
                              <a:gd name="T98" fmla="+- 0 1103 549"/>
                              <a:gd name="T99" fmla="*/ 1103 h 792"/>
                              <a:gd name="T100" fmla="+- 0 7901 7258"/>
                              <a:gd name="T101" fmla="*/ T100 w 2049"/>
                              <a:gd name="T102" fmla="+- 0 1106 549"/>
                              <a:gd name="T103" fmla="*/ 1106 h 792"/>
                              <a:gd name="T104" fmla="+- 0 7907 7258"/>
                              <a:gd name="T105" fmla="*/ T104 w 2049"/>
                              <a:gd name="T106" fmla="+- 0 1104 549"/>
                              <a:gd name="T107" fmla="*/ 1104 h 792"/>
                              <a:gd name="T108" fmla="+- 0 7913 7258"/>
                              <a:gd name="T109" fmla="*/ T108 w 2049"/>
                              <a:gd name="T110" fmla="+- 0 1103 549"/>
                              <a:gd name="T111" fmla="*/ 1103 h 792"/>
                              <a:gd name="T112" fmla="+- 0 7917 7258"/>
                              <a:gd name="T113" fmla="*/ T112 w 2049"/>
                              <a:gd name="T114" fmla="+- 0 1097 549"/>
                              <a:gd name="T115" fmla="*/ 1097 h 792"/>
                              <a:gd name="T116" fmla="+- 0 7917 7258"/>
                              <a:gd name="T117" fmla="*/ T116 w 2049"/>
                              <a:gd name="T118" fmla="+- 0 1096 549"/>
                              <a:gd name="T119" fmla="*/ 1096 h 792"/>
                              <a:gd name="T120" fmla="+- 0 7961 7258"/>
                              <a:gd name="T121" fmla="*/ T120 w 2049"/>
                              <a:gd name="T122" fmla="+- 0 1079 549"/>
                              <a:gd name="T123" fmla="*/ 1079 h 792"/>
                              <a:gd name="T124" fmla="+- 0 7967 7258"/>
                              <a:gd name="T125" fmla="*/ T124 w 2049"/>
                              <a:gd name="T126" fmla="+- 0 1077 549"/>
                              <a:gd name="T127" fmla="*/ 1077 h 792"/>
                              <a:gd name="T128" fmla="+- 0 7967 7258"/>
                              <a:gd name="T129" fmla="*/ T128 w 2049"/>
                              <a:gd name="T130" fmla="+- 0 1077 549"/>
                              <a:gd name="T131" fmla="*/ 1077 h 792"/>
                              <a:gd name="T132" fmla="+- 0 8591 7258"/>
                              <a:gd name="T133" fmla="*/ T132 w 2049"/>
                              <a:gd name="T134" fmla="+- 0 846 549"/>
                              <a:gd name="T135" fmla="*/ 846 h 792"/>
                              <a:gd name="T136" fmla="+- 0 8595 7258"/>
                              <a:gd name="T137" fmla="*/ T136 w 2049"/>
                              <a:gd name="T138" fmla="+- 0 849 549"/>
                              <a:gd name="T139" fmla="*/ 849 h 792"/>
                              <a:gd name="T140" fmla="+- 0 8602 7258"/>
                              <a:gd name="T141" fmla="*/ T140 w 2049"/>
                              <a:gd name="T142" fmla="+- 0 848 549"/>
                              <a:gd name="T143" fmla="*/ 848 h 792"/>
                              <a:gd name="T144" fmla="+- 0 8608 7258"/>
                              <a:gd name="T145" fmla="*/ T144 w 2049"/>
                              <a:gd name="T146" fmla="+- 0 847 549"/>
                              <a:gd name="T147" fmla="*/ 847 h 792"/>
                              <a:gd name="T148" fmla="+- 0 8612 7258"/>
                              <a:gd name="T149" fmla="*/ T148 w 2049"/>
                              <a:gd name="T150" fmla="+- 0 840 549"/>
                              <a:gd name="T151" fmla="*/ 840 h 792"/>
                              <a:gd name="T152" fmla="+- 0 8612 7258"/>
                              <a:gd name="T153" fmla="*/ T152 w 2049"/>
                              <a:gd name="T154" fmla="+- 0 839 549"/>
                              <a:gd name="T155" fmla="*/ 839 h 792"/>
                              <a:gd name="T156" fmla="+- 0 8655 7258"/>
                              <a:gd name="T157" fmla="*/ T156 w 2049"/>
                              <a:gd name="T158" fmla="+- 0 823 549"/>
                              <a:gd name="T159" fmla="*/ 823 h 792"/>
                              <a:gd name="T160" fmla="+- 0 8661 7258"/>
                              <a:gd name="T161" fmla="*/ T160 w 2049"/>
                              <a:gd name="T162" fmla="+- 0 820 549"/>
                              <a:gd name="T163" fmla="*/ 820 h 792"/>
                              <a:gd name="T164" fmla="+- 0 8664 7258"/>
                              <a:gd name="T165" fmla="*/ T164 w 2049"/>
                              <a:gd name="T166" fmla="+- 0 814 549"/>
                              <a:gd name="T167" fmla="*/ 814 h 792"/>
                              <a:gd name="T168" fmla="+- 0 8717 7258"/>
                              <a:gd name="T169" fmla="*/ T168 w 2049"/>
                              <a:gd name="T170" fmla="+- 0 785 549"/>
                              <a:gd name="T171" fmla="*/ 785 h 792"/>
                              <a:gd name="T172" fmla="+- 0 8704 7258"/>
                              <a:gd name="T173" fmla="*/ T172 w 2049"/>
                              <a:gd name="T174" fmla="+- 0 766 549"/>
                              <a:gd name="T175" fmla="*/ 766 h 792"/>
                              <a:gd name="T176" fmla="+- 0 8701 7258"/>
                              <a:gd name="T177" fmla="*/ T176 w 2049"/>
                              <a:gd name="T178" fmla="+- 0 761 549"/>
                              <a:gd name="T179" fmla="*/ 761 h 792"/>
                              <a:gd name="T180" fmla="+- 0 8693 7258"/>
                              <a:gd name="T181" fmla="*/ T180 w 2049"/>
                              <a:gd name="T182" fmla="+- 0 759 549"/>
                              <a:gd name="T183" fmla="*/ 759 h 792"/>
                              <a:gd name="T184" fmla="+- 0 8688 7258"/>
                              <a:gd name="T185" fmla="*/ T184 w 2049"/>
                              <a:gd name="T186" fmla="+- 0 763 549"/>
                              <a:gd name="T187" fmla="*/ 763 h 792"/>
                              <a:gd name="T188" fmla="+- 0 8682 7258"/>
                              <a:gd name="T189" fmla="*/ T188 w 2049"/>
                              <a:gd name="T190" fmla="+- 0 767 549"/>
                              <a:gd name="T191" fmla="*/ 767 h 792"/>
                              <a:gd name="T192" fmla="+- 0 8681 7258"/>
                              <a:gd name="T193" fmla="*/ T192 w 2049"/>
                              <a:gd name="T194" fmla="+- 0 774 549"/>
                              <a:gd name="T195" fmla="*/ 774 h 792"/>
                              <a:gd name="T196" fmla="+- 0 8685 7258"/>
                              <a:gd name="T197" fmla="*/ T196 w 2049"/>
                              <a:gd name="T198" fmla="+- 0 779 549"/>
                              <a:gd name="T199" fmla="*/ 779 h 792"/>
                              <a:gd name="T200" fmla="+- 0 8698 7258"/>
                              <a:gd name="T201" fmla="*/ T200 w 2049"/>
                              <a:gd name="T202" fmla="+- 0 798 549"/>
                              <a:gd name="T203" fmla="*/ 798 h 792"/>
                              <a:gd name="T204" fmla="+- 0 8717 7258"/>
                              <a:gd name="T205" fmla="*/ T204 w 2049"/>
                              <a:gd name="T206" fmla="+- 0 785 549"/>
                              <a:gd name="T207" fmla="*/ 785 h 792"/>
                              <a:gd name="T208" fmla="+- 0 9307 7258"/>
                              <a:gd name="T209" fmla="*/ T208 w 2049"/>
                              <a:gd name="T210" fmla="+- 0 577 549"/>
                              <a:gd name="T211" fmla="*/ 577 h 792"/>
                              <a:gd name="T212" fmla="+- 0 9306 7258"/>
                              <a:gd name="T213" fmla="*/ T212 w 2049"/>
                              <a:gd name="T214" fmla="+- 0 571 549"/>
                              <a:gd name="T215" fmla="*/ 571 h 792"/>
                              <a:gd name="T216" fmla="+- 0 9301 7258"/>
                              <a:gd name="T217" fmla="*/ T216 w 2049"/>
                              <a:gd name="T218" fmla="+- 0 549 549"/>
                              <a:gd name="T219" fmla="*/ 549 h 792"/>
                              <a:gd name="T220" fmla="+- 0 9278 7258"/>
                              <a:gd name="T221" fmla="*/ T220 w 2049"/>
                              <a:gd name="T222" fmla="+- 0 553 549"/>
                              <a:gd name="T223" fmla="*/ 553 h 792"/>
                              <a:gd name="T224" fmla="+- 0 9283 7258"/>
                              <a:gd name="T225" fmla="*/ T224 w 2049"/>
                              <a:gd name="T226" fmla="+- 0 576 549"/>
                              <a:gd name="T227" fmla="*/ 576 h 792"/>
                              <a:gd name="T228" fmla="+- 0 9284 7258"/>
                              <a:gd name="T229" fmla="*/ T228 w 2049"/>
                              <a:gd name="T230" fmla="+- 0 582 549"/>
                              <a:gd name="T231" fmla="*/ 582 h 792"/>
                              <a:gd name="T232" fmla="+- 0 9290 7258"/>
                              <a:gd name="T233" fmla="*/ T232 w 2049"/>
                              <a:gd name="T234" fmla="+- 0 586 549"/>
                              <a:gd name="T235" fmla="*/ 586 h 792"/>
                              <a:gd name="T236" fmla="+- 0 9296 7258"/>
                              <a:gd name="T237" fmla="*/ T236 w 2049"/>
                              <a:gd name="T238" fmla="+- 0 585 549"/>
                              <a:gd name="T239" fmla="*/ 585 h 792"/>
                              <a:gd name="T240" fmla="+- 0 9303 7258"/>
                              <a:gd name="T241" fmla="*/ T240 w 2049"/>
                              <a:gd name="T242" fmla="+- 0 583 549"/>
                              <a:gd name="T243" fmla="*/ 583 h 792"/>
                              <a:gd name="T244" fmla="+- 0 9307 7258"/>
                              <a:gd name="T245" fmla="*/ T244 w 2049"/>
                              <a:gd name="T246" fmla="+- 0 577 549"/>
                              <a:gd name="T247" fmla="*/ 577 h 7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</a:cxnLst>
                            <a:rect l="0" t="0" r="r" b="b"/>
                            <a:pathLst>
                              <a:path w="2049" h="792">
                                <a:moveTo>
                                  <a:pt x="1406" y="265"/>
                                </a:moveTo>
                                <a:lnTo>
                                  <a:pt x="1402" y="253"/>
                                </a:lnTo>
                                <a:lnTo>
                                  <a:pt x="1395" y="249"/>
                                </a:lnTo>
                                <a:lnTo>
                                  <a:pt x="1389" y="252"/>
                                </a:lnTo>
                                <a:lnTo>
                                  <a:pt x="1349" y="267"/>
                                </a:lnTo>
                                <a:lnTo>
                                  <a:pt x="1348" y="263"/>
                                </a:lnTo>
                                <a:lnTo>
                                  <a:pt x="1325" y="267"/>
                                </a:lnTo>
                                <a:lnTo>
                                  <a:pt x="1327" y="275"/>
                                </a:lnTo>
                                <a:lnTo>
                                  <a:pt x="758" y="485"/>
                                </a:lnTo>
                                <a:lnTo>
                                  <a:pt x="751" y="474"/>
                                </a:lnTo>
                                <a:lnTo>
                                  <a:pt x="748" y="469"/>
                                </a:lnTo>
                                <a:lnTo>
                                  <a:pt x="741" y="467"/>
                                </a:lnTo>
                                <a:lnTo>
                                  <a:pt x="735" y="471"/>
                                </a:lnTo>
                                <a:lnTo>
                                  <a:pt x="730" y="474"/>
                                </a:lnTo>
                                <a:lnTo>
                                  <a:pt x="729" y="481"/>
                                </a:lnTo>
                                <a:lnTo>
                                  <a:pt x="732" y="487"/>
                                </a:lnTo>
                                <a:lnTo>
                                  <a:pt x="736" y="493"/>
                                </a:lnTo>
                                <a:lnTo>
                                  <a:pt x="695" y="508"/>
                                </a:lnTo>
                                <a:lnTo>
                                  <a:pt x="654" y="523"/>
                                </a:lnTo>
                                <a:lnTo>
                                  <a:pt x="653" y="519"/>
                                </a:lnTo>
                                <a:lnTo>
                                  <a:pt x="630" y="524"/>
                                </a:lnTo>
                                <a:lnTo>
                                  <a:pt x="632" y="532"/>
                                </a:lnTo>
                                <a:lnTo>
                                  <a:pt x="0" y="769"/>
                                </a:lnTo>
                                <a:lnTo>
                                  <a:pt x="8" y="791"/>
                                </a:lnTo>
                                <a:lnTo>
                                  <a:pt x="638" y="554"/>
                                </a:lnTo>
                                <a:lnTo>
                                  <a:pt x="643" y="557"/>
                                </a:lnTo>
                                <a:lnTo>
                                  <a:pt x="649" y="555"/>
                                </a:lnTo>
                                <a:lnTo>
                                  <a:pt x="655" y="554"/>
                                </a:lnTo>
                                <a:lnTo>
                                  <a:pt x="659" y="548"/>
                                </a:lnTo>
                                <a:lnTo>
                                  <a:pt x="659" y="547"/>
                                </a:lnTo>
                                <a:lnTo>
                                  <a:pt x="703" y="530"/>
                                </a:lnTo>
                                <a:lnTo>
                                  <a:pt x="709" y="528"/>
                                </a:lnTo>
                                <a:lnTo>
                                  <a:pt x="1333" y="297"/>
                                </a:lnTo>
                                <a:lnTo>
                                  <a:pt x="1337" y="300"/>
                                </a:lnTo>
                                <a:lnTo>
                                  <a:pt x="1344" y="299"/>
                                </a:lnTo>
                                <a:lnTo>
                                  <a:pt x="1350" y="298"/>
                                </a:lnTo>
                                <a:lnTo>
                                  <a:pt x="1354" y="291"/>
                                </a:lnTo>
                                <a:lnTo>
                                  <a:pt x="1354" y="290"/>
                                </a:lnTo>
                                <a:lnTo>
                                  <a:pt x="1397" y="274"/>
                                </a:lnTo>
                                <a:lnTo>
                                  <a:pt x="1403" y="271"/>
                                </a:lnTo>
                                <a:lnTo>
                                  <a:pt x="1406" y="265"/>
                                </a:lnTo>
                                <a:moveTo>
                                  <a:pt x="1459" y="236"/>
                                </a:moveTo>
                                <a:lnTo>
                                  <a:pt x="1446" y="217"/>
                                </a:lnTo>
                                <a:lnTo>
                                  <a:pt x="1443" y="212"/>
                                </a:lnTo>
                                <a:lnTo>
                                  <a:pt x="1435" y="210"/>
                                </a:lnTo>
                                <a:lnTo>
                                  <a:pt x="1430" y="214"/>
                                </a:lnTo>
                                <a:lnTo>
                                  <a:pt x="1424" y="218"/>
                                </a:lnTo>
                                <a:lnTo>
                                  <a:pt x="1423" y="225"/>
                                </a:lnTo>
                                <a:lnTo>
                                  <a:pt x="1427" y="230"/>
                                </a:lnTo>
                                <a:lnTo>
                                  <a:pt x="1440" y="249"/>
                                </a:lnTo>
                                <a:lnTo>
                                  <a:pt x="1459" y="236"/>
                                </a:lnTo>
                                <a:moveTo>
                                  <a:pt x="2049" y="28"/>
                                </a:moveTo>
                                <a:lnTo>
                                  <a:pt x="2048" y="22"/>
                                </a:lnTo>
                                <a:lnTo>
                                  <a:pt x="2043" y="0"/>
                                </a:lnTo>
                                <a:lnTo>
                                  <a:pt x="2020" y="4"/>
                                </a:lnTo>
                                <a:lnTo>
                                  <a:pt x="2025" y="27"/>
                                </a:lnTo>
                                <a:lnTo>
                                  <a:pt x="2026" y="33"/>
                                </a:lnTo>
                                <a:lnTo>
                                  <a:pt x="2032" y="37"/>
                                </a:lnTo>
                                <a:lnTo>
                                  <a:pt x="2038" y="36"/>
                                </a:lnTo>
                                <a:lnTo>
                                  <a:pt x="2045" y="34"/>
                                </a:lnTo>
                                <a:lnTo>
                                  <a:pt x="2049" y="28"/>
                                </a:lnTo>
                              </a:path>
                            </a:pathLst>
                          </a:custGeom>
                          <a:solidFill>
                            <a:srgbClr val="0000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1" name="Line 81"/>
                        <wps:cNvCnPr/>
                        <wps:spPr bwMode="auto">
                          <a:xfrm>
                            <a:off x="8651" y="812"/>
                            <a:ext cx="694" cy="0"/>
                          </a:xfrm>
                          <a:prstGeom prst="line">
                            <a:avLst/>
                          </a:prstGeom>
                          <a:noFill/>
                          <a:ln w="14833">
                            <a:solidFill>
                              <a:srgbClr val="000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02" name="Picture 8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334" y="2995"/>
                            <a:ext cx="155" cy="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3" name="Picture 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23" y="2757"/>
                            <a:ext cx="142" cy="1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4" name="Picture 7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718" y="2500"/>
                            <a:ext cx="141" cy="1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5" name="Picture 7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412" y="2255"/>
                            <a:ext cx="142" cy="1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6" name="Picture 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108" y="1998"/>
                            <a:ext cx="141" cy="1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7" name="Picture 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802" y="1735"/>
                            <a:ext cx="142" cy="1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8" name="Picture 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497" y="1490"/>
                            <a:ext cx="141" cy="1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9" name="Picture 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193" y="1257"/>
                            <a:ext cx="141" cy="1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0" name="Picture 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887" y="1000"/>
                            <a:ext cx="141" cy="1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1" name="Picture 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582" y="743"/>
                            <a:ext cx="141" cy="1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2" name="Picture 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277" y="480"/>
                            <a:ext cx="141" cy="1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3" name="Line 69"/>
                        <wps:cNvCnPr/>
                        <wps:spPr bwMode="auto">
                          <a:xfrm>
                            <a:off x="2450" y="325"/>
                            <a:ext cx="241" cy="0"/>
                          </a:xfrm>
                          <a:prstGeom prst="line">
                            <a:avLst/>
                          </a:prstGeom>
                          <a:noFill/>
                          <a:ln w="1483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4" name="Line 68"/>
                        <wps:cNvCnPr/>
                        <wps:spPr bwMode="auto">
                          <a:xfrm>
                            <a:off x="2497" y="540"/>
                            <a:ext cx="23" cy="0"/>
                          </a:xfrm>
                          <a:prstGeom prst="line">
                            <a:avLst/>
                          </a:prstGeom>
                          <a:noFill/>
                          <a:ln w="1501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5" name="Line 67"/>
                        <wps:cNvCnPr/>
                        <wps:spPr bwMode="auto">
                          <a:xfrm>
                            <a:off x="2544" y="540"/>
                            <a:ext cx="23" cy="0"/>
                          </a:xfrm>
                          <a:prstGeom prst="line">
                            <a:avLst/>
                          </a:prstGeom>
                          <a:noFill/>
                          <a:ln w="1501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6" name="Line 66"/>
                        <wps:cNvCnPr/>
                        <wps:spPr bwMode="auto">
                          <a:xfrm>
                            <a:off x="2590" y="540"/>
                            <a:ext cx="24" cy="0"/>
                          </a:xfrm>
                          <a:prstGeom prst="line">
                            <a:avLst/>
                          </a:prstGeom>
                          <a:noFill/>
                          <a:ln w="1501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7" name="Line 65"/>
                        <wps:cNvCnPr/>
                        <wps:spPr bwMode="auto">
                          <a:xfrm>
                            <a:off x="2637" y="540"/>
                            <a:ext cx="23" cy="0"/>
                          </a:xfrm>
                          <a:prstGeom prst="line">
                            <a:avLst/>
                          </a:prstGeom>
                          <a:noFill/>
                          <a:ln w="1501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8" name="Line 64"/>
                        <wps:cNvCnPr/>
                        <wps:spPr bwMode="auto">
                          <a:xfrm>
                            <a:off x="2684" y="540"/>
                            <a:ext cx="7" cy="0"/>
                          </a:xfrm>
                          <a:prstGeom prst="line">
                            <a:avLst/>
                          </a:prstGeom>
                          <a:noFill/>
                          <a:ln w="1501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9" name="Line 63"/>
                        <wps:cNvCnPr/>
                        <wps:spPr bwMode="auto">
                          <a:xfrm>
                            <a:off x="2450" y="540"/>
                            <a:ext cx="23" cy="0"/>
                          </a:xfrm>
                          <a:prstGeom prst="line">
                            <a:avLst/>
                          </a:prstGeom>
                          <a:noFill/>
                          <a:ln w="1501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0" name="Line 62"/>
                        <wps:cNvCnPr/>
                        <wps:spPr bwMode="auto">
                          <a:xfrm>
                            <a:off x="2637" y="755"/>
                            <a:ext cx="54" cy="0"/>
                          </a:xfrm>
                          <a:prstGeom prst="line">
                            <a:avLst/>
                          </a:prstGeom>
                          <a:noFill/>
                          <a:ln w="14741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1" name="Line 61"/>
                        <wps:cNvCnPr/>
                        <wps:spPr bwMode="auto">
                          <a:xfrm>
                            <a:off x="2450" y="755"/>
                            <a:ext cx="94" cy="0"/>
                          </a:xfrm>
                          <a:prstGeom prst="line">
                            <a:avLst/>
                          </a:prstGeom>
                          <a:noFill/>
                          <a:ln w="14741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2" name="Freeform 60"/>
                        <wps:cNvSpPr>
                          <a:spLocks/>
                        </wps:cNvSpPr>
                        <wps:spPr bwMode="auto">
                          <a:xfrm>
                            <a:off x="2530" y="904"/>
                            <a:ext cx="117" cy="135"/>
                          </a:xfrm>
                          <a:custGeom>
                            <a:avLst/>
                            <a:gdLst>
                              <a:gd name="T0" fmla="+- 0 2530 2530"/>
                              <a:gd name="T1" fmla="*/ T0 w 117"/>
                              <a:gd name="T2" fmla="+- 0 904 904"/>
                              <a:gd name="T3" fmla="*/ 904 h 135"/>
                              <a:gd name="T4" fmla="+- 0 2646 2530"/>
                              <a:gd name="T5" fmla="*/ T4 w 117"/>
                              <a:gd name="T6" fmla="+- 0 972 904"/>
                              <a:gd name="T7" fmla="*/ 972 h 135"/>
                              <a:gd name="T8" fmla="+- 0 2530 2530"/>
                              <a:gd name="T9" fmla="*/ T8 w 117"/>
                              <a:gd name="T10" fmla="+- 0 1039 904"/>
                              <a:gd name="T11" fmla="*/ 1039 h 135"/>
                              <a:gd name="T12" fmla="+- 0 2530 2530"/>
                              <a:gd name="T13" fmla="*/ T12 w 117"/>
                              <a:gd name="T14" fmla="+- 0 904 904"/>
                              <a:gd name="T15" fmla="*/ 904 h 1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17" h="135">
                                <a:moveTo>
                                  <a:pt x="0" y="0"/>
                                </a:moveTo>
                                <a:lnTo>
                                  <a:pt x="116" y="68"/>
                                </a:lnTo>
                                <a:lnTo>
                                  <a:pt x="0" y="13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4833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3" name="Picture 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38" y="1118"/>
                            <a:ext cx="265" cy="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D09C90F" id="Group 58" o:spid="_x0000_s1026" style="position:absolute;margin-left:116.7pt;margin-top:9.7pt;width:355.25pt;height:148.05pt;z-index:-251429888;mso-position-horizontal-relative:page" coordorigin="2334,194" coordsize="7105,29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">
                <v:shape id="Picture 99" o:spid="_x0000_s1027" type="#_x0000_t75" style="position:absolute;left:2400;top:196;width:6947;height:28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">
                  <v:imagedata r:id="rId443" o:title=""/>
                </v:shape>
                <v:shape id="Picture 98" o:spid="_x0000_s1028" type="#_x0000_t75" style="position:absolute;left:2354;top:194;width:7029;height:28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">
                  <v:imagedata r:id="rId444" o:title=""/>
                </v:shape>
                <v:shape id="AutoShape 97" o:spid="_x0000_s1029" style="position:absolute;left:4483;top:3041;width:4170;height:2;visibility:visible;mso-wrap-style:square;v-text-anchor:top" coordsize="417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" path="m,l4,m694,r4,m1388,r4,m2083,r4,m2777,r4,m3472,r4,m4166,r4,e" filled="f" strokecolor="#252525" strokeweight="1.2587mm">
                  <v:path arrowok="t" o:connecttype="custom" o:connectlocs="0,0;4,0;694,0;698,0;1388,0;1392,0;2083,0;2087,0;2777,0;2781,0;3472,0;3476,0;4166,0;4170,0" o:connectangles="0,0,0,0,0,0,0,0,0,0,0,0,0,0"/>
                </v:shape>
                <v:shape id="AutoShape 96" o:spid="_x0000_s1030" style="position:absolute;left:5177;top:233;width:3476;height:2;visibility:visible;mso-wrap-style:square;v-text-anchor:top" coordsize="3476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" path="m,l4,m694,r4,m1389,r4,m2083,r4,m2778,r4,m3472,r4,e" filled="f" strokecolor="#252525" strokeweight="1.2587mm">
                  <v:path arrowok="t" o:connecttype="custom" o:connectlocs="0,0;4,0;694,0;698,0;1389,0;1393,0;2083,0;2087,0;2778,0;2782,0;3472,0;3476,0" o:connectangles="0,0,0,0,0,0,0,0,0,0,0,0"/>
                </v:shape>
                <v:shape id="AutoShape 95" o:spid="_x0000_s1031" style="position:absolute;left:3737;top:1207;width:5001;height:1539;visibility:visible;mso-wrap-style:square;v-text-anchor:top" coordsize="5001,15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" path="m136,1468r-12,-20l7,1515r-6,4l,1526r3,5l6,1537r7,2l19,1535r117,-67m831,1258r-12,-20l702,1305r-5,3l694,1316r4,5l701,1327r7,2l714,1325r117,-67m1525,1053r-11,-20l1397,1101r-6,3l1389,1111r4,6l1396,1122r7,2l1408,1121r117,-68m2220,843r-12,-20l2092,890r-6,3l2084,901r4,5l2091,912r7,2l2104,911r116,-68m2915,645r-11,-21l2787,692r-6,3l2779,702r3,6l2786,713r7,3l2798,712r117,-67m3610,429r-12,-20l3482,476r-6,3l3474,486r3,6l3480,498r8,1l3493,496r117,-67m4305,230r-12,-20l4176,277r-5,3l4169,288r3,5l4176,299r7,2l4188,298r117,-68m5000,20l4988,,4872,67r-6,3l4864,78r3,5l4870,89r8,1l4883,87,5000,20e" fillcolor="red" stroked="f">
                  <v:path arrowok="t" o:connecttype="custom" o:connectlocs="124,2655;1,2726;3,2738;13,2746;136,2675;819,2445;697,2515;698,2528;708,2536;831,2465;1514,2240;1391,2311;1393,2324;1403,2331;1525,2260;2208,2030;2086,2100;2088,2113;2098,2121;2220,2050;2904,1831;2781,1902;2782,1915;2793,1923;2915,1852;3598,1616;3476,1686;3477,1699;3488,1706;3610,1636;4293,1417;4171,1487;4172,1500;4183,1508;4305,1437;4988,1207;4866,1277;4867,1290;4878,1297;5000,1227" o:connectangles="0,0,0,0,0,0,0,0,0,0,0,0,0,0,0,0,0,0,0,0,0,0,0,0,0,0,0,0,0,0,0,0,0,0,0,0,0,0,0,0"/>
                </v:shape>
                <v:shape id="Picture 94" o:spid="_x0000_s1032" type="#_x0000_t75" style="position:absolute;left:9296;top:927;width:142;height:1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">
                  <v:imagedata r:id="rId445" o:title=""/>
                </v:shape>
                <v:line id="Line 93" o:spid="_x0000_s1033" style="position:absolute;visibility:visible;mso-wrap-style:square" from="3152,2828" to="3152,28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" strokecolor="blue" strokeweight=".41203mm"/>
                <v:shape id="Freeform 92" o:spid="_x0000_s1034" style="position:absolute;left:3092;top:2557;width:712;height:283;visibility:visible;mso-wrap-style:square;v-text-anchor:top" coordsize="712,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" path="m712,16l707,3,701,r-6,3l651,19r-1,-7l627,17r2,10l,261r8,22l638,49r1,l645,48r7,-1l654,43,703,25r6,-3l712,16e" fillcolor="blue" stroked="f">
                  <v:path arrowok="t" o:connecttype="custom" o:connectlocs="712,2573;707,2560;701,2557;695,2560;651,2576;650,2569;627,2574;629,2584;0,2818;8,2840;638,2606;639,2606;645,2605;652,2604;654,2600;703,2582;709,2579;712,2573" o:connectangles="0,0,0,0,0,0,0,0,0,0,0,0,0,0,0,0,0,0"/>
                </v:shape>
                <v:line id="Line 91" o:spid="_x0000_s1035" style="position:absolute;visibility:visible;mso-wrap-style:square" from="3847,2572" to="3847,25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" strokecolor="blue" strokeweight=".41203mm"/>
                <v:shape id="Freeform 90" o:spid="_x0000_s1036" style="position:absolute;left:3787;top:2312;width:712;height:270;visibility:visible;mso-wrap-style:square;v-text-anchor:top" coordsize="712,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" path="m711,16l709,9,707,3,700,,651,18r-1,-6l627,17r2,9l,248r7,22l636,48r3,1l645,48r6,-1l655,41,708,22r3,-6e" fillcolor="blue" stroked="f">
                  <v:path arrowok="t" o:connecttype="custom" o:connectlocs="711,2328;709,2321;707,2315;700,2312;651,2330;650,2324;627,2329;629,2338;0,2560;7,2582;636,2360;639,2361;645,2360;651,2359;655,2353;708,2334;711,2328" o:connectangles="0,0,0,0,0,0,0,0,0,0,0,0,0,0,0,0,0"/>
                </v:shape>
                <v:line id="Line 89" o:spid="_x0000_s1037" style="position:absolute;visibility:visible;mso-wrap-style:square" from="4542,2326" to="4542,23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" strokecolor="blue" strokeweight=".41203mm"/>
                <v:shape id="Freeform 88" o:spid="_x0000_s1038" style="position:absolute;left:4481;top:1792;width:1407;height:545;visibility:visible;mso-wrap-style:square;v-text-anchor:top" coordsize="1407,5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" path="m1406,15r-3,-6l1401,3,1394,r-6,2l1347,18r-1,-6l1323,17r2,9l756,240r-7,-11l745,224r-7,-1l732,226r-5,4l725,237r4,6l733,249r-39,15l652,280r-1,-5l628,280r1,8l,523r8,21l636,310r3,2l652,310r4,-6l656,303r46,-17l708,284,1333,48r2,2l1341,48r6,-1l1351,41r45,-17l1403,22r3,-7e" fillcolor="blue" stroked="f">
                  <v:path arrowok="t" o:connecttype="custom" o:connectlocs="1406,1807;1403,1801;1401,1795;1394,1792;1388,1794;1347,1810;1346,1804;1323,1809;1325,1818;756,2032;749,2021;745,2016;738,2015;732,2018;727,2022;725,2029;729,2035;733,2041;694,2056;652,2072;651,2067;628,2072;629,2080;0,2315;8,2336;636,2102;639,2104;652,2102;656,2096;656,2095;702,2078;708,2076;1333,1840;1335,1842;1341,1840;1347,1839;1351,1833;1396,1816;1403,1814;1406,1807" o:connectangles="0,0,0,0,0,0,0,0,0,0,0,0,0,0,0,0,0,0,0,0,0,0,0,0,0,0,0,0,0,0,0,0,0,0,0,0,0,0,0,0"/>
                </v:shape>
                <v:line id="Line 87" o:spid="_x0000_s1039" style="position:absolute;visibility:visible;mso-wrap-style:square" from="5932,1806" to="5932,18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" strokecolor="blue" strokeweight=".41203mm"/>
                <v:shape id="Freeform 86" o:spid="_x0000_s1040" style="position:absolute;left:5870;top:1546;width:712;height:271;visibility:visible;mso-wrap-style:square;v-text-anchor:top" coordsize="712,2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" path="m711,15l707,3,700,,652,17r-1,-4l629,18r1,7l,248r7,22l636,47r4,3l653,48r4,-6l657,40,708,22r3,-7e" fillcolor="blue" stroked="f">
                  <v:path arrowok="t" o:connecttype="custom" o:connectlocs="711,1561;707,1549;700,1546;652,1563;651,1559;629,1564;630,1571;0,1794;7,1816;636,1593;640,1596;653,1594;657,1588;657,1586;708,1568;711,1561" o:connectangles="0,0,0,0,0,0,0,0,0,0,0,0,0,0,0,0"/>
                </v:shape>
                <v:line id="Line 85" o:spid="_x0000_s1041" style="position:absolute;visibility:visible;mso-wrap-style:square" from="6627,1561" to="6627,15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" strokecolor="blue" strokeweight=".41203mm"/>
                <v:shape id="Freeform 84" o:spid="_x0000_s1042" style="position:absolute;left:6564;top:1316;width:712;height:255;visibility:visible;mso-wrap-style:square;v-text-anchor:top" coordsize="712,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" path="m711,16l709,9,707,3,701,r-6,2l654,16,653,9r-24,5l631,23,,232r8,22l639,45r2,2l648,46r6,-2l657,39,702,24r6,-2l711,16e" fillcolor="blue" stroked="f">
                  <v:path arrowok="t" o:connecttype="custom" o:connectlocs="711,1332;709,1325;707,1319;701,1316;695,1318;654,1332;653,1325;629,1330;631,1339;0,1548;8,1570;639,1361;641,1363;648,1362;654,1360;657,1355;702,1340;708,1338;711,1332" o:connectangles="0,0,0,0,0,0,0,0,0,0,0,0,0,0,0,0,0,0,0"/>
                </v:shape>
                <v:line id="Line 83" o:spid="_x0000_s1043" style="position:absolute;visibility:visible;mso-wrap-style:square" from="7322,1328" to="7322,13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" strokecolor="blue" strokeweight=".41203mm"/>
                <v:shape id="AutoShape 82" o:spid="_x0000_s1044" style="position:absolute;left:7258;top:549;width:2049;height:792;visibility:visible;mso-wrap-style:square;v-text-anchor:top" coordsize="2049,7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" path="m1406,265r-4,-12l1395,249r-6,3l1349,267r-1,-4l1325,267r2,8l758,485r-7,-11l748,469r-7,-2l735,471r-5,3l729,481r3,6l736,493r-41,15l654,523r-1,-4l630,524r2,8l,769r8,22l638,554r5,3l649,555r6,-1l659,548r,-1l703,530r6,-2l1333,297r4,3l1344,299r6,-1l1354,291r,-1l1397,274r6,-3l1406,265t53,-29l1446,217r-3,-5l1435,210r-5,4l1424,218r-1,7l1427,230r13,19l1459,236m2049,28r-1,-6l2043,r-23,4l2025,27r1,6l2032,37r6,-1l2045,34r4,-6e" fillcolor="blue" stroked="f">
                  <v:path arrowok="t" o:connecttype="custom" o:connectlocs="1406,814;1402,802;1395,798;1389,801;1349,816;1348,812;1325,816;1327,824;758,1034;751,1023;748,1018;741,1016;735,1020;730,1023;729,1030;732,1036;736,1042;695,1057;654,1072;653,1068;630,1073;632,1081;0,1318;8,1340;638,1103;643,1106;649,1104;655,1103;659,1097;659,1096;703,1079;709,1077;709,1077;1333,846;1337,849;1344,848;1350,847;1354,840;1354,839;1397,823;1403,820;1406,814;1459,785;1446,766;1443,761;1435,759;1430,763;1424,767;1423,774;1427,779;1440,798;1459,785;2049,577;2048,571;2043,549;2020,553;2025,576;2026,582;2032,586;2038,585;2045,583;2049,577" o:connectangles="0,0,0,0,0,0,0,0,0,0,0,0,0,0,0,0,0,0,0,0,0,0,0,0,0,0,0,0,0,0,0,0,0,0,0,0,0,0,0,0,0,0,0,0,0,0,0,0,0,0,0,0,0,0,0,0,0,0,0,0,0,0"/>
                </v:shape>
                <v:line id="Line 81" o:spid="_x0000_s1045" style="position:absolute;visibility:visible;mso-wrap-style:square" from="8651,812" to="9345,8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" strokecolor="blue" strokeweight=".41203mm"/>
                <v:shape id="Picture 80" o:spid="_x0000_s1046" type="#_x0000_t75" style="position:absolute;left:2334;top:2995;width:155;height:1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">
                  <v:imagedata r:id="rId446" o:title=""/>
                </v:shape>
                <v:shape id="Picture 79" o:spid="_x0000_s1047" type="#_x0000_t75" style="position:absolute;left:3023;top:2757;width:142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">
                  <v:imagedata r:id="rId447" o:title=""/>
                </v:shape>
                <v:shape id="Picture 78" o:spid="_x0000_s1048" type="#_x0000_t75" style="position:absolute;left:3718;top:2500;width:141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">
                  <v:imagedata r:id="rId448" o:title=""/>
                </v:shape>
                <v:shape id="Picture 77" o:spid="_x0000_s1049" type="#_x0000_t75" style="position:absolute;left:4412;top:2255;width:142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">
                  <v:imagedata r:id="rId449" o:title=""/>
                </v:shape>
                <v:shape id="Picture 76" o:spid="_x0000_s1050" type="#_x0000_t75" style="position:absolute;left:5108;top:1998;width:141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">
                  <v:imagedata r:id="rId450" o:title=""/>
                </v:shape>
                <v:shape id="Picture 75" o:spid="_x0000_s1051" type="#_x0000_t75" style="position:absolute;left:5802;top:1735;width:142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">
                  <v:imagedata r:id="rId451" o:title=""/>
                </v:shape>
                <v:shape id="Picture 74" o:spid="_x0000_s1052" type="#_x0000_t75" style="position:absolute;left:6497;top:1490;width:141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">
                  <v:imagedata r:id="rId452" o:title=""/>
                </v:shape>
                <v:shape id="Picture 73" o:spid="_x0000_s1053" type="#_x0000_t75" style="position:absolute;left:7193;top:1257;width:141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">
                  <v:imagedata r:id="rId453" o:title=""/>
                </v:shape>
                <v:shape id="Picture 72" o:spid="_x0000_s1054" type="#_x0000_t75" style="position:absolute;left:7887;top:1000;width:141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">
                  <v:imagedata r:id="rId454" o:title=""/>
                </v:shape>
                <v:shape id="Picture 71" o:spid="_x0000_s1055" type="#_x0000_t75" style="position:absolute;left:8582;top:743;width:141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">
                  <v:imagedata r:id="rId455" o:title=""/>
                </v:shape>
                <v:shape id="Picture 70" o:spid="_x0000_s1056" type="#_x0000_t75" style="position:absolute;left:9277;top:480;width:141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">
                  <v:imagedata r:id="rId456" o:title=""/>
                </v:shape>
                <v:line id="Line 69" o:spid="_x0000_s1057" style="position:absolute;visibility:visible;mso-wrap-style:square" from="2450,325" to="2691,3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" strokeweight=".41203mm"/>
                <v:line id="Line 68" o:spid="_x0000_s1058" style="position:absolute;visibility:visible;mso-wrap-style:square" from="2497,540" to="2520,5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" strokeweight=".41708mm"/>
                <v:line id="Line 67" o:spid="_x0000_s1059" style="position:absolute;visibility:visible;mso-wrap-style:square" from="2544,540" to="2567,5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" strokeweight=".41708mm"/>
                <v:line id="Line 66" o:spid="_x0000_s1060" style="position:absolute;visibility:visible;mso-wrap-style:square" from="2590,540" to="2614,5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" strokeweight=".41708mm"/>
                <v:line id="Line 65" o:spid="_x0000_s1061" style="position:absolute;visibility:visible;mso-wrap-style:square" from="2637,540" to="2660,5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" strokeweight=".41708mm"/>
                <v:line id="Line 64" o:spid="_x0000_s1062" style="position:absolute;visibility:visible;mso-wrap-style:square" from="2684,540" to="2691,5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" strokeweight=".41708mm"/>
                <v:line id="Line 63" o:spid="_x0000_s1063" style="position:absolute;visibility:visible;mso-wrap-style:square" from="2450,540" to="2473,5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" strokeweight=".41708mm"/>
                <v:line id="Line 62" o:spid="_x0000_s1064" style="position:absolute;visibility:visible;mso-wrap-style:square" from="2637,755" to="2691,7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" strokecolor="red" strokeweight=".40947mm"/>
                <v:line id="Line 61" o:spid="_x0000_s1065" style="position:absolute;visibility:visible;mso-wrap-style:square" from="2450,755" to="2544,7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" strokecolor="red" strokeweight=".40947mm"/>
                <v:shape id="Freeform 60" o:spid="_x0000_s1066" style="position:absolute;left:2530;top:904;width:117;height:135;visibility:visible;mso-wrap-style:square;v-text-anchor:top" coordsize="117,1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" path="m,l116,68,,135,,xe" filled="f" strokecolor="red" strokeweight=".41203mm">
                  <v:path arrowok="t" o:connecttype="custom" o:connectlocs="0,904;116,972;0,1039;0,904" o:connectangles="0,0,0,0"/>
                </v:shape>
                <v:shape id="Picture 59" o:spid="_x0000_s1067" type="#_x0000_t75" style="position:absolute;left:2438;top:1118;width:265;height:1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">
                  <v:imagedata r:id="rId457" o:title=""/>
                </v:shape>
                <w10:wrap anchorx="page"/>
              </v:group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565056" behindDoc="0" locked="0" layoutInCell="1" allowOverlap="1" wp14:anchorId="4F77BA3E" wp14:editId="3F30B337">
                <wp:simplePos x="0" y="0"/>
                <wp:positionH relativeFrom="page">
                  <wp:posOffset>1525270</wp:posOffset>
                </wp:positionH>
                <wp:positionV relativeFrom="paragraph">
                  <wp:posOffset>125730</wp:posOffset>
                </wp:positionV>
                <wp:extent cx="1579880" cy="708660"/>
                <wp:effectExtent l="10795" t="11430" r="9525" b="13335"/>
                <wp:wrapNone/>
                <wp:docPr id="81" name="Text Box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79880" cy="708660"/>
                        </a:xfrm>
                        <a:prstGeom prst="rect">
                          <a:avLst/>
                        </a:prstGeom>
                        <a:noFill/>
                        <a:ln w="2472">
                          <a:solidFill>
                            <a:srgbClr val="252525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188333CC" w14:textId="77777777" w:rsidR="00B0570F" w:rsidRDefault="00B0570F">
                            <w:pPr>
                              <w:spacing w:before="1" w:line="216" w:lineRule="exact"/>
                              <w:ind w:left="311" w:right="89"/>
                              <w:rPr>
                                <w:rFonts w:ascii="Calibri"/>
                                <w:sz w:val="14"/>
                              </w:rPr>
                            </w:pPr>
                            <w:r>
                              <w:rPr>
                                <w:rFonts w:ascii="Calibri"/>
                                <w:sz w:val="14"/>
                              </w:rPr>
                              <w:t>Theoretical         lower         limit Time and multiple collision recovery Time and constant collision</w:t>
                            </w:r>
                            <w:r>
                              <w:rPr>
                                <w:rFonts w:ascii="Calibri"/>
                                <w:spacing w:val="-1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z w:val="14"/>
                              </w:rPr>
                              <w:t>recovery</w:t>
                            </w:r>
                          </w:p>
                          <w:p w14:paraId="7C66D041" w14:textId="77777777" w:rsidR="00B0570F" w:rsidRDefault="00B0570F">
                            <w:pPr>
                              <w:tabs>
                                <w:tab w:val="left" w:pos="310"/>
                              </w:tabs>
                              <w:spacing w:before="38" w:line="302" w:lineRule="auto"/>
                              <w:ind w:left="311" w:right="438" w:hanging="265"/>
                              <w:rPr>
                                <w:rFonts w:ascii="Calibri"/>
                                <w:sz w:val="14"/>
                              </w:rPr>
                            </w:pPr>
                            <w:r>
                              <w:rPr>
                                <w:rFonts w:ascii="Times New Roman"/>
                                <w:color w:val="252525"/>
                                <w:w w:val="105"/>
                                <w:position w:val="4"/>
                                <w:sz w:val="15"/>
                                <w:u w:val="thick" w:color="FF0000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color w:val="252525"/>
                                <w:position w:val="4"/>
                                <w:sz w:val="15"/>
                                <w:u w:val="thick" w:color="FF0000"/>
                              </w:rPr>
                              <w:tab/>
                            </w:r>
                            <w:r>
                              <w:rPr>
                                <w:rFonts w:ascii="Calibri"/>
                                <w:sz w:val="14"/>
                              </w:rPr>
                              <w:t>Time and no</w:t>
                            </w:r>
                            <w:r>
                              <w:rPr>
                                <w:rFonts w:ascii="Calibri"/>
                                <w:spacing w:val="-7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z w:val="14"/>
                              </w:rPr>
                              <w:t>collision</w:t>
                            </w:r>
                            <w:r>
                              <w:rPr>
                                <w:rFonts w:ascii="Calibri"/>
                                <w:spacing w:val="-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z w:val="14"/>
                              </w:rPr>
                              <w:t>recovery Conventional</w:t>
                            </w:r>
                            <w:r>
                              <w:rPr>
                                <w:rFonts w:ascii="Calibri"/>
                                <w:spacing w:val="-10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z w:val="14"/>
                              </w:rPr>
                              <w:t>system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F77BA3E" id="Text Box 57" o:spid="_x0000_s1917" type="#_x0000_t202" style="position:absolute;left:0;text-align:left;margin-left:120.1pt;margin-top:9.9pt;width:124.4pt;height:55.8pt;z-index:251565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" filled="f" strokecolor="#252525" strokeweight=".06867mm">
                <v:textbox inset="0,0,0,0">
                  <w:txbxContent>
                    <w:p w14:paraId="188333CC" w14:textId="77777777" w:rsidR="00B0570F" w:rsidRDefault="00B0570F">
                      <w:pPr>
                        <w:spacing w:before="1" w:line="216" w:lineRule="exact"/>
                        <w:ind w:left="311" w:right="89"/>
                        <w:rPr>
                          <w:rFonts w:ascii="Calibri"/>
                          <w:sz w:val="14"/>
                        </w:rPr>
                      </w:pPr>
                      <w:r>
                        <w:rPr>
                          <w:rFonts w:ascii="Calibri"/>
                          <w:sz w:val="14"/>
                        </w:rPr>
                        <w:t>Theoretical         lower         limit Time and multiple collision recovery Time and constant collision</w:t>
                      </w:r>
                      <w:r>
                        <w:rPr>
                          <w:rFonts w:ascii="Calibri"/>
                          <w:spacing w:val="-11"/>
                          <w:sz w:val="14"/>
                        </w:rPr>
                        <w:t xml:space="preserve"> </w:t>
                      </w:r>
                      <w:r>
                        <w:rPr>
                          <w:rFonts w:ascii="Calibri"/>
                          <w:sz w:val="14"/>
                        </w:rPr>
                        <w:t>recovery</w:t>
                      </w:r>
                    </w:p>
                    <w:p w14:paraId="7C66D041" w14:textId="77777777" w:rsidR="00B0570F" w:rsidRDefault="00B0570F">
                      <w:pPr>
                        <w:tabs>
                          <w:tab w:val="left" w:pos="310"/>
                        </w:tabs>
                        <w:spacing w:before="38" w:line="302" w:lineRule="auto"/>
                        <w:ind w:left="311" w:right="438" w:hanging="265"/>
                        <w:rPr>
                          <w:rFonts w:ascii="Calibri"/>
                          <w:sz w:val="14"/>
                        </w:rPr>
                      </w:pPr>
                      <w:r>
                        <w:rPr>
                          <w:rFonts w:ascii="Times New Roman"/>
                          <w:color w:val="252525"/>
                          <w:w w:val="105"/>
                          <w:position w:val="4"/>
                          <w:sz w:val="15"/>
                          <w:u w:val="thick" w:color="FF0000"/>
                        </w:rPr>
                        <w:t xml:space="preserve"> </w:t>
                      </w:r>
                      <w:r>
                        <w:rPr>
                          <w:rFonts w:ascii="Times New Roman"/>
                          <w:color w:val="252525"/>
                          <w:position w:val="4"/>
                          <w:sz w:val="15"/>
                          <w:u w:val="thick" w:color="FF0000"/>
                        </w:rPr>
                        <w:tab/>
                      </w:r>
                      <w:r>
                        <w:rPr>
                          <w:rFonts w:ascii="Calibri"/>
                          <w:sz w:val="14"/>
                        </w:rPr>
                        <w:t>Time and no</w:t>
                      </w:r>
                      <w:r>
                        <w:rPr>
                          <w:rFonts w:ascii="Calibri"/>
                          <w:spacing w:val="-7"/>
                          <w:sz w:val="14"/>
                        </w:rPr>
                        <w:t xml:space="preserve"> </w:t>
                      </w:r>
                      <w:r>
                        <w:rPr>
                          <w:rFonts w:ascii="Calibri"/>
                          <w:sz w:val="14"/>
                        </w:rPr>
                        <w:t>collision</w:t>
                      </w:r>
                      <w:r>
                        <w:rPr>
                          <w:rFonts w:ascii="Calibri"/>
                          <w:spacing w:val="-2"/>
                          <w:sz w:val="14"/>
                        </w:rPr>
                        <w:t xml:space="preserve"> </w:t>
                      </w:r>
                      <w:r>
                        <w:rPr>
                          <w:rFonts w:ascii="Calibri"/>
                          <w:sz w:val="14"/>
                        </w:rPr>
                        <w:t>recovery Conventional</w:t>
                      </w:r>
                      <w:r>
                        <w:rPr>
                          <w:rFonts w:ascii="Calibri"/>
                          <w:spacing w:val="-10"/>
                          <w:sz w:val="14"/>
                        </w:rPr>
                        <w:t xml:space="preserve"> </w:t>
                      </w:r>
                      <w:r>
                        <w:rPr>
                          <w:rFonts w:ascii="Calibri"/>
                          <w:sz w:val="14"/>
                        </w:rPr>
                        <w:t>system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FA655D">
        <w:rPr>
          <w:rFonts w:ascii="Calibri"/>
          <w:color w:val="252525"/>
          <w:w w:val="105"/>
          <w:sz w:val="15"/>
        </w:rPr>
        <w:t>2.4</w:t>
      </w:r>
    </w:p>
    <w:p w14:paraId="1A192609" w14:textId="77777777" w:rsidR="00ED6B8B" w:rsidRDefault="00ED6B8B" w:rsidP="00F672C4">
      <w:pPr>
        <w:pStyle w:val="BodyText"/>
        <w:spacing w:before="5"/>
        <w:rPr>
          <w:rFonts w:ascii="Calibri"/>
          <w:sz w:val="14"/>
        </w:rPr>
      </w:pPr>
    </w:p>
    <w:p w14:paraId="51D4DF64" w14:textId="77777777" w:rsidR="00ED6B8B" w:rsidRDefault="00890932" w:rsidP="00F672C4">
      <w:pPr>
        <w:ind w:left="530"/>
        <w:rPr>
          <w:rFonts w:ascii="Calibri"/>
          <w:sz w:val="15"/>
        </w:rPr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569152" behindDoc="0" locked="0" layoutInCell="1" allowOverlap="1" wp14:anchorId="4A5824E3" wp14:editId="328C057D">
                <wp:simplePos x="0" y="0"/>
                <wp:positionH relativeFrom="page">
                  <wp:posOffset>1206500</wp:posOffset>
                </wp:positionH>
                <wp:positionV relativeFrom="paragraph">
                  <wp:posOffset>103505</wp:posOffset>
                </wp:positionV>
                <wp:extent cx="133350" cy="1201420"/>
                <wp:effectExtent l="0" t="0" r="3175" b="0"/>
                <wp:wrapNone/>
                <wp:docPr id="80" name="Text Box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3350" cy="1201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4FA315E" w14:textId="77777777" w:rsidR="00B0570F" w:rsidRDefault="00B0570F">
                            <w:pPr>
                              <w:spacing w:line="200" w:lineRule="exact"/>
                              <w:ind w:left="20" w:right="-392"/>
                              <w:rPr>
                                <w:rFonts w:ascii="Calibri"/>
                                <w:sz w:val="17"/>
                              </w:rPr>
                            </w:pPr>
                            <w:r>
                              <w:rPr>
                                <w:rFonts w:ascii="Calibri"/>
                                <w:color w:val="252525"/>
                                <w:w w:val="99"/>
                                <w:sz w:val="17"/>
                              </w:rPr>
                              <w:t>Aver</w:t>
                            </w:r>
                            <w:r>
                              <w:rPr>
                                <w:rFonts w:ascii="Calibri"/>
                                <w:color w:val="252525"/>
                                <w:spacing w:val="-1"/>
                                <w:w w:val="99"/>
                                <w:sz w:val="17"/>
                              </w:rPr>
                              <w:t>a</w:t>
                            </w:r>
                            <w:r>
                              <w:rPr>
                                <w:rFonts w:ascii="Calibri"/>
                                <w:color w:val="252525"/>
                                <w:w w:val="99"/>
                                <w:sz w:val="17"/>
                              </w:rPr>
                              <w:t>ge</w:t>
                            </w:r>
                            <w:r>
                              <w:rPr>
                                <w:rFonts w:ascii="Calibri"/>
                                <w:color w:val="252525"/>
                                <w:spacing w:val="-1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color w:val="252525"/>
                                <w:w w:val="99"/>
                                <w:sz w:val="17"/>
                              </w:rPr>
                              <w:t>re</w:t>
                            </w:r>
                            <w:r>
                              <w:rPr>
                                <w:rFonts w:ascii="Calibri"/>
                                <w:color w:val="252525"/>
                                <w:spacing w:val="-1"/>
                                <w:w w:val="99"/>
                                <w:sz w:val="17"/>
                              </w:rPr>
                              <w:t>ad</w:t>
                            </w:r>
                            <w:r>
                              <w:rPr>
                                <w:rFonts w:ascii="Calibri"/>
                                <w:color w:val="252525"/>
                                <w:w w:val="99"/>
                                <w:sz w:val="17"/>
                              </w:rPr>
                              <w:t>i</w:t>
                            </w:r>
                            <w:r>
                              <w:rPr>
                                <w:rFonts w:ascii="Calibri"/>
                                <w:color w:val="252525"/>
                                <w:spacing w:val="-1"/>
                                <w:w w:val="99"/>
                                <w:sz w:val="17"/>
                              </w:rPr>
                              <w:t>n</w:t>
                            </w:r>
                            <w:r>
                              <w:rPr>
                                <w:rFonts w:ascii="Calibri"/>
                                <w:color w:val="252525"/>
                                <w:w w:val="99"/>
                                <w:sz w:val="17"/>
                              </w:rPr>
                              <w:t>g</w:t>
                            </w:r>
                            <w:r>
                              <w:rPr>
                                <w:rFonts w:ascii="Calibri"/>
                                <w:color w:val="252525"/>
                                <w:spacing w:val="-1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color w:val="252525"/>
                                <w:w w:val="99"/>
                                <w:sz w:val="17"/>
                              </w:rPr>
                              <w:t>ti</w:t>
                            </w:r>
                            <w:r>
                              <w:rPr>
                                <w:rFonts w:ascii="Calibri"/>
                                <w:color w:val="252525"/>
                                <w:spacing w:val="-1"/>
                                <w:w w:val="99"/>
                                <w:sz w:val="17"/>
                              </w:rPr>
                              <w:t>m</w:t>
                            </w:r>
                            <w:r>
                              <w:rPr>
                                <w:rFonts w:ascii="Calibri"/>
                                <w:color w:val="252525"/>
                                <w:w w:val="99"/>
                                <w:sz w:val="17"/>
                              </w:rPr>
                              <w:t>e</w:t>
                            </w:r>
                            <w:r>
                              <w:rPr>
                                <w:rFonts w:ascii="Calibri"/>
                                <w:color w:val="252525"/>
                                <w:spacing w:val="-1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color w:val="252525"/>
                                <w:spacing w:val="-1"/>
                                <w:w w:val="99"/>
                                <w:sz w:val="17"/>
                              </w:rPr>
                              <w:t>[S</w:t>
                            </w:r>
                            <w:r>
                              <w:rPr>
                                <w:rFonts w:ascii="Calibri"/>
                                <w:color w:val="252525"/>
                                <w:w w:val="99"/>
                                <w:sz w:val="17"/>
                              </w:rPr>
                              <w:t>ec]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A5824E3" id="Text Box 56" o:spid="_x0000_s1918" type="#_x0000_t202" style="position:absolute;left:0;text-align:left;margin-left:95pt;margin-top:8.15pt;width:10.5pt;height:94.6pt;z-index:251569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" filled="f" stroked="f">
                <v:textbox style="layout-flow:vertical;mso-layout-flow-alt:bottom-to-top" inset="0,0,0,0">
                  <w:txbxContent>
                    <w:p w14:paraId="14FA315E" w14:textId="77777777" w:rsidR="00B0570F" w:rsidRDefault="00B0570F">
                      <w:pPr>
                        <w:spacing w:line="200" w:lineRule="exact"/>
                        <w:ind w:left="20" w:right="-392"/>
                        <w:rPr>
                          <w:rFonts w:ascii="Calibri"/>
                          <w:sz w:val="17"/>
                        </w:rPr>
                      </w:pPr>
                      <w:r>
                        <w:rPr>
                          <w:rFonts w:ascii="Calibri"/>
                          <w:color w:val="252525"/>
                          <w:w w:val="99"/>
                          <w:sz w:val="17"/>
                        </w:rPr>
                        <w:t>Aver</w:t>
                      </w:r>
                      <w:r>
                        <w:rPr>
                          <w:rFonts w:ascii="Calibri"/>
                          <w:color w:val="252525"/>
                          <w:spacing w:val="-1"/>
                          <w:w w:val="99"/>
                          <w:sz w:val="17"/>
                        </w:rPr>
                        <w:t>a</w:t>
                      </w:r>
                      <w:r>
                        <w:rPr>
                          <w:rFonts w:ascii="Calibri"/>
                          <w:color w:val="252525"/>
                          <w:w w:val="99"/>
                          <w:sz w:val="17"/>
                        </w:rPr>
                        <w:t>ge</w:t>
                      </w:r>
                      <w:r>
                        <w:rPr>
                          <w:rFonts w:ascii="Calibri"/>
                          <w:color w:val="252525"/>
                          <w:spacing w:val="-1"/>
                          <w:sz w:val="17"/>
                        </w:rPr>
                        <w:t xml:space="preserve"> </w:t>
                      </w:r>
                      <w:r>
                        <w:rPr>
                          <w:rFonts w:ascii="Calibri"/>
                          <w:color w:val="252525"/>
                          <w:w w:val="99"/>
                          <w:sz w:val="17"/>
                        </w:rPr>
                        <w:t>re</w:t>
                      </w:r>
                      <w:r>
                        <w:rPr>
                          <w:rFonts w:ascii="Calibri"/>
                          <w:color w:val="252525"/>
                          <w:spacing w:val="-1"/>
                          <w:w w:val="99"/>
                          <w:sz w:val="17"/>
                        </w:rPr>
                        <w:t>ad</w:t>
                      </w:r>
                      <w:r>
                        <w:rPr>
                          <w:rFonts w:ascii="Calibri"/>
                          <w:color w:val="252525"/>
                          <w:w w:val="99"/>
                          <w:sz w:val="17"/>
                        </w:rPr>
                        <w:t>i</w:t>
                      </w:r>
                      <w:r>
                        <w:rPr>
                          <w:rFonts w:ascii="Calibri"/>
                          <w:color w:val="252525"/>
                          <w:spacing w:val="-1"/>
                          <w:w w:val="99"/>
                          <w:sz w:val="17"/>
                        </w:rPr>
                        <w:t>n</w:t>
                      </w:r>
                      <w:r>
                        <w:rPr>
                          <w:rFonts w:ascii="Calibri"/>
                          <w:color w:val="252525"/>
                          <w:w w:val="99"/>
                          <w:sz w:val="17"/>
                        </w:rPr>
                        <w:t>g</w:t>
                      </w:r>
                      <w:r>
                        <w:rPr>
                          <w:rFonts w:ascii="Calibri"/>
                          <w:color w:val="252525"/>
                          <w:spacing w:val="-1"/>
                          <w:sz w:val="17"/>
                        </w:rPr>
                        <w:t xml:space="preserve"> </w:t>
                      </w:r>
                      <w:r>
                        <w:rPr>
                          <w:rFonts w:ascii="Calibri"/>
                          <w:color w:val="252525"/>
                          <w:w w:val="99"/>
                          <w:sz w:val="17"/>
                        </w:rPr>
                        <w:t>ti</w:t>
                      </w:r>
                      <w:r>
                        <w:rPr>
                          <w:rFonts w:ascii="Calibri"/>
                          <w:color w:val="252525"/>
                          <w:spacing w:val="-1"/>
                          <w:w w:val="99"/>
                          <w:sz w:val="17"/>
                        </w:rPr>
                        <w:t>m</w:t>
                      </w:r>
                      <w:r>
                        <w:rPr>
                          <w:rFonts w:ascii="Calibri"/>
                          <w:color w:val="252525"/>
                          <w:w w:val="99"/>
                          <w:sz w:val="17"/>
                        </w:rPr>
                        <w:t>e</w:t>
                      </w:r>
                      <w:r>
                        <w:rPr>
                          <w:rFonts w:ascii="Calibri"/>
                          <w:color w:val="252525"/>
                          <w:spacing w:val="-1"/>
                          <w:sz w:val="17"/>
                        </w:rPr>
                        <w:t xml:space="preserve"> </w:t>
                      </w:r>
                      <w:r>
                        <w:rPr>
                          <w:rFonts w:ascii="Calibri"/>
                          <w:color w:val="252525"/>
                          <w:spacing w:val="-1"/>
                          <w:w w:val="99"/>
                          <w:sz w:val="17"/>
                        </w:rPr>
                        <w:t>[S</w:t>
                      </w:r>
                      <w:r>
                        <w:rPr>
                          <w:rFonts w:ascii="Calibri"/>
                          <w:color w:val="252525"/>
                          <w:w w:val="99"/>
                          <w:sz w:val="17"/>
                        </w:rPr>
                        <w:t>ec]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FA655D">
        <w:rPr>
          <w:rFonts w:ascii="Calibri"/>
          <w:color w:val="252525"/>
          <w:w w:val="105"/>
          <w:sz w:val="15"/>
        </w:rPr>
        <w:t>2.1</w:t>
      </w:r>
    </w:p>
    <w:p w14:paraId="6E8ADB0A" w14:textId="77777777" w:rsidR="00ED6B8B" w:rsidRDefault="00ED6B8B" w:rsidP="00F672C4">
      <w:pPr>
        <w:pStyle w:val="BodyText"/>
        <w:spacing w:before="5"/>
        <w:rPr>
          <w:rFonts w:ascii="Calibri"/>
          <w:sz w:val="14"/>
        </w:rPr>
      </w:pPr>
    </w:p>
    <w:p w14:paraId="6001F50F" w14:textId="77777777" w:rsidR="00ED6B8B" w:rsidRDefault="00FA655D" w:rsidP="00F672C4">
      <w:pPr>
        <w:ind w:left="530"/>
        <w:rPr>
          <w:rFonts w:ascii="Calibri"/>
          <w:sz w:val="15"/>
        </w:rPr>
      </w:pPr>
      <w:r>
        <w:rPr>
          <w:rFonts w:ascii="Calibri"/>
          <w:color w:val="252525"/>
          <w:w w:val="105"/>
          <w:sz w:val="15"/>
        </w:rPr>
        <w:t>1.8</w:t>
      </w:r>
    </w:p>
    <w:p w14:paraId="462325FA" w14:textId="77777777" w:rsidR="00ED6B8B" w:rsidRDefault="00ED6B8B" w:rsidP="00F672C4">
      <w:pPr>
        <w:pStyle w:val="BodyText"/>
        <w:spacing w:before="5"/>
        <w:rPr>
          <w:rFonts w:ascii="Calibri"/>
          <w:sz w:val="14"/>
        </w:rPr>
      </w:pPr>
    </w:p>
    <w:p w14:paraId="4D74C661" w14:textId="77777777" w:rsidR="00ED6B8B" w:rsidRDefault="00FA655D" w:rsidP="00F672C4">
      <w:pPr>
        <w:ind w:left="530"/>
        <w:rPr>
          <w:rFonts w:ascii="Calibri"/>
          <w:sz w:val="15"/>
        </w:rPr>
      </w:pPr>
      <w:r>
        <w:rPr>
          <w:rFonts w:ascii="Calibri"/>
          <w:color w:val="252525"/>
          <w:w w:val="105"/>
          <w:sz w:val="15"/>
        </w:rPr>
        <w:t>1.5</w:t>
      </w:r>
    </w:p>
    <w:p w14:paraId="13EB59EC" w14:textId="77777777" w:rsidR="00ED6B8B" w:rsidRDefault="00ED6B8B" w:rsidP="00F672C4">
      <w:pPr>
        <w:pStyle w:val="BodyText"/>
        <w:spacing w:before="6"/>
        <w:rPr>
          <w:rFonts w:ascii="Calibri"/>
          <w:sz w:val="14"/>
        </w:rPr>
      </w:pPr>
    </w:p>
    <w:p w14:paraId="46E56EAD" w14:textId="77777777" w:rsidR="00ED6B8B" w:rsidRDefault="00FA655D" w:rsidP="00F672C4">
      <w:pPr>
        <w:ind w:left="530"/>
        <w:rPr>
          <w:rFonts w:ascii="Calibri"/>
          <w:sz w:val="15"/>
        </w:rPr>
      </w:pPr>
      <w:r>
        <w:rPr>
          <w:rFonts w:ascii="Calibri"/>
          <w:color w:val="252525"/>
          <w:w w:val="105"/>
          <w:sz w:val="15"/>
        </w:rPr>
        <w:t>1.2</w:t>
      </w:r>
    </w:p>
    <w:p w14:paraId="6AD3C8AC" w14:textId="77777777" w:rsidR="00ED6B8B" w:rsidRDefault="00ED6B8B" w:rsidP="00F672C4">
      <w:pPr>
        <w:pStyle w:val="BodyText"/>
        <w:spacing w:before="5"/>
        <w:rPr>
          <w:rFonts w:ascii="Calibri"/>
          <w:sz w:val="14"/>
        </w:rPr>
      </w:pPr>
    </w:p>
    <w:p w14:paraId="59C668EA" w14:textId="77777777" w:rsidR="00ED6B8B" w:rsidRDefault="00FA655D" w:rsidP="00F672C4">
      <w:pPr>
        <w:ind w:left="530"/>
        <w:rPr>
          <w:rFonts w:ascii="Calibri"/>
          <w:sz w:val="15"/>
        </w:rPr>
      </w:pPr>
      <w:r>
        <w:rPr>
          <w:rFonts w:ascii="Calibri"/>
          <w:color w:val="252525"/>
          <w:w w:val="105"/>
          <w:sz w:val="15"/>
        </w:rPr>
        <w:t>0.9</w:t>
      </w:r>
    </w:p>
    <w:p w14:paraId="2BB3D1B8" w14:textId="77777777" w:rsidR="00ED6B8B" w:rsidRDefault="00ED6B8B" w:rsidP="00F672C4">
      <w:pPr>
        <w:pStyle w:val="BodyText"/>
        <w:spacing w:before="5"/>
        <w:rPr>
          <w:rFonts w:ascii="Calibri"/>
          <w:sz w:val="14"/>
        </w:rPr>
      </w:pPr>
    </w:p>
    <w:p w14:paraId="2C814B39" w14:textId="77777777" w:rsidR="00ED6B8B" w:rsidRDefault="00FA655D" w:rsidP="00F672C4">
      <w:pPr>
        <w:ind w:left="530"/>
        <w:rPr>
          <w:rFonts w:ascii="Calibri"/>
          <w:sz w:val="15"/>
        </w:rPr>
      </w:pPr>
      <w:r>
        <w:rPr>
          <w:rFonts w:ascii="Calibri"/>
          <w:color w:val="252525"/>
          <w:w w:val="105"/>
          <w:sz w:val="15"/>
        </w:rPr>
        <w:t>0.6</w:t>
      </w:r>
    </w:p>
    <w:p w14:paraId="772F9934" w14:textId="77777777" w:rsidR="00ED6B8B" w:rsidRDefault="00ED6B8B" w:rsidP="00F672C4">
      <w:pPr>
        <w:pStyle w:val="BodyText"/>
        <w:spacing w:before="5"/>
        <w:rPr>
          <w:rFonts w:ascii="Calibri"/>
          <w:sz w:val="14"/>
        </w:rPr>
      </w:pPr>
    </w:p>
    <w:p w14:paraId="78155560" w14:textId="77777777" w:rsidR="00ED6B8B" w:rsidRDefault="00FA655D" w:rsidP="00F672C4">
      <w:pPr>
        <w:ind w:left="530"/>
        <w:rPr>
          <w:rFonts w:ascii="Calibri"/>
          <w:sz w:val="15"/>
        </w:rPr>
      </w:pPr>
      <w:r>
        <w:rPr>
          <w:rFonts w:ascii="Calibri"/>
          <w:color w:val="252525"/>
          <w:w w:val="105"/>
          <w:sz w:val="15"/>
        </w:rPr>
        <w:t>0.3</w:t>
      </w:r>
    </w:p>
    <w:p w14:paraId="65793CE2" w14:textId="77777777" w:rsidR="00ED6B8B" w:rsidRDefault="00ED6B8B" w:rsidP="00F672C4">
      <w:pPr>
        <w:pStyle w:val="BodyText"/>
        <w:spacing w:before="5"/>
        <w:rPr>
          <w:rFonts w:ascii="Calibri"/>
          <w:sz w:val="14"/>
        </w:rPr>
      </w:pPr>
    </w:p>
    <w:p w14:paraId="7721916D" w14:textId="77777777" w:rsidR="00ED6B8B" w:rsidRDefault="00FA655D" w:rsidP="00F672C4">
      <w:pPr>
        <w:spacing w:line="156" w:lineRule="exact"/>
        <w:ind w:left="653"/>
        <w:rPr>
          <w:rFonts w:ascii="Calibri"/>
          <w:sz w:val="15"/>
        </w:rPr>
      </w:pPr>
      <w:r>
        <w:rPr>
          <w:rFonts w:ascii="Calibri"/>
          <w:color w:val="252525"/>
          <w:w w:val="105"/>
          <w:sz w:val="15"/>
        </w:rPr>
        <w:t>0</w:t>
      </w:r>
    </w:p>
    <w:p w14:paraId="5DD4EEF1" w14:textId="77777777" w:rsidR="00ED6B8B" w:rsidRDefault="00FA655D">
      <w:pPr>
        <w:tabs>
          <w:tab w:val="left" w:pos="612"/>
          <w:tab w:val="left" w:pos="1306"/>
          <w:tab w:val="left" w:pos="2001"/>
          <w:tab w:val="left" w:pos="2695"/>
          <w:tab w:val="left" w:pos="3389"/>
          <w:tab w:val="left" w:pos="4084"/>
          <w:tab w:val="left" w:pos="4778"/>
          <w:tab w:val="left" w:pos="5473"/>
          <w:tab w:val="left" w:pos="6167"/>
          <w:tab w:val="left" w:pos="6824"/>
        </w:tabs>
        <w:spacing w:line="143" w:lineRule="exact"/>
        <w:ind w:right="1657"/>
        <w:rPr>
          <w:rFonts w:ascii="Calibri"/>
          <w:sz w:val="15"/>
        </w:rPr>
        <w:pPrChange w:id="715" w:author="Raghda Wahdan" w:date="2017-11-06T13:08:00Z">
          <w:pPr>
            <w:tabs>
              <w:tab w:val="left" w:pos="612"/>
              <w:tab w:val="left" w:pos="1306"/>
              <w:tab w:val="left" w:pos="2001"/>
              <w:tab w:val="left" w:pos="2695"/>
              <w:tab w:val="left" w:pos="3389"/>
              <w:tab w:val="left" w:pos="4084"/>
              <w:tab w:val="left" w:pos="4778"/>
              <w:tab w:val="left" w:pos="5473"/>
              <w:tab w:val="left" w:pos="6167"/>
              <w:tab w:val="left" w:pos="6824"/>
            </w:tabs>
            <w:spacing w:line="143" w:lineRule="exact"/>
            <w:ind w:right="1657"/>
            <w:jc w:val="center"/>
          </w:pPr>
        </w:pPrChange>
      </w:pPr>
      <w:r>
        <w:rPr>
          <w:rFonts w:ascii="Calibri"/>
          <w:color w:val="252525"/>
          <w:w w:val="105"/>
          <w:sz w:val="15"/>
        </w:rPr>
        <w:t>0</w:t>
      </w:r>
      <w:r>
        <w:rPr>
          <w:rFonts w:ascii="Calibri"/>
          <w:color w:val="252525"/>
          <w:w w:val="105"/>
          <w:sz w:val="15"/>
        </w:rPr>
        <w:tab/>
        <w:t>100</w:t>
      </w:r>
      <w:r>
        <w:rPr>
          <w:rFonts w:ascii="Calibri"/>
          <w:color w:val="252525"/>
          <w:w w:val="105"/>
          <w:sz w:val="15"/>
        </w:rPr>
        <w:tab/>
        <w:t>200</w:t>
      </w:r>
      <w:r>
        <w:rPr>
          <w:rFonts w:ascii="Calibri"/>
          <w:color w:val="252525"/>
          <w:w w:val="105"/>
          <w:sz w:val="15"/>
        </w:rPr>
        <w:tab/>
        <w:t>300</w:t>
      </w:r>
      <w:r>
        <w:rPr>
          <w:rFonts w:ascii="Calibri"/>
          <w:color w:val="252525"/>
          <w:w w:val="105"/>
          <w:sz w:val="15"/>
        </w:rPr>
        <w:tab/>
        <w:t>400</w:t>
      </w:r>
      <w:r>
        <w:rPr>
          <w:rFonts w:ascii="Calibri"/>
          <w:color w:val="252525"/>
          <w:w w:val="105"/>
          <w:sz w:val="15"/>
        </w:rPr>
        <w:tab/>
        <w:t>500</w:t>
      </w:r>
      <w:r>
        <w:rPr>
          <w:rFonts w:ascii="Calibri"/>
          <w:color w:val="252525"/>
          <w:w w:val="105"/>
          <w:sz w:val="15"/>
        </w:rPr>
        <w:tab/>
        <w:t>600</w:t>
      </w:r>
      <w:r>
        <w:rPr>
          <w:rFonts w:ascii="Calibri"/>
          <w:color w:val="252525"/>
          <w:w w:val="105"/>
          <w:sz w:val="15"/>
        </w:rPr>
        <w:tab/>
        <w:t>700</w:t>
      </w:r>
      <w:r>
        <w:rPr>
          <w:rFonts w:ascii="Calibri"/>
          <w:color w:val="252525"/>
          <w:w w:val="105"/>
          <w:sz w:val="15"/>
        </w:rPr>
        <w:tab/>
        <w:t>800</w:t>
      </w:r>
      <w:r>
        <w:rPr>
          <w:rFonts w:ascii="Calibri"/>
          <w:color w:val="252525"/>
          <w:w w:val="105"/>
          <w:sz w:val="15"/>
        </w:rPr>
        <w:tab/>
        <w:t>900</w:t>
      </w:r>
      <w:r>
        <w:rPr>
          <w:rFonts w:ascii="Calibri"/>
          <w:color w:val="252525"/>
          <w:w w:val="105"/>
          <w:sz w:val="15"/>
        </w:rPr>
        <w:tab/>
        <w:t>1000</w:t>
      </w:r>
    </w:p>
    <w:p w14:paraId="4CDF8691" w14:textId="77777777" w:rsidR="00ED6B8B" w:rsidRDefault="00FA655D">
      <w:pPr>
        <w:spacing w:line="195" w:lineRule="exact"/>
        <w:ind w:right="1778"/>
        <w:rPr>
          <w:rFonts w:ascii="Calibri"/>
          <w:sz w:val="17"/>
        </w:rPr>
        <w:pPrChange w:id="716" w:author="Raghda Wahdan" w:date="2017-11-06T13:08:00Z">
          <w:pPr>
            <w:spacing w:line="195" w:lineRule="exact"/>
            <w:ind w:right="1778"/>
            <w:jc w:val="center"/>
          </w:pPr>
        </w:pPrChange>
      </w:pPr>
      <w:r>
        <w:rPr>
          <w:rFonts w:ascii="Calibri"/>
          <w:color w:val="252525"/>
          <w:sz w:val="17"/>
        </w:rPr>
        <w:t>Number of tags</w:t>
      </w:r>
    </w:p>
    <w:p w14:paraId="363A3B8C" w14:textId="77777777" w:rsidR="00ED6B8B" w:rsidRDefault="00FA655D" w:rsidP="00F672C4">
      <w:pPr>
        <w:pStyle w:val="ListParagraph"/>
        <w:numPr>
          <w:ilvl w:val="2"/>
          <w:numId w:val="3"/>
        </w:numPr>
        <w:tabs>
          <w:tab w:val="left" w:pos="1389"/>
        </w:tabs>
        <w:spacing w:before="26"/>
        <w:rPr>
          <w:rFonts w:ascii="Century"/>
          <w:sz w:val="20"/>
        </w:rPr>
      </w:pPr>
      <w:r>
        <w:rPr>
          <w:rFonts w:ascii="Century"/>
          <w:w w:val="95"/>
          <w:sz w:val="20"/>
        </w:rPr>
        <w:t>Using</w:t>
      </w:r>
      <w:r>
        <w:rPr>
          <w:rFonts w:ascii="Century"/>
          <w:spacing w:val="-6"/>
          <w:w w:val="95"/>
          <w:sz w:val="20"/>
        </w:rPr>
        <w:t xml:space="preserve"> </w:t>
      </w:r>
      <w:r>
        <w:rPr>
          <w:rFonts w:ascii="Century"/>
          <w:w w:val="95"/>
          <w:sz w:val="20"/>
        </w:rPr>
        <w:t>simple</w:t>
      </w:r>
      <w:r>
        <w:rPr>
          <w:rFonts w:ascii="Century"/>
          <w:spacing w:val="-5"/>
          <w:w w:val="95"/>
          <w:sz w:val="20"/>
        </w:rPr>
        <w:t xml:space="preserve"> </w:t>
      </w:r>
      <w:r>
        <w:rPr>
          <w:rFonts w:ascii="Century"/>
          <w:w w:val="95"/>
          <w:sz w:val="20"/>
        </w:rPr>
        <w:t>number</w:t>
      </w:r>
      <w:r>
        <w:rPr>
          <w:rFonts w:ascii="Century"/>
          <w:spacing w:val="-6"/>
          <w:w w:val="95"/>
          <w:sz w:val="20"/>
        </w:rPr>
        <w:t xml:space="preserve"> </w:t>
      </w:r>
      <w:r>
        <w:rPr>
          <w:rFonts w:ascii="Century"/>
          <w:w w:val="95"/>
          <w:sz w:val="20"/>
        </w:rPr>
        <w:t>of</w:t>
      </w:r>
      <w:r>
        <w:rPr>
          <w:rFonts w:ascii="Century"/>
          <w:spacing w:val="-6"/>
          <w:w w:val="95"/>
          <w:sz w:val="20"/>
        </w:rPr>
        <w:t xml:space="preserve"> </w:t>
      </w:r>
      <w:r>
        <w:rPr>
          <w:rFonts w:ascii="Century"/>
          <w:w w:val="95"/>
          <w:sz w:val="20"/>
        </w:rPr>
        <w:t>tags</w:t>
      </w:r>
      <w:r>
        <w:rPr>
          <w:rFonts w:ascii="Century"/>
          <w:spacing w:val="-5"/>
          <w:w w:val="95"/>
          <w:sz w:val="20"/>
        </w:rPr>
        <w:t xml:space="preserve"> </w:t>
      </w:r>
      <w:r>
        <w:rPr>
          <w:rFonts w:ascii="Century"/>
          <w:w w:val="95"/>
          <w:sz w:val="20"/>
        </w:rPr>
        <w:t>estimation</w:t>
      </w:r>
      <w:r>
        <w:rPr>
          <w:rFonts w:ascii="Century"/>
          <w:spacing w:val="-6"/>
          <w:w w:val="95"/>
          <w:sz w:val="20"/>
        </w:rPr>
        <w:t xml:space="preserve"> </w:t>
      </w:r>
      <w:r>
        <w:rPr>
          <w:rFonts w:ascii="Century"/>
          <w:w w:val="95"/>
          <w:sz w:val="20"/>
        </w:rPr>
        <w:t>algorithm</w:t>
      </w:r>
      <w:r>
        <w:rPr>
          <w:rFonts w:ascii="Century"/>
          <w:spacing w:val="-6"/>
          <w:w w:val="95"/>
          <w:sz w:val="20"/>
        </w:rPr>
        <w:t xml:space="preserve"> </w:t>
      </w:r>
      <w:r>
        <w:rPr>
          <w:rFonts w:ascii="Century"/>
          <w:w w:val="95"/>
          <w:sz w:val="20"/>
        </w:rPr>
        <w:t>(Lower</w:t>
      </w:r>
      <w:r>
        <w:rPr>
          <w:rFonts w:ascii="Century"/>
          <w:spacing w:val="-6"/>
          <w:w w:val="95"/>
          <w:sz w:val="20"/>
        </w:rPr>
        <w:t xml:space="preserve"> </w:t>
      </w:r>
      <w:r>
        <w:rPr>
          <w:rFonts w:ascii="Century"/>
          <w:w w:val="95"/>
          <w:sz w:val="20"/>
        </w:rPr>
        <w:t>bound)</w:t>
      </w:r>
    </w:p>
    <w:p w14:paraId="730B3FA6" w14:textId="77777777" w:rsidR="00ED6B8B" w:rsidRDefault="00ED6B8B" w:rsidP="00F672C4">
      <w:pPr>
        <w:pStyle w:val="BodyText"/>
        <w:spacing w:before="11"/>
        <w:rPr>
          <w:rFonts w:ascii="Century"/>
          <w:sz w:val="14"/>
        </w:rPr>
      </w:pPr>
    </w:p>
    <w:p w14:paraId="1195C2B0" w14:textId="77777777" w:rsidR="00ED6B8B" w:rsidRDefault="00890932" w:rsidP="00F672C4">
      <w:pPr>
        <w:spacing w:before="113"/>
        <w:ind w:left="454"/>
        <w:rPr>
          <w:rFonts w:ascii="Calibri"/>
          <w:sz w:val="15"/>
        </w:rPr>
      </w:pPr>
      <w:r>
        <w:rPr>
          <w:noProof/>
          <w:lang w:val="en-GB" w:eastAsia="en-GB"/>
        </w:rPr>
        <mc:AlternateContent>
          <mc:Choice Requires="wpg">
            <w:drawing>
              <wp:anchor distT="0" distB="0" distL="114300" distR="114300" simplePos="0" relativeHeight="251888640" behindDoc="1" locked="0" layoutInCell="1" allowOverlap="1" wp14:anchorId="40BB4AE7" wp14:editId="6C354620">
                <wp:simplePos x="0" y="0"/>
                <wp:positionH relativeFrom="page">
                  <wp:posOffset>1434465</wp:posOffset>
                </wp:positionH>
                <wp:positionV relativeFrom="paragraph">
                  <wp:posOffset>123190</wp:posOffset>
                </wp:positionV>
                <wp:extent cx="4577715" cy="1879600"/>
                <wp:effectExtent l="0" t="8890" r="17145" b="16510"/>
                <wp:wrapNone/>
                <wp:docPr id="27" name="Group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577715" cy="1879600"/>
                          <a:chOff x="2259" y="194"/>
                          <a:chExt cx="7209" cy="2960"/>
                        </a:xfrm>
                      </wpg:grpSpPr>
                      <pic:pic xmlns:pic="http://schemas.openxmlformats.org/drawingml/2006/picture">
                        <pic:nvPicPr>
                          <pic:cNvPr id="30" name="Picture 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324" y="196"/>
                            <a:ext cx="7052" cy="28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1" name="Line 54"/>
                        <wps:cNvCnPr/>
                        <wps:spPr bwMode="auto">
                          <a:xfrm>
                            <a:off x="2326" y="3077"/>
                            <a:ext cx="7050" cy="0"/>
                          </a:xfrm>
                          <a:prstGeom prst="line">
                            <a:avLst/>
                          </a:prstGeom>
                          <a:noFill/>
                          <a:ln w="2457">
                            <a:solidFill>
                              <a:srgbClr val="25252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" name="Line 53"/>
                        <wps:cNvCnPr/>
                        <wps:spPr bwMode="auto">
                          <a:xfrm>
                            <a:off x="2326" y="198"/>
                            <a:ext cx="7050" cy="0"/>
                          </a:xfrm>
                          <a:prstGeom prst="line">
                            <a:avLst/>
                          </a:prstGeom>
                          <a:noFill/>
                          <a:ln w="2457">
                            <a:solidFill>
                              <a:srgbClr val="25252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" name="AutoShape 52"/>
                        <wps:cNvSpPr>
                          <a:spLocks/>
                        </wps:cNvSpPr>
                        <wps:spPr bwMode="auto">
                          <a:xfrm>
                            <a:off x="3029" y="3041"/>
                            <a:ext cx="5643" cy="2"/>
                          </a:xfrm>
                          <a:custGeom>
                            <a:avLst/>
                            <a:gdLst>
                              <a:gd name="T0" fmla="+- 0 3029 3029"/>
                              <a:gd name="T1" fmla="*/ T0 w 5643"/>
                              <a:gd name="T2" fmla="+- 0 3033 3029"/>
                              <a:gd name="T3" fmla="*/ T2 w 5643"/>
                              <a:gd name="T4" fmla="+- 0 3734 3029"/>
                              <a:gd name="T5" fmla="*/ T4 w 5643"/>
                              <a:gd name="T6" fmla="+- 0 3738 3029"/>
                              <a:gd name="T7" fmla="*/ T6 w 5643"/>
                              <a:gd name="T8" fmla="+- 0 4439 3029"/>
                              <a:gd name="T9" fmla="*/ T8 w 5643"/>
                              <a:gd name="T10" fmla="+- 0 4443 3029"/>
                              <a:gd name="T11" fmla="*/ T10 w 5643"/>
                              <a:gd name="T12" fmla="+- 0 5143 3029"/>
                              <a:gd name="T13" fmla="*/ T12 w 5643"/>
                              <a:gd name="T14" fmla="+- 0 5147 3029"/>
                              <a:gd name="T15" fmla="*/ T14 w 5643"/>
                              <a:gd name="T16" fmla="+- 0 5848 3029"/>
                              <a:gd name="T17" fmla="*/ T16 w 5643"/>
                              <a:gd name="T18" fmla="+- 0 5852 3029"/>
                              <a:gd name="T19" fmla="*/ T18 w 5643"/>
                              <a:gd name="T20" fmla="+- 0 6553 3029"/>
                              <a:gd name="T21" fmla="*/ T20 w 5643"/>
                              <a:gd name="T22" fmla="+- 0 6557 3029"/>
                              <a:gd name="T23" fmla="*/ T22 w 5643"/>
                              <a:gd name="T24" fmla="+- 0 7258 3029"/>
                              <a:gd name="T25" fmla="*/ T24 w 5643"/>
                              <a:gd name="T26" fmla="+- 0 7262 3029"/>
                              <a:gd name="T27" fmla="*/ T26 w 5643"/>
                              <a:gd name="T28" fmla="+- 0 7963 3029"/>
                              <a:gd name="T29" fmla="*/ T28 w 5643"/>
                              <a:gd name="T30" fmla="+- 0 7967 3029"/>
                              <a:gd name="T31" fmla="*/ T30 w 5643"/>
                              <a:gd name="T32" fmla="+- 0 8667 3029"/>
                              <a:gd name="T33" fmla="*/ T32 w 5643"/>
                              <a:gd name="T34" fmla="+- 0 8672 3029"/>
                              <a:gd name="T35" fmla="*/ T34 w 5643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  <a:cxn ang="0">
                                <a:pos x="T9" y="0"/>
                              </a:cxn>
                              <a:cxn ang="0">
                                <a:pos x="T11" y="0"/>
                              </a:cxn>
                              <a:cxn ang="0">
                                <a:pos x="T13" y="0"/>
                              </a:cxn>
                              <a:cxn ang="0">
                                <a:pos x="T15" y="0"/>
                              </a:cxn>
                              <a:cxn ang="0">
                                <a:pos x="T17" y="0"/>
                              </a:cxn>
                              <a:cxn ang="0">
                                <a:pos x="T19" y="0"/>
                              </a:cxn>
                              <a:cxn ang="0">
                                <a:pos x="T21" y="0"/>
                              </a:cxn>
                              <a:cxn ang="0">
                                <a:pos x="T23" y="0"/>
                              </a:cxn>
                              <a:cxn ang="0">
                                <a:pos x="T25" y="0"/>
                              </a:cxn>
                              <a:cxn ang="0">
                                <a:pos x="T27" y="0"/>
                              </a:cxn>
                              <a:cxn ang="0">
                                <a:pos x="T29" y="0"/>
                              </a:cxn>
                              <a:cxn ang="0">
                                <a:pos x="T31" y="0"/>
                              </a:cxn>
                              <a:cxn ang="0">
                                <a:pos x="T33" y="0"/>
                              </a:cxn>
                              <a:cxn ang="0">
                                <a:pos x="T35" y="0"/>
                              </a:cxn>
                            </a:cxnLst>
                            <a:rect l="0" t="0" r="r" b="b"/>
                            <a:pathLst>
                              <a:path w="5643">
                                <a:moveTo>
                                  <a:pt x="0" y="0"/>
                                </a:moveTo>
                                <a:lnTo>
                                  <a:pt x="4" y="0"/>
                                </a:lnTo>
                                <a:moveTo>
                                  <a:pt x="705" y="0"/>
                                </a:moveTo>
                                <a:lnTo>
                                  <a:pt x="709" y="0"/>
                                </a:lnTo>
                                <a:moveTo>
                                  <a:pt x="1410" y="0"/>
                                </a:moveTo>
                                <a:lnTo>
                                  <a:pt x="1414" y="0"/>
                                </a:lnTo>
                                <a:moveTo>
                                  <a:pt x="2114" y="0"/>
                                </a:moveTo>
                                <a:lnTo>
                                  <a:pt x="2118" y="0"/>
                                </a:lnTo>
                                <a:moveTo>
                                  <a:pt x="2819" y="0"/>
                                </a:moveTo>
                                <a:lnTo>
                                  <a:pt x="2823" y="0"/>
                                </a:lnTo>
                                <a:moveTo>
                                  <a:pt x="3524" y="0"/>
                                </a:moveTo>
                                <a:lnTo>
                                  <a:pt x="3528" y="0"/>
                                </a:lnTo>
                                <a:moveTo>
                                  <a:pt x="4229" y="0"/>
                                </a:moveTo>
                                <a:lnTo>
                                  <a:pt x="4233" y="0"/>
                                </a:lnTo>
                                <a:moveTo>
                                  <a:pt x="4934" y="0"/>
                                </a:moveTo>
                                <a:lnTo>
                                  <a:pt x="4938" y="0"/>
                                </a:lnTo>
                                <a:moveTo>
                                  <a:pt x="5638" y="0"/>
                                </a:moveTo>
                                <a:lnTo>
                                  <a:pt x="5643" y="0"/>
                                </a:lnTo>
                              </a:path>
                            </a:pathLst>
                          </a:custGeom>
                          <a:noFill/>
                          <a:ln w="45861">
                            <a:solidFill>
                              <a:srgbClr val="25252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" name="AutoShape 51"/>
                        <wps:cNvSpPr>
                          <a:spLocks/>
                        </wps:cNvSpPr>
                        <wps:spPr bwMode="auto">
                          <a:xfrm>
                            <a:off x="2326" y="234"/>
                            <a:ext cx="6346" cy="2"/>
                          </a:xfrm>
                          <a:custGeom>
                            <a:avLst/>
                            <a:gdLst>
                              <a:gd name="T0" fmla="+- 0 2326 2326"/>
                              <a:gd name="T1" fmla="*/ T0 w 6346"/>
                              <a:gd name="T2" fmla="+- 0 3029 2326"/>
                              <a:gd name="T3" fmla="*/ T2 w 6346"/>
                              <a:gd name="T4" fmla="+- 0 2326 2326"/>
                              <a:gd name="T5" fmla="*/ T4 w 6346"/>
                              <a:gd name="T6" fmla="+- 0 3734 2326"/>
                              <a:gd name="T7" fmla="*/ T6 w 6346"/>
                              <a:gd name="T8" fmla="+- 0 2326 2326"/>
                              <a:gd name="T9" fmla="*/ T8 w 6346"/>
                              <a:gd name="T10" fmla="+- 0 4439 2326"/>
                              <a:gd name="T11" fmla="*/ T10 w 6346"/>
                              <a:gd name="T12" fmla="+- 0 5143 2326"/>
                              <a:gd name="T13" fmla="*/ T12 w 6346"/>
                              <a:gd name="T14" fmla="+- 0 5147 2326"/>
                              <a:gd name="T15" fmla="*/ T14 w 6346"/>
                              <a:gd name="T16" fmla="+- 0 5848 2326"/>
                              <a:gd name="T17" fmla="*/ T16 w 6346"/>
                              <a:gd name="T18" fmla="+- 0 5852 2326"/>
                              <a:gd name="T19" fmla="*/ T18 w 6346"/>
                              <a:gd name="T20" fmla="+- 0 6553 2326"/>
                              <a:gd name="T21" fmla="*/ T20 w 6346"/>
                              <a:gd name="T22" fmla="+- 0 6557 2326"/>
                              <a:gd name="T23" fmla="*/ T22 w 6346"/>
                              <a:gd name="T24" fmla="+- 0 7258 2326"/>
                              <a:gd name="T25" fmla="*/ T24 w 6346"/>
                              <a:gd name="T26" fmla="+- 0 7262 2326"/>
                              <a:gd name="T27" fmla="*/ T26 w 6346"/>
                              <a:gd name="T28" fmla="+- 0 7963 2326"/>
                              <a:gd name="T29" fmla="*/ T28 w 6346"/>
                              <a:gd name="T30" fmla="+- 0 7967 2326"/>
                              <a:gd name="T31" fmla="*/ T30 w 6346"/>
                              <a:gd name="T32" fmla="+- 0 8667 2326"/>
                              <a:gd name="T33" fmla="*/ T32 w 6346"/>
                              <a:gd name="T34" fmla="+- 0 8672 2326"/>
                              <a:gd name="T35" fmla="*/ T34 w 6346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  <a:cxn ang="0">
                                <a:pos x="T9" y="0"/>
                              </a:cxn>
                              <a:cxn ang="0">
                                <a:pos x="T11" y="0"/>
                              </a:cxn>
                              <a:cxn ang="0">
                                <a:pos x="T13" y="0"/>
                              </a:cxn>
                              <a:cxn ang="0">
                                <a:pos x="T15" y="0"/>
                              </a:cxn>
                              <a:cxn ang="0">
                                <a:pos x="T17" y="0"/>
                              </a:cxn>
                              <a:cxn ang="0">
                                <a:pos x="T19" y="0"/>
                              </a:cxn>
                              <a:cxn ang="0">
                                <a:pos x="T21" y="0"/>
                              </a:cxn>
                              <a:cxn ang="0">
                                <a:pos x="T23" y="0"/>
                              </a:cxn>
                              <a:cxn ang="0">
                                <a:pos x="T25" y="0"/>
                              </a:cxn>
                              <a:cxn ang="0">
                                <a:pos x="T27" y="0"/>
                              </a:cxn>
                              <a:cxn ang="0">
                                <a:pos x="T29" y="0"/>
                              </a:cxn>
                              <a:cxn ang="0">
                                <a:pos x="T31" y="0"/>
                              </a:cxn>
                              <a:cxn ang="0">
                                <a:pos x="T33" y="0"/>
                              </a:cxn>
                              <a:cxn ang="0">
                                <a:pos x="T35" y="0"/>
                              </a:cxn>
                            </a:cxnLst>
                            <a:rect l="0" t="0" r="r" b="b"/>
                            <a:pathLst>
                              <a:path w="6346">
                                <a:moveTo>
                                  <a:pt x="0" y="0"/>
                                </a:moveTo>
                                <a:lnTo>
                                  <a:pt x="703" y="0"/>
                                </a:lnTo>
                                <a:moveTo>
                                  <a:pt x="0" y="0"/>
                                </a:moveTo>
                                <a:lnTo>
                                  <a:pt x="1408" y="0"/>
                                </a:lnTo>
                                <a:moveTo>
                                  <a:pt x="0" y="0"/>
                                </a:moveTo>
                                <a:lnTo>
                                  <a:pt x="2113" y="0"/>
                                </a:lnTo>
                                <a:moveTo>
                                  <a:pt x="2817" y="0"/>
                                </a:moveTo>
                                <a:lnTo>
                                  <a:pt x="2821" y="0"/>
                                </a:lnTo>
                                <a:moveTo>
                                  <a:pt x="3522" y="0"/>
                                </a:moveTo>
                                <a:lnTo>
                                  <a:pt x="3526" y="0"/>
                                </a:lnTo>
                                <a:moveTo>
                                  <a:pt x="4227" y="0"/>
                                </a:moveTo>
                                <a:lnTo>
                                  <a:pt x="4231" y="0"/>
                                </a:lnTo>
                                <a:moveTo>
                                  <a:pt x="4932" y="0"/>
                                </a:moveTo>
                                <a:lnTo>
                                  <a:pt x="4936" y="0"/>
                                </a:lnTo>
                                <a:moveTo>
                                  <a:pt x="5637" y="0"/>
                                </a:moveTo>
                                <a:lnTo>
                                  <a:pt x="5641" y="0"/>
                                </a:lnTo>
                                <a:moveTo>
                                  <a:pt x="6341" y="0"/>
                                </a:moveTo>
                                <a:lnTo>
                                  <a:pt x="6346" y="0"/>
                                </a:lnTo>
                              </a:path>
                            </a:pathLst>
                          </a:custGeom>
                          <a:noFill/>
                          <a:ln w="46133">
                            <a:solidFill>
                              <a:srgbClr val="25252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" name="Line 50"/>
                        <wps:cNvCnPr/>
                        <wps:spPr bwMode="auto">
                          <a:xfrm>
                            <a:off x="2326" y="196"/>
                            <a:ext cx="0" cy="2881"/>
                          </a:xfrm>
                          <a:prstGeom prst="line">
                            <a:avLst/>
                          </a:prstGeom>
                          <a:noFill/>
                          <a:ln w="2457">
                            <a:solidFill>
                              <a:srgbClr val="25252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" name="Line 49"/>
                        <wps:cNvCnPr/>
                        <wps:spPr bwMode="auto">
                          <a:xfrm>
                            <a:off x="9374" y="196"/>
                            <a:ext cx="0" cy="2881"/>
                          </a:xfrm>
                          <a:prstGeom prst="line">
                            <a:avLst/>
                          </a:prstGeom>
                          <a:noFill/>
                          <a:ln w="2457">
                            <a:solidFill>
                              <a:srgbClr val="25252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" name="AutoShape 48"/>
                        <wps:cNvSpPr>
                          <a:spLocks/>
                        </wps:cNvSpPr>
                        <wps:spPr bwMode="auto">
                          <a:xfrm>
                            <a:off x="2326" y="2717"/>
                            <a:ext cx="73" cy="360"/>
                          </a:xfrm>
                          <a:custGeom>
                            <a:avLst/>
                            <a:gdLst>
                              <a:gd name="T0" fmla="+- 0 2326 2326"/>
                              <a:gd name="T1" fmla="*/ T0 w 73"/>
                              <a:gd name="T2" fmla="+- 0 3077 2717"/>
                              <a:gd name="T3" fmla="*/ 3077 h 360"/>
                              <a:gd name="T4" fmla="+- 0 2398 2326"/>
                              <a:gd name="T5" fmla="*/ T4 w 73"/>
                              <a:gd name="T6" fmla="+- 0 3077 2717"/>
                              <a:gd name="T7" fmla="*/ 3077 h 360"/>
                              <a:gd name="T8" fmla="+- 0 2326 2326"/>
                              <a:gd name="T9" fmla="*/ T8 w 73"/>
                              <a:gd name="T10" fmla="+- 0 2717 2717"/>
                              <a:gd name="T11" fmla="*/ 2717 h 360"/>
                              <a:gd name="T12" fmla="+- 0 2398 2326"/>
                              <a:gd name="T13" fmla="*/ T12 w 73"/>
                              <a:gd name="T14" fmla="+- 0 2717 2717"/>
                              <a:gd name="T15" fmla="*/ 2717 h 3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73" h="360">
                                <a:moveTo>
                                  <a:pt x="0" y="360"/>
                                </a:moveTo>
                                <a:lnTo>
                                  <a:pt x="72" y="360"/>
                                </a:lnTo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</a:path>
                            </a:pathLst>
                          </a:custGeom>
                          <a:noFill/>
                          <a:ln w="2457">
                            <a:solidFill>
                              <a:srgbClr val="25252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" name="Line 47"/>
                        <wps:cNvCnPr/>
                        <wps:spPr bwMode="auto">
                          <a:xfrm>
                            <a:off x="2326" y="2357"/>
                            <a:ext cx="72" cy="0"/>
                          </a:xfrm>
                          <a:prstGeom prst="line">
                            <a:avLst/>
                          </a:prstGeom>
                          <a:noFill/>
                          <a:ln w="2729">
                            <a:solidFill>
                              <a:srgbClr val="25252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" name="Line 46"/>
                        <wps:cNvCnPr/>
                        <wps:spPr bwMode="auto">
                          <a:xfrm>
                            <a:off x="2326" y="1997"/>
                            <a:ext cx="72" cy="0"/>
                          </a:xfrm>
                          <a:prstGeom prst="line">
                            <a:avLst/>
                          </a:prstGeom>
                          <a:noFill/>
                          <a:ln w="2457">
                            <a:solidFill>
                              <a:srgbClr val="25252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" name="Line 45"/>
                        <wps:cNvCnPr/>
                        <wps:spPr bwMode="auto">
                          <a:xfrm>
                            <a:off x="2326" y="1637"/>
                            <a:ext cx="72" cy="0"/>
                          </a:xfrm>
                          <a:prstGeom prst="line">
                            <a:avLst/>
                          </a:prstGeom>
                          <a:noFill/>
                          <a:ln w="2456">
                            <a:solidFill>
                              <a:srgbClr val="25252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" name="Line 44"/>
                        <wps:cNvCnPr/>
                        <wps:spPr bwMode="auto">
                          <a:xfrm>
                            <a:off x="2326" y="1277"/>
                            <a:ext cx="72" cy="0"/>
                          </a:xfrm>
                          <a:prstGeom prst="line">
                            <a:avLst/>
                          </a:prstGeom>
                          <a:noFill/>
                          <a:ln w="2457">
                            <a:solidFill>
                              <a:srgbClr val="25252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" name="Line 43"/>
                        <wps:cNvCnPr/>
                        <wps:spPr bwMode="auto">
                          <a:xfrm>
                            <a:off x="2326" y="198"/>
                            <a:ext cx="72" cy="0"/>
                          </a:xfrm>
                          <a:prstGeom prst="line">
                            <a:avLst/>
                          </a:prstGeom>
                          <a:noFill/>
                          <a:ln w="2457">
                            <a:solidFill>
                              <a:srgbClr val="25252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" name="AutoShape 42"/>
                        <wps:cNvSpPr>
                          <a:spLocks/>
                        </wps:cNvSpPr>
                        <wps:spPr bwMode="auto">
                          <a:xfrm>
                            <a:off x="9302" y="2717"/>
                            <a:ext cx="73" cy="360"/>
                          </a:xfrm>
                          <a:custGeom>
                            <a:avLst/>
                            <a:gdLst>
                              <a:gd name="T0" fmla="+- 0 9302 9302"/>
                              <a:gd name="T1" fmla="*/ T0 w 73"/>
                              <a:gd name="T2" fmla="+- 0 3077 2717"/>
                              <a:gd name="T3" fmla="*/ 3077 h 360"/>
                              <a:gd name="T4" fmla="+- 0 9375 9302"/>
                              <a:gd name="T5" fmla="*/ T4 w 73"/>
                              <a:gd name="T6" fmla="+- 0 3077 2717"/>
                              <a:gd name="T7" fmla="*/ 3077 h 360"/>
                              <a:gd name="T8" fmla="+- 0 9302 9302"/>
                              <a:gd name="T9" fmla="*/ T8 w 73"/>
                              <a:gd name="T10" fmla="+- 0 2717 2717"/>
                              <a:gd name="T11" fmla="*/ 2717 h 360"/>
                              <a:gd name="T12" fmla="+- 0 9375 9302"/>
                              <a:gd name="T13" fmla="*/ T12 w 73"/>
                              <a:gd name="T14" fmla="+- 0 2717 2717"/>
                              <a:gd name="T15" fmla="*/ 2717 h 3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73" h="360">
                                <a:moveTo>
                                  <a:pt x="0" y="360"/>
                                </a:moveTo>
                                <a:lnTo>
                                  <a:pt x="73" y="360"/>
                                </a:lnTo>
                                <a:moveTo>
                                  <a:pt x="0" y="0"/>
                                </a:moveTo>
                                <a:lnTo>
                                  <a:pt x="73" y="0"/>
                                </a:lnTo>
                              </a:path>
                            </a:pathLst>
                          </a:custGeom>
                          <a:noFill/>
                          <a:ln w="2457">
                            <a:solidFill>
                              <a:srgbClr val="25252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" name="Line 41"/>
                        <wps:cNvCnPr/>
                        <wps:spPr bwMode="auto">
                          <a:xfrm>
                            <a:off x="9302" y="2357"/>
                            <a:ext cx="73" cy="0"/>
                          </a:xfrm>
                          <a:prstGeom prst="line">
                            <a:avLst/>
                          </a:prstGeom>
                          <a:noFill/>
                          <a:ln w="2729">
                            <a:solidFill>
                              <a:srgbClr val="25252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" name="Line 40"/>
                        <wps:cNvCnPr/>
                        <wps:spPr bwMode="auto">
                          <a:xfrm>
                            <a:off x="9302" y="1997"/>
                            <a:ext cx="73" cy="0"/>
                          </a:xfrm>
                          <a:prstGeom prst="line">
                            <a:avLst/>
                          </a:prstGeom>
                          <a:noFill/>
                          <a:ln w="2457">
                            <a:solidFill>
                              <a:srgbClr val="25252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" name="Line 39"/>
                        <wps:cNvCnPr/>
                        <wps:spPr bwMode="auto">
                          <a:xfrm>
                            <a:off x="9302" y="1637"/>
                            <a:ext cx="73" cy="0"/>
                          </a:xfrm>
                          <a:prstGeom prst="line">
                            <a:avLst/>
                          </a:prstGeom>
                          <a:noFill/>
                          <a:ln w="2456">
                            <a:solidFill>
                              <a:srgbClr val="25252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" name="Line 38"/>
                        <wps:cNvCnPr/>
                        <wps:spPr bwMode="auto">
                          <a:xfrm>
                            <a:off x="9302" y="1277"/>
                            <a:ext cx="73" cy="0"/>
                          </a:xfrm>
                          <a:prstGeom prst="line">
                            <a:avLst/>
                          </a:prstGeom>
                          <a:noFill/>
                          <a:ln w="2457">
                            <a:solidFill>
                              <a:srgbClr val="25252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" name="Line 37"/>
                        <wps:cNvCnPr/>
                        <wps:spPr bwMode="auto">
                          <a:xfrm>
                            <a:off x="9302" y="918"/>
                            <a:ext cx="73" cy="0"/>
                          </a:xfrm>
                          <a:prstGeom prst="line">
                            <a:avLst/>
                          </a:prstGeom>
                          <a:noFill/>
                          <a:ln w="2457">
                            <a:solidFill>
                              <a:srgbClr val="25252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" name="Line 36"/>
                        <wps:cNvCnPr/>
                        <wps:spPr bwMode="auto">
                          <a:xfrm>
                            <a:off x="9302" y="558"/>
                            <a:ext cx="73" cy="0"/>
                          </a:xfrm>
                          <a:prstGeom prst="line">
                            <a:avLst/>
                          </a:prstGeom>
                          <a:noFill/>
                          <a:ln w="2456">
                            <a:solidFill>
                              <a:srgbClr val="25252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" name="Line 35"/>
                        <wps:cNvCnPr/>
                        <wps:spPr bwMode="auto">
                          <a:xfrm>
                            <a:off x="9302" y="198"/>
                            <a:ext cx="73" cy="0"/>
                          </a:xfrm>
                          <a:prstGeom prst="line">
                            <a:avLst/>
                          </a:prstGeom>
                          <a:noFill/>
                          <a:ln w="2457">
                            <a:solidFill>
                              <a:srgbClr val="25252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" name="Freeform 34"/>
                        <wps:cNvSpPr>
                          <a:spLocks/>
                        </wps:cNvSpPr>
                        <wps:spPr bwMode="auto">
                          <a:xfrm>
                            <a:off x="2326" y="1805"/>
                            <a:ext cx="7049" cy="1272"/>
                          </a:xfrm>
                          <a:custGeom>
                            <a:avLst/>
                            <a:gdLst>
                              <a:gd name="T0" fmla="+- 0 2326 2326"/>
                              <a:gd name="T1" fmla="*/ T0 w 7049"/>
                              <a:gd name="T2" fmla="+- 0 3077 1805"/>
                              <a:gd name="T3" fmla="*/ 3077 h 1272"/>
                              <a:gd name="T4" fmla="+- 0 3031 2326"/>
                              <a:gd name="T5" fmla="*/ T4 w 7049"/>
                              <a:gd name="T6" fmla="+- 0 2949 1805"/>
                              <a:gd name="T7" fmla="*/ 2949 h 1272"/>
                              <a:gd name="T8" fmla="+- 0 3736 2326"/>
                              <a:gd name="T9" fmla="*/ T8 w 7049"/>
                              <a:gd name="T10" fmla="+- 0 2823 1805"/>
                              <a:gd name="T11" fmla="*/ 2823 h 1272"/>
                              <a:gd name="T12" fmla="+- 0 4440 2326"/>
                              <a:gd name="T13" fmla="*/ T12 w 7049"/>
                              <a:gd name="T14" fmla="+- 0 2695 1805"/>
                              <a:gd name="T15" fmla="*/ 2695 h 1272"/>
                              <a:gd name="T16" fmla="+- 0 5145 2326"/>
                              <a:gd name="T17" fmla="*/ T16 w 7049"/>
                              <a:gd name="T18" fmla="+- 0 2568 1805"/>
                              <a:gd name="T19" fmla="*/ 2568 h 1272"/>
                              <a:gd name="T20" fmla="+- 0 5850 2326"/>
                              <a:gd name="T21" fmla="*/ T20 w 7049"/>
                              <a:gd name="T22" fmla="+- 0 2441 1805"/>
                              <a:gd name="T23" fmla="*/ 2441 h 1272"/>
                              <a:gd name="T24" fmla="+- 0 6555 2326"/>
                              <a:gd name="T25" fmla="*/ T24 w 7049"/>
                              <a:gd name="T26" fmla="+- 0 2314 1805"/>
                              <a:gd name="T27" fmla="*/ 2314 h 1272"/>
                              <a:gd name="T28" fmla="+- 0 7260 2326"/>
                              <a:gd name="T29" fmla="*/ T28 w 7049"/>
                              <a:gd name="T30" fmla="+- 0 2187 1805"/>
                              <a:gd name="T31" fmla="*/ 2187 h 1272"/>
                              <a:gd name="T32" fmla="+- 0 7965 2326"/>
                              <a:gd name="T33" fmla="*/ T32 w 7049"/>
                              <a:gd name="T34" fmla="+- 0 2060 1805"/>
                              <a:gd name="T35" fmla="*/ 2060 h 1272"/>
                              <a:gd name="T36" fmla="+- 0 8670 2326"/>
                              <a:gd name="T37" fmla="*/ T36 w 7049"/>
                              <a:gd name="T38" fmla="+- 0 1932 1805"/>
                              <a:gd name="T39" fmla="*/ 1932 h 1272"/>
                              <a:gd name="T40" fmla="+- 0 9375 2326"/>
                              <a:gd name="T41" fmla="*/ T40 w 7049"/>
                              <a:gd name="T42" fmla="+- 0 1805 1805"/>
                              <a:gd name="T43" fmla="*/ 1805 h 12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7049" h="1272">
                                <a:moveTo>
                                  <a:pt x="0" y="1272"/>
                                </a:moveTo>
                                <a:lnTo>
                                  <a:pt x="705" y="1144"/>
                                </a:lnTo>
                                <a:lnTo>
                                  <a:pt x="1410" y="1018"/>
                                </a:lnTo>
                                <a:lnTo>
                                  <a:pt x="2114" y="890"/>
                                </a:lnTo>
                                <a:lnTo>
                                  <a:pt x="2819" y="763"/>
                                </a:lnTo>
                                <a:lnTo>
                                  <a:pt x="3524" y="636"/>
                                </a:lnTo>
                                <a:lnTo>
                                  <a:pt x="4229" y="509"/>
                                </a:lnTo>
                                <a:lnTo>
                                  <a:pt x="4934" y="382"/>
                                </a:lnTo>
                                <a:lnTo>
                                  <a:pt x="5639" y="255"/>
                                </a:lnTo>
                                <a:lnTo>
                                  <a:pt x="6344" y="127"/>
                                </a:lnTo>
                                <a:lnTo>
                                  <a:pt x="7049" y="0"/>
                                </a:lnTo>
                              </a:path>
                            </a:pathLst>
                          </a:custGeom>
                          <a:noFill/>
                          <a:ln w="1483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" name="AutoShape 33"/>
                        <wps:cNvSpPr>
                          <a:spLocks/>
                        </wps:cNvSpPr>
                        <wps:spPr bwMode="auto">
                          <a:xfrm>
                            <a:off x="2324" y="1697"/>
                            <a:ext cx="7044" cy="1392"/>
                          </a:xfrm>
                          <a:custGeom>
                            <a:avLst/>
                            <a:gdLst>
                              <a:gd name="T0" fmla="+- 0 2466 2324"/>
                              <a:gd name="T1" fmla="*/ T0 w 7044"/>
                              <a:gd name="T2" fmla="+- 0 3062 1697"/>
                              <a:gd name="T3" fmla="*/ 3062 h 1392"/>
                              <a:gd name="T4" fmla="+- 0 2622 2324"/>
                              <a:gd name="T5" fmla="*/ T4 w 7044"/>
                              <a:gd name="T6" fmla="+- 0 3008 1697"/>
                              <a:gd name="T7" fmla="*/ 3008 h 1392"/>
                              <a:gd name="T8" fmla="+- 0 2718 2324"/>
                              <a:gd name="T9" fmla="*/ T8 w 7044"/>
                              <a:gd name="T10" fmla="+- 0 3013 1697"/>
                              <a:gd name="T11" fmla="*/ 3013 h 1392"/>
                              <a:gd name="T12" fmla="+- 0 2828 2324"/>
                              <a:gd name="T13" fmla="*/ T12 w 7044"/>
                              <a:gd name="T14" fmla="+- 0 2968 1697"/>
                              <a:gd name="T15" fmla="*/ 2968 h 1392"/>
                              <a:gd name="T16" fmla="+- 0 2943 2324"/>
                              <a:gd name="T17" fmla="*/ T16 w 7044"/>
                              <a:gd name="T18" fmla="+- 0 2946 1697"/>
                              <a:gd name="T19" fmla="*/ 2946 h 1392"/>
                              <a:gd name="T20" fmla="+- 0 3057 2324"/>
                              <a:gd name="T21" fmla="*/ T20 w 7044"/>
                              <a:gd name="T22" fmla="+- 0 2923 1697"/>
                              <a:gd name="T23" fmla="*/ 2923 h 1392"/>
                              <a:gd name="T24" fmla="+- 0 3172 2324"/>
                              <a:gd name="T25" fmla="*/ T24 w 7044"/>
                              <a:gd name="T26" fmla="+- 0 2901 1697"/>
                              <a:gd name="T27" fmla="*/ 2901 h 1392"/>
                              <a:gd name="T28" fmla="+- 0 3291 2324"/>
                              <a:gd name="T29" fmla="*/ T28 w 7044"/>
                              <a:gd name="T30" fmla="+- 0 2902 1697"/>
                              <a:gd name="T31" fmla="*/ 2902 h 1392"/>
                              <a:gd name="T32" fmla="+- 0 3447 2324"/>
                              <a:gd name="T33" fmla="*/ T32 w 7044"/>
                              <a:gd name="T34" fmla="+- 0 2848 1697"/>
                              <a:gd name="T35" fmla="*/ 2848 h 1392"/>
                              <a:gd name="T36" fmla="+- 0 3544 2324"/>
                              <a:gd name="T37" fmla="*/ T36 w 7044"/>
                              <a:gd name="T38" fmla="+- 0 2853 1697"/>
                              <a:gd name="T39" fmla="*/ 2853 h 1392"/>
                              <a:gd name="T40" fmla="+- 0 3654 2324"/>
                              <a:gd name="T41" fmla="*/ T40 w 7044"/>
                              <a:gd name="T42" fmla="+- 0 2808 1697"/>
                              <a:gd name="T43" fmla="*/ 2808 h 1392"/>
                              <a:gd name="T44" fmla="+- 0 3768 2324"/>
                              <a:gd name="T45" fmla="*/ T44 w 7044"/>
                              <a:gd name="T46" fmla="+- 0 2786 1697"/>
                              <a:gd name="T47" fmla="*/ 2786 h 1392"/>
                              <a:gd name="T48" fmla="+- 0 3888 2324"/>
                              <a:gd name="T49" fmla="*/ T48 w 7044"/>
                              <a:gd name="T50" fmla="+- 0 2787 1697"/>
                              <a:gd name="T51" fmla="*/ 2787 h 1392"/>
                              <a:gd name="T52" fmla="+- 0 4044 2324"/>
                              <a:gd name="T53" fmla="*/ T52 w 7044"/>
                              <a:gd name="T54" fmla="+- 0 2732 1697"/>
                              <a:gd name="T55" fmla="*/ 2732 h 1392"/>
                              <a:gd name="T56" fmla="+- 0 4140 2324"/>
                              <a:gd name="T57" fmla="*/ T56 w 7044"/>
                              <a:gd name="T58" fmla="+- 0 2738 1697"/>
                              <a:gd name="T59" fmla="*/ 2738 h 1392"/>
                              <a:gd name="T60" fmla="+- 0 4250 2324"/>
                              <a:gd name="T61" fmla="*/ T60 w 7044"/>
                              <a:gd name="T62" fmla="+- 0 2692 1697"/>
                              <a:gd name="T63" fmla="*/ 2692 h 1392"/>
                              <a:gd name="T64" fmla="+- 0 4365 2324"/>
                              <a:gd name="T65" fmla="*/ T64 w 7044"/>
                              <a:gd name="T66" fmla="+- 0 2670 1697"/>
                              <a:gd name="T67" fmla="*/ 2670 h 1392"/>
                              <a:gd name="T68" fmla="+- 0 4502 2324"/>
                              <a:gd name="T69" fmla="*/ T68 w 7044"/>
                              <a:gd name="T70" fmla="+- 0 2643 1697"/>
                              <a:gd name="T71" fmla="*/ 2643 h 1392"/>
                              <a:gd name="T72" fmla="+- 0 4598 2324"/>
                              <a:gd name="T73" fmla="*/ T72 w 7044"/>
                              <a:gd name="T74" fmla="+- 0 2648 1697"/>
                              <a:gd name="T75" fmla="*/ 2648 h 1392"/>
                              <a:gd name="T76" fmla="+- 0 4709 2324"/>
                              <a:gd name="T77" fmla="*/ T76 w 7044"/>
                              <a:gd name="T78" fmla="+- 0 2603 1697"/>
                              <a:gd name="T79" fmla="*/ 2603 h 1392"/>
                              <a:gd name="T80" fmla="+- 0 4823 2324"/>
                              <a:gd name="T81" fmla="*/ T80 w 7044"/>
                              <a:gd name="T82" fmla="+- 0 2580 1697"/>
                              <a:gd name="T83" fmla="*/ 2580 h 1392"/>
                              <a:gd name="T84" fmla="+- 0 4942 2324"/>
                              <a:gd name="T85" fmla="*/ T84 w 7044"/>
                              <a:gd name="T86" fmla="+- 0 2581 1697"/>
                              <a:gd name="T87" fmla="*/ 2581 h 1392"/>
                              <a:gd name="T88" fmla="+- 0 5098 2324"/>
                              <a:gd name="T89" fmla="*/ T88 w 7044"/>
                              <a:gd name="T90" fmla="+- 0 2526 1697"/>
                              <a:gd name="T91" fmla="*/ 2526 h 1392"/>
                              <a:gd name="T92" fmla="+- 0 5167 2324"/>
                              <a:gd name="T93" fmla="*/ T92 w 7044"/>
                              <a:gd name="T94" fmla="+- 0 2513 1697"/>
                              <a:gd name="T95" fmla="*/ 2513 h 1392"/>
                              <a:gd name="T96" fmla="+- 0 5282 2324"/>
                              <a:gd name="T97" fmla="*/ T96 w 7044"/>
                              <a:gd name="T98" fmla="+- 0 2490 1697"/>
                              <a:gd name="T99" fmla="*/ 2490 h 1392"/>
                              <a:gd name="T100" fmla="+- 0 5401 2324"/>
                              <a:gd name="T101" fmla="*/ T100 w 7044"/>
                              <a:gd name="T102" fmla="+- 0 2491 1697"/>
                              <a:gd name="T103" fmla="*/ 2491 h 1392"/>
                              <a:gd name="T104" fmla="+- 0 5557 2324"/>
                              <a:gd name="T105" fmla="*/ T104 w 7044"/>
                              <a:gd name="T106" fmla="+- 0 2438 1697"/>
                              <a:gd name="T107" fmla="*/ 2438 h 1392"/>
                              <a:gd name="T108" fmla="+- 0 5653 2324"/>
                              <a:gd name="T109" fmla="*/ T108 w 7044"/>
                              <a:gd name="T110" fmla="+- 0 2443 1697"/>
                              <a:gd name="T111" fmla="*/ 2443 h 1392"/>
                              <a:gd name="T112" fmla="+- 0 5763 2324"/>
                              <a:gd name="T113" fmla="*/ T112 w 7044"/>
                              <a:gd name="T114" fmla="+- 0 2398 1697"/>
                              <a:gd name="T115" fmla="*/ 2398 h 1392"/>
                              <a:gd name="T116" fmla="+- 0 5878 2324"/>
                              <a:gd name="T117" fmla="*/ T116 w 7044"/>
                              <a:gd name="T118" fmla="+- 0 2376 1697"/>
                              <a:gd name="T119" fmla="*/ 2376 h 1392"/>
                              <a:gd name="T120" fmla="+- 0 5997 2324"/>
                              <a:gd name="T121" fmla="*/ T120 w 7044"/>
                              <a:gd name="T122" fmla="+- 0 2376 1697"/>
                              <a:gd name="T123" fmla="*/ 2376 h 1392"/>
                              <a:gd name="T124" fmla="+- 0 6153 2324"/>
                              <a:gd name="T125" fmla="*/ T124 w 7044"/>
                              <a:gd name="T126" fmla="+- 0 2321 1697"/>
                              <a:gd name="T127" fmla="*/ 2321 h 1392"/>
                              <a:gd name="T128" fmla="+- 0 6249 2324"/>
                              <a:gd name="T129" fmla="*/ T128 w 7044"/>
                              <a:gd name="T130" fmla="+- 0 2326 1697"/>
                              <a:gd name="T131" fmla="*/ 2326 h 1392"/>
                              <a:gd name="T132" fmla="+- 0 6359 2324"/>
                              <a:gd name="T133" fmla="*/ T132 w 7044"/>
                              <a:gd name="T134" fmla="+- 0 2281 1697"/>
                              <a:gd name="T135" fmla="*/ 2281 h 1392"/>
                              <a:gd name="T136" fmla="+- 0 6474 2324"/>
                              <a:gd name="T137" fmla="*/ T136 w 7044"/>
                              <a:gd name="T138" fmla="+- 0 2258 1697"/>
                              <a:gd name="T139" fmla="*/ 2258 h 1392"/>
                              <a:gd name="T140" fmla="+- 0 6589 2324"/>
                              <a:gd name="T141" fmla="*/ T140 w 7044"/>
                              <a:gd name="T142" fmla="+- 0 2235 1697"/>
                              <a:gd name="T143" fmla="*/ 2235 h 1392"/>
                              <a:gd name="T144" fmla="+- 0 6703 2324"/>
                              <a:gd name="T145" fmla="*/ T144 w 7044"/>
                              <a:gd name="T146" fmla="+- 0 2213 1697"/>
                              <a:gd name="T147" fmla="*/ 2213 h 1392"/>
                              <a:gd name="T148" fmla="+- 0 6822 2324"/>
                              <a:gd name="T149" fmla="*/ T148 w 7044"/>
                              <a:gd name="T150" fmla="+- 0 2214 1697"/>
                              <a:gd name="T151" fmla="*/ 2214 h 1392"/>
                              <a:gd name="T152" fmla="+- 0 6978 2324"/>
                              <a:gd name="T153" fmla="*/ T152 w 7044"/>
                              <a:gd name="T154" fmla="+- 0 2160 1697"/>
                              <a:gd name="T155" fmla="*/ 2160 h 1392"/>
                              <a:gd name="T156" fmla="+- 0 7074 2324"/>
                              <a:gd name="T157" fmla="*/ T156 w 7044"/>
                              <a:gd name="T158" fmla="+- 0 2165 1697"/>
                              <a:gd name="T159" fmla="*/ 2165 h 1392"/>
                              <a:gd name="T160" fmla="+- 0 7185 2324"/>
                              <a:gd name="T161" fmla="*/ T160 w 7044"/>
                              <a:gd name="T162" fmla="+- 0 2120 1697"/>
                              <a:gd name="T163" fmla="*/ 2120 h 1392"/>
                              <a:gd name="T164" fmla="+- 0 7300 2324"/>
                              <a:gd name="T165" fmla="*/ T164 w 7044"/>
                              <a:gd name="T166" fmla="+- 0 2098 1697"/>
                              <a:gd name="T167" fmla="*/ 2098 h 1392"/>
                              <a:gd name="T168" fmla="+- 0 7419 2324"/>
                              <a:gd name="T169" fmla="*/ T168 w 7044"/>
                              <a:gd name="T170" fmla="+- 0 2099 1697"/>
                              <a:gd name="T171" fmla="*/ 2099 h 1392"/>
                              <a:gd name="T172" fmla="+- 0 7575 2324"/>
                              <a:gd name="T173" fmla="*/ T172 w 7044"/>
                              <a:gd name="T174" fmla="+- 0 2046 1697"/>
                              <a:gd name="T175" fmla="*/ 2046 h 1392"/>
                              <a:gd name="T176" fmla="+- 0 7671 2324"/>
                              <a:gd name="T177" fmla="*/ T176 w 7044"/>
                              <a:gd name="T178" fmla="+- 0 2051 1697"/>
                              <a:gd name="T179" fmla="*/ 2051 h 1392"/>
                              <a:gd name="T180" fmla="+- 0 7781 2324"/>
                              <a:gd name="T181" fmla="*/ T180 w 7044"/>
                              <a:gd name="T182" fmla="+- 0 2007 1697"/>
                              <a:gd name="T183" fmla="*/ 2007 h 1392"/>
                              <a:gd name="T184" fmla="+- 0 7896 2324"/>
                              <a:gd name="T185" fmla="*/ T184 w 7044"/>
                              <a:gd name="T186" fmla="+- 0 1985 1697"/>
                              <a:gd name="T187" fmla="*/ 1985 h 1392"/>
                              <a:gd name="T188" fmla="+- 0 8015 2324"/>
                              <a:gd name="T189" fmla="*/ T188 w 7044"/>
                              <a:gd name="T190" fmla="+- 0 1986 1697"/>
                              <a:gd name="T191" fmla="*/ 1986 h 1392"/>
                              <a:gd name="T192" fmla="+- 0 8171 2324"/>
                              <a:gd name="T193" fmla="*/ T192 w 7044"/>
                              <a:gd name="T194" fmla="+- 0 1932 1697"/>
                              <a:gd name="T195" fmla="*/ 1932 h 1392"/>
                              <a:gd name="T196" fmla="+- 0 8267 2324"/>
                              <a:gd name="T197" fmla="*/ T196 w 7044"/>
                              <a:gd name="T198" fmla="+- 0 1937 1697"/>
                              <a:gd name="T199" fmla="*/ 1937 h 1392"/>
                              <a:gd name="T200" fmla="+- 0 8377 2324"/>
                              <a:gd name="T201" fmla="*/ T200 w 7044"/>
                              <a:gd name="T202" fmla="+- 0 1891 1697"/>
                              <a:gd name="T203" fmla="*/ 1891 h 1392"/>
                              <a:gd name="T204" fmla="+- 0 8492 2324"/>
                              <a:gd name="T205" fmla="*/ T204 w 7044"/>
                              <a:gd name="T206" fmla="+- 0 1869 1697"/>
                              <a:gd name="T207" fmla="*/ 1869 h 1392"/>
                              <a:gd name="T208" fmla="+- 0 8611 2324"/>
                              <a:gd name="T209" fmla="*/ T208 w 7044"/>
                              <a:gd name="T210" fmla="+- 0 1869 1697"/>
                              <a:gd name="T211" fmla="*/ 1869 h 1392"/>
                              <a:gd name="T212" fmla="+- 0 8721 2324"/>
                              <a:gd name="T213" fmla="*/ T212 w 7044"/>
                              <a:gd name="T214" fmla="+- 0 1824 1697"/>
                              <a:gd name="T215" fmla="*/ 1824 h 1392"/>
                              <a:gd name="T216" fmla="+- 0 8840 2324"/>
                              <a:gd name="T217" fmla="*/ T216 w 7044"/>
                              <a:gd name="T218" fmla="+- 0 1824 1697"/>
                              <a:gd name="T219" fmla="*/ 1824 h 1392"/>
                              <a:gd name="T220" fmla="+- 0 8996 2324"/>
                              <a:gd name="T221" fmla="*/ T220 w 7044"/>
                              <a:gd name="T222" fmla="+- 0 1769 1697"/>
                              <a:gd name="T223" fmla="*/ 1769 h 1392"/>
                              <a:gd name="T224" fmla="+- 0 9092 2324"/>
                              <a:gd name="T225" fmla="*/ T224 w 7044"/>
                              <a:gd name="T226" fmla="+- 0 1774 1697"/>
                              <a:gd name="T227" fmla="*/ 1774 h 1392"/>
                              <a:gd name="T228" fmla="+- 0 9202 2324"/>
                              <a:gd name="T229" fmla="*/ T228 w 7044"/>
                              <a:gd name="T230" fmla="+- 0 1729 1697"/>
                              <a:gd name="T231" fmla="*/ 1729 h 1392"/>
                              <a:gd name="T232" fmla="+- 0 9317 2324"/>
                              <a:gd name="T233" fmla="*/ T232 w 7044"/>
                              <a:gd name="T234" fmla="+- 0 1706 1697"/>
                              <a:gd name="T235" fmla="*/ 1706 h 13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</a:cxnLst>
                            <a:rect l="0" t="0" r="r" b="b"/>
                            <a:pathLst>
                              <a:path w="7044" h="1392">
                                <a:moveTo>
                                  <a:pt x="68" y="1355"/>
                                </a:moveTo>
                                <a:lnTo>
                                  <a:pt x="46" y="1360"/>
                                </a:lnTo>
                                <a:lnTo>
                                  <a:pt x="50" y="1382"/>
                                </a:lnTo>
                                <a:lnTo>
                                  <a:pt x="73" y="1378"/>
                                </a:lnTo>
                                <a:lnTo>
                                  <a:pt x="68" y="1355"/>
                                </a:lnTo>
                                <a:close/>
                                <a:moveTo>
                                  <a:pt x="114" y="1346"/>
                                </a:moveTo>
                                <a:lnTo>
                                  <a:pt x="92" y="1351"/>
                                </a:lnTo>
                                <a:lnTo>
                                  <a:pt x="96" y="1374"/>
                                </a:lnTo>
                                <a:lnTo>
                                  <a:pt x="119" y="1369"/>
                                </a:lnTo>
                                <a:lnTo>
                                  <a:pt x="114" y="1346"/>
                                </a:lnTo>
                                <a:close/>
                                <a:moveTo>
                                  <a:pt x="160" y="1337"/>
                                </a:moveTo>
                                <a:lnTo>
                                  <a:pt x="137" y="1342"/>
                                </a:lnTo>
                                <a:lnTo>
                                  <a:pt x="142" y="1365"/>
                                </a:lnTo>
                                <a:lnTo>
                                  <a:pt x="165" y="1360"/>
                                </a:lnTo>
                                <a:lnTo>
                                  <a:pt x="160" y="1337"/>
                                </a:lnTo>
                                <a:close/>
                                <a:moveTo>
                                  <a:pt x="206" y="1329"/>
                                </a:moveTo>
                                <a:lnTo>
                                  <a:pt x="183" y="1333"/>
                                </a:lnTo>
                                <a:lnTo>
                                  <a:pt x="187" y="1356"/>
                                </a:lnTo>
                                <a:lnTo>
                                  <a:pt x="211" y="1351"/>
                                </a:lnTo>
                                <a:lnTo>
                                  <a:pt x="206" y="1329"/>
                                </a:lnTo>
                                <a:close/>
                                <a:moveTo>
                                  <a:pt x="252" y="1320"/>
                                </a:moveTo>
                                <a:lnTo>
                                  <a:pt x="229" y="1324"/>
                                </a:lnTo>
                                <a:lnTo>
                                  <a:pt x="233" y="1347"/>
                                </a:lnTo>
                                <a:lnTo>
                                  <a:pt x="256" y="1342"/>
                                </a:lnTo>
                                <a:lnTo>
                                  <a:pt x="252" y="1320"/>
                                </a:lnTo>
                                <a:close/>
                                <a:moveTo>
                                  <a:pt x="298" y="1311"/>
                                </a:moveTo>
                                <a:lnTo>
                                  <a:pt x="275" y="1315"/>
                                </a:lnTo>
                                <a:lnTo>
                                  <a:pt x="279" y="1338"/>
                                </a:lnTo>
                                <a:lnTo>
                                  <a:pt x="302" y="1334"/>
                                </a:lnTo>
                                <a:lnTo>
                                  <a:pt x="298" y="1311"/>
                                </a:lnTo>
                                <a:close/>
                                <a:moveTo>
                                  <a:pt x="344" y="1302"/>
                                </a:moveTo>
                                <a:lnTo>
                                  <a:pt x="321" y="1306"/>
                                </a:lnTo>
                                <a:lnTo>
                                  <a:pt x="325" y="1329"/>
                                </a:lnTo>
                                <a:lnTo>
                                  <a:pt x="348" y="1325"/>
                                </a:lnTo>
                                <a:lnTo>
                                  <a:pt x="344" y="1302"/>
                                </a:lnTo>
                                <a:close/>
                                <a:moveTo>
                                  <a:pt x="390" y="1293"/>
                                </a:moveTo>
                                <a:lnTo>
                                  <a:pt x="367" y="1297"/>
                                </a:lnTo>
                                <a:lnTo>
                                  <a:pt x="371" y="1320"/>
                                </a:lnTo>
                                <a:lnTo>
                                  <a:pt x="394" y="1316"/>
                                </a:lnTo>
                                <a:lnTo>
                                  <a:pt x="390" y="1293"/>
                                </a:lnTo>
                                <a:close/>
                                <a:moveTo>
                                  <a:pt x="436" y="1284"/>
                                </a:moveTo>
                                <a:lnTo>
                                  <a:pt x="412" y="1289"/>
                                </a:lnTo>
                                <a:lnTo>
                                  <a:pt x="417" y="1311"/>
                                </a:lnTo>
                                <a:lnTo>
                                  <a:pt x="440" y="1307"/>
                                </a:lnTo>
                                <a:lnTo>
                                  <a:pt x="436" y="1284"/>
                                </a:lnTo>
                                <a:close/>
                                <a:moveTo>
                                  <a:pt x="481" y="1275"/>
                                </a:moveTo>
                                <a:lnTo>
                                  <a:pt x="458" y="1280"/>
                                </a:lnTo>
                                <a:lnTo>
                                  <a:pt x="463" y="1302"/>
                                </a:lnTo>
                                <a:lnTo>
                                  <a:pt x="486" y="1298"/>
                                </a:lnTo>
                                <a:lnTo>
                                  <a:pt x="481" y="1275"/>
                                </a:lnTo>
                                <a:close/>
                                <a:moveTo>
                                  <a:pt x="527" y="1266"/>
                                </a:moveTo>
                                <a:lnTo>
                                  <a:pt x="504" y="1271"/>
                                </a:lnTo>
                                <a:lnTo>
                                  <a:pt x="509" y="1294"/>
                                </a:lnTo>
                                <a:lnTo>
                                  <a:pt x="531" y="1289"/>
                                </a:lnTo>
                                <a:lnTo>
                                  <a:pt x="527" y="1266"/>
                                </a:lnTo>
                                <a:close/>
                                <a:moveTo>
                                  <a:pt x="573" y="1257"/>
                                </a:moveTo>
                                <a:lnTo>
                                  <a:pt x="550" y="1262"/>
                                </a:lnTo>
                                <a:lnTo>
                                  <a:pt x="555" y="1285"/>
                                </a:lnTo>
                                <a:lnTo>
                                  <a:pt x="577" y="1280"/>
                                </a:lnTo>
                                <a:lnTo>
                                  <a:pt x="573" y="1257"/>
                                </a:lnTo>
                                <a:close/>
                                <a:moveTo>
                                  <a:pt x="619" y="1249"/>
                                </a:moveTo>
                                <a:lnTo>
                                  <a:pt x="596" y="1253"/>
                                </a:lnTo>
                                <a:lnTo>
                                  <a:pt x="601" y="1276"/>
                                </a:lnTo>
                                <a:lnTo>
                                  <a:pt x="623" y="1271"/>
                                </a:lnTo>
                                <a:lnTo>
                                  <a:pt x="619" y="1249"/>
                                </a:lnTo>
                                <a:close/>
                                <a:moveTo>
                                  <a:pt x="665" y="1240"/>
                                </a:moveTo>
                                <a:lnTo>
                                  <a:pt x="642" y="1244"/>
                                </a:lnTo>
                                <a:lnTo>
                                  <a:pt x="646" y="1267"/>
                                </a:lnTo>
                                <a:lnTo>
                                  <a:pt x="669" y="1262"/>
                                </a:lnTo>
                                <a:lnTo>
                                  <a:pt x="665" y="1240"/>
                                </a:lnTo>
                                <a:close/>
                                <a:moveTo>
                                  <a:pt x="711" y="1231"/>
                                </a:moveTo>
                                <a:lnTo>
                                  <a:pt x="688" y="1235"/>
                                </a:lnTo>
                                <a:lnTo>
                                  <a:pt x="692" y="1258"/>
                                </a:lnTo>
                                <a:lnTo>
                                  <a:pt x="709" y="1255"/>
                                </a:lnTo>
                                <a:lnTo>
                                  <a:pt x="715" y="1254"/>
                                </a:lnTo>
                                <a:lnTo>
                                  <a:pt x="711" y="1231"/>
                                </a:lnTo>
                                <a:close/>
                                <a:moveTo>
                                  <a:pt x="757" y="1222"/>
                                </a:moveTo>
                                <a:lnTo>
                                  <a:pt x="733" y="1226"/>
                                </a:lnTo>
                                <a:lnTo>
                                  <a:pt x="738" y="1249"/>
                                </a:lnTo>
                                <a:lnTo>
                                  <a:pt x="761" y="1245"/>
                                </a:lnTo>
                                <a:lnTo>
                                  <a:pt x="757" y="1222"/>
                                </a:lnTo>
                                <a:close/>
                                <a:moveTo>
                                  <a:pt x="802" y="1213"/>
                                </a:moveTo>
                                <a:lnTo>
                                  <a:pt x="779" y="1218"/>
                                </a:lnTo>
                                <a:lnTo>
                                  <a:pt x="784" y="1240"/>
                                </a:lnTo>
                                <a:lnTo>
                                  <a:pt x="807" y="1236"/>
                                </a:lnTo>
                                <a:lnTo>
                                  <a:pt x="802" y="1213"/>
                                </a:lnTo>
                                <a:close/>
                                <a:moveTo>
                                  <a:pt x="848" y="1204"/>
                                </a:moveTo>
                                <a:lnTo>
                                  <a:pt x="825" y="1209"/>
                                </a:lnTo>
                                <a:lnTo>
                                  <a:pt x="830" y="1231"/>
                                </a:lnTo>
                                <a:lnTo>
                                  <a:pt x="853" y="1227"/>
                                </a:lnTo>
                                <a:lnTo>
                                  <a:pt x="848" y="1204"/>
                                </a:lnTo>
                                <a:close/>
                                <a:moveTo>
                                  <a:pt x="894" y="1195"/>
                                </a:moveTo>
                                <a:lnTo>
                                  <a:pt x="871" y="1200"/>
                                </a:lnTo>
                                <a:lnTo>
                                  <a:pt x="876" y="1223"/>
                                </a:lnTo>
                                <a:lnTo>
                                  <a:pt x="899" y="1218"/>
                                </a:lnTo>
                                <a:lnTo>
                                  <a:pt x="894" y="1195"/>
                                </a:lnTo>
                                <a:close/>
                                <a:moveTo>
                                  <a:pt x="940" y="1187"/>
                                </a:moveTo>
                                <a:lnTo>
                                  <a:pt x="917" y="1191"/>
                                </a:lnTo>
                                <a:lnTo>
                                  <a:pt x="921" y="1214"/>
                                </a:lnTo>
                                <a:lnTo>
                                  <a:pt x="945" y="1210"/>
                                </a:lnTo>
                                <a:lnTo>
                                  <a:pt x="940" y="1187"/>
                                </a:lnTo>
                                <a:close/>
                                <a:moveTo>
                                  <a:pt x="986" y="1178"/>
                                </a:moveTo>
                                <a:lnTo>
                                  <a:pt x="963" y="1182"/>
                                </a:lnTo>
                                <a:lnTo>
                                  <a:pt x="967" y="1205"/>
                                </a:lnTo>
                                <a:lnTo>
                                  <a:pt x="990" y="1200"/>
                                </a:lnTo>
                                <a:lnTo>
                                  <a:pt x="986" y="1178"/>
                                </a:lnTo>
                                <a:close/>
                                <a:moveTo>
                                  <a:pt x="1032" y="1169"/>
                                </a:moveTo>
                                <a:lnTo>
                                  <a:pt x="1009" y="1173"/>
                                </a:lnTo>
                                <a:lnTo>
                                  <a:pt x="1013" y="1196"/>
                                </a:lnTo>
                                <a:lnTo>
                                  <a:pt x="1036" y="1192"/>
                                </a:lnTo>
                                <a:lnTo>
                                  <a:pt x="1032" y="1169"/>
                                </a:lnTo>
                                <a:close/>
                                <a:moveTo>
                                  <a:pt x="1078" y="1160"/>
                                </a:moveTo>
                                <a:lnTo>
                                  <a:pt x="1055" y="1164"/>
                                </a:lnTo>
                                <a:lnTo>
                                  <a:pt x="1059" y="1187"/>
                                </a:lnTo>
                                <a:lnTo>
                                  <a:pt x="1082" y="1183"/>
                                </a:lnTo>
                                <a:lnTo>
                                  <a:pt x="1078" y="1160"/>
                                </a:lnTo>
                                <a:close/>
                                <a:moveTo>
                                  <a:pt x="1123" y="1151"/>
                                </a:moveTo>
                                <a:lnTo>
                                  <a:pt x="1101" y="1156"/>
                                </a:lnTo>
                                <a:lnTo>
                                  <a:pt x="1105" y="1179"/>
                                </a:lnTo>
                                <a:lnTo>
                                  <a:pt x="1128" y="1174"/>
                                </a:lnTo>
                                <a:lnTo>
                                  <a:pt x="1123" y="1151"/>
                                </a:lnTo>
                                <a:close/>
                                <a:moveTo>
                                  <a:pt x="1169" y="1142"/>
                                </a:moveTo>
                                <a:lnTo>
                                  <a:pt x="1147" y="1147"/>
                                </a:lnTo>
                                <a:lnTo>
                                  <a:pt x="1151" y="1170"/>
                                </a:lnTo>
                                <a:lnTo>
                                  <a:pt x="1174" y="1165"/>
                                </a:lnTo>
                                <a:lnTo>
                                  <a:pt x="1169" y="1142"/>
                                </a:lnTo>
                                <a:close/>
                                <a:moveTo>
                                  <a:pt x="1215" y="1133"/>
                                </a:moveTo>
                                <a:lnTo>
                                  <a:pt x="1192" y="1138"/>
                                </a:lnTo>
                                <a:lnTo>
                                  <a:pt x="1197" y="1161"/>
                                </a:lnTo>
                                <a:lnTo>
                                  <a:pt x="1220" y="1156"/>
                                </a:lnTo>
                                <a:lnTo>
                                  <a:pt x="1215" y="1133"/>
                                </a:lnTo>
                                <a:close/>
                                <a:moveTo>
                                  <a:pt x="1261" y="1125"/>
                                </a:moveTo>
                                <a:lnTo>
                                  <a:pt x="1238" y="1129"/>
                                </a:lnTo>
                                <a:lnTo>
                                  <a:pt x="1242" y="1152"/>
                                </a:lnTo>
                                <a:lnTo>
                                  <a:pt x="1266" y="1148"/>
                                </a:lnTo>
                                <a:lnTo>
                                  <a:pt x="1261" y="1125"/>
                                </a:lnTo>
                                <a:close/>
                                <a:moveTo>
                                  <a:pt x="1307" y="1116"/>
                                </a:moveTo>
                                <a:lnTo>
                                  <a:pt x="1284" y="1120"/>
                                </a:lnTo>
                                <a:lnTo>
                                  <a:pt x="1288" y="1143"/>
                                </a:lnTo>
                                <a:lnTo>
                                  <a:pt x="1311" y="1139"/>
                                </a:lnTo>
                                <a:lnTo>
                                  <a:pt x="1307" y="1116"/>
                                </a:lnTo>
                                <a:close/>
                                <a:moveTo>
                                  <a:pt x="1353" y="1107"/>
                                </a:moveTo>
                                <a:lnTo>
                                  <a:pt x="1330" y="1111"/>
                                </a:lnTo>
                                <a:lnTo>
                                  <a:pt x="1334" y="1134"/>
                                </a:lnTo>
                                <a:lnTo>
                                  <a:pt x="1357" y="1130"/>
                                </a:lnTo>
                                <a:lnTo>
                                  <a:pt x="1353" y="1107"/>
                                </a:lnTo>
                                <a:close/>
                                <a:moveTo>
                                  <a:pt x="1399" y="1098"/>
                                </a:moveTo>
                                <a:lnTo>
                                  <a:pt x="1376" y="1102"/>
                                </a:lnTo>
                                <a:lnTo>
                                  <a:pt x="1380" y="1125"/>
                                </a:lnTo>
                                <a:lnTo>
                                  <a:pt x="1403" y="1121"/>
                                </a:lnTo>
                                <a:lnTo>
                                  <a:pt x="1399" y="1098"/>
                                </a:lnTo>
                                <a:close/>
                                <a:moveTo>
                                  <a:pt x="1444" y="1089"/>
                                </a:moveTo>
                                <a:lnTo>
                                  <a:pt x="1422" y="1093"/>
                                </a:lnTo>
                                <a:lnTo>
                                  <a:pt x="1426" y="1117"/>
                                </a:lnTo>
                                <a:lnTo>
                                  <a:pt x="1449" y="1112"/>
                                </a:lnTo>
                                <a:lnTo>
                                  <a:pt x="1444" y="1089"/>
                                </a:lnTo>
                                <a:close/>
                                <a:moveTo>
                                  <a:pt x="1490" y="1080"/>
                                </a:moveTo>
                                <a:lnTo>
                                  <a:pt x="1468" y="1085"/>
                                </a:lnTo>
                                <a:lnTo>
                                  <a:pt x="1472" y="1108"/>
                                </a:lnTo>
                                <a:lnTo>
                                  <a:pt x="1495" y="1103"/>
                                </a:lnTo>
                                <a:lnTo>
                                  <a:pt x="1490" y="1080"/>
                                </a:lnTo>
                                <a:close/>
                                <a:moveTo>
                                  <a:pt x="1536" y="1072"/>
                                </a:moveTo>
                                <a:lnTo>
                                  <a:pt x="1513" y="1076"/>
                                </a:lnTo>
                                <a:lnTo>
                                  <a:pt x="1518" y="1099"/>
                                </a:lnTo>
                                <a:lnTo>
                                  <a:pt x="1541" y="1094"/>
                                </a:lnTo>
                                <a:lnTo>
                                  <a:pt x="1536" y="1072"/>
                                </a:lnTo>
                                <a:close/>
                                <a:moveTo>
                                  <a:pt x="1582" y="1062"/>
                                </a:moveTo>
                                <a:lnTo>
                                  <a:pt x="1559" y="1067"/>
                                </a:lnTo>
                                <a:lnTo>
                                  <a:pt x="1564" y="1090"/>
                                </a:lnTo>
                                <a:lnTo>
                                  <a:pt x="1587" y="1085"/>
                                </a:lnTo>
                                <a:lnTo>
                                  <a:pt x="1582" y="1062"/>
                                </a:lnTo>
                                <a:close/>
                                <a:moveTo>
                                  <a:pt x="1628" y="1053"/>
                                </a:moveTo>
                                <a:lnTo>
                                  <a:pt x="1605" y="1058"/>
                                </a:lnTo>
                                <a:lnTo>
                                  <a:pt x="1610" y="1081"/>
                                </a:lnTo>
                                <a:lnTo>
                                  <a:pt x="1632" y="1076"/>
                                </a:lnTo>
                                <a:lnTo>
                                  <a:pt x="1628" y="1053"/>
                                </a:lnTo>
                                <a:close/>
                                <a:moveTo>
                                  <a:pt x="1674" y="1044"/>
                                </a:moveTo>
                                <a:lnTo>
                                  <a:pt x="1651" y="1049"/>
                                </a:lnTo>
                                <a:lnTo>
                                  <a:pt x="1656" y="1072"/>
                                </a:lnTo>
                                <a:lnTo>
                                  <a:pt x="1678" y="1067"/>
                                </a:lnTo>
                                <a:lnTo>
                                  <a:pt x="1674" y="1044"/>
                                </a:lnTo>
                                <a:close/>
                                <a:moveTo>
                                  <a:pt x="1720" y="1035"/>
                                </a:moveTo>
                                <a:lnTo>
                                  <a:pt x="1697" y="1040"/>
                                </a:lnTo>
                                <a:lnTo>
                                  <a:pt x="1701" y="1063"/>
                                </a:lnTo>
                                <a:lnTo>
                                  <a:pt x="1724" y="1059"/>
                                </a:lnTo>
                                <a:lnTo>
                                  <a:pt x="1720" y="1035"/>
                                </a:lnTo>
                                <a:close/>
                                <a:moveTo>
                                  <a:pt x="1766" y="1027"/>
                                </a:moveTo>
                                <a:lnTo>
                                  <a:pt x="1742" y="1031"/>
                                </a:lnTo>
                                <a:lnTo>
                                  <a:pt x="1747" y="1054"/>
                                </a:lnTo>
                                <a:lnTo>
                                  <a:pt x="1770" y="1050"/>
                                </a:lnTo>
                                <a:lnTo>
                                  <a:pt x="1766" y="1027"/>
                                </a:lnTo>
                                <a:close/>
                                <a:moveTo>
                                  <a:pt x="1811" y="1018"/>
                                </a:moveTo>
                                <a:lnTo>
                                  <a:pt x="1788" y="1022"/>
                                </a:lnTo>
                                <a:lnTo>
                                  <a:pt x="1793" y="1045"/>
                                </a:lnTo>
                                <a:lnTo>
                                  <a:pt x="1816" y="1041"/>
                                </a:lnTo>
                                <a:lnTo>
                                  <a:pt x="1811" y="1018"/>
                                </a:lnTo>
                                <a:close/>
                                <a:moveTo>
                                  <a:pt x="1857" y="1009"/>
                                </a:moveTo>
                                <a:lnTo>
                                  <a:pt x="1834" y="1013"/>
                                </a:lnTo>
                                <a:lnTo>
                                  <a:pt x="1839" y="1036"/>
                                </a:lnTo>
                                <a:lnTo>
                                  <a:pt x="1861" y="1032"/>
                                </a:lnTo>
                                <a:lnTo>
                                  <a:pt x="1857" y="1009"/>
                                </a:lnTo>
                                <a:close/>
                                <a:moveTo>
                                  <a:pt x="1903" y="1000"/>
                                </a:moveTo>
                                <a:lnTo>
                                  <a:pt x="1880" y="1004"/>
                                </a:lnTo>
                                <a:lnTo>
                                  <a:pt x="1885" y="1027"/>
                                </a:lnTo>
                                <a:lnTo>
                                  <a:pt x="1907" y="1023"/>
                                </a:lnTo>
                                <a:lnTo>
                                  <a:pt x="1903" y="1000"/>
                                </a:lnTo>
                                <a:close/>
                                <a:moveTo>
                                  <a:pt x="1949" y="991"/>
                                </a:moveTo>
                                <a:lnTo>
                                  <a:pt x="1926" y="995"/>
                                </a:lnTo>
                                <a:lnTo>
                                  <a:pt x="1930" y="1018"/>
                                </a:lnTo>
                                <a:lnTo>
                                  <a:pt x="1953" y="1014"/>
                                </a:lnTo>
                                <a:lnTo>
                                  <a:pt x="1949" y="991"/>
                                </a:lnTo>
                                <a:close/>
                                <a:moveTo>
                                  <a:pt x="1995" y="982"/>
                                </a:moveTo>
                                <a:lnTo>
                                  <a:pt x="1972" y="986"/>
                                </a:lnTo>
                                <a:lnTo>
                                  <a:pt x="1976" y="1009"/>
                                </a:lnTo>
                                <a:lnTo>
                                  <a:pt x="1999" y="1005"/>
                                </a:lnTo>
                                <a:lnTo>
                                  <a:pt x="1995" y="982"/>
                                </a:lnTo>
                                <a:close/>
                                <a:moveTo>
                                  <a:pt x="2041" y="973"/>
                                </a:moveTo>
                                <a:lnTo>
                                  <a:pt x="2018" y="977"/>
                                </a:lnTo>
                                <a:lnTo>
                                  <a:pt x="2022" y="1001"/>
                                </a:lnTo>
                                <a:lnTo>
                                  <a:pt x="2045" y="996"/>
                                </a:lnTo>
                                <a:lnTo>
                                  <a:pt x="2041" y="973"/>
                                </a:lnTo>
                                <a:close/>
                                <a:moveTo>
                                  <a:pt x="2086" y="964"/>
                                </a:moveTo>
                                <a:lnTo>
                                  <a:pt x="2064" y="968"/>
                                </a:lnTo>
                                <a:lnTo>
                                  <a:pt x="2068" y="992"/>
                                </a:lnTo>
                                <a:lnTo>
                                  <a:pt x="2091" y="987"/>
                                </a:lnTo>
                                <a:lnTo>
                                  <a:pt x="2086" y="964"/>
                                </a:lnTo>
                                <a:close/>
                                <a:moveTo>
                                  <a:pt x="2132" y="955"/>
                                </a:moveTo>
                                <a:lnTo>
                                  <a:pt x="2114" y="958"/>
                                </a:lnTo>
                                <a:lnTo>
                                  <a:pt x="2110" y="960"/>
                                </a:lnTo>
                                <a:lnTo>
                                  <a:pt x="2114" y="983"/>
                                </a:lnTo>
                                <a:lnTo>
                                  <a:pt x="2119" y="982"/>
                                </a:lnTo>
                                <a:lnTo>
                                  <a:pt x="2137" y="978"/>
                                </a:lnTo>
                                <a:lnTo>
                                  <a:pt x="2132" y="955"/>
                                </a:lnTo>
                                <a:close/>
                                <a:moveTo>
                                  <a:pt x="2178" y="946"/>
                                </a:moveTo>
                                <a:lnTo>
                                  <a:pt x="2155" y="951"/>
                                </a:lnTo>
                                <a:lnTo>
                                  <a:pt x="2160" y="974"/>
                                </a:lnTo>
                                <a:lnTo>
                                  <a:pt x="2183" y="969"/>
                                </a:lnTo>
                                <a:lnTo>
                                  <a:pt x="2178" y="946"/>
                                </a:lnTo>
                                <a:close/>
                                <a:moveTo>
                                  <a:pt x="2224" y="937"/>
                                </a:moveTo>
                                <a:lnTo>
                                  <a:pt x="2201" y="942"/>
                                </a:lnTo>
                                <a:lnTo>
                                  <a:pt x="2205" y="964"/>
                                </a:lnTo>
                                <a:lnTo>
                                  <a:pt x="2229" y="960"/>
                                </a:lnTo>
                                <a:lnTo>
                                  <a:pt x="2224" y="937"/>
                                </a:lnTo>
                                <a:close/>
                                <a:moveTo>
                                  <a:pt x="2270" y="928"/>
                                </a:moveTo>
                                <a:lnTo>
                                  <a:pt x="2247" y="933"/>
                                </a:lnTo>
                                <a:lnTo>
                                  <a:pt x="2251" y="955"/>
                                </a:lnTo>
                                <a:lnTo>
                                  <a:pt x="2274" y="951"/>
                                </a:lnTo>
                                <a:lnTo>
                                  <a:pt x="2270" y="928"/>
                                </a:lnTo>
                                <a:close/>
                                <a:moveTo>
                                  <a:pt x="2316" y="919"/>
                                </a:moveTo>
                                <a:lnTo>
                                  <a:pt x="2293" y="924"/>
                                </a:lnTo>
                                <a:lnTo>
                                  <a:pt x="2297" y="946"/>
                                </a:lnTo>
                                <a:lnTo>
                                  <a:pt x="2320" y="942"/>
                                </a:lnTo>
                                <a:lnTo>
                                  <a:pt x="2316" y="919"/>
                                </a:lnTo>
                                <a:close/>
                                <a:moveTo>
                                  <a:pt x="2361" y="910"/>
                                </a:moveTo>
                                <a:lnTo>
                                  <a:pt x="2339" y="915"/>
                                </a:lnTo>
                                <a:lnTo>
                                  <a:pt x="2343" y="937"/>
                                </a:lnTo>
                                <a:lnTo>
                                  <a:pt x="2366" y="933"/>
                                </a:lnTo>
                                <a:lnTo>
                                  <a:pt x="2361" y="910"/>
                                </a:lnTo>
                                <a:close/>
                                <a:moveTo>
                                  <a:pt x="2407" y="901"/>
                                </a:moveTo>
                                <a:lnTo>
                                  <a:pt x="2385" y="906"/>
                                </a:lnTo>
                                <a:lnTo>
                                  <a:pt x="2389" y="928"/>
                                </a:lnTo>
                                <a:lnTo>
                                  <a:pt x="2412" y="924"/>
                                </a:lnTo>
                                <a:lnTo>
                                  <a:pt x="2407" y="901"/>
                                </a:lnTo>
                                <a:close/>
                                <a:moveTo>
                                  <a:pt x="2453" y="892"/>
                                </a:moveTo>
                                <a:lnTo>
                                  <a:pt x="2430" y="897"/>
                                </a:lnTo>
                                <a:lnTo>
                                  <a:pt x="2435" y="919"/>
                                </a:lnTo>
                                <a:lnTo>
                                  <a:pt x="2458" y="915"/>
                                </a:lnTo>
                                <a:lnTo>
                                  <a:pt x="2453" y="892"/>
                                </a:lnTo>
                                <a:close/>
                                <a:moveTo>
                                  <a:pt x="2499" y="883"/>
                                </a:moveTo>
                                <a:lnTo>
                                  <a:pt x="2476" y="888"/>
                                </a:lnTo>
                                <a:lnTo>
                                  <a:pt x="2481" y="910"/>
                                </a:lnTo>
                                <a:lnTo>
                                  <a:pt x="2504" y="906"/>
                                </a:lnTo>
                                <a:lnTo>
                                  <a:pt x="2499" y="883"/>
                                </a:lnTo>
                                <a:close/>
                                <a:moveTo>
                                  <a:pt x="2545" y="874"/>
                                </a:moveTo>
                                <a:lnTo>
                                  <a:pt x="2522" y="878"/>
                                </a:lnTo>
                                <a:lnTo>
                                  <a:pt x="2527" y="901"/>
                                </a:lnTo>
                                <a:lnTo>
                                  <a:pt x="2549" y="897"/>
                                </a:lnTo>
                                <a:lnTo>
                                  <a:pt x="2545" y="874"/>
                                </a:lnTo>
                                <a:close/>
                                <a:moveTo>
                                  <a:pt x="2591" y="865"/>
                                </a:moveTo>
                                <a:lnTo>
                                  <a:pt x="2568" y="869"/>
                                </a:lnTo>
                                <a:lnTo>
                                  <a:pt x="2573" y="892"/>
                                </a:lnTo>
                                <a:lnTo>
                                  <a:pt x="2595" y="888"/>
                                </a:lnTo>
                                <a:lnTo>
                                  <a:pt x="2591" y="865"/>
                                </a:lnTo>
                                <a:close/>
                                <a:moveTo>
                                  <a:pt x="2637" y="856"/>
                                </a:moveTo>
                                <a:lnTo>
                                  <a:pt x="2614" y="860"/>
                                </a:lnTo>
                                <a:lnTo>
                                  <a:pt x="2618" y="884"/>
                                </a:lnTo>
                                <a:lnTo>
                                  <a:pt x="2641" y="879"/>
                                </a:lnTo>
                                <a:lnTo>
                                  <a:pt x="2637" y="856"/>
                                </a:lnTo>
                                <a:close/>
                                <a:moveTo>
                                  <a:pt x="2683" y="847"/>
                                </a:moveTo>
                                <a:lnTo>
                                  <a:pt x="2659" y="851"/>
                                </a:lnTo>
                                <a:lnTo>
                                  <a:pt x="2664" y="875"/>
                                </a:lnTo>
                                <a:lnTo>
                                  <a:pt x="2687" y="870"/>
                                </a:lnTo>
                                <a:lnTo>
                                  <a:pt x="2683" y="847"/>
                                </a:lnTo>
                                <a:close/>
                                <a:moveTo>
                                  <a:pt x="2728" y="838"/>
                                </a:moveTo>
                                <a:lnTo>
                                  <a:pt x="2705" y="842"/>
                                </a:lnTo>
                                <a:lnTo>
                                  <a:pt x="2710" y="866"/>
                                </a:lnTo>
                                <a:lnTo>
                                  <a:pt x="2733" y="861"/>
                                </a:lnTo>
                                <a:lnTo>
                                  <a:pt x="2728" y="838"/>
                                </a:lnTo>
                                <a:close/>
                                <a:moveTo>
                                  <a:pt x="2774" y="829"/>
                                </a:moveTo>
                                <a:lnTo>
                                  <a:pt x="2751" y="833"/>
                                </a:lnTo>
                                <a:lnTo>
                                  <a:pt x="2756" y="857"/>
                                </a:lnTo>
                                <a:lnTo>
                                  <a:pt x="2778" y="852"/>
                                </a:lnTo>
                                <a:lnTo>
                                  <a:pt x="2774" y="829"/>
                                </a:lnTo>
                                <a:close/>
                                <a:moveTo>
                                  <a:pt x="2820" y="820"/>
                                </a:moveTo>
                                <a:lnTo>
                                  <a:pt x="2819" y="820"/>
                                </a:lnTo>
                                <a:lnTo>
                                  <a:pt x="2797" y="824"/>
                                </a:lnTo>
                                <a:lnTo>
                                  <a:pt x="2802" y="848"/>
                                </a:lnTo>
                                <a:lnTo>
                                  <a:pt x="2824" y="843"/>
                                </a:lnTo>
                                <a:lnTo>
                                  <a:pt x="2820" y="820"/>
                                </a:lnTo>
                                <a:close/>
                                <a:moveTo>
                                  <a:pt x="2866" y="811"/>
                                </a:moveTo>
                                <a:lnTo>
                                  <a:pt x="2843" y="816"/>
                                </a:lnTo>
                                <a:lnTo>
                                  <a:pt x="2847" y="839"/>
                                </a:lnTo>
                                <a:lnTo>
                                  <a:pt x="2870" y="834"/>
                                </a:lnTo>
                                <a:lnTo>
                                  <a:pt x="2866" y="811"/>
                                </a:lnTo>
                                <a:close/>
                                <a:moveTo>
                                  <a:pt x="2912" y="802"/>
                                </a:moveTo>
                                <a:lnTo>
                                  <a:pt x="2889" y="807"/>
                                </a:lnTo>
                                <a:lnTo>
                                  <a:pt x="2893" y="829"/>
                                </a:lnTo>
                                <a:lnTo>
                                  <a:pt x="2916" y="825"/>
                                </a:lnTo>
                                <a:lnTo>
                                  <a:pt x="2912" y="802"/>
                                </a:lnTo>
                                <a:close/>
                                <a:moveTo>
                                  <a:pt x="2958" y="793"/>
                                </a:moveTo>
                                <a:lnTo>
                                  <a:pt x="2935" y="798"/>
                                </a:lnTo>
                                <a:lnTo>
                                  <a:pt x="2939" y="821"/>
                                </a:lnTo>
                                <a:lnTo>
                                  <a:pt x="2962" y="817"/>
                                </a:lnTo>
                                <a:lnTo>
                                  <a:pt x="2958" y="793"/>
                                </a:lnTo>
                                <a:close/>
                                <a:moveTo>
                                  <a:pt x="3004" y="785"/>
                                </a:moveTo>
                                <a:lnTo>
                                  <a:pt x="2980" y="789"/>
                                </a:lnTo>
                                <a:lnTo>
                                  <a:pt x="2985" y="812"/>
                                </a:lnTo>
                                <a:lnTo>
                                  <a:pt x="3008" y="808"/>
                                </a:lnTo>
                                <a:lnTo>
                                  <a:pt x="3004" y="785"/>
                                </a:lnTo>
                                <a:close/>
                                <a:moveTo>
                                  <a:pt x="3049" y="776"/>
                                </a:moveTo>
                                <a:lnTo>
                                  <a:pt x="3026" y="780"/>
                                </a:lnTo>
                                <a:lnTo>
                                  <a:pt x="3031" y="803"/>
                                </a:lnTo>
                                <a:lnTo>
                                  <a:pt x="3054" y="799"/>
                                </a:lnTo>
                                <a:lnTo>
                                  <a:pt x="3049" y="776"/>
                                </a:lnTo>
                                <a:close/>
                                <a:moveTo>
                                  <a:pt x="3095" y="767"/>
                                </a:moveTo>
                                <a:lnTo>
                                  <a:pt x="3072" y="771"/>
                                </a:lnTo>
                                <a:lnTo>
                                  <a:pt x="3077" y="794"/>
                                </a:lnTo>
                                <a:lnTo>
                                  <a:pt x="3100" y="790"/>
                                </a:lnTo>
                                <a:lnTo>
                                  <a:pt x="3095" y="767"/>
                                </a:lnTo>
                                <a:close/>
                                <a:moveTo>
                                  <a:pt x="3141" y="758"/>
                                </a:moveTo>
                                <a:lnTo>
                                  <a:pt x="3118" y="762"/>
                                </a:lnTo>
                                <a:lnTo>
                                  <a:pt x="3123" y="786"/>
                                </a:lnTo>
                                <a:lnTo>
                                  <a:pt x="3146" y="781"/>
                                </a:lnTo>
                                <a:lnTo>
                                  <a:pt x="3141" y="758"/>
                                </a:lnTo>
                                <a:close/>
                                <a:moveTo>
                                  <a:pt x="3187" y="749"/>
                                </a:moveTo>
                                <a:lnTo>
                                  <a:pt x="3164" y="754"/>
                                </a:lnTo>
                                <a:lnTo>
                                  <a:pt x="3168" y="777"/>
                                </a:lnTo>
                                <a:lnTo>
                                  <a:pt x="3192" y="772"/>
                                </a:lnTo>
                                <a:lnTo>
                                  <a:pt x="3187" y="749"/>
                                </a:lnTo>
                                <a:close/>
                                <a:moveTo>
                                  <a:pt x="3233" y="741"/>
                                </a:moveTo>
                                <a:lnTo>
                                  <a:pt x="3210" y="745"/>
                                </a:lnTo>
                                <a:lnTo>
                                  <a:pt x="3214" y="768"/>
                                </a:lnTo>
                                <a:lnTo>
                                  <a:pt x="3237" y="763"/>
                                </a:lnTo>
                                <a:lnTo>
                                  <a:pt x="3233" y="741"/>
                                </a:lnTo>
                                <a:close/>
                                <a:moveTo>
                                  <a:pt x="3279" y="731"/>
                                </a:moveTo>
                                <a:lnTo>
                                  <a:pt x="3256" y="736"/>
                                </a:lnTo>
                                <a:lnTo>
                                  <a:pt x="3260" y="759"/>
                                </a:lnTo>
                                <a:lnTo>
                                  <a:pt x="3283" y="755"/>
                                </a:lnTo>
                                <a:lnTo>
                                  <a:pt x="3279" y="731"/>
                                </a:lnTo>
                                <a:close/>
                                <a:moveTo>
                                  <a:pt x="3325" y="723"/>
                                </a:moveTo>
                                <a:lnTo>
                                  <a:pt x="3302" y="727"/>
                                </a:lnTo>
                                <a:lnTo>
                                  <a:pt x="3306" y="750"/>
                                </a:lnTo>
                                <a:lnTo>
                                  <a:pt x="3329" y="746"/>
                                </a:lnTo>
                                <a:lnTo>
                                  <a:pt x="3325" y="723"/>
                                </a:lnTo>
                                <a:close/>
                                <a:moveTo>
                                  <a:pt x="3370" y="714"/>
                                </a:moveTo>
                                <a:lnTo>
                                  <a:pt x="3348" y="718"/>
                                </a:lnTo>
                                <a:lnTo>
                                  <a:pt x="3352" y="741"/>
                                </a:lnTo>
                                <a:lnTo>
                                  <a:pt x="3375" y="737"/>
                                </a:lnTo>
                                <a:lnTo>
                                  <a:pt x="3370" y="714"/>
                                </a:lnTo>
                                <a:close/>
                                <a:moveTo>
                                  <a:pt x="3416" y="705"/>
                                </a:moveTo>
                                <a:lnTo>
                                  <a:pt x="3394" y="710"/>
                                </a:lnTo>
                                <a:lnTo>
                                  <a:pt x="3398" y="732"/>
                                </a:lnTo>
                                <a:lnTo>
                                  <a:pt x="3421" y="728"/>
                                </a:lnTo>
                                <a:lnTo>
                                  <a:pt x="3416" y="705"/>
                                </a:lnTo>
                                <a:close/>
                                <a:moveTo>
                                  <a:pt x="3462" y="696"/>
                                </a:moveTo>
                                <a:lnTo>
                                  <a:pt x="3439" y="701"/>
                                </a:lnTo>
                                <a:lnTo>
                                  <a:pt x="3444" y="724"/>
                                </a:lnTo>
                                <a:lnTo>
                                  <a:pt x="3467" y="719"/>
                                </a:lnTo>
                                <a:lnTo>
                                  <a:pt x="3462" y="696"/>
                                </a:lnTo>
                                <a:close/>
                                <a:moveTo>
                                  <a:pt x="3508" y="687"/>
                                </a:moveTo>
                                <a:lnTo>
                                  <a:pt x="3485" y="692"/>
                                </a:lnTo>
                                <a:lnTo>
                                  <a:pt x="3489" y="715"/>
                                </a:lnTo>
                                <a:lnTo>
                                  <a:pt x="3513" y="710"/>
                                </a:lnTo>
                                <a:lnTo>
                                  <a:pt x="3508" y="687"/>
                                </a:lnTo>
                                <a:close/>
                                <a:moveTo>
                                  <a:pt x="3554" y="679"/>
                                </a:moveTo>
                                <a:lnTo>
                                  <a:pt x="3531" y="683"/>
                                </a:lnTo>
                                <a:lnTo>
                                  <a:pt x="3535" y="706"/>
                                </a:lnTo>
                                <a:lnTo>
                                  <a:pt x="3559" y="701"/>
                                </a:lnTo>
                                <a:lnTo>
                                  <a:pt x="3554" y="679"/>
                                </a:lnTo>
                                <a:close/>
                                <a:moveTo>
                                  <a:pt x="3600" y="670"/>
                                </a:moveTo>
                                <a:lnTo>
                                  <a:pt x="3577" y="674"/>
                                </a:lnTo>
                                <a:lnTo>
                                  <a:pt x="3581" y="697"/>
                                </a:lnTo>
                                <a:lnTo>
                                  <a:pt x="3604" y="692"/>
                                </a:lnTo>
                                <a:lnTo>
                                  <a:pt x="3600" y="670"/>
                                </a:lnTo>
                                <a:close/>
                                <a:moveTo>
                                  <a:pt x="3645" y="661"/>
                                </a:moveTo>
                                <a:lnTo>
                                  <a:pt x="3623" y="665"/>
                                </a:lnTo>
                                <a:lnTo>
                                  <a:pt x="3627" y="688"/>
                                </a:lnTo>
                                <a:lnTo>
                                  <a:pt x="3650" y="683"/>
                                </a:lnTo>
                                <a:lnTo>
                                  <a:pt x="3645" y="661"/>
                                </a:lnTo>
                                <a:close/>
                                <a:moveTo>
                                  <a:pt x="3691" y="652"/>
                                </a:moveTo>
                                <a:lnTo>
                                  <a:pt x="3669" y="656"/>
                                </a:lnTo>
                                <a:lnTo>
                                  <a:pt x="3673" y="679"/>
                                </a:lnTo>
                                <a:lnTo>
                                  <a:pt x="3696" y="674"/>
                                </a:lnTo>
                                <a:lnTo>
                                  <a:pt x="3691" y="652"/>
                                </a:lnTo>
                                <a:close/>
                                <a:moveTo>
                                  <a:pt x="3737" y="642"/>
                                </a:moveTo>
                                <a:lnTo>
                                  <a:pt x="3714" y="647"/>
                                </a:lnTo>
                                <a:lnTo>
                                  <a:pt x="3719" y="670"/>
                                </a:lnTo>
                                <a:lnTo>
                                  <a:pt x="3742" y="665"/>
                                </a:lnTo>
                                <a:lnTo>
                                  <a:pt x="3737" y="642"/>
                                </a:lnTo>
                                <a:close/>
                                <a:moveTo>
                                  <a:pt x="3783" y="633"/>
                                </a:moveTo>
                                <a:lnTo>
                                  <a:pt x="3760" y="638"/>
                                </a:lnTo>
                                <a:lnTo>
                                  <a:pt x="3765" y="661"/>
                                </a:lnTo>
                                <a:lnTo>
                                  <a:pt x="3788" y="656"/>
                                </a:lnTo>
                                <a:lnTo>
                                  <a:pt x="3783" y="633"/>
                                </a:lnTo>
                                <a:close/>
                                <a:moveTo>
                                  <a:pt x="3829" y="624"/>
                                </a:moveTo>
                                <a:lnTo>
                                  <a:pt x="3806" y="629"/>
                                </a:lnTo>
                                <a:lnTo>
                                  <a:pt x="3811" y="652"/>
                                </a:lnTo>
                                <a:lnTo>
                                  <a:pt x="3833" y="647"/>
                                </a:lnTo>
                                <a:lnTo>
                                  <a:pt x="3829" y="624"/>
                                </a:lnTo>
                                <a:close/>
                                <a:moveTo>
                                  <a:pt x="3875" y="615"/>
                                </a:moveTo>
                                <a:lnTo>
                                  <a:pt x="3852" y="620"/>
                                </a:lnTo>
                                <a:lnTo>
                                  <a:pt x="3857" y="642"/>
                                </a:lnTo>
                                <a:lnTo>
                                  <a:pt x="3879" y="638"/>
                                </a:lnTo>
                                <a:lnTo>
                                  <a:pt x="3875" y="615"/>
                                </a:lnTo>
                                <a:close/>
                                <a:moveTo>
                                  <a:pt x="3921" y="606"/>
                                </a:moveTo>
                                <a:lnTo>
                                  <a:pt x="3898" y="611"/>
                                </a:lnTo>
                                <a:lnTo>
                                  <a:pt x="3902" y="633"/>
                                </a:lnTo>
                                <a:lnTo>
                                  <a:pt x="3925" y="629"/>
                                </a:lnTo>
                                <a:lnTo>
                                  <a:pt x="3921" y="606"/>
                                </a:lnTo>
                                <a:close/>
                                <a:moveTo>
                                  <a:pt x="3967" y="597"/>
                                </a:moveTo>
                                <a:lnTo>
                                  <a:pt x="3943" y="602"/>
                                </a:lnTo>
                                <a:lnTo>
                                  <a:pt x="3948" y="624"/>
                                </a:lnTo>
                                <a:lnTo>
                                  <a:pt x="3971" y="620"/>
                                </a:lnTo>
                                <a:lnTo>
                                  <a:pt x="3967" y="597"/>
                                </a:lnTo>
                                <a:close/>
                                <a:moveTo>
                                  <a:pt x="4012" y="588"/>
                                </a:moveTo>
                                <a:lnTo>
                                  <a:pt x="3989" y="593"/>
                                </a:lnTo>
                                <a:lnTo>
                                  <a:pt x="3994" y="615"/>
                                </a:lnTo>
                                <a:lnTo>
                                  <a:pt x="4017" y="611"/>
                                </a:lnTo>
                                <a:lnTo>
                                  <a:pt x="4012" y="588"/>
                                </a:lnTo>
                                <a:close/>
                                <a:moveTo>
                                  <a:pt x="4058" y="579"/>
                                </a:moveTo>
                                <a:lnTo>
                                  <a:pt x="4035" y="584"/>
                                </a:lnTo>
                                <a:lnTo>
                                  <a:pt x="4040" y="606"/>
                                </a:lnTo>
                                <a:lnTo>
                                  <a:pt x="4062" y="602"/>
                                </a:lnTo>
                                <a:lnTo>
                                  <a:pt x="4058" y="579"/>
                                </a:lnTo>
                                <a:close/>
                                <a:moveTo>
                                  <a:pt x="4104" y="570"/>
                                </a:moveTo>
                                <a:lnTo>
                                  <a:pt x="4081" y="575"/>
                                </a:lnTo>
                                <a:lnTo>
                                  <a:pt x="4086" y="597"/>
                                </a:lnTo>
                                <a:lnTo>
                                  <a:pt x="4108" y="593"/>
                                </a:lnTo>
                                <a:lnTo>
                                  <a:pt x="4104" y="570"/>
                                </a:lnTo>
                                <a:close/>
                                <a:moveTo>
                                  <a:pt x="4150" y="561"/>
                                </a:moveTo>
                                <a:lnTo>
                                  <a:pt x="4127" y="566"/>
                                </a:lnTo>
                                <a:lnTo>
                                  <a:pt x="4131" y="588"/>
                                </a:lnTo>
                                <a:lnTo>
                                  <a:pt x="4154" y="584"/>
                                </a:lnTo>
                                <a:lnTo>
                                  <a:pt x="4150" y="561"/>
                                </a:lnTo>
                                <a:close/>
                                <a:moveTo>
                                  <a:pt x="4196" y="552"/>
                                </a:moveTo>
                                <a:lnTo>
                                  <a:pt x="4173" y="557"/>
                                </a:lnTo>
                                <a:lnTo>
                                  <a:pt x="4177" y="579"/>
                                </a:lnTo>
                                <a:lnTo>
                                  <a:pt x="4200" y="575"/>
                                </a:lnTo>
                                <a:lnTo>
                                  <a:pt x="4196" y="552"/>
                                </a:lnTo>
                                <a:close/>
                                <a:moveTo>
                                  <a:pt x="4241" y="543"/>
                                </a:moveTo>
                                <a:lnTo>
                                  <a:pt x="4219" y="547"/>
                                </a:lnTo>
                                <a:lnTo>
                                  <a:pt x="4223" y="570"/>
                                </a:lnTo>
                                <a:lnTo>
                                  <a:pt x="4233" y="568"/>
                                </a:lnTo>
                                <a:lnTo>
                                  <a:pt x="4246" y="566"/>
                                </a:lnTo>
                                <a:lnTo>
                                  <a:pt x="4241" y="543"/>
                                </a:lnTo>
                                <a:close/>
                                <a:moveTo>
                                  <a:pt x="4287" y="534"/>
                                </a:moveTo>
                                <a:lnTo>
                                  <a:pt x="4265" y="538"/>
                                </a:lnTo>
                                <a:lnTo>
                                  <a:pt x="4269" y="561"/>
                                </a:lnTo>
                                <a:lnTo>
                                  <a:pt x="4292" y="557"/>
                                </a:lnTo>
                                <a:lnTo>
                                  <a:pt x="4287" y="534"/>
                                </a:lnTo>
                                <a:close/>
                                <a:moveTo>
                                  <a:pt x="4333" y="525"/>
                                </a:moveTo>
                                <a:lnTo>
                                  <a:pt x="4310" y="529"/>
                                </a:lnTo>
                                <a:lnTo>
                                  <a:pt x="4315" y="553"/>
                                </a:lnTo>
                                <a:lnTo>
                                  <a:pt x="4338" y="548"/>
                                </a:lnTo>
                                <a:lnTo>
                                  <a:pt x="4333" y="525"/>
                                </a:lnTo>
                                <a:close/>
                                <a:moveTo>
                                  <a:pt x="4379" y="516"/>
                                </a:moveTo>
                                <a:lnTo>
                                  <a:pt x="4356" y="521"/>
                                </a:lnTo>
                                <a:lnTo>
                                  <a:pt x="4360" y="544"/>
                                </a:lnTo>
                                <a:lnTo>
                                  <a:pt x="4384" y="539"/>
                                </a:lnTo>
                                <a:lnTo>
                                  <a:pt x="4379" y="516"/>
                                </a:lnTo>
                                <a:close/>
                                <a:moveTo>
                                  <a:pt x="4425" y="508"/>
                                </a:moveTo>
                                <a:lnTo>
                                  <a:pt x="4402" y="512"/>
                                </a:lnTo>
                                <a:lnTo>
                                  <a:pt x="4406" y="535"/>
                                </a:lnTo>
                                <a:lnTo>
                                  <a:pt x="4429" y="530"/>
                                </a:lnTo>
                                <a:lnTo>
                                  <a:pt x="4425" y="508"/>
                                </a:lnTo>
                                <a:close/>
                                <a:moveTo>
                                  <a:pt x="4471" y="498"/>
                                </a:moveTo>
                                <a:lnTo>
                                  <a:pt x="4448" y="503"/>
                                </a:lnTo>
                                <a:lnTo>
                                  <a:pt x="4452" y="526"/>
                                </a:lnTo>
                                <a:lnTo>
                                  <a:pt x="4475" y="521"/>
                                </a:lnTo>
                                <a:lnTo>
                                  <a:pt x="4471" y="498"/>
                                </a:lnTo>
                                <a:close/>
                                <a:moveTo>
                                  <a:pt x="4516" y="489"/>
                                </a:moveTo>
                                <a:lnTo>
                                  <a:pt x="4494" y="494"/>
                                </a:lnTo>
                                <a:lnTo>
                                  <a:pt x="4498" y="517"/>
                                </a:lnTo>
                                <a:lnTo>
                                  <a:pt x="4521" y="513"/>
                                </a:lnTo>
                                <a:lnTo>
                                  <a:pt x="4516" y="489"/>
                                </a:lnTo>
                                <a:close/>
                                <a:moveTo>
                                  <a:pt x="4562" y="481"/>
                                </a:moveTo>
                                <a:lnTo>
                                  <a:pt x="4540" y="485"/>
                                </a:lnTo>
                                <a:lnTo>
                                  <a:pt x="4544" y="508"/>
                                </a:lnTo>
                                <a:lnTo>
                                  <a:pt x="4567" y="504"/>
                                </a:lnTo>
                                <a:lnTo>
                                  <a:pt x="4562" y="481"/>
                                </a:lnTo>
                                <a:close/>
                                <a:moveTo>
                                  <a:pt x="4608" y="472"/>
                                </a:moveTo>
                                <a:lnTo>
                                  <a:pt x="4586" y="477"/>
                                </a:lnTo>
                                <a:lnTo>
                                  <a:pt x="4590" y="499"/>
                                </a:lnTo>
                                <a:lnTo>
                                  <a:pt x="4613" y="495"/>
                                </a:lnTo>
                                <a:lnTo>
                                  <a:pt x="4608" y="472"/>
                                </a:lnTo>
                                <a:close/>
                                <a:moveTo>
                                  <a:pt x="4654" y="463"/>
                                </a:moveTo>
                                <a:lnTo>
                                  <a:pt x="4631" y="468"/>
                                </a:lnTo>
                                <a:lnTo>
                                  <a:pt x="4636" y="490"/>
                                </a:lnTo>
                                <a:lnTo>
                                  <a:pt x="4659" y="486"/>
                                </a:lnTo>
                                <a:lnTo>
                                  <a:pt x="4654" y="463"/>
                                </a:lnTo>
                                <a:close/>
                                <a:moveTo>
                                  <a:pt x="4700" y="454"/>
                                </a:moveTo>
                                <a:lnTo>
                                  <a:pt x="4677" y="458"/>
                                </a:lnTo>
                                <a:lnTo>
                                  <a:pt x="4682" y="482"/>
                                </a:lnTo>
                                <a:lnTo>
                                  <a:pt x="4705" y="477"/>
                                </a:lnTo>
                                <a:lnTo>
                                  <a:pt x="4700" y="454"/>
                                </a:lnTo>
                                <a:close/>
                                <a:moveTo>
                                  <a:pt x="4746" y="445"/>
                                </a:moveTo>
                                <a:lnTo>
                                  <a:pt x="4723" y="450"/>
                                </a:lnTo>
                                <a:lnTo>
                                  <a:pt x="4728" y="473"/>
                                </a:lnTo>
                                <a:lnTo>
                                  <a:pt x="4750" y="468"/>
                                </a:lnTo>
                                <a:lnTo>
                                  <a:pt x="4746" y="445"/>
                                </a:lnTo>
                                <a:close/>
                                <a:moveTo>
                                  <a:pt x="4792" y="437"/>
                                </a:moveTo>
                                <a:lnTo>
                                  <a:pt x="4769" y="441"/>
                                </a:lnTo>
                                <a:lnTo>
                                  <a:pt x="4774" y="464"/>
                                </a:lnTo>
                                <a:lnTo>
                                  <a:pt x="4796" y="459"/>
                                </a:lnTo>
                                <a:lnTo>
                                  <a:pt x="4792" y="437"/>
                                </a:lnTo>
                                <a:close/>
                                <a:moveTo>
                                  <a:pt x="4838" y="428"/>
                                </a:moveTo>
                                <a:lnTo>
                                  <a:pt x="4815" y="432"/>
                                </a:lnTo>
                                <a:lnTo>
                                  <a:pt x="4819" y="455"/>
                                </a:lnTo>
                                <a:lnTo>
                                  <a:pt x="4842" y="451"/>
                                </a:lnTo>
                                <a:lnTo>
                                  <a:pt x="4838" y="428"/>
                                </a:lnTo>
                                <a:close/>
                                <a:moveTo>
                                  <a:pt x="4884" y="419"/>
                                </a:moveTo>
                                <a:lnTo>
                                  <a:pt x="4861" y="423"/>
                                </a:lnTo>
                                <a:lnTo>
                                  <a:pt x="4865" y="446"/>
                                </a:lnTo>
                                <a:lnTo>
                                  <a:pt x="4888" y="442"/>
                                </a:lnTo>
                                <a:lnTo>
                                  <a:pt x="4884" y="419"/>
                                </a:lnTo>
                                <a:close/>
                                <a:moveTo>
                                  <a:pt x="4930" y="410"/>
                                </a:moveTo>
                                <a:lnTo>
                                  <a:pt x="4906" y="414"/>
                                </a:lnTo>
                                <a:lnTo>
                                  <a:pt x="4911" y="437"/>
                                </a:lnTo>
                                <a:lnTo>
                                  <a:pt x="4934" y="433"/>
                                </a:lnTo>
                                <a:lnTo>
                                  <a:pt x="4930" y="410"/>
                                </a:lnTo>
                                <a:close/>
                                <a:moveTo>
                                  <a:pt x="4976" y="401"/>
                                </a:moveTo>
                                <a:lnTo>
                                  <a:pt x="4952" y="406"/>
                                </a:lnTo>
                                <a:lnTo>
                                  <a:pt x="4957" y="428"/>
                                </a:lnTo>
                                <a:lnTo>
                                  <a:pt x="4980" y="424"/>
                                </a:lnTo>
                                <a:lnTo>
                                  <a:pt x="4976" y="401"/>
                                </a:lnTo>
                                <a:close/>
                                <a:moveTo>
                                  <a:pt x="5021" y="392"/>
                                </a:moveTo>
                                <a:lnTo>
                                  <a:pt x="4998" y="397"/>
                                </a:lnTo>
                                <a:lnTo>
                                  <a:pt x="5003" y="420"/>
                                </a:lnTo>
                                <a:lnTo>
                                  <a:pt x="5025" y="416"/>
                                </a:lnTo>
                                <a:lnTo>
                                  <a:pt x="5021" y="392"/>
                                </a:lnTo>
                                <a:close/>
                                <a:moveTo>
                                  <a:pt x="5067" y="384"/>
                                </a:moveTo>
                                <a:lnTo>
                                  <a:pt x="5044" y="388"/>
                                </a:lnTo>
                                <a:lnTo>
                                  <a:pt x="5049" y="411"/>
                                </a:lnTo>
                                <a:lnTo>
                                  <a:pt x="5071" y="407"/>
                                </a:lnTo>
                                <a:lnTo>
                                  <a:pt x="5067" y="384"/>
                                </a:lnTo>
                                <a:close/>
                                <a:moveTo>
                                  <a:pt x="5113" y="375"/>
                                </a:moveTo>
                                <a:lnTo>
                                  <a:pt x="5090" y="379"/>
                                </a:lnTo>
                                <a:lnTo>
                                  <a:pt x="5095" y="402"/>
                                </a:lnTo>
                                <a:lnTo>
                                  <a:pt x="5117" y="398"/>
                                </a:lnTo>
                                <a:lnTo>
                                  <a:pt x="5113" y="375"/>
                                </a:lnTo>
                                <a:close/>
                                <a:moveTo>
                                  <a:pt x="5159" y="367"/>
                                </a:moveTo>
                                <a:lnTo>
                                  <a:pt x="5136" y="371"/>
                                </a:lnTo>
                                <a:lnTo>
                                  <a:pt x="5140" y="394"/>
                                </a:lnTo>
                                <a:lnTo>
                                  <a:pt x="5163" y="389"/>
                                </a:lnTo>
                                <a:lnTo>
                                  <a:pt x="5159" y="367"/>
                                </a:lnTo>
                                <a:close/>
                                <a:moveTo>
                                  <a:pt x="5205" y="357"/>
                                </a:moveTo>
                                <a:lnTo>
                                  <a:pt x="5182" y="362"/>
                                </a:lnTo>
                                <a:lnTo>
                                  <a:pt x="5186" y="385"/>
                                </a:lnTo>
                                <a:lnTo>
                                  <a:pt x="5209" y="381"/>
                                </a:lnTo>
                                <a:lnTo>
                                  <a:pt x="5205" y="357"/>
                                </a:lnTo>
                                <a:close/>
                                <a:moveTo>
                                  <a:pt x="5251" y="349"/>
                                </a:moveTo>
                                <a:lnTo>
                                  <a:pt x="5228" y="353"/>
                                </a:lnTo>
                                <a:lnTo>
                                  <a:pt x="5232" y="376"/>
                                </a:lnTo>
                                <a:lnTo>
                                  <a:pt x="5255" y="372"/>
                                </a:lnTo>
                                <a:lnTo>
                                  <a:pt x="5251" y="349"/>
                                </a:lnTo>
                                <a:close/>
                                <a:moveTo>
                                  <a:pt x="5297" y="340"/>
                                </a:moveTo>
                                <a:lnTo>
                                  <a:pt x="5274" y="345"/>
                                </a:lnTo>
                                <a:lnTo>
                                  <a:pt x="5278" y="367"/>
                                </a:lnTo>
                                <a:lnTo>
                                  <a:pt x="5301" y="363"/>
                                </a:lnTo>
                                <a:lnTo>
                                  <a:pt x="5297" y="340"/>
                                </a:lnTo>
                                <a:close/>
                                <a:moveTo>
                                  <a:pt x="5343" y="332"/>
                                </a:moveTo>
                                <a:lnTo>
                                  <a:pt x="5319" y="336"/>
                                </a:lnTo>
                                <a:lnTo>
                                  <a:pt x="5324" y="359"/>
                                </a:lnTo>
                                <a:lnTo>
                                  <a:pt x="5347" y="354"/>
                                </a:lnTo>
                                <a:lnTo>
                                  <a:pt x="5343" y="332"/>
                                </a:lnTo>
                                <a:close/>
                                <a:moveTo>
                                  <a:pt x="5389" y="323"/>
                                </a:moveTo>
                                <a:lnTo>
                                  <a:pt x="5365" y="327"/>
                                </a:lnTo>
                                <a:lnTo>
                                  <a:pt x="5370" y="350"/>
                                </a:lnTo>
                                <a:lnTo>
                                  <a:pt x="5393" y="346"/>
                                </a:lnTo>
                                <a:lnTo>
                                  <a:pt x="5389" y="323"/>
                                </a:lnTo>
                                <a:close/>
                                <a:moveTo>
                                  <a:pt x="5434" y="314"/>
                                </a:moveTo>
                                <a:lnTo>
                                  <a:pt x="5411" y="318"/>
                                </a:lnTo>
                                <a:lnTo>
                                  <a:pt x="5416" y="342"/>
                                </a:lnTo>
                                <a:lnTo>
                                  <a:pt x="5439" y="337"/>
                                </a:lnTo>
                                <a:lnTo>
                                  <a:pt x="5434" y="314"/>
                                </a:lnTo>
                                <a:close/>
                                <a:moveTo>
                                  <a:pt x="5480" y="305"/>
                                </a:moveTo>
                                <a:lnTo>
                                  <a:pt x="5457" y="310"/>
                                </a:lnTo>
                                <a:lnTo>
                                  <a:pt x="5462" y="333"/>
                                </a:lnTo>
                                <a:lnTo>
                                  <a:pt x="5485" y="328"/>
                                </a:lnTo>
                                <a:lnTo>
                                  <a:pt x="5480" y="305"/>
                                </a:lnTo>
                                <a:close/>
                                <a:moveTo>
                                  <a:pt x="5526" y="297"/>
                                </a:moveTo>
                                <a:lnTo>
                                  <a:pt x="5503" y="301"/>
                                </a:lnTo>
                                <a:lnTo>
                                  <a:pt x="5508" y="324"/>
                                </a:lnTo>
                                <a:lnTo>
                                  <a:pt x="5531" y="320"/>
                                </a:lnTo>
                                <a:lnTo>
                                  <a:pt x="5526" y="297"/>
                                </a:lnTo>
                                <a:close/>
                                <a:moveTo>
                                  <a:pt x="5572" y="288"/>
                                </a:moveTo>
                                <a:lnTo>
                                  <a:pt x="5549" y="293"/>
                                </a:lnTo>
                                <a:lnTo>
                                  <a:pt x="5553" y="315"/>
                                </a:lnTo>
                                <a:lnTo>
                                  <a:pt x="5577" y="311"/>
                                </a:lnTo>
                                <a:lnTo>
                                  <a:pt x="5572" y="288"/>
                                </a:lnTo>
                                <a:close/>
                                <a:moveTo>
                                  <a:pt x="5618" y="279"/>
                                </a:moveTo>
                                <a:lnTo>
                                  <a:pt x="5595" y="284"/>
                                </a:lnTo>
                                <a:lnTo>
                                  <a:pt x="5599" y="307"/>
                                </a:lnTo>
                                <a:lnTo>
                                  <a:pt x="5622" y="302"/>
                                </a:lnTo>
                                <a:lnTo>
                                  <a:pt x="5618" y="279"/>
                                </a:lnTo>
                                <a:close/>
                                <a:moveTo>
                                  <a:pt x="5664" y="271"/>
                                </a:moveTo>
                                <a:lnTo>
                                  <a:pt x="5641" y="275"/>
                                </a:lnTo>
                                <a:lnTo>
                                  <a:pt x="5645" y="298"/>
                                </a:lnTo>
                                <a:lnTo>
                                  <a:pt x="5668" y="293"/>
                                </a:lnTo>
                                <a:lnTo>
                                  <a:pt x="5664" y="271"/>
                                </a:lnTo>
                                <a:close/>
                                <a:moveTo>
                                  <a:pt x="5710" y="262"/>
                                </a:moveTo>
                                <a:lnTo>
                                  <a:pt x="5687" y="266"/>
                                </a:lnTo>
                                <a:lnTo>
                                  <a:pt x="5691" y="289"/>
                                </a:lnTo>
                                <a:lnTo>
                                  <a:pt x="5714" y="284"/>
                                </a:lnTo>
                                <a:lnTo>
                                  <a:pt x="5710" y="262"/>
                                </a:lnTo>
                                <a:close/>
                                <a:moveTo>
                                  <a:pt x="5755" y="253"/>
                                </a:moveTo>
                                <a:lnTo>
                                  <a:pt x="5733" y="257"/>
                                </a:lnTo>
                                <a:lnTo>
                                  <a:pt x="5737" y="280"/>
                                </a:lnTo>
                                <a:lnTo>
                                  <a:pt x="5760" y="275"/>
                                </a:lnTo>
                                <a:lnTo>
                                  <a:pt x="5755" y="253"/>
                                </a:lnTo>
                                <a:close/>
                                <a:moveTo>
                                  <a:pt x="5801" y="244"/>
                                </a:moveTo>
                                <a:lnTo>
                                  <a:pt x="5779" y="248"/>
                                </a:lnTo>
                                <a:lnTo>
                                  <a:pt x="5783" y="271"/>
                                </a:lnTo>
                                <a:lnTo>
                                  <a:pt x="5806" y="266"/>
                                </a:lnTo>
                                <a:lnTo>
                                  <a:pt x="5801" y="244"/>
                                </a:lnTo>
                                <a:close/>
                                <a:moveTo>
                                  <a:pt x="5847" y="235"/>
                                </a:moveTo>
                                <a:lnTo>
                                  <a:pt x="5824" y="239"/>
                                </a:lnTo>
                                <a:lnTo>
                                  <a:pt x="5829" y="262"/>
                                </a:lnTo>
                                <a:lnTo>
                                  <a:pt x="5852" y="257"/>
                                </a:lnTo>
                                <a:lnTo>
                                  <a:pt x="5847" y="235"/>
                                </a:lnTo>
                                <a:close/>
                                <a:moveTo>
                                  <a:pt x="5893" y="225"/>
                                </a:moveTo>
                                <a:lnTo>
                                  <a:pt x="5870" y="230"/>
                                </a:lnTo>
                                <a:lnTo>
                                  <a:pt x="5874" y="253"/>
                                </a:lnTo>
                                <a:lnTo>
                                  <a:pt x="5898" y="248"/>
                                </a:lnTo>
                                <a:lnTo>
                                  <a:pt x="5893" y="225"/>
                                </a:lnTo>
                                <a:close/>
                                <a:moveTo>
                                  <a:pt x="5939" y="216"/>
                                </a:moveTo>
                                <a:lnTo>
                                  <a:pt x="5916" y="221"/>
                                </a:lnTo>
                                <a:lnTo>
                                  <a:pt x="5920" y="244"/>
                                </a:lnTo>
                                <a:lnTo>
                                  <a:pt x="5943" y="240"/>
                                </a:lnTo>
                                <a:lnTo>
                                  <a:pt x="5939" y="216"/>
                                </a:lnTo>
                                <a:close/>
                                <a:moveTo>
                                  <a:pt x="5985" y="207"/>
                                </a:moveTo>
                                <a:lnTo>
                                  <a:pt x="5962" y="212"/>
                                </a:lnTo>
                                <a:lnTo>
                                  <a:pt x="5966" y="235"/>
                                </a:lnTo>
                                <a:lnTo>
                                  <a:pt x="5989" y="231"/>
                                </a:lnTo>
                                <a:lnTo>
                                  <a:pt x="5985" y="207"/>
                                </a:lnTo>
                                <a:close/>
                                <a:moveTo>
                                  <a:pt x="6031" y="198"/>
                                </a:moveTo>
                                <a:lnTo>
                                  <a:pt x="6008" y="203"/>
                                </a:lnTo>
                                <a:lnTo>
                                  <a:pt x="6012" y="226"/>
                                </a:lnTo>
                                <a:lnTo>
                                  <a:pt x="6035" y="222"/>
                                </a:lnTo>
                                <a:lnTo>
                                  <a:pt x="6031" y="198"/>
                                </a:lnTo>
                                <a:close/>
                                <a:moveTo>
                                  <a:pt x="6077" y="189"/>
                                </a:moveTo>
                                <a:lnTo>
                                  <a:pt x="6053" y="194"/>
                                </a:lnTo>
                                <a:lnTo>
                                  <a:pt x="6058" y="217"/>
                                </a:lnTo>
                                <a:lnTo>
                                  <a:pt x="6081" y="213"/>
                                </a:lnTo>
                                <a:lnTo>
                                  <a:pt x="6077" y="189"/>
                                </a:lnTo>
                                <a:close/>
                                <a:moveTo>
                                  <a:pt x="6122" y="181"/>
                                </a:moveTo>
                                <a:lnTo>
                                  <a:pt x="6099" y="185"/>
                                </a:lnTo>
                                <a:lnTo>
                                  <a:pt x="6104" y="208"/>
                                </a:lnTo>
                                <a:lnTo>
                                  <a:pt x="6127" y="204"/>
                                </a:lnTo>
                                <a:lnTo>
                                  <a:pt x="6122" y="181"/>
                                </a:lnTo>
                                <a:close/>
                                <a:moveTo>
                                  <a:pt x="6168" y="172"/>
                                </a:moveTo>
                                <a:lnTo>
                                  <a:pt x="6145" y="176"/>
                                </a:lnTo>
                                <a:lnTo>
                                  <a:pt x="6150" y="199"/>
                                </a:lnTo>
                                <a:lnTo>
                                  <a:pt x="6173" y="195"/>
                                </a:lnTo>
                                <a:lnTo>
                                  <a:pt x="6168" y="172"/>
                                </a:lnTo>
                                <a:close/>
                                <a:moveTo>
                                  <a:pt x="6214" y="163"/>
                                </a:moveTo>
                                <a:lnTo>
                                  <a:pt x="6191" y="167"/>
                                </a:lnTo>
                                <a:lnTo>
                                  <a:pt x="6196" y="190"/>
                                </a:lnTo>
                                <a:lnTo>
                                  <a:pt x="6218" y="186"/>
                                </a:lnTo>
                                <a:lnTo>
                                  <a:pt x="6214" y="163"/>
                                </a:lnTo>
                                <a:close/>
                                <a:moveTo>
                                  <a:pt x="6260" y="154"/>
                                </a:moveTo>
                                <a:lnTo>
                                  <a:pt x="6237" y="158"/>
                                </a:lnTo>
                                <a:lnTo>
                                  <a:pt x="6241" y="181"/>
                                </a:lnTo>
                                <a:lnTo>
                                  <a:pt x="6264" y="176"/>
                                </a:lnTo>
                                <a:lnTo>
                                  <a:pt x="6260" y="154"/>
                                </a:lnTo>
                                <a:close/>
                                <a:moveTo>
                                  <a:pt x="6306" y="145"/>
                                </a:moveTo>
                                <a:lnTo>
                                  <a:pt x="6283" y="149"/>
                                </a:lnTo>
                                <a:lnTo>
                                  <a:pt x="6287" y="172"/>
                                </a:lnTo>
                                <a:lnTo>
                                  <a:pt x="6310" y="167"/>
                                </a:lnTo>
                                <a:lnTo>
                                  <a:pt x="6306" y="145"/>
                                </a:lnTo>
                                <a:close/>
                                <a:moveTo>
                                  <a:pt x="6352" y="136"/>
                                </a:moveTo>
                                <a:lnTo>
                                  <a:pt x="6343" y="137"/>
                                </a:lnTo>
                                <a:lnTo>
                                  <a:pt x="6328" y="140"/>
                                </a:lnTo>
                                <a:lnTo>
                                  <a:pt x="6333" y="163"/>
                                </a:lnTo>
                                <a:lnTo>
                                  <a:pt x="6356" y="158"/>
                                </a:lnTo>
                                <a:lnTo>
                                  <a:pt x="6352" y="136"/>
                                </a:lnTo>
                                <a:close/>
                                <a:moveTo>
                                  <a:pt x="6397" y="127"/>
                                </a:moveTo>
                                <a:lnTo>
                                  <a:pt x="6374" y="131"/>
                                </a:lnTo>
                                <a:lnTo>
                                  <a:pt x="6379" y="154"/>
                                </a:lnTo>
                                <a:lnTo>
                                  <a:pt x="6402" y="149"/>
                                </a:lnTo>
                                <a:lnTo>
                                  <a:pt x="6397" y="127"/>
                                </a:lnTo>
                                <a:close/>
                                <a:moveTo>
                                  <a:pt x="6443" y="118"/>
                                </a:moveTo>
                                <a:lnTo>
                                  <a:pt x="6420" y="122"/>
                                </a:lnTo>
                                <a:lnTo>
                                  <a:pt x="6425" y="145"/>
                                </a:lnTo>
                                <a:lnTo>
                                  <a:pt x="6447" y="140"/>
                                </a:lnTo>
                                <a:lnTo>
                                  <a:pt x="6443" y="118"/>
                                </a:lnTo>
                                <a:close/>
                                <a:moveTo>
                                  <a:pt x="6489" y="109"/>
                                </a:moveTo>
                                <a:lnTo>
                                  <a:pt x="6466" y="113"/>
                                </a:lnTo>
                                <a:lnTo>
                                  <a:pt x="6471" y="136"/>
                                </a:lnTo>
                                <a:lnTo>
                                  <a:pt x="6493" y="131"/>
                                </a:lnTo>
                                <a:lnTo>
                                  <a:pt x="6489" y="109"/>
                                </a:lnTo>
                                <a:close/>
                                <a:moveTo>
                                  <a:pt x="6535" y="100"/>
                                </a:moveTo>
                                <a:lnTo>
                                  <a:pt x="6512" y="104"/>
                                </a:lnTo>
                                <a:lnTo>
                                  <a:pt x="6516" y="127"/>
                                </a:lnTo>
                                <a:lnTo>
                                  <a:pt x="6540" y="122"/>
                                </a:lnTo>
                                <a:lnTo>
                                  <a:pt x="6535" y="100"/>
                                </a:lnTo>
                                <a:close/>
                                <a:moveTo>
                                  <a:pt x="6581" y="91"/>
                                </a:moveTo>
                                <a:lnTo>
                                  <a:pt x="6558" y="95"/>
                                </a:lnTo>
                                <a:lnTo>
                                  <a:pt x="6562" y="118"/>
                                </a:lnTo>
                                <a:lnTo>
                                  <a:pt x="6585" y="113"/>
                                </a:lnTo>
                                <a:lnTo>
                                  <a:pt x="6581" y="91"/>
                                </a:lnTo>
                                <a:close/>
                                <a:moveTo>
                                  <a:pt x="6626" y="81"/>
                                </a:moveTo>
                                <a:lnTo>
                                  <a:pt x="6604" y="86"/>
                                </a:lnTo>
                                <a:lnTo>
                                  <a:pt x="6608" y="109"/>
                                </a:lnTo>
                                <a:lnTo>
                                  <a:pt x="6631" y="104"/>
                                </a:lnTo>
                                <a:lnTo>
                                  <a:pt x="6626" y="81"/>
                                </a:lnTo>
                                <a:close/>
                                <a:moveTo>
                                  <a:pt x="6672" y="72"/>
                                </a:moveTo>
                                <a:lnTo>
                                  <a:pt x="6649" y="77"/>
                                </a:lnTo>
                                <a:lnTo>
                                  <a:pt x="6654" y="100"/>
                                </a:lnTo>
                                <a:lnTo>
                                  <a:pt x="6677" y="95"/>
                                </a:lnTo>
                                <a:lnTo>
                                  <a:pt x="6672" y="72"/>
                                </a:lnTo>
                                <a:close/>
                                <a:moveTo>
                                  <a:pt x="6718" y="63"/>
                                </a:moveTo>
                                <a:lnTo>
                                  <a:pt x="6695" y="68"/>
                                </a:lnTo>
                                <a:lnTo>
                                  <a:pt x="6700" y="91"/>
                                </a:lnTo>
                                <a:lnTo>
                                  <a:pt x="6723" y="86"/>
                                </a:lnTo>
                                <a:lnTo>
                                  <a:pt x="6718" y="63"/>
                                </a:lnTo>
                                <a:close/>
                                <a:moveTo>
                                  <a:pt x="6764" y="54"/>
                                </a:moveTo>
                                <a:lnTo>
                                  <a:pt x="6741" y="59"/>
                                </a:lnTo>
                                <a:lnTo>
                                  <a:pt x="6745" y="81"/>
                                </a:lnTo>
                                <a:lnTo>
                                  <a:pt x="6768" y="77"/>
                                </a:lnTo>
                                <a:lnTo>
                                  <a:pt x="6764" y="54"/>
                                </a:lnTo>
                                <a:close/>
                                <a:moveTo>
                                  <a:pt x="6809" y="45"/>
                                </a:moveTo>
                                <a:lnTo>
                                  <a:pt x="6787" y="50"/>
                                </a:lnTo>
                                <a:lnTo>
                                  <a:pt x="6791" y="72"/>
                                </a:lnTo>
                                <a:lnTo>
                                  <a:pt x="6814" y="68"/>
                                </a:lnTo>
                                <a:lnTo>
                                  <a:pt x="6809" y="45"/>
                                </a:lnTo>
                                <a:close/>
                                <a:moveTo>
                                  <a:pt x="6855" y="36"/>
                                </a:moveTo>
                                <a:lnTo>
                                  <a:pt x="6833" y="41"/>
                                </a:lnTo>
                                <a:lnTo>
                                  <a:pt x="6837" y="63"/>
                                </a:lnTo>
                                <a:lnTo>
                                  <a:pt x="6860" y="59"/>
                                </a:lnTo>
                                <a:lnTo>
                                  <a:pt x="6855" y="36"/>
                                </a:lnTo>
                                <a:close/>
                                <a:moveTo>
                                  <a:pt x="6901" y="27"/>
                                </a:moveTo>
                                <a:lnTo>
                                  <a:pt x="6878" y="32"/>
                                </a:lnTo>
                                <a:lnTo>
                                  <a:pt x="6883" y="54"/>
                                </a:lnTo>
                                <a:lnTo>
                                  <a:pt x="6906" y="50"/>
                                </a:lnTo>
                                <a:lnTo>
                                  <a:pt x="6901" y="27"/>
                                </a:lnTo>
                                <a:close/>
                                <a:moveTo>
                                  <a:pt x="6947" y="18"/>
                                </a:moveTo>
                                <a:lnTo>
                                  <a:pt x="6924" y="23"/>
                                </a:lnTo>
                                <a:lnTo>
                                  <a:pt x="6929" y="45"/>
                                </a:lnTo>
                                <a:lnTo>
                                  <a:pt x="6952" y="41"/>
                                </a:lnTo>
                                <a:lnTo>
                                  <a:pt x="6947" y="18"/>
                                </a:lnTo>
                                <a:close/>
                                <a:moveTo>
                                  <a:pt x="6993" y="9"/>
                                </a:moveTo>
                                <a:lnTo>
                                  <a:pt x="6970" y="13"/>
                                </a:lnTo>
                                <a:lnTo>
                                  <a:pt x="6975" y="36"/>
                                </a:lnTo>
                                <a:lnTo>
                                  <a:pt x="6997" y="32"/>
                                </a:lnTo>
                                <a:lnTo>
                                  <a:pt x="6993" y="9"/>
                                </a:lnTo>
                                <a:close/>
                                <a:moveTo>
                                  <a:pt x="7039" y="0"/>
                                </a:moveTo>
                                <a:lnTo>
                                  <a:pt x="7016" y="4"/>
                                </a:lnTo>
                                <a:lnTo>
                                  <a:pt x="7021" y="27"/>
                                </a:lnTo>
                                <a:lnTo>
                                  <a:pt x="7043" y="23"/>
                                </a:lnTo>
                                <a:lnTo>
                                  <a:pt x="7039" y="0"/>
                                </a:lnTo>
                                <a:close/>
                                <a:moveTo>
                                  <a:pt x="23" y="1364"/>
                                </a:moveTo>
                                <a:lnTo>
                                  <a:pt x="0" y="1369"/>
                                </a:lnTo>
                                <a:lnTo>
                                  <a:pt x="4" y="1391"/>
                                </a:lnTo>
                                <a:lnTo>
                                  <a:pt x="27" y="1387"/>
                                </a:lnTo>
                                <a:lnTo>
                                  <a:pt x="23" y="13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" name="AutoShape 32"/>
                        <wps:cNvSpPr>
                          <a:spLocks/>
                        </wps:cNvSpPr>
                        <wps:spPr bwMode="auto">
                          <a:xfrm>
                            <a:off x="2324" y="1619"/>
                            <a:ext cx="7053" cy="1470"/>
                          </a:xfrm>
                          <a:custGeom>
                            <a:avLst/>
                            <a:gdLst>
                              <a:gd name="T0" fmla="+- 0 2603 2324"/>
                              <a:gd name="T1" fmla="*/ T0 w 7053"/>
                              <a:gd name="T2" fmla="+- 0 3032 1619"/>
                              <a:gd name="T3" fmla="*/ 3032 h 1470"/>
                              <a:gd name="T4" fmla="+- 0 2695 2324"/>
                              <a:gd name="T5" fmla="*/ T4 w 7053"/>
                              <a:gd name="T6" fmla="+- 0 3013 1619"/>
                              <a:gd name="T7" fmla="*/ 3013 h 1470"/>
                              <a:gd name="T8" fmla="+- 0 2873 2324"/>
                              <a:gd name="T9" fmla="*/ T8 w 7053"/>
                              <a:gd name="T10" fmla="+- 0 2953 1619"/>
                              <a:gd name="T11" fmla="*/ 2953 h 1470"/>
                              <a:gd name="T12" fmla="+- 0 3147 2324"/>
                              <a:gd name="T13" fmla="*/ T12 w 7053"/>
                              <a:gd name="T14" fmla="+- 0 2897 1619"/>
                              <a:gd name="T15" fmla="*/ 2897 h 1470"/>
                              <a:gd name="T16" fmla="+- 0 3147 2324"/>
                              <a:gd name="T17" fmla="*/ T16 w 7053"/>
                              <a:gd name="T18" fmla="+- 0 2897 1619"/>
                              <a:gd name="T19" fmla="*/ 2897 h 1470"/>
                              <a:gd name="T20" fmla="+- 0 3335 2324"/>
                              <a:gd name="T21" fmla="*/ T20 w 7053"/>
                              <a:gd name="T22" fmla="+- 0 2882 1619"/>
                              <a:gd name="T23" fmla="*/ 2882 h 1470"/>
                              <a:gd name="T24" fmla="+- 0 3427 2324"/>
                              <a:gd name="T25" fmla="*/ T24 w 7053"/>
                              <a:gd name="T26" fmla="+- 0 2863 1619"/>
                              <a:gd name="T27" fmla="*/ 2863 h 1470"/>
                              <a:gd name="T28" fmla="+- 0 3605 2324"/>
                              <a:gd name="T29" fmla="*/ T28 w 7053"/>
                              <a:gd name="T30" fmla="+- 0 2802 1619"/>
                              <a:gd name="T31" fmla="*/ 2802 h 1470"/>
                              <a:gd name="T32" fmla="+- 0 3880 2324"/>
                              <a:gd name="T33" fmla="*/ T32 w 7053"/>
                              <a:gd name="T34" fmla="+- 0 2747 1619"/>
                              <a:gd name="T35" fmla="*/ 2747 h 1470"/>
                              <a:gd name="T36" fmla="+- 0 3880 2324"/>
                              <a:gd name="T37" fmla="*/ T36 w 7053"/>
                              <a:gd name="T38" fmla="+- 0 2747 1619"/>
                              <a:gd name="T39" fmla="*/ 2747 h 1470"/>
                              <a:gd name="T40" fmla="+- 0 4068 2324"/>
                              <a:gd name="T41" fmla="*/ T40 w 7053"/>
                              <a:gd name="T42" fmla="+- 0 2732 1619"/>
                              <a:gd name="T43" fmla="*/ 2732 h 1470"/>
                              <a:gd name="T44" fmla="+- 0 4159 2324"/>
                              <a:gd name="T45" fmla="*/ T44 w 7053"/>
                              <a:gd name="T46" fmla="+- 0 2714 1619"/>
                              <a:gd name="T47" fmla="*/ 2714 h 1470"/>
                              <a:gd name="T48" fmla="+- 0 4338 2324"/>
                              <a:gd name="T49" fmla="*/ T48 w 7053"/>
                              <a:gd name="T50" fmla="+- 0 2654 1619"/>
                              <a:gd name="T51" fmla="*/ 2654 h 1470"/>
                              <a:gd name="T52" fmla="+- 0 4612 2324"/>
                              <a:gd name="T53" fmla="*/ T52 w 7053"/>
                              <a:gd name="T54" fmla="+- 0 2597 1619"/>
                              <a:gd name="T55" fmla="*/ 2597 h 1470"/>
                              <a:gd name="T56" fmla="+- 0 4612 2324"/>
                              <a:gd name="T57" fmla="*/ T56 w 7053"/>
                              <a:gd name="T58" fmla="+- 0 2597 1619"/>
                              <a:gd name="T59" fmla="*/ 2597 h 1470"/>
                              <a:gd name="T60" fmla="+- 0 4800 2324"/>
                              <a:gd name="T61" fmla="*/ T60 w 7053"/>
                              <a:gd name="T62" fmla="+- 0 2582 1619"/>
                              <a:gd name="T63" fmla="*/ 2582 h 1470"/>
                              <a:gd name="T64" fmla="+- 0 4891 2324"/>
                              <a:gd name="T65" fmla="*/ T64 w 7053"/>
                              <a:gd name="T66" fmla="+- 0 2562 1619"/>
                              <a:gd name="T67" fmla="*/ 2562 h 1470"/>
                              <a:gd name="T68" fmla="+- 0 5143 2324"/>
                              <a:gd name="T69" fmla="*/ T68 w 7053"/>
                              <a:gd name="T70" fmla="+- 0 2486 1619"/>
                              <a:gd name="T71" fmla="*/ 2486 h 1470"/>
                              <a:gd name="T72" fmla="+- 0 5161 2324"/>
                              <a:gd name="T73" fmla="*/ T72 w 7053"/>
                              <a:gd name="T74" fmla="+- 0 2482 1619"/>
                              <a:gd name="T75" fmla="*/ 2482 h 1470"/>
                              <a:gd name="T76" fmla="+- 0 5349 2324"/>
                              <a:gd name="T77" fmla="*/ T76 w 7053"/>
                              <a:gd name="T78" fmla="+- 0 2468 1619"/>
                              <a:gd name="T79" fmla="*/ 2468 h 1470"/>
                              <a:gd name="T80" fmla="+- 0 5440 2324"/>
                              <a:gd name="T81" fmla="*/ T80 w 7053"/>
                              <a:gd name="T82" fmla="+- 0 2450 1619"/>
                              <a:gd name="T83" fmla="*/ 2450 h 1470"/>
                              <a:gd name="T84" fmla="+- 0 5619 2324"/>
                              <a:gd name="T85" fmla="*/ T84 w 7053"/>
                              <a:gd name="T86" fmla="+- 0 2390 1619"/>
                              <a:gd name="T87" fmla="*/ 2390 h 1470"/>
                              <a:gd name="T88" fmla="+- 0 5893 2324"/>
                              <a:gd name="T89" fmla="*/ T88 w 7053"/>
                              <a:gd name="T90" fmla="+- 0 2334 1619"/>
                              <a:gd name="T91" fmla="*/ 2334 h 1470"/>
                              <a:gd name="T92" fmla="+- 0 5853 2324"/>
                              <a:gd name="T93" fmla="*/ T92 w 7053"/>
                              <a:gd name="T94" fmla="+- 0 2367 1619"/>
                              <a:gd name="T95" fmla="*/ 2367 h 1470"/>
                              <a:gd name="T96" fmla="+- 0 5985 2324"/>
                              <a:gd name="T97" fmla="*/ T96 w 7053"/>
                              <a:gd name="T98" fmla="+- 0 2315 1619"/>
                              <a:gd name="T99" fmla="*/ 2315 h 1470"/>
                              <a:gd name="T100" fmla="+- 0 6259 2324"/>
                              <a:gd name="T101" fmla="*/ T100 w 7053"/>
                              <a:gd name="T102" fmla="+- 0 2257 1619"/>
                              <a:gd name="T103" fmla="*/ 2257 h 1470"/>
                              <a:gd name="T104" fmla="+- 0 6259 2324"/>
                              <a:gd name="T105" fmla="*/ T104 w 7053"/>
                              <a:gd name="T106" fmla="+- 0 2257 1619"/>
                              <a:gd name="T107" fmla="*/ 2257 h 1470"/>
                              <a:gd name="T108" fmla="+- 0 6447 2324"/>
                              <a:gd name="T109" fmla="*/ T108 w 7053"/>
                              <a:gd name="T110" fmla="+- 0 2242 1619"/>
                              <a:gd name="T111" fmla="*/ 2242 h 1470"/>
                              <a:gd name="T112" fmla="+- 0 6534 2324"/>
                              <a:gd name="T113" fmla="*/ T112 w 7053"/>
                              <a:gd name="T114" fmla="+- 0 2200 1619"/>
                              <a:gd name="T115" fmla="*/ 2200 h 1470"/>
                              <a:gd name="T116" fmla="+- 0 6808 2324"/>
                              <a:gd name="T117" fmla="*/ T116 w 7053"/>
                              <a:gd name="T118" fmla="+- 0 2143 1619"/>
                              <a:gd name="T119" fmla="*/ 2143 h 1470"/>
                              <a:gd name="T120" fmla="+- 0 6808 2324"/>
                              <a:gd name="T121" fmla="*/ T120 w 7053"/>
                              <a:gd name="T122" fmla="+- 0 2143 1619"/>
                              <a:gd name="T123" fmla="*/ 2143 h 1470"/>
                              <a:gd name="T124" fmla="+- 0 6996 2324"/>
                              <a:gd name="T125" fmla="*/ T124 w 7053"/>
                              <a:gd name="T126" fmla="+- 0 2129 1619"/>
                              <a:gd name="T127" fmla="*/ 2129 h 1470"/>
                              <a:gd name="T128" fmla="+- 0 7087 2324"/>
                              <a:gd name="T129" fmla="*/ T128 w 7053"/>
                              <a:gd name="T130" fmla="+- 0 2110 1619"/>
                              <a:gd name="T131" fmla="*/ 2110 h 1470"/>
                              <a:gd name="T132" fmla="+- 0 7266 2324"/>
                              <a:gd name="T133" fmla="*/ T132 w 7053"/>
                              <a:gd name="T134" fmla="+- 0 2050 1619"/>
                              <a:gd name="T135" fmla="*/ 2050 h 1470"/>
                              <a:gd name="T136" fmla="+- 0 7540 2324"/>
                              <a:gd name="T137" fmla="*/ T136 w 7053"/>
                              <a:gd name="T138" fmla="+- 0 1994 1619"/>
                              <a:gd name="T139" fmla="*/ 1994 h 1470"/>
                              <a:gd name="T140" fmla="+- 0 7540 2324"/>
                              <a:gd name="T141" fmla="*/ T140 w 7053"/>
                              <a:gd name="T142" fmla="+- 0 1994 1619"/>
                              <a:gd name="T143" fmla="*/ 1994 h 1470"/>
                              <a:gd name="T144" fmla="+- 0 7728 2324"/>
                              <a:gd name="T145" fmla="*/ T144 w 7053"/>
                              <a:gd name="T146" fmla="+- 0 1979 1619"/>
                              <a:gd name="T147" fmla="*/ 1979 h 1470"/>
                              <a:gd name="T148" fmla="+- 0 7820 2324"/>
                              <a:gd name="T149" fmla="*/ T148 w 7053"/>
                              <a:gd name="T150" fmla="+- 0 1960 1619"/>
                              <a:gd name="T151" fmla="*/ 1960 h 1470"/>
                              <a:gd name="T152" fmla="+- 0 7998 2324"/>
                              <a:gd name="T153" fmla="*/ T152 w 7053"/>
                              <a:gd name="T154" fmla="+- 0 1900 1619"/>
                              <a:gd name="T155" fmla="*/ 1900 h 1470"/>
                              <a:gd name="T156" fmla="+- 0 8273 2324"/>
                              <a:gd name="T157" fmla="*/ T156 w 7053"/>
                              <a:gd name="T158" fmla="+- 0 1844 1619"/>
                              <a:gd name="T159" fmla="*/ 1844 h 1470"/>
                              <a:gd name="T160" fmla="+- 0 8273 2324"/>
                              <a:gd name="T161" fmla="*/ T160 w 7053"/>
                              <a:gd name="T162" fmla="+- 0 1844 1619"/>
                              <a:gd name="T163" fmla="*/ 1844 h 1470"/>
                              <a:gd name="T164" fmla="+- 0 8460 2324"/>
                              <a:gd name="T165" fmla="*/ T164 w 7053"/>
                              <a:gd name="T166" fmla="+- 0 1829 1619"/>
                              <a:gd name="T167" fmla="*/ 1829 h 1470"/>
                              <a:gd name="T168" fmla="+- 0 8552 2324"/>
                              <a:gd name="T169" fmla="*/ T168 w 7053"/>
                              <a:gd name="T170" fmla="+- 0 1810 1619"/>
                              <a:gd name="T171" fmla="*/ 1810 h 1470"/>
                              <a:gd name="T172" fmla="+- 0 8730 2324"/>
                              <a:gd name="T173" fmla="*/ T172 w 7053"/>
                              <a:gd name="T174" fmla="+- 0 1750 1619"/>
                              <a:gd name="T175" fmla="*/ 1750 h 1470"/>
                              <a:gd name="T176" fmla="+- 0 9005 2324"/>
                              <a:gd name="T177" fmla="*/ T176 w 7053"/>
                              <a:gd name="T178" fmla="+- 0 1694 1619"/>
                              <a:gd name="T179" fmla="*/ 1694 h 1470"/>
                              <a:gd name="T180" fmla="+- 0 9005 2324"/>
                              <a:gd name="T181" fmla="*/ T180 w 7053"/>
                              <a:gd name="T182" fmla="+- 0 1694 1619"/>
                              <a:gd name="T183" fmla="*/ 1694 h 1470"/>
                              <a:gd name="T184" fmla="+- 0 9193 2324"/>
                              <a:gd name="T185" fmla="*/ T184 w 7053"/>
                              <a:gd name="T186" fmla="+- 0 1679 1619"/>
                              <a:gd name="T187" fmla="*/ 1679 h 1470"/>
                              <a:gd name="T188" fmla="+- 0 9284 2324"/>
                              <a:gd name="T189" fmla="*/ T188 w 7053"/>
                              <a:gd name="T190" fmla="+- 0 1661 1619"/>
                              <a:gd name="T191" fmla="*/ 1661 h 1470"/>
                              <a:gd name="T192" fmla="+- 0 2324 2324"/>
                              <a:gd name="T193" fmla="*/ T192 w 7053"/>
                              <a:gd name="T194" fmla="+- 0 3066 1619"/>
                              <a:gd name="T195" fmla="*/ 3066 h 14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</a:cxnLst>
                            <a:rect l="0" t="0" r="r" b="b"/>
                            <a:pathLst>
                              <a:path w="7053" h="1470">
                                <a:moveTo>
                                  <a:pt x="274" y="1390"/>
                                </a:moveTo>
                                <a:lnTo>
                                  <a:pt x="183" y="1409"/>
                                </a:lnTo>
                                <a:lnTo>
                                  <a:pt x="187" y="1432"/>
                                </a:lnTo>
                                <a:lnTo>
                                  <a:pt x="279" y="1413"/>
                                </a:lnTo>
                                <a:lnTo>
                                  <a:pt x="274" y="1390"/>
                                </a:lnTo>
                                <a:close/>
                                <a:moveTo>
                                  <a:pt x="457" y="1353"/>
                                </a:moveTo>
                                <a:lnTo>
                                  <a:pt x="366" y="1371"/>
                                </a:lnTo>
                                <a:lnTo>
                                  <a:pt x="371" y="1394"/>
                                </a:lnTo>
                                <a:lnTo>
                                  <a:pt x="462" y="1376"/>
                                </a:lnTo>
                                <a:lnTo>
                                  <a:pt x="457" y="1353"/>
                                </a:lnTo>
                                <a:close/>
                                <a:moveTo>
                                  <a:pt x="640" y="1315"/>
                                </a:moveTo>
                                <a:lnTo>
                                  <a:pt x="549" y="1334"/>
                                </a:lnTo>
                                <a:lnTo>
                                  <a:pt x="553" y="1357"/>
                                </a:lnTo>
                                <a:lnTo>
                                  <a:pt x="645" y="1338"/>
                                </a:lnTo>
                                <a:lnTo>
                                  <a:pt x="640" y="1315"/>
                                </a:lnTo>
                                <a:close/>
                                <a:moveTo>
                                  <a:pt x="823" y="1278"/>
                                </a:moveTo>
                                <a:lnTo>
                                  <a:pt x="732" y="1297"/>
                                </a:lnTo>
                                <a:lnTo>
                                  <a:pt x="736" y="1319"/>
                                </a:lnTo>
                                <a:lnTo>
                                  <a:pt x="828" y="1300"/>
                                </a:lnTo>
                                <a:lnTo>
                                  <a:pt x="823" y="1278"/>
                                </a:lnTo>
                                <a:close/>
                                <a:moveTo>
                                  <a:pt x="1006" y="1240"/>
                                </a:moveTo>
                                <a:lnTo>
                                  <a:pt x="915" y="1259"/>
                                </a:lnTo>
                                <a:lnTo>
                                  <a:pt x="920" y="1281"/>
                                </a:lnTo>
                                <a:lnTo>
                                  <a:pt x="1011" y="1263"/>
                                </a:lnTo>
                                <a:lnTo>
                                  <a:pt x="1006" y="1240"/>
                                </a:lnTo>
                                <a:close/>
                                <a:moveTo>
                                  <a:pt x="1190" y="1202"/>
                                </a:moveTo>
                                <a:lnTo>
                                  <a:pt x="1098" y="1221"/>
                                </a:lnTo>
                                <a:lnTo>
                                  <a:pt x="1103" y="1244"/>
                                </a:lnTo>
                                <a:lnTo>
                                  <a:pt x="1194" y="1225"/>
                                </a:lnTo>
                                <a:lnTo>
                                  <a:pt x="1190" y="1202"/>
                                </a:lnTo>
                                <a:close/>
                                <a:moveTo>
                                  <a:pt x="1373" y="1165"/>
                                </a:moveTo>
                                <a:lnTo>
                                  <a:pt x="1281" y="1183"/>
                                </a:lnTo>
                                <a:lnTo>
                                  <a:pt x="1286" y="1206"/>
                                </a:lnTo>
                                <a:lnTo>
                                  <a:pt x="1377" y="1188"/>
                                </a:lnTo>
                                <a:lnTo>
                                  <a:pt x="1373" y="1165"/>
                                </a:lnTo>
                                <a:close/>
                                <a:moveTo>
                                  <a:pt x="1556" y="1128"/>
                                </a:moveTo>
                                <a:lnTo>
                                  <a:pt x="1464" y="1146"/>
                                </a:lnTo>
                                <a:lnTo>
                                  <a:pt x="1469" y="1169"/>
                                </a:lnTo>
                                <a:lnTo>
                                  <a:pt x="1560" y="1150"/>
                                </a:lnTo>
                                <a:lnTo>
                                  <a:pt x="1556" y="1128"/>
                                </a:lnTo>
                                <a:close/>
                                <a:moveTo>
                                  <a:pt x="1739" y="1091"/>
                                </a:moveTo>
                                <a:lnTo>
                                  <a:pt x="1647" y="1109"/>
                                </a:lnTo>
                                <a:lnTo>
                                  <a:pt x="1652" y="1132"/>
                                </a:lnTo>
                                <a:lnTo>
                                  <a:pt x="1744" y="1113"/>
                                </a:lnTo>
                                <a:lnTo>
                                  <a:pt x="1739" y="1091"/>
                                </a:lnTo>
                                <a:close/>
                                <a:moveTo>
                                  <a:pt x="1922" y="1053"/>
                                </a:moveTo>
                                <a:lnTo>
                                  <a:pt x="1831" y="1072"/>
                                </a:lnTo>
                                <a:lnTo>
                                  <a:pt x="1835" y="1095"/>
                                </a:lnTo>
                                <a:lnTo>
                                  <a:pt x="1927" y="1076"/>
                                </a:lnTo>
                                <a:lnTo>
                                  <a:pt x="1922" y="1053"/>
                                </a:lnTo>
                                <a:close/>
                                <a:moveTo>
                                  <a:pt x="2105" y="1016"/>
                                </a:moveTo>
                                <a:lnTo>
                                  <a:pt x="2014" y="1035"/>
                                </a:lnTo>
                                <a:lnTo>
                                  <a:pt x="2018" y="1058"/>
                                </a:lnTo>
                                <a:lnTo>
                                  <a:pt x="2110" y="1039"/>
                                </a:lnTo>
                                <a:lnTo>
                                  <a:pt x="2105" y="1016"/>
                                </a:lnTo>
                                <a:close/>
                                <a:moveTo>
                                  <a:pt x="2288" y="978"/>
                                </a:moveTo>
                                <a:lnTo>
                                  <a:pt x="2196" y="997"/>
                                </a:lnTo>
                                <a:lnTo>
                                  <a:pt x="2202" y="1020"/>
                                </a:lnTo>
                                <a:lnTo>
                                  <a:pt x="2293" y="1001"/>
                                </a:lnTo>
                                <a:lnTo>
                                  <a:pt x="2288" y="978"/>
                                </a:lnTo>
                                <a:close/>
                                <a:moveTo>
                                  <a:pt x="2471" y="940"/>
                                </a:moveTo>
                                <a:lnTo>
                                  <a:pt x="2379" y="959"/>
                                </a:lnTo>
                                <a:lnTo>
                                  <a:pt x="2384" y="981"/>
                                </a:lnTo>
                                <a:lnTo>
                                  <a:pt x="2476" y="963"/>
                                </a:lnTo>
                                <a:lnTo>
                                  <a:pt x="2471" y="940"/>
                                </a:lnTo>
                                <a:close/>
                                <a:moveTo>
                                  <a:pt x="2654" y="901"/>
                                </a:moveTo>
                                <a:lnTo>
                                  <a:pt x="2562" y="920"/>
                                </a:lnTo>
                                <a:lnTo>
                                  <a:pt x="2567" y="943"/>
                                </a:lnTo>
                                <a:lnTo>
                                  <a:pt x="2658" y="924"/>
                                </a:lnTo>
                                <a:lnTo>
                                  <a:pt x="2654" y="901"/>
                                </a:lnTo>
                                <a:close/>
                                <a:moveTo>
                                  <a:pt x="2837" y="863"/>
                                </a:moveTo>
                                <a:lnTo>
                                  <a:pt x="2819" y="867"/>
                                </a:lnTo>
                                <a:lnTo>
                                  <a:pt x="2745" y="882"/>
                                </a:lnTo>
                                <a:lnTo>
                                  <a:pt x="2750" y="905"/>
                                </a:lnTo>
                                <a:lnTo>
                                  <a:pt x="2841" y="886"/>
                                </a:lnTo>
                                <a:lnTo>
                                  <a:pt x="2837" y="863"/>
                                </a:lnTo>
                                <a:close/>
                                <a:moveTo>
                                  <a:pt x="3020" y="826"/>
                                </a:moveTo>
                                <a:lnTo>
                                  <a:pt x="2928" y="845"/>
                                </a:lnTo>
                                <a:lnTo>
                                  <a:pt x="2933" y="868"/>
                                </a:lnTo>
                                <a:lnTo>
                                  <a:pt x="3025" y="849"/>
                                </a:lnTo>
                                <a:lnTo>
                                  <a:pt x="3020" y="826"/>
                                </a:lnTo>
                                <a:close/>
                                <a:moveTo>
                                  <a:pt x="3203" y="790"/>
                                </a:moveTo>
                                <a:lnTo>
                                  <a:pt x="3112" y="808"/>
                                </a:lnTo>
                                <a:lnTo>
                                  <a:pt x="3116" y="831"/>
                                </a:lnTo>
                                <a:lnTo>
                                  <a:pt x="3208" y="812"/>
                                </a:lnTo>
                                <a:lnTo>
                                  <a:pt x="3203" y="790"/>
                                </a:lnTo>
                                <a:close/>
                                <a:moveTo>
                                  <a:pt x="3386" y="753"/>
                                </a:moveTo>
                                <a:lnTo>
                                  <a:pt x="3295" y="771"/>
                                </a:lnTo>
                                <a:lnTo>
                                  <a:pt x="3299" y="794"/>
                                </a:lnTo>
                                <a:lnTo>
                                  <a:pt x="3391" y="776"/>
                                </a:lnTo>
                                <a:lnTo>
                                  <a:pt x="3386" y="753"/>
                                </a:lnTo>
                                <a:close/>
                                <a:moveTo>
                                  <a:pt x="3569" y="715"/>
                                </a:moveTo>
                                <a:lnTo>
                                  <a:pt x="3524" y="725"/>
                                </a:lnTo>
                                <a:lnTo>
                                  <a:pt x="3478" y="734"/>
                                </a:lnTo>
                                <a:lnTo>
                                  <a:pt x="3483" y="757"/>
                                </a:lnTo>
                                <a:lnTo>
                                  <a:pt x="3529" y="748"/>
                                </a:lnTo>
                                <a:lnTo>
                                  <a:pt x="3574" y="739"/>
                                </a:lnTo>
                                <a:lnTo>
                                  <a:pt x="3569" y="715"/>
                                </a:lnTo>
                                <a:close/>
                                <a:moveTo>
                                  <a:pt x="3752" y="677"/>
                                </a:moveTo>
                                <a:lnTo>
                                  <a:pt x="3661" y="696"/>
                                </a:lnTo>
                                <a:lnTo>
                                  <a:pt x="3666" y="719"/>
                                </a:lnTo>
                                <a:lnTo>
                                  <a:pt x="3757" y="700"/>
                                </a:lnTo>
                                <a:lnTo>
                                  <a:pt x="3752" y="677"/>
                                </a:lnTo>
                                <a:close/>
                                <a:moveTo>
                                  <a:pt x="3935" y="638"/>
                                </a:moveTo>
                                <a:lnTo>
                                  <a:pt x="3844" y="658"/>
                                </a:lnTo>
                                <a:lnTo>
                                  <a:pt x="3848" y="681"/>
                                </a:lnTo>
                                <a:lnTo>
                                  <a:pt x="3940" y="661"/>
                                </a:lnTo>
                                <a:lnTo>
                                  <a:pt x="3935" y="638"/>
                                </a:lnTo>
                                <a:close/>
                                <a:moveTo>
                                  <a:pt x="4118" y="600"/>
                                </a:moveTo>
                                <a:lnTo>
                                  <a:pt x="4026" y="619"/>
                                </a:lnTo>
                                <a:lnTo>
                                  <a:pt x="4032" y="642"/>
                                </a:lnTo>
                                <a:lnTo>
                                  <a:pt x="4123" y="623"/>
                                </a:lnTo>
                                <a:lnTo>
                                  <a:pt x="4118" y="600"/>
                                </a:lnTo>
                                <a:close/>
                                <a:moveTo>
                                  <a:pt x="4301" y="562"/>
                                </a:moveTo>
                                <a:lnTo>
                                  <a:pt x="4229" y="576"/>
                                </a:lnTo>
                                <a:lnTo>
                                  <a:pt x="4210" y="581"/>
                                </a:lnTo>
                                <a:lnTo>
                                  <a:pt x="4214" y="604"/>
                                </a:lnTo>
                                <a:lnTo>
                                  <a:pt x="4305" y="585"/>
                                </a:lnTo>
                                <a:lnTo>
                                  <a:pt x="4301" y="562"/>
                                </a:lnTo>
                                <a:close/>
                                <a:moveTo>
                                  <a:pt x="4484" y="524"/>
                                </a:moveTo>
                                <a:lnTo>
                                  <a:pt x="4393" y="543"/>
                                </a:lnTo>
                                <a:lnTo>
                                  <a:pt x="4397" y="566"/>
                                </a:lnTo>
                                <a:lnTo>
                                  <a:pt x="4489" y="548"/>
                                </a:lnTo>
                                <a:lnTo>
                                  <a:pt x="4484" y="524"/>
                                </a:lnTo>
                                <a:close/>
                                <a:moveTo>
                                  <a:pt x="4667" y="487"/>
                                </a:moveTo>
                                <a:lnTo>
                                  <a:pt x="4576" y="506"/>
                                </a:lnTo>
                                <a:lnTo>
                                  <a:pt x="4580" y="529"/>
                                </a:lnTo>
                                <a:lnTo>
                                  <a:pt x="4672" y="510"/>
                                </a:lnTo>
                                <a:lnTo>
                                  <a:pt x="4667" y="487"/>
                                </a:lnTo>
                                <a:close/>
                                <a:moveTo>
                                  <a:pt x="4850" y="450"/>
                                </a:moveTo>
                                <a:lnTo>
                                  <a:pt x="4758" y="469"/>
                                </a:lnTo>
                                <a:lnTo>
                                  <a:pt x="4763" y="491"/>
                                </a:lnTo>
                                <a:lnTo>
                                  <a:pt x="4855" y="473"/>
                                </a:lnTo>
                                <a:lnTo>
                                  <a:pt x="4850" y="450"/>
                                </a:lnTo>
                                <a:close/>
                                <a:moveTo>
                                  <a:pt x="5033" y="413"/>
                                </a:moveTo>
                                <a:lnTo>
                                  <a:pt x="4942" y="431"/>
                                </a:lnTo>
                                <a:lnTo>
                                  <a:pt x="4946" y="454"/>
                                </a:lnTo>
                                <a:lnTo>
                                  <a:pt x="5038" y="435"/>
                                </a:lnTo>
                                <a:lnTo>
                                  <a:pt x="5033" y="413"/>
                                </a:lnTo>
                                <a:close/>
                                <a:moveTo>
                                  <a:pt x="5216" y="375"/>
                                </a:moveTo>
                                <a:lnTo>
                                  <a:pt x="5125" y="394"/>
                                </a:lnTo>
                                <a:lnTo>
                                  <a:pt x="5129" y="417"/>
                                </a:lnTo>
                                <a:lnTo>
                                  <a:pt x="5221" y="398"/>
                                </a:lnTo>
                                <a:lnTo>
                                  <a:pt x="5216" y="375"/>
                                </a:lnTo>
                                <a:close/>
                                <a:moveTo>
                                  <a:pt x="5399" y="337"/>
                                </a:moveTo>
                                <a:lnTo>
                                  <a:pt x="5308" y="356"/>
                                </a:lnTo>
                                <a:lnTo>
                                  <a:pt x="5313" y="379"/>
                                </a:lnTo>
                                <a:lnTo>
                                  <a:pt x="5404" y="360"/>
                                </a:lnTo>
                                <a:lnTo>
                                  <a:pt x="5399" y="337"/>
                                </a:lnTo>
                                <a:close/>
                                <a:moveTo>
                                  <a:pt x="5583" y="300"/>
                                </a:moveTo>
                                <a:lnTo>
                                  <a:pt x="5491" y="319"/>
                                </a:lnTo>
                                <a:lnTo>
                                  <a:pt x="5496" y="341"/>
                                </a:lnTo>
                                <a:lnTo>
                                  <a:pt x="5587" y="322"/>
                                </a:lnTo>
                                <a:lnTo>
                                  <a:pt x="5583" y="300"/>
                                </a:lnTo>
                                <a:close/>
                                <a:moveTo>
                                  <a:pt x="5766" y="262"/>
                                </a:moveTo>
                                <a:lnTo>
                                  <a:pt x="5674" y="281"/>
                                </a:lnTo>
                                <a:lnTo>
                                  <a:pt x="5679" y="303"/>
                                </a:lnTo>
                                <a:lnTo>
                                  <a:pt x="5770" y="285"/>
                                </a:lnTo>
                                <a:lnTo>
                                  <a:pt x="5766" y="262"/>
                                </a:lnTo>
                                <a:close/>
                                <a:moveTo>
                                  <a:pt x="5949" y="225"/>
                                </a:moveTo>
                                <a:lnTo>
                                  <a:pt x="5857" y="243"/>
                                </a:lnTo>
                                <a:lnTo>
                                  <a:pt x="5862" y="266"/>
                                </a:lnTo>
                                <a:lnTo>
                                  <a:pt x="5953" y="248"/>
                                </a:lnTo>
                                <a:lnTo>
                                  <a:pt x="5949" y="225"/>
                                </a:lnTo>
                                <a:close/>
                                <a:moveTo>
                                  <a:pt x="6132" y="187"/>
                                </a:moveTo>
                                <a:lnTo>
                                  <a:pt x="6040" y="206"/>
                                </a:lnTo>
                                <a:lnTo>
                                  <a:pt x="6045" y="229"/>
                                </a:lnTo>
                                <a:lnTo>
                                  <a:pt x="6136" y="210"/>
                                </a:lnTo>
                                <a:lnTo>
                                  <a:pt x="6132" y="187"/>
                                </a:lnTo>
                                <a:close/>
                                <a:moveTo>
                                  <a:pt x="6315" y="150"/>
                                </a:moveTo>
                                <a:lnTo>
                                  <a:pt x="6224" y="169"/>
                                </a:lnTo>
                                <a:lnTo>
                                  <a:pt x="6228" y="191"/>
                                </a:lnTo>
                                <a:lnTo>
                                  <a:pt x="6319" y="173"/>
                                </a:lnTo>
                                <a:lnTo>
                                  <a:pt x="6315" y="150"/>
                                </a:lnTo>
                                <a:close/>
                                <a:moveTo>
                                  <a:pt x="6498" y="112"/>
                                </a:moveTo>
                                <a:lnTo>
                                  <a:pt x="6406" y="131"/>
                                </a:lnTo>
                                <a:lnTo>
                                  <a:pt x="6411" y="154"/>
                                </a:lnTo>
                                <a:lnTo>
                                  <a:pt x="6503" y="135"/>
                                </a:lnTo>
                                <a:lnTo>
                                  <a:pt x="6498" y="112"/>
                                </a:lnTo>
                                <a:close/>
                                <a:moveTo>
                                  <a:pt x="6681" y="75"/>
                                </a:moveTo>
                                <a:lnTo>
                                  <a:pt x="6589" y="94"/>
                                </a:lnTo>
                                <a:lnTo>
                                  <a:pt x="6594" y="116"/>
                                </a:lnTo>
                                <a:lnTo>
                                  <a:pt x="6686" y="98"/>
                                </a:lnTo>
                                <a:lnTo>
                                  <a:pt x="6681" y="75"/>
                                </a:lnTo>
                                <a:close/>
                                <a:moveTo>
                                  <a:pt x="6864" y="37"/>
                                </a:moveTo>
                                <a:lnTo>
                                  <a:pt x="6773" y="56"/>
                                </a:lnTo>
                                <a:lnTo>
                                  <a:pt x="6777" y="79"/>
                                </a:lnTo>
                                <a:lnTo>
                                  <a:pt x="6869" y="60"/>
                                </a:lnTo>
                                <a:lnTo>
                                  <a:pt x="6864" y="37"/>
                                </a:lnTo>
                                <a:close/>
                                <a:moveTo>
                                  <a:pt x="7047" y="0"/>
                                </a:moveTo>
                                <a:lnTo>
                                  <a:pt x="6956" y="19"/>
                                </a:lnTo>
                                <a:lnTo>
                                  <a:pt x="6960" y="42"/>
                                </a:lnTo>
                                <a:lnTo>
                                  <a:pt x="7052" y="23"/>
                                </a:lnTo>
                                <a:lnTo>
                                  <a:pt x="7047" y="0"/>
                                </a:lnTo>
                                <a:close/>
                                <a:moveTo>
                                  <a:pt x="91" y="1428"/>
                                </a:moveTo>
                                <a:lnTo>
                                  <a:pt x="0" y="1447"/>
                                </a:lnTo>
                                <a:lnTo>
                                  <a:pt x="4" y="1469"/>
                                </a:lnTo>
                                <a:lnTo>
                                  <a:pt x="96" y="1450"/>
                                </a:lnTo>
                                <a:lnTo>
                                  <a:pt x="91" y="14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" name="Freeform 31"/>
                        <wps:cNvSpPr>
                          <a:spLocks/>
                        </wps:cNvSpPr>
                        <wps:spPr bwMode="auto">
                          <a:xfrm>
                            <a:off x="2326" y="1493"/>
                            <a:ext cx="7049" cy="1585"/>
                          </a:xfrm>
                          <a:custGeom>
                            <a:avLst/>
                            <a:gdLst>
                              <a:gd name="T0" fmla="+- 0 2326 2326"/>
                              <a:gd name="T1" fmla="*/ T0 w 7049"/>
                              <a:gd name="T2" fmla="+- 0 3077 1493"/>
                              <a:gd name="T3" fmla="*/ 3077 h 1585"/>
                              <a:gd name="T4" fmla="+- 0 3031 2326"/>
                              <a:gd name="T5" fmla="*/ T4 w 7049"/>
                              <a:gd name="T6" fmla="+- 0 2921 1493"/>
                              <a:gd name="T7" fmla="*/ 2921 h 1585"/>
                              <a:gd name="T8" fmla="+- 0 3736 2326"/>
                              <a:gd name="T9" fmla="*/ T8 w 7049"/>
                              <a:gd name="T10" fmla="+- 0 2762 1493"/>
                              <a:gd name="T11" fmla="*/ 2762 h 1585"/>
                              <a:gd name="T12" fmla="+- 0 4440 2326"/>
                              <a:gd name="T13" fmla="*/ T12 w 7049"/>
                              <a:gd name="T14" fmla="+- 0 2601 1493"/>
                              <a:gd name="T15" fmla="*/ 2601 h 1585"/>
                              <a:gd name="T16" fmla="+- 0 5145 2326"/>
                              <a:gd name="T17" fmla="*/ T16 w 7049"/>
                              <a:gd name="T18" fmla="+- 0 2445 1493"/>
                              <a:gd name="T19" fmla="*/ 2445 h 1585"/>
                              <a:gd name="T20" fmla="+- 0 5850 2326"/>
                              <a:gd name="T21" fmla="*/ T20 w 7049"/>
                              <a:gd name="T22" fmla="+- 0 2283 1493"/>
                              <a:gd name="T23" fmla="*/ 2283 h 1585"/>
                              <a:gd name="T24" fmla="+- 0 6555 2326"/>
                              <a:gd name="T25" fmla="*/ T24 w 7049"/>
                              <a:gd name="T26" fmla="+- 0 2132 1493"/>
                              <a:gd name="T27" fmla="*/ 2132 h 1585"/>
                              <a:gd name="T28" fmla="+- 0 7260 2326"/>
                              <a:gd name="T29" fmla="*/ T28 w 7049"/>
                              <a:gd name="T30" fmla="+- 0 1965 1493"/>
                              <a:gd name="T31" fmla="*/ 1965 h 1585"/>
                              <a:gd name="T32" fmla="+- 0 7965 2326"/>
                              <a:gd name="T33" fmla="*/ T32 w 7049"/>
                              <a:gd name="T34" fmla="+- 0 1812 1493"/>
                              <a:gd name="T35" fmla="*/ 1812 h 1585"/>
                              <a:gd name="T36" fmla="+- 0 8670 2326"/>
                              <a:gd name="T37" fmla="*/ T36 w 7049"/>
                              <a:gd name="T38" fmla="+- 0 1653 1493"/>
                              <a:gd name="T39" fmla="*/ 1653 h 1585"/>
                              <a:gd name="T40" fmla="+- 0 9375 2326"/>
                              <a:gd name="T41" fmla="*/ T40 w 7049"/>
                              <a:gd name="T42" fmla="+- 0 1493 1493"/>
                              <a:gd name="T43" fmla="*/ 1493 h 15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7049" h="1585">
                                <a:moveTo>
                                  <a:pt x="0" y="1584"/>
                                </a:moveTo>
                                <a:lnTo>
                                  <a:pt x="705" y="1428"/>
                                </a:lnTo>
                                <a:lnTo>
                                  <a:pt x="1410" y="1269"/>
                                </a:lnTo>
                                <a:lnTo>
                                  <a:pt x="2114" y="1108"/>
                                </a:lnTo>
                                <a:lnTo>
                                  <a:pt x="2819" y="952"/>
                                </a:lnTo>
                                <a:lnTo>
                                  <a:pt x="3524" y="790"/>
                                </a:lnTo>
                                <a:lnTo>
                                  <a:pt x="4229" y="639"/>
                                </a:lnTo>
                                <a:lnTo>
                                  <a:pt x="4934" y="472"/>
                                </a:lnTo>
                                <a:lnTo>
                                  <a:pt x="5639" y="319"/>
                                </a:lnTo>
                                <a:lnTo>
                                  <a:pt x="6344" y="160"/>
                                </a:lnTo>
                                <a:lnTo>
                                  <a:pt x="7049" y="0"/>
                                </a:lnTo>
                              </a:path>
                            </a:pathLst>
                          </a:custGeom>
                          <a:noFill/>
                          <a:ln w="14833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" name="AutoShape 30"/>
                        <wps:cNvSpPr>
                          <a:spLocks/>
                        </wps:cNvSpPr>
                        <wps:spPr bwMode="auto">
                          <a:xfrm>
                            <a:off x="18354" y="-60645"/>
                            <a:ext cx="244893" cy="58909"/>
                          </a:xfrm>
                          <a:custGeom>
                            <a:avLst/>
                            <a:gdLst>
                              <a:gd name="T0" fmla="+- 0 2290 18354"/>
                              <a:gd name="T1" fmla="*/ T0 w 244893"/>
                              <a:gd name="T2" fmla="+- 0 3007 -60645"/>
                              <a:gd name="T3" fmla="*/ 3007 h 58909"/>
                              <a:gd name="T4" fmla="+- 0 2407 18354"/>
                              <a:gd name="T5" fmla="*/ T4 w 244893"/>
                              <a:gd name="T6" fmla="+- 0 3074 -60645"/>
                              <a:gd name="T7" fmla="*/ 3074 h 58909"/>
                              <a:gd name="T8" fmla="+- 0 2290 18354"/>
                              <a:gd name="T9" fmla="*/ T8 w 244893"/>
                              <a:gd name="T10" fmla="+- 0 3141 -60645"/>
                              <a:gd name="T11" fmla="*/ 3141 h 58909"/>
                              <a:gd name="T12" fmla="+- 0 2290 18354"/>
                              <a:gd name="T13" fmla="*/ T12 w 244893"/>
                              <a:gd name="T14" fmla="+- 0 3007 -60645"/>
                              <a:gd name="T15" fmla="*/ 3007 h 58909"/>
                              <a:gd name="T16" fmla="+- 0 2991 18354"/>
                              <a:gd name="T17" fmla="*/ T16 w 244893"/>
                              <a:gd name="T18" fmla="+- 0 2854 -60645"/>
                              <a:gd name="T19" fmla="*/ 2854 h 58909"/>
                              <a:gd name="T20" fmla="+- 0 3107 18354"/>
                              <a:gd name="T21" fmla="*/ T20 w 244893"/>
                              <a:gd name="T22" fmla="+- 0 2922 -60645"/>
                              <a:gd name="T23" fmla="*/ 2922 h 58909"/>
                              <a:gd name="T24" fmla="+- 0 2991 18354"/>
                              <a:gd name="T25" fmla="*/ T24 w 244893"/>
                              <a:gd name="T26" fmla="+- 0 2989 -60645"/>
                              <a:gd name="T27" fmla="*/ 2989 h 58909"/>
                              <a:gd name="T28" fmla="+- 0 2991 18354"/>
                              <a:gd name="T29" fmla="*/ T28 w 244893"/>
                              <a:gd name="T30" fmla="+- 0 2854 -60645"/>
                              <a:gd name="T31" fmla="*/ 2854 h 58909"/>
                              <a:gd name="T32" fmla="+- 0 3698 18354"/>
                              <a:gd name="T33" fmla="*/ T32 w 244893"/>
                              <a:gd name="T34" fmla="+- 0 2697 -60645"/>
                              <a:gd name="T35" fmla="*/ 2697 h 58909"/>
                              <a:gd name="T36" fmla="+- 0 3814 18354"/>
                              <a:gd name="T37" fmla="*/ T36 w 244893"/>
                              <a:gd name="T38" fmla="+- 0 2764 -60645"/>
                              <a:gd name="T39" fmla="*/ 2764 h 58909"/>
                              <a:gd name="T40" fmla="+- 0 3698 18354"/>
                              <a:gd name="T41" fmla="*/ T40 w 244893"/>
                              <a:gd name="T42" fmla="+- 0 2832 -60645"/>
                              <a:gd name="T43" fmla="*/ 2832 h 58909"/>
                              <a:gd name="T44" fmla="+- 0 3698 18354"/>
                              <a:gd name="T45" fmla="*/ T44 w 244893"/>
                              <a:gd name="T46" fmla="+- 0 2697 -60645"/>
                              <a:gd name="T47" fmla="*/ 2697 h 58909"/>
                              <a:gd name="T48" fmla="+- 0 4404 18354"/>
                              <a:gd name="T49" fmla="*/ T48 w 244893"/>
                              <a:gd name="T50" fmla="+- 0 2533 -60645"/>
                              <a:gd name="T51" fmla="*/ 2533 h 58909"/>
                              <a:gd name="T52" fmla="+- 0 4521 18354"/>
                              <a:gd name="T53" fmla="*/ T52 w 244893"/>
                              <a:gd name="T54" fmla="+- 0 2601 -60645"/>
                              <a:gd name="T55" fmla="*/ 2601 h 58909"/>
                              <a:gd name="T56" fmla="+- 0 4404 18354"/>
                              <a:gd name="T57" fmla="*/ T56 w 244893"/>
                              <a:gd name="T58" fmla="+- 0 2668 -60645"/>
                              <a:gd name="T59" fmla="*/ 2668 h 58909"/>
                              <a:gd name="T60" fmla="+- 0 4404 18354"/>
                              <a:gd name="T61" fmla="*/ T60 w 244893"/>
                              <a:gd name="T62" fmla="+- 0 2533 -60645"/>
                              <a:gd name="T63" fmla="*/ 2533 h 58909"/>
                              <a:gd name="T64" fmla="+- 0 5105 18354"/>
                              <a:gd name="T65" fmla="*/ T64 w 244893"/>
                              <a:gd name="T66" fmla="+- 0 2376 -60645"/>
                              <a:gd name="T67" fmla="*/ 2376 h 58909"/>
                              <a:gd name="T68" fmla="+- 0 5221 18354"/>
                              <a:gd name="T69" fmla="*/ T68 w 244893"/>
                              <a:gd name="T70" fmla="+- 0 2443 -60645"/>
                              <a:gd name="T71" fmla="*/ 2443 h 58909"/>
                              <a:gd name="T72" fmla="+- 0 5105 18354"/>
                              <a:gd name="T73" fmla="*/ T72 w 244893"/>
                              <a:gd name="T74" fmla="+- 0 2511 -60645"/>
                              <a:gd name="T75" fmla="*/ 2511 h 58909"/>
                              <a:gd name="T76" fmla="+- 0 5105 18354"/>
                              <a:gd name="T77" fmla="*/ T76 w 244893"/>
                              <a:gd name="T78" fmla="+- 0 2376 -60645"/>
                              <a:gd name="T79" fmla="*/ 2376 h 58909"/>
                              <a:gd name="T80" fmla="+- 0 5811 18354"/>
                              <a:gd name="T81" fmla="*/ T80 w 244893"/>
                              <a:gd name="T82" fmla="+- 0 2218 -60645"/>
                              <a:gd name="T83" fmla="*/ 2218 h 58909"/>
                              <a:gd name="T84" fmla="+- 0 5928 18354"/>
                              <a:gd name="T85" fmla="*/ T84 w 244893"/>
                              <a:gd name="T86" fmla="+- 0 2286 -60645"/>
                              <a:gd name="T87" fmla="*/ 2286 h 58909"/>
                              <a:gd name="T88" fmla="+- 0 5811 18354"/>
                              <a:gd name="T89" fmla="*/ T88 w 244893"/>
                              <a:gd name="T90" fmla="+- 0 2353 -60645"/>
                              <a:gd name="T91" fmla="*/ 2353 h 58909"/>
                              <a:gd name="T92" fmla="+- 0 5811 18354"/>
                              <a:gd name="T93" fmla="*/ T92 w 244893"/>
                              <a:gd name="T94" fmla="+- 0 2218 -60645"/>
                              <a:gd name="T95" fmla="*/ 2218 h 58909"/>
                              <a:gd name="T96" fmla="+- 0 6518 18354"/>
                              <a:gd name="T97" fmla="*/ T96 w 244893"/>
                              <a:gd name="T98" fmla="+- 0 2067 -60645"/>
                              <a:gd name="T99" fmla="*/ 2067 h 58909"/>
                              <a:gd name="T100" fmla="+- 0 6635 18354"/>
                              <a:gd name="T101" fmla="*/ T100 w 244893"/>
                              <a:gd name="T102" fmla="+- 0 2134 -60645"/>
                              <a:gd name="T103" fmla="*/ 2134 h 58909"/>
                              <a:gd name="T104" fmla="+- 0 6518 18354"/>
                              <a:gd name="T105" fmla="*/ T104 w 244893"/>
                              <a:gd name="T106" fmla="+- 0 2201 -60645"/>
                              <a:gd name="T107" fmla="*/ 2201 h 58909"/>
                              <a:gd name="T108" fmla="+- 0 6518 18354"/>
                              <a:gd name="T109" fmla="*/ T108 w 244893"/>
                              <a:gd name="T110" fmla="+- 0 2067 -60645"/>
                              <a:gd name="T111" fmla="*/ 2067 h 58909"/>
                              <a:gd name="T112" fmla="+- 0 7219 18354"/>
                              <a:gd name="T113" fmla="*/ T112 w 244893"/>
                              <a:gd name="T114" fmla="+- 0 1897 -60645"/>
                              <a:gd name="T115" fmla="*/ 1897 h 58909"/>
                              <a:gd name="T116" fmla="+- 0 7335 18354"/>
                              <a:gd name="T117" fmla="*/ T116 w 244893"/>
                              <a:gd name="T118" fmla="+- 0 1964 -60645"/>
                              <a:gd name="T119" fmla="*/ 1964 h 58909"/>
                              <a:gd name="T120" fmla="+- 0 7219 18354"/>
                              <a:gd name="T121" fmla="*/ T120 w 244893"/>
                              <a:gd name="T122" fmla="+- 0 2032 -60645"/>
                              <a:gd name="T123" fmla="*/ 2032 h 58909"/>
                              <a:gd name="T124" fmla="+- 0 7219 18354"/>
                              <a:gd name="T125" fmla="*/ T124 w 244893"/>
                              <a:gd name="T126" fmla="+- 0 1897 -60645"/>
                              <a:gd name="T127" fmla="*/ 1897 h 58909"/>
                              <a:gd name="T128" fmla="+- 0 7925 18354"/>
                              <a:gd name="T129" fmla="*/ T128 w 244893"/>
                              <a:gd name="T130" fmla="+- 0 1745 -60645"/>
                              <a:gd name="T131" fmla="*/ 1745 h 58909"/>
                              <a:gd name="T132" fmla="+- 0 8042 18354"/>
                              <a:gd name="T133" fmla="*/ T132 w 244893"/>
                              <a:gd name="T134" fmla="+- 0 1812 -60645"/>
                              <a:gd name="T135" fmla="*/ 1812 h 58909"/>
                              <a:gd name="T136" fmla="+- 0 7925 18354"/>
                              <a:gd name="T137" fmla="*/ T136 w 244893"/>
                              <a:gd name="T138" fmla="+- 0 1880 -60645"/>
                              <a:gd name="T139" fmla="*/ 1880 h 58909"/>
                              <a:gd name="T140" fmla="+- 0 7925 18354"/>
                              <a:gd name="T141" fmla="*/ T140 w 244893"/>
                              <a:gd name="T142" fmla="+- 0 1745 -60645"/>
                              <a:gd name="T143" fmla="*/ 1745 h 58909"/>
                              <a:gd name="T144" fmla="+- 0 8632 18354"/>
                              <a:gd name="T145" fmla="*/ T144 w 244893"/>
                              <a:gd name="T146" fmla="+- 0 1588 -60645"/>
                              <a:gd name="T147" fmla="*/ 1588 h 58909"/>
                              <a:gd name="T148" fmla="+- 0 8749 18354"/>
                              <a:gd name="T149" fmla="*/ T148 w 244893"/>
                              <a:gd name="T150" fmla="+- 0 1655 -60645"/>
                              <a:gd name="T151" fmla="*/ 1655 h 58909"/>
                              <a:gd name="T152" fmla="+- 0 8632 18354"/>
                              <a:gd name="T153" fmla="*/ T152 w 244893"/>
                              <a:gd name="T154" fmla="+- 0 1722 -60645"/>
                              <a:gd name="T155" fmla="*/ 1722 h 58909"/>
                              <a:gd name="T156" fmla="+- 0 8632 18354"/>
                              <a:gd name="T157" fmla="*/ T156 w 244893"/>
                              <a:gd name="T158" fmla="+- 0 1588 -60645"/>
                              <a:gd name="T159" fmla="*/ 1588 h 5890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</a:cxnLst>
                            <a:rect l="0" t="0" r="r" b="b"/>
                            <a:pathLst>
                              <a:path w="244893" h="58909">
                                <a:moveTo>
                                  <a:pt x="-16064" y="63652"/>
                                </a:moveTo>
                                <a:lnTo>
                                  <a:pt x="-15947" y="63719"/>
                                </a:lnTo>
                                <a:lnTo>
                                  <a:pt x="-16064" y="63786"/>
                                </a:lnTo>
                                <a:lnTo>
                                  <a:pt x="-16064" y="63652"/>
                                </a:lnTo>
                                <a:close/>
                                <a:moveTo>
                                  <a:pt x="-15363" y="63499"/>
                                </a:moveTo>
                                <a:lnTo>
                                  <a:pt x="-15247" y="63567"/>
                                </a:lnTo>
                                <a:lnTo>
                                  <a:pt x="-15363" y="63634"/>
                                </a:lnTo>
                                <a:lnTo>
                                  <a:pt x="-15363" y="63499"/>
                                </a:lnTo>
                                <a:close/>
                                <a:moveTo>
                                  <a:pt x="-14656" y="63342"/>
                                </a:moveTo>
                                <a:lnTo>
                                  <a:pt x="-14540" y="63409"/>
                                </a:lnTo>
                                <a:lnTo>
                                  <a:pt x="-14656" y="63477"/>
                                </a:lnTo>
                                <a:lnTo>
                                  <a:pt x="-14656" y="63342"/>
                                </a:lnTo>
                                <a:close/>
                                <a:moveTo>
                                  <a:pt x="-13950" y="63178"/>
                                </a:moveTo>
                                <a:lnTo>
                                  <a:pt x="-13833" y="63246"/>
                                </a:lnTo>
                                <a:lnTo>
                                  <a:pt x="-13950" y="63313"/>
                                </a:lnTo>
                                <a:lnTo>
                                  <a:pt x="-13950" y="63178"/>
                                </a:lnTo>
                                <a:close/>
                                <a:moveTo>
                                  <a:pt x="-13249" y="63021"/>
                                </a:moveTo>
                                <a:lnTo>
                                  <a:pt x="-13133" y="63088"/>
                                </a:lnTo>
                                <a:lnTo>
                                  <a:pt x="-13249" y="63156"/>
                                </a:lnTo>
                                <a:lnTo>
                                  <a:pt x="-13249" y="63021"/>
                                </a:lnTo>
                                <a:close/>
                                <a:moveTo>
                                  <a:pt x="-12543" y="62863"/>
                                </a:moveTo>
                                <a:lnTo>
                                  <a:pt x="-12426" y="62931"/>
                                </a:lnTo>
                                <a:lnTo>
                                  <a:pt x="-12543" y="62998"/>
                                </a:lnTo>
                                <a:lnTo>
                                  <a:pt x="-12543" y="62863"/>
                                </a:lnTo>
                                <a:close/>
                                <a:moveTo>
                                  <a:pt x="-11836" y="62712"/>
                                </a:moveTo>
                                <a:lnTo>
                                  <a:pt x="-11719" y="62779"/>
                                </a:lnTo>
                                <a:lnTo>
                                  <a:pt x="-11836" y="62846"/>
                                </a:lnTo>
                                <a:lnTo>
                                  <a:pt x="-11836" y="62712"/>
                                </a:lnTo>
                                <a:close/>
                                <a:moveTo>
                                  <a:pt x="-11135" y="62542"/>
                                </a:moveTo>
                                <a:lnTo>
                                  <a:pt x="-11019" y="62609"/>
                                </a:lnTo>
                                <a:lnTo>
                                  <a:pt x="-11135" y="62677"/>
                                </a:lnTo>
                                <a:lnTo>
                                  <a:pt x="-11135" y="62542"/>
                                </a:lnTo>
                                <a:close/>
                                <a:moveTo>
                                  <a:pt x="-10429" y="62390"/>
                                </a:moveTo>
                                <a:lnTo>
                                  <a:pt x="-10312" y="62457"/>
                                </a:lnTo>
                                <a:lnTo>
                                  <a:pt x="-10429" y="62525"/>
                                </a:lnTo>
                                <a:lnTo>
                                  <a:pt x="-10429" y="62390"/>
                                </a:lnTo>
                                <a:close/>
                                <a:moveTo>
                                  <a:pt x="-9722" y="62233"/>
                                </a:moveTo>
                                <a:lnTo>
                                  <a:pt x="-9605" y="62300"/>
                                </a:lnTo>
                                <a:lnTo>
                                  <a:pt x="-9722" y="62367"/>
                                </a:lnTo>
                                <a:lnTo>
                                  <a:pt x="-9722" y="6223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4833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" name="Freeform 29"/>
                        <wps:cNvSpPr>
                          <a:spLocks/>
                        </wps:cNvSpPr>
                        <wps:spPr bwMode="auto">
                          <a:xfrm>
                            <a:off x="9339" y="1424"/>
                            <a:ext cx="117" cy="135"/>
                          </a:xfrm>
                          <a:custGeom>
                            <a:avLst/>
                            <a:gdLst>
                              <a:gd name="T0" fmla="+- 0 9339 9339"/>
                              <a:gd name="T1" fmla="*/ T0 w 117"/>
                              <a:gd name="T2" fmla="+- 0 1424 1424"/>
                              <a:gd name="T3" fmla="*/ 1424 h 135"/>
                              <a:gd name="T4" fmla="+- 0 9455 9339"/>
                              <a:gd name="T5" fmla="*/ T4 w 117"/>
                              <a:gd name="T6" fmla="+- 0 1491 1424"/>
                              <a:gd name="T7" fmla="*/ 1491 h 135"/>
                              <a:gd name="T8" fmla="+- 0 9339 9339"/>
                              <a:gd name="T9" fmla="*/ T8 w 117"/>
                              <a:gd name="T10" fmla="+- 0 1559 1424"/>
                              <a:gd name="T11" fmla="*/ 1559 h 135"/>
                              <a:gd name="T12" fmla="+- 0 9339 9339"/>
                              <a:gd name="T13" fmla="*/ T12 w 117"/>
                              <a:gd name="T14" fmla="+- 0 1424 1424"/>
                              <a:gd name="T15" fmla="*/ 1424 h 1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17" h="135">
                                <a:moveTo>
                                  <a:pt x="0" y="0"/>
                                </a:moveTo>
                                <a:lnTo>
                                  <a:pt x="116" y="67"/>
                                </a:lnTo>
                                <a:lnTo>
                                  <a:pt x="0" y="13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4833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" name="Freeform 28"/>
                        <wps:cNvSpPr>
                          <a:spLocks/>
                        </wps:cNvSpPr>
                        <wps:spPr bwMode="auto">
                          <a:xfrm>
                            <a:off x="2326" y="1313"/>
                            <a:ext cx="7049" cy="1764"/>
                          </a:xfrm>
                          <a:custGeom>
                            <a:avLst/>
                            <a:gdLst>
                              <a:gd name="T0" fmla="+- 0 2326 2326"/>
                              <a:gd name="T1" fmla="*/ T0 w 7049"/>
                              <a:gd name="T2" fmla="+- 0 3077 1313"/>
                              <a:gd name="T3" fmla="*/ 3077 h 1764"/>
                              <a:gd name="T4" fmla="+- 0 3031 2326"/>
                              <a:gd name="T5" fmla="*/ T4 w 7049"/>
                              <a:gd name="T6" fmla="+- 0 2904 1313"/>
                              <a:gd name="T7" fmla="*/ 2904 h 1764"/>
                              <a:gd name="T8" fmla="+- 0 3736 2326"/>
                              <a:gd name="T9" fmla="*/ T8 w 7049"/>
                              <a:gd name="T10" fmla="+- 0 2724 1313"/>
                              <a:gd name="T11" fmla="*/ 2724 h 1764"/>
                              <a:gd name="T12" fmla="+- 0 4440 2326"/>
                              <a:gd name="T13" fmla="*/ T12 w 7049"/>
                              <a:gd name="T14" fmla="+- 0 2552 1313"/>
                              <a:gd name="T15" fmla="*/ 2552 h 1764"/>
                              <a:gd name="T16" fmla="+- 0 5145 2326"/>
                              <a:gd name="T17" fmla="*/ T16 w 7049"/>
                              <a:gd name="T18" fmla="+- 0 2372 1313"/>
                              <a:gd name="T19" fmla="*/ 2372 h 1764"/>
                              <a:gd name="T20" fmla="+- 0 5850 2326"/>
                              <a:gd name="T21" fmla="*/ T20 w 7049"/>
                              <a:gd name="T22" fmla="+- 0 2190 1313"/>
                              <a:gd name="T23" fmla="*/ 2190 h 1764"/>
                              <a:gd name="T24" fmla="+- 0 6555 2326"/>
                              <a:gd name="T25" fmla="*/ T24 w 7049"/>
                              <a:gd name="T26" fmla="+- 0 2018 1313"/>
                              <a:gd name="T27" fmla="*/ 2018 h 1764"/>
                              <a:gd name="T28" fmla="+- 0 7260 2326"/>
                              <a:gd name="T29" fmla="*/ T28 w 7049"/>
                              <a:gd name="T30" fmla="+- 0 1856 1313"/>
                              <a:gd name="T31" fmla="*/ 1856 h 1764"/>
                              <a:gd name="T32" fmla="+- 0 7965 2326"/>
                              <a:gd name="T33" fmla="*/ T32 w 7049"/>
                              <a:gd name="T34" fmla="+- 0 1674 1313"/>
                              <a:gd name="T35" fmla="*/ 1674 h 1764"/>
                              <a:gd name="T36" fmla="+- 0 8670 2326"/>
                              <a:gd name="T37" fmla="*/ T36 w 7049"/>
                              <a:gd name="T38" fmla="+- 0 1496 1313"/>
                              <a:gd name="T39" fmla="*/ 1496 h 1764"/>
                              <a:gd name="T40" fmla="+- 0 9375 2326"/>
                              <a:gd name="T41" fmla="*/ T40 w 7049"/>
                              <a:gd name="T42" fmla="+- 0 1313 1313"/>
                              <a:gd name="T43" fmla="*/ 1313 h 176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7049" h="1764">
                                <a:moveTo>
                                  <a:pt x="0" y="1764"/>
                                </a:moveTo>
                                <a:lnTo>
                                  <a:pt x="705" y="1591"/>
                                </a:lnTo>
                                <a:lnTo>
                                  <a:pt x="1410" y="1411"/>
                                </a:lnTo>
                                <a:lnTo>
                                  <a:pt x="2114" y="1239"/>
                                </a:lnTo>
                                <a:lnTo>
                                  <a:pt x="2819" y="1059"/>
                                </a:lnTo>
                                <a:lnTo>
                                  <a:pt x="3524" y="877"/>
                                </a:lnTo>
                                <a:lnTo>
                                  <a:pt x="4229" y="705"/>
                                </a:lnTo>
                                <a:lnTo>
                                  <a:pt x="4934" y="543"/>
                                </a:lnTo>
                                <a:lnTo>
                                  <a:pt x="5639" y="361"/>
                                </a:lnTo>
                                <a:lnTo>
                                  <a:pt x="6344" y="183"/>
                                </a:lnTo>
                                <a:lnTo>
                                  <a:pt x="7049" y="0"/>
                                </a:lnTo>
                              </a:path>
                            </a:pathLst>
                          </a:custGeom>
                          <a:noFill/>
                          <a:ln w="14833">
                            <a:solidFill>
                              <a:srgbClr val="000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8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59" y="3004"/>
                            <a:ext cx="140" cy="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9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960" y="2835"/>
                            <a:ext cx="140" cy="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666" y="2654"/>
                            <a:ext cx="140" cy="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1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373" y="2484"/>
                            <a:ext cx="140" cy="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2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74" y="2303"/>
                            <a:ext cx="140" cy="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3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780" y="2122"/>
                            <a:ext cx="140" cy="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4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487" y="1947"/>
                            <a:ext cx="140" cy="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5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188" y="1789"/>
                            <a:ext cx="140" cy="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6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894" y="1602"/>
                            <a:ext cx="140" cy="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7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601" y="1427"/>
                            <a:ext cx="140" cy="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8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308" y="1246"/>
                            <a:ext cx="140" cy="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9" name="Line 16"/>
                        <wps:cNvCnPr/>
                        <wps:spPr bwMode="auto">
                          <a:xfrm>
                            <a:off x="2381" y="321"/>
                            <a:ext cx="275" cy="0"/>
                          </a:xfrm>
                          <a:prstGeom prst="line">
                            <a:avLst/>
                          </a:prstGeom>
                          <a:noFill/>
                          <a:ln w="1483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0" name="Line 15"/>
                        <wps:cNvCnPr/>
                        <wps:spPr bwMode="auto">
                          <a:xfrm>
                            <a:off x="2428" y="530"/>
                            <a:ext cx="23" cy="0"/>
                          </a:xfrm>
                          <a:prstGeom prst="line">
                            <a:avLst/>
                          </a:prstGeom>
                          <a:noFill/>
                          <a:ln w="14741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1" name="Line 14"/>
                        <wps:cNvCnPr/>
                        <wps:spPr bwMode="auto">
                          <a:xfrm>
                            <a:off x="2475" y="530"/>
                            <a:ext cx="23" cy="0"/>
                          </a:xfrm>
                          <a:prstGeom prst="line">
                            <a:avLst/>
                          </a:prstGeom>
                          <a:noFill/>
                          <a:ln w="14741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2" name="Line 13"/>
                        <wps:cNvCnPr/>
                        <wps:spPr bwMode="auto">
                          <a:xfrm>
                            <a:off x="2521" y="530"/>
                            <a:ext cx="24" cy="0"/>
                          </a:xfrm>
                          <a:prstGeom prst="line">
                            <a:avLst/>
                          </a:prstGeom>
                          <a:noFill/>
                          <a:ln w="14741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" name="Line 12"/>
                        <wps:cNvCnPr/>
                        <wps:spPr bwMode="auto">
                          <a:xfrm>
                            <a:off x="2568" y="530"/>
                            <a:ext cx="23" cy="0"/>
                          </a:xfrm>
                          <a:prstGeom prst="line">
                            <a:avLst/>
                          </a:prstGeom>
                          <a:noFill/>
                          <a:ln w="14741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4" name="Line 11"/>
                        <wps:cNvCnPr/>
                        <wps:spPr bwMode="auto">
                          <a:xfrm>
                            <a:off x="2615" y="530"/>
                            <a:ext cx="23" cy="0"/>
                          </a:xfrm>
                          <a:prstGeom prst="line">
                            <a:avLst/>
                          </a:prstGeom>
                          <a:noFill/>
                          <a:ln w="14741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5" name="Line 10"/>
                        <wps:cNvCnPr/>
                        <wps:spPr bwMode="auto">
                          <a:xfrm>
                            <a:off x="2381" y="530"/>
                            <a:ext cx="23" cy="0"/>
                          </a:xfrm>
                          <a:prstGeom prst="line">
                            <a:avLst/>
                          </a:prstGeom>
                          <a:noFill/>
                          <a:ln w="14741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6" name="Line 9"/>
                        <wps:cNvCnPr/>
                        <wps:spPr bwMode="auto">
                          <a:xfrm>
                            <a:off x="2568" y="738"/>
                            <a:ext cx="88" cy="0"/>
                          </a:xfrm>
                          <a:prstGeom prst="line">
                            <a:avLst/>
                          </a:prstGeom>
                          <a:noFill/>
                          <a:ln w="14741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7" name="Line 8"/>
                        <wps:cNvCnPr/>
                        <wps:spPr bwMode="auto">
                          <a:xfrm>
                            <a:off x="2381" y="738"/>
                            <a:ext cx="94" cy="0"/>
                          </a:xfrm>
                          <a:prstGeom prst="line">
                            <a:avLst/>
                          </a:prstGeom>
                          <a:noFill/>
                          <a:ln w="14741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8" name="Freeform 7"/>
                        <wps:cNvSpPr>
                          <a:spLocks/>
                        </wps:cNvSpPr>
                        <wps:spPr bwMode="auto">
                          <a:xfrm>
                            <a:off x="2483" y="881"/>
                            <a:ext cx="117" cy="135"/>
                          </a:xfrm>
                          <a:custGeom>
                            <a:avLst/>
                            <a:gdLst>
                              <a:gd name="T0" fmla="+- 0 2483 2483"/>
                              <a:gd name="T1" fmla="*/ T0 w 117"/>
                              <a:gd name="T2" fmla="+- 0 881 881"/>
                              <a:gd name="T3" fmla="*/ 881 h 135"/>
                              <a:gd name="T4" fmla="+- 0 2600 2483"/>
                              <a:gd name="T5" fmla="*/ T4 w 117"/>
                              <a:gd name="T6" fmla="+- 0 948 881"/>
                              <a:gd name="T7" fmla="*/ 948 h 135"/>
                              <a:gd name="T8" fmla="+- 0 2483 2483"/>
                              <a:gd name="T9" fmla="*/ T8 w 117"/>
                              <a:gd name="T10" fmla="+- 0 1016 881"/>
                              <a:gd name="T11" fmla="*/ 1016 h 135"/>
                              <a:gd name="T12" fmla="+- 0 2483 2483"/>
                              <a:gd name="T13" fmla="*/ T12 w 117"/>
                              <a:gd name="T14" fmla="+- 0 881 881"/>
                              <a:gd name="T15" fmla="*/ 881 h 1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17" h="135">
                                <a:moveTo>
                                  <a:pt x="0" y="0"/>
                                </a:moveTo>
                                <a:lnTo>
                                  <a:pt x="117" y="67"/>
                                </a:lnTo>
                                <a:lnTo>
                                  <a:pt x="0" y="13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4833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9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370" y="1082"/>
                            <a:ext cx="298" cy="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526" name="Rectangle 5"/>
                        <wps:cNvSpPr>
                          <a:spLocks noChangeArrowheads="1"/>
                        </wps:cNvSpPr>
                        <wps:spPr bwMode="auto">
                          <a:xfrm>
                            <a:off x="2326" y="198"/>
                            <a:ext cx="2844" cy="1080"/>
                          </a:xfrm>
                          <a:prstGeom prst="rect">
                            <a:avLst/>
                          </a:prstGeom>
                          <a:noFill/>
                          <a:ln w="2472">
                            <a:solidFill>
                              <a:srgbClr val="252525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27" name="Text Box 4"/>
                        <wps:cNvSpPr txBox="1">
                          <a:spLocks noChangeArrowheads="1"/>
                        </wps:cNvSpPr>
                        <wps:spPr bwMode="auto">
                          <a:xfrm>
                            <a:off x="2326" y="198"/>
                            <a:ext cx="2844" cy="10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D615222" w14:textId="77777777" w:rsidR="00B0570F" w:rsidRDefault="00B0570F">
                              <w:pPr>
                                <w:spacing w:before="39" w:line="292" w:lineRule="auto"/>
                                <w:ind w:left="357" w:right="402"/>
                                <w:rPr>
                                  <w:rFonts w:ascii="Calibri"/>
                                  <w:sz w:val="14"/>
                                </w:rPr>
                              </w:pPr>
                              <w:r>
                                <w:rPr>
                                  <w:rFonts w:ascii="Calibri"/>
                                  <w:sz w:val="14"/>
                                </w:rPr>
                                <w:t>Theoretical         lower         limit Time and multiple collision recovery Time and constant collision</w:t>
                              </w:r>
                              <w:r>
                                <w:rPr>
                                  <w:rFonts w:ascii="Calibri"/>
                                  <w:spacing w:val="-11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sz w:val="14"/>
                                </w:rPr>
                                <w:t>recovery</w:t>
                              </w:r>
                            </w:p>
                            <w:p w14:paraId="0998A27E" w14:textId="77777777" w:rsidR="00B0570F" w:rsidRDefault="00B0570F">
                              <w:pPr>
                                <w:tabs>
                                  <w:tab w:val="left" w:pos="357"/>
                                </w:tabs>
                                <w:spacing w:line="292" w:lineRule="auto"/>
                                <w:ind w:left="357" w:right="751" w:hanging="303"/>
                                <w:rPr>
                                  <w:rFonts w:ascii="Calibri"/>
                                  <w:sz w:val="14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252525"/>
                                  <w:w w:val="105"/>
                                  <w:position w:val="2"/>
                                  <w:sz w:val="15"/>
                                  <w:u w:val="thick" w:color="FF0000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color w:val="252525"/>
                                  <w:position w:val="2"/>
                                  <w:sz w:val="15"/>
                                  <w:u w:val="thick" w:color="FF0000"/>
                                </w:rPr>
                                <w:tab/>
                              </w:r>
                              <w:r>
                                <w:rPr>
                                  <w:rFonts w:ascii="Calibri"/>
                                  <w:sz w:val="14"/>
                                </w:rPr>
                                <w:t>Time and no</w:t>
                              </w:r>
                              <w:r>
                                <w:rPr>
                                  <w:rFonts w:ascii="Calibri"/>
                                  <w:spacing w:val="-7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sz w:val="14"/>
                                </w:rPr>
                                <w:t>collision</w:t>
                              </w:r>
                              <w:r>
                                <w:rPr>
                                  <w:rFonts w:ascii="Calibri"/>
                                  <w:spacing w:val="-2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sz w:val="14"/>
                                </w:rPr>
                                <w:t>recovery Conventional</w:t>
                              </w:r>
                              <w:r>
                                <w:rPr>
                                  <w:rFonts w:ascii="Calibri"/>
                                  <w:spacing w:val="-10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sz w:val="14"/>
                                </w:rPr>
                                <w:t>system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0BB4AE7" id="Group 3" o:spid="_x0000_s1919" style="position:absolute;left:0;text-align:left;margin-left:112.95pt;margin-top:9.7pt;width:360.45pt;height:148pt;z-index:-251427840;mso-position-horizontal-relative:page;mso-position-vertical-relative:text" coordorigin="2259,194" coordsize="7209,296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">
                <v:shape id="Picture 55" o:spid="_x0000_s1920" type="#_x0000_t75" style="position:absolute;left:2324;top:196;width:7052;height:28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">
                  <v:imagedata r:id="rId471" o:title=""/>
                </v:shape>
                <v:line id="Line 54" o:spid="_x0000_s1921" style="position:absolute;visibility:visible;mso-wrap-style:square" from="2326,3077" to="9376,30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" strokecolor="#252525" strokeweight=".06825mm"/>
                <v:line id="Line 53" o:spid="_x0000_s1922" style="position:absolute;visibility:visible;mso-wrap-style:square" from="2326,198" to="9376,1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" strokecolor="#252525" strokeweight=".06825mm"/>
                <v:shape id="AutoShape 52" o:spid="_x0000_s1923" style="position:absolute;left:3029;top:3041;width:5643;height:2;visibility:visible;mso-wrap-style:square;v-text-anchor:top" coordsize="56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" path="m,l4,m705,r4,m1410,r4,m2114,r4,m2819,r4,m3524,r4,m4229,r4,m4934,r4,m5638,r5,e" filled="f" strokecolor="#252525" strokeweight="1.2739mm">
                  <v:path arrowok="t" o:connecttype="custom" o:connectlocs="0,0;4,0;705,0;709,0;1410,0;1414,0;2114,0;2118,0;2819,0;2823,0;3524,0;3528,0;4229,0;4233,0;4934,0;4938,0;5638,0;5643,0" o:connectangles="0,0,0,0,0,0,0,0,0,0,0,0,0,0,0,0,0,0"/>
                </v:shape>
                <v:shape id="AutoShape 51" o:spid="_x0000_s1924" style="position:absolute;left:2326;top:234;width:6346;height:2;visibility:visible;mso-wrap-style:square;v-text-anchor:top" coordsize="6346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" path="m,l703,m,l1408,m,l2113,t704,l2821,t701,l3526,t701,l4231,t701,l4936,t701,l5641,t700,l6346,e" filled="f" strokecolor="#252525" strokeweight="1.2815mm">
                  <v:path arrowok="t" o:connecttype="custom" o:connectlocs="0,0;703,0;0,0;1408,0;0,0;2113,0;2817,0;2821,0;3522,0;3526,0;4227,0;4231,0;4932,0;4936,0;5637,0;5641,0;6341,0;6346,0" o:connectangles="0,0,0,0,0,0,0,0,0,0,0,0,0,0,0,0,0,0"/>
                </v:shape>
                <v:line id="Line 50" o:spid="_x0000_s1925" style="position:absolute;visibility:visible;mso-wrap-style:square" from="2326,196" to="2326,30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" strokecolor="#252525" strokeweight=".06825mm"/>
                <v:line id="Line 49" o:spid="_x0000_s1926" style="position:absolute;visibility:visible;mso-wrap-style:square" from="9374,196" to="9374,30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" strokecolor="#252525" strokeweight=".06825mm"/>
                <v:shape id="AutoShape 48" o:spid="_x0000_s1927" style="position:absolute;left:2326;top:2717;width:73;height:360;visibility:visible;mso-wrap-style:square;v-text-anchor:top" coordsize="73,3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" path="m,360r72,m,l72,e" filled="f" strokecolor="#252525" strokeweight=".06825mm">
                  <v:path arrowok="t" o:connecttype="custom" o:connectlocs="0,3077;72,3077;0,2717;72,2717" o:connectangles="0,0,0,0"/>
                </v:shape>
                <v:line id="Line 47" o:spid="_x0000_s1928" style="position:absolute;visibility:visible;mso-wrap-style:square" from="2326,2357" to="2398,23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" strokecolor="#252525" strokeweight=".07581mm"/>
                <v:line id="Line 46" o:spid="_x0000_s1929" style="position:absolute;visibility:visible;mso-wrap-style:square" from="2326,1997" to="2398,19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" strokecolor="#252525" strokeweight=".06825mm"/>
                <v:line id="Line 45" o:spid="_x0000_s1930" style="position:absolute;visibility:visible;mso-wrap-style:square" from="2326,1637" to="2398,16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" strokecolor="#252525" strokeweight=".06822mm"/>
                <v:line id="Line 44" o:spid="_x0000_s1931" style="position:absolute;visibility:visible;mso-wrap-style:square" from="2326,1277" to="2398,12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" strokecolor="#252525" strokeweight=".06825mm"/>
                <v:line id="Line 43" o:spid="_x0000_s1932" style="position:absolute;visibility:visible;mso-wrap-style:square" from="2326,198" to="2398,1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" strokecolor="#252525" strokeweight=".06825mm"/>
                <v:shape id="AutoShape 42" o:spid="_x0000_s1933" style="position:absolute;left:9302;top:2717;width:73;height:360;visibility:visible;mso-wrap-style:square;v-text-anchor:top" coordsize="73,3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" path="m,360r73,m,l73,e" filled="f" strokecolor="#252525" strokeweight=".06825mm">
                  <v:path arrowok="t" o:connecttype="custom" o:connectlocs="0,3077;73,3077;0,2717;73,2717" o:connectangles="0,0,0,0"/>
                </v:shape>
                <v:line id="Line 41" o:spid="_x0000_s1934" style="position:absolute;visibility:visible;mso-wrap-style:square" from="9302,2357" to="9375,23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" strokecolor="#252525" strokeweight=".07581mm"/>
                <v:line id="Line 40" o:spid="_x0000_s1935" style="position:absolute;visibility:visible;mso-wrap-style:square" from="9302,1997" to="9375,19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" strokecolor="#252525" strokeweight=".06825mm"/>
                <v:line id="Line 39" o:spid="_x0000_s1936" style="position:absolute;visibility:visible;mso-wrap-style:square" from="9302,1637" to="9375,16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" strokecolor="#252525" strokeweight=".06822mm"/>
                <v:line id="Line 38" o:spid="_x0000_s1937" style="position:absolute;visibility:visible;mso-wrap-style:square" from="9302,1277" to="9375,12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" strokecolor="#252525" strokeweight=".06825mm"/>
                <v:line id="Line 37" o:spid="_x0000_s1938" style="position:absolute;visibility:visible;mso-wrap-style:square" from="9302,918" to="9375,9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" strokecolor="#252525" strokeweight=".06825mm"/>
                <v:line id="Line 36" o:spid="_x0000_s1939" style="position:absolute;visibility:visible;mso-wrap-style:square" from="9302,558" to="9375,5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" strokecolor="#252525" strokeweight=".06822mm"/>
                <v:line id="Line 35" o:spid="_x0000_s1940" style="position:absolute;visibility:visible;mso-wrap-style:square" from="9302,198" to="9375,1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" strokecolor="#252525" strokeweight=".06825mm"/>
                <v:shape id="Freeform 34" o:spid="_x0000_s1941" style="position:absolute;left:2326;top:1805;width:7049;height:1272;visibility:visible;mso-wrap-style:square;v-text-anchor:top" coordsize="7049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" path="m,1272l705,1144r705,-126l2114,890,2819,763,3524,636,4229,509,4934,382,5639,255,6344,127,7049,e" filled="f" strokeweight=".41203mm">
                  <v:path arrowok="t" o:connecttype="custom" o:connectlocs="0,3077;705,2949;1410,2823;2114,2695;2819,2568;3524,2441;4229,2314;4934,2187;5639,2060;6344,1932;7049,1805" o:connectangles="0,0,0,0,0,0,0,0,0,0,0"/>
                </v:shape>
                <v:shape id="AutoShape 33" o:spid="_x0000_s1942" style="position:absolute;left:2324;top:1697;width:7044;height:1392;visibility:visible;mso-wrap-style:square;v-text-anchor:top" coordsize="7044,1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" path="m68,1355r-22,5l50,1382r23,-4l68,1355xm114,1346r-22,5l96,1374r23,-5l114,1346xm160,1337r-23,5l142,1365r23,-5l160,1337xm206,1329r-23,4l187,1356r24,-5l206,1329xm252,1320r-23,4l233,1347r23,-5l252,1320xm298,1311r-23,4l279,1338r23,-4l298,1311xm344,1302r-23,4l325,1329r23,-4l344,1302xm390,1293r-23,4l371,1320r23,-4l390,1293xm436,1284r-24,5l417,1311r23,-4l436,1284xm481,1275r-23,5l463,1302r23,-4l481,1275xm527,1266r-23,5l509,1294r22,-5l527,1266xm573,1257r-23,5l555,1285r22,-5l573,1257xm619,1249r-23,4l601,1276r22,-5l619,1249xm665,1240r-23,4l646,1267r23,-5l665,1240xm711,1231r-23,4l692,1258r17,-3l715,1254r-4,-23xm757,1222r-24,4l738,1249r23,-4l757,1222xm802,1213r-23,5l784,1240r23,-4l802,1213xm848,1204r-23,5l830,1231r23,-4l848,1204xm894,1195r-23,5l876,1223r23,-5l894,1195xm940,1187r-23,4l921,1214r24,-4l940,1187xm986,1178r-23,4l967,1205r23,-5l986,1178xm1032,1169r-23,4l1013,1196r23,-4l1032,1169xm1078,1160r-23,4l1059,1187r23,-4l1078,1160xm1123,1151r-22,5l1105,1179r23,-5l1123,1151xm1169,1142r-22,5l1151,1170r23,-5l1169,1142xm1215,1133r-23,5l1197,1161r23,-5l1215,1133xm1261,1125r-23,4l1242,1152r24,-4l1261,1125xm1307,1116r-23,4l1288,1143r23,-4l1307,1116xm1353,1107r-23,4l1334,1134r23,-4l1353,1107xm1399,1098r-23,4l1380,1125r23,-4l1399,1098xm1444,1089r-22,4l1426,1117r23,-5l1444,1089xm1490,1080r-22,5l1472,1108r23,-5l1490,1080xm1536,1072r-23,4l1518,1099r23,-5l1536,1072xm1582,1062r-23,5l1564,1090r23,-5l1582,1062xm1628,1053r-23,5l1610,1081r22,-5l1628,1053xm1674,1044r-23,5l1656,1072r22,-5l1674,1044xm1720,1035r-23,5l1701,1063r23,-4l1720,1035xm1766,1027r-24,4l1747,1054r23,-4l1766,1027xm1811,1018r-23,4l1793,1045r23,-4l1811,1018xm1857,1009r-23,4l1839,1036r22,-4l1857,1009xm1903,1000r-23,4l1885,1027r22,-4l1903,1000xm1949,991r-23,4l1930,1018r23,-4l1949,991xm1995,982r-23,4l1976,1009r23,-4l1995,982xm2041,973r-23,4l2022,1001r23,-5l2041,973xm2086,964r-22,4l2068,992r23,-5l2086,964xm2132,955r-18,3l2110,960r4,23l2119,982r18,-4l2132,955xm2178,946r-23,5l2160,974r23,-5l2178,946xm2224,937r-23,5l2205,964r24,-4l2224,937xm2270,928r-23,5l2251,955r23,-4l2270,928xm2316,919r-23,5l2297,946r23,-4l2316,919xm2361,910r-22,5l2343,937r23,-4l2361,910xm2407,901r-22,5l2389,928r23,-4l2407,901xm2453,892r-23,5l2435,919r23,-4l2453,892xm2499,883r-23,5l2481,910r23,-4l2499,883xm2545,874r-23,4l2527,901r22,-4l2545,874xm2591,865r-23,4l2573,892r22,-4l2591,865xm2637,856r-23,4l2618,884r23,-5l2637,856xm2683,847r-24,4l2664,875r23,-5l2683,847xm2728,838r-23,4l2710,866r23,-5l2728,838xm2774,829r-23,4l2756,857r22,-5l2774,829xm2820,820r-1,l2797,824r5,24l2824,843r-4,-23xm2866,811r-23,5l2847,839r23,-5l2866,811xm2912,802r-23,5l2893,829r23,-4l2912,802xm2958,793r-23,5l2939,821r23,-4l2958,793xm3004,785r-24,4l2985,812r23,-4l3004,785xm3049,776r-23,4l3031,803r23,-4l3049,776xm3095,767r-23,4l3077,794r23,-4l3095,767xm3141,758r-23,4l3123,786r23,-5l3141,758xm3187,749r-23,5l3168,777r24,-5l3187,749xm3233,741r-23,4l3214,768r23,-5l3233,741xm3279,731r-23,5l3260,759r23,-4l3279,731xm3325,723r-23,4l3306,750r23,-4l3325,723xm3370,714r-22,4l3352,741r23,-4l3370,714xm3416,705r-22,5l3398,732r23,-4l3416,705xm3462,696r-23,5l3444,724r23,-5l3462,696xm3508,687r-23,5l3489,715r24,-5l3508,687xm3554,679r-23,4l3535,706r24,-5l3554,679xm3600,670r-23,4l3581,697r23,-5l3600,670xm3645,661r-22,4l3627,688r23,-5l3645,661xm3691,652r-22,4l3673,679r23,-5l3691,652xm3737,642r-23,5l3719,670r23,-5l3737,642xm3783,633r-23,5l3765,661r23,-5l3783,633xm3829,624r-23,5l3811,652r22,-5l3829,624xm3875,615r-23,5l3857,642r22,-4l3875,615xm3921,606r-23,5l3902,633r23,-4l3921,606xm3967,597r-24,5l3948,624r23,-4l3967,597xm4012,588r-23,5l3994,615r23,-4l4012,588xm4058,579r-23,5l4040,606r22,-4l4058,579xm4104,570r-23,5l4086,597r22,-4l4104,570xm4150,561r-23,5l4131,588r23,-4l4150,561xm4196,552r-23,5l4177,579r23,-4l4196,552xm4241,543r-22,4l4223,570r10,-2l4246,566r-5,-23xm4287,534r-22,4l4269,561r23,-4l4287,534xm4333,525r-23,4l4315,553r23,-5l4333,525xm4379,516r-23,5l4360,544r24,-5l4379,516xm4425,508r-23,4l4406,535r23,-5l4425,508xm4471,498r-23,5l4452,526r23,-5l4471,498xm4516,489r-22,5l4498,517r23,-4l4516,489xm4562,481r-22,4l4544,508r23,-4l4562,481xm4608,472r-22,5l4590,499r23,-4l4608,472xm4654,463r-23,5l4636,490r23,-4l4654,463xm4700,454r-23,4l4682,482r23,-5l4700,454xm4746,445r-23,5l4728,473r22,-5l4746,445xm4792,437r-23,4l4774,464r22,-5l4792,437xm4838,428r-23,4l4819,455r23,-4l4838,428xm4884,419r-23,4l4865,446r23,-4l4884,419xm4930,410r-24,4l4911,437r23,-4l4930,410xm4976,401r-24,5l4957,428r23,-4l4976,401xm5021,392r-23,5l5003,420r22,-4l5021,392xm5067,384r-23,4l5049,411r22,-4l5067,384xm5113,375r-23,4l5095,402r22,-4l5113,375xm5159,367r-23,4l5140,394r23,-5l5159,367xm5205,357r-23,5l5186,385r23,-4l5205,357xm5251,349r-23,4l5232,376r23,-4l5251,349xm5297,340r-23,5l5278,367r23,-4l5297,340xm5343,332r-24,4l5324,359r23,-5l5343,332xm5389,323r-24,4l5370,350r23,-4l5389,323xm5434,314r-23,4l5416,342r23,-5l5434,314xm5480,305r-23,5l5462,333r23,-5l5480,305xm5526,297r-23,4l5508,324r23,-4l5526,297xm5572,288r-23,5l5553,315r24,-4l5572,288xm5618,279r-23,5l5599,307r23,-5l5618,279xm5664,271r-23,4l5645,298r23,-5l5664,271xm5710,262r-23,4l5691,289r23,-5l5710,262xm5755,253r-22,4l5737,280r23,-5l5755,253xm5801,244r-22,4l5783,271r23,-5l5801,244xm5847,235r-23,4l5829,262r23,-5l5847,235xm5893,225r-23,5l5874,253r24,-5l5893,225xm5939,216r-23,5l5920,244r23,-4l5939,216xm5985,207r-23,5l5966,235r23,-4l5985,207xm6031,198r-23,5l6012,226r23,-4l6031,198xm6077,189r-24,5l6058,217r23,-4l6077,189xm6122,181r-23,4l6104,208r23,-4l6122,181xm6168,172r-23,4l6150,199r23,-4l6168,172xm6214,163r-23,4l6196,190r22,-4l6214,163xm6260,154r-23,4l6241,181r23,-5l6260,154xm6306,145r-23,4l6287,172r23,-5l6306,145xm6352,136r-9,1l6328,140r5,23l6356,158r-4,-22xm6397,127r-23,4l6379,154r23,-5l6397,127xm6443,118r-23,4l6425,145r22,-5l6443,118xm6489,109r-23,4l6471,136r22,-5l6489,109xm6535,100r-23,4l6516,127r24,-5l6535,100xm6581,91r-23,4l6562,118r23,-5l6581,91xm6626,81r-22,5l6608,109r23,-5l6626,81xm6672,72r-23,5l6654,100r23,-5l6672,72xm6718,63r-23,5l6700,91r23,-5l6718,63xm6764,54r-23,5l6745,81r23,-4l6764,54xm6809,45r-22,5l6791,72r23,-4l6809,45xm6855,36r-22,5l6837,63r23,-4l6855,36xm6901,27r-23,5l6883,54r23,-4l6901,27xm6947,18r-23,5l6929,45r23,-4l6947,18xm6993,9r-23,4l6975,36r22,-4l6993,9xm7039,r-23,4l7021,27r22,-4l7039,xm23,1364l,1369r4,22l27,1387r-4,-23xe" fillcolor="black" stroked="f">
                  <v:path arrowok="t" o:connecttype="custom" o:connectlocs="142,3062;298,3008;394,3013;504,2968;619,2946;733,2923;848,2901;967,2902;1123,2848;1220,2853;1330,2808;1444,2786;1564,2787;1720,2732;1816,2738;1926,2692;2041,2670;2178,2643;2274,2648;2385,2603;2499,2580;2618,2581;2774,2526;2843,2513;2958,2490;3077,2491;3233,2438;3329,2443;3439,2398;3554,2376;3673,2376;3829,2321;3925,2326;4035,2281;4150,2258;4265,2235;4379,2213;4498,2214;4654,2160;4750,2165;4861,2120;4976,2098;5095,2099;5251,2046;5347,2051;5457,2007;5572,1985;5691,1986;5847,1932;5943,1937;6053,1891;6168,1869;6287,1869;6397,1824;6516,1824;6672,1769;6768,1774;6878,1729;6993,1706" o:connectangles="0,0,0,0,0,0,0,0,0,0,0,0,0,0,0,0,0,0,0,0,0,0,0,0,0,0,0,0,0,0,0,0,0,0,0,0,0,0,0,0,0,0,0,0,0,0,0,0,0,0,0,0,0,0,0,0,0,0,0"/>
                </v:shape>
                <v:shape id="AutoShape 32" o:spid="_x0000_s1943" style="position:absolute;left:2324;top:1619;width:7053;height:1470;visibility:visible;mso-wrap-style:square;v-text-anchor:top" coordsize="7053,14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" path="m274,1390r-91,19l187,1432r92,-19l274,1390xm457,1353r-91,18l371,1394r91,-18l457,1353xm640,1315r-91,19l553,1357r92,-19l640,1315xm823,1278r-91,19l736,1319r92,-19l823,1278xm1006,1240r-91,19l920,1281r91,-18l1006,1240xm1190,1202r-92,19l1103,1244r91,-19l1190,1202xm1373,1165r-92,18l1286,1206r91,-18l1373,1165xm1556,1128r-92,18l1469,1169r91,-19l1556,1128xm1739,1091r-92,18l1652,1132r92,-19l1739,1091xm1922,1053r-91,19l1835,1095r92,-19l1922,1053xm2105,1016r-91,19l2018,1058r92,-19l2105,1016xm2288,978r-92,19l2202,1020r91,-19l2288,978xm2471,940r-92,19l2384,981r92,-18l2471,940xm2654,901r-92,19l2567,943r91,-19l2654,901xm2837,863r-18,4l2745,882r5,23l2841,886r-4,-23xm3020,826r-92,19l2933,868r92,-19l3020,826xm3203,790r-91,18l3116,831r92,-19l3203,790xm3386,753r-91,18l3299,794r92,-18l3386,753xm3569,715r-45,10l3478,734r5,23l3529,748r45,-9l3569,715xm3752,677r-91,19l3666,719r91,-19l3752,677xm3935,638r-91,20l3848,681r92,-20l3935,638xm4118,600r-92,19l4032,642r91,-19l4118,600xm4301,562r-72,14l4210,581r4,23l4305,585r-4,-23xm4484,524r-91,19l4397,566r92,-18l4484,524xm4667,487r-91,19l4580,529r92,-19l4667,487xm4850,450r-92,19l4763,491r92,-18l4850,450xm5033,413r-91,18l4946,454r92,-19l5033,413xm5216,375r-91,19l5129,417r92,-19l5216,375xm5399,337r-91,19l5313,379r91,-19l5399,337xm5583,300r-92,19l5496,341r91,-19l5583,300xm5766,262r-92,19l5679,303r91,-18l5766,262xm5949,225r-92,18l5862,266r91,-18l5949,225xm6132,187r-92,19l6045,229r91,-19l6132,187xm6315,150r-91,19l6228,191r91,-18l6315,150xm6498,112r-92,19l6411,154r92,-19l6498,112xm6681,75r-92,19l6594,116r92,-18l6681,75xm6864,37r-91,19l6777,79r92,-19l6864,37xm7047,r-91,19l6960,42r92,-19l7047,xm91,1428l,1447r4,22l96,1450r-5,-22xe" fillcolor="red" stroked="f">
                  <v:path arrowok="t" o:connecttype="custom" o:connectlocs="279,3032;371,3013;549,2953;823,2897;823,2897;1011,2882;1103,2863;1281,2802;1556,2747;1556,2747;1744,2732;1835,2714;2014,2654;2288,2597;2288,2597;2476,2582;2567,2562;2819,2486;2837,2482;3025,2468;3116,2450;3295,2390;3569,2334;3529,2367;3661,2315;3935,2257;3935,2257;4123,2242;4210,2200;4484,2143;4484,2143;4672,2129;4763,2110;4942,2050;5216,1994;5216,1994;5404,1979;5496,1960;5674,1900;5949,1844;5949,1844;6136,1829;6228,1810;6406,1750;6681,1694;6681,1694;6869,1679;6960,1661;0,3066" o:connectangles="0,0,0,0,0,0,0,0,0,0,0,0,0,0,0,0,0,0,0,0,0,0,0,0,0,0,0,0,0,0,0,0,0,0,0,0,0,0,0,0,0,0,0,0,0,0,0,0,0"/>
                </v:shape>
                <v:shape id="Freeform 31" o:spid="_x0000_s1944" style="position:absolute;left:2326;top:1493;width:7049;height:1585;visibility:visible;mso-wrap-style:square;v-text-anchor:top" coordsize="7049,15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" path="m,1584l705,1428r705,-159l2114,1108,2819,952,3524,790,4229,639,4934,472,5639,319,6344,160,7049,e" filled="f" strokecolor="red" strokeweight=".41203mm">
                  <v:path arrowok="t" o:connecttype="custom" o:connectlocs="0,3077;705,2921;1410,2762;2114,2601;2819,2445;3524,2283;4229,2132;4934,1965;5639,1812;6344,1653;7049,1493" o:connectangles="0,0,0,0,0,0,0,0,0,0,0"/>
                </v:shape>
                <v:shape id="AutoShape 30" o:spid="_x0000_s1945" style="position:absolute;left:18354;top:-60645;width:244893;height:58909;visibility:visible;mso-wrap-style:square;v-text-anchor:top" coordsize="244893,589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" path="m-16064,63652r117,67l-16064,63786r,-134xm-15363,63499r116,68l-15363,63634r,-135xm-14656,63342r116,67l-14656,63477r,-135xm-13950,63178r117,68l-13950,63313r,-135xm-13249,63021r116,67l-13249,63156r,-135xm-12543,62863r117,68l-12543,62998r,-135xm-11836,62712r117,67l-11836,62846r,-134xm-11135,62542r116,67l-11135,62677r,-135xm-10429,62390r117,67l-10429,62525r,-135xm-9722,62233r117,67l-9722,62367r,-134xe" filled="f" strokecolor="red" strokeweight=".41203mm">
                  <v:path arrowok="t" o:connecttype="custom" o:connectlocs="-16064,3007;-15947,3074;-16064,3141;-16064,3007;-15363,2854;-15247,2922;-15363,2989;-15363,2854;-14656,2697;-14540,2764;-14656,2832;-14656,2697;-13950,2533;-13833,2601;-13950,2668;-13950,2533;-13249,2376;-13133,2443;-13249,2511;-13249,2376;-12543,2218;-12426,2286;-12543,2353;-12543,2218;-11836,2067;-11719,2134;-11836,2201;-11836,2067;-11135,1897;-11019,1964;-11135,2032;-11135,1897;-10429,1745;-10312,1812;-10429,1880;-10429,1745;-9722,1588;-9605,1655;-9722,1722;-9722,1588" o:connectangles="0,0,0,0,0,0,0,0,0,0,0,0,0,0,0,0,0,0,0,0,0,0,0,0,0,0,0,0,0,0,0,0,0,0,0,0,0,0,0,0"/>
                </v:shape>
                <v:shape id="Freeform 29" o:spid="_x0000_s1946" style="position:absolute;left:9339;top:1424;width:117;height:135;visibility:visible;mso-wrap-style:square;v-text-anchor:top" coordsize="117,1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" path="m,l116,67,,135,,xe" filled="f" strokecolor="red" strokeweight=".41203mm">
                  <v:path arrowok="t" o:connecttype="custom" o:connectlocs="0,1424;116,1491;0,1559;0,1424" o:connectangles="0,0,0,0"/>
                </v:shape>
                <v:shape id="Freeform 28" o:spid="_x0000_s1947" style="position:absolute;left:2326;top:1313;width:7049;height:1764;visibility:visible;mso-wrap-style:square;v-text-anchor:top" coordsize="7049,17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" path="m,1764l705,1591r705,-180l2114,1239r705,-180l3524,877,4229,705,4934,543,5639,361,6344,183,7049,e" filled="f" strokecolor="blue" strokeweight=".41203mm">
                  <v:path arrowok="t" o:connecttype="custom" o:connectlocs="0,3077;705,2904;1410,2724;2114,2552;2819,2372;3524,2190;4229,2018;4934,1856;5639,1674;6344,1496;7049,1313" o:connectangles="0,0,0,0,0,0,0,0,0,0,0"/>
                </v:shape>
                <v:shape id="Picture 27" o:spid="_x0000_s1948" type="#_x0000_t75" style="position:absolute;left:2259;top:3004;width:140;height:1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">
                  <v:imagedata r:id="rId472" o:title=""/>
                </v:shape>
                <v:shape id="Picture 26" o:spid="_x0000_s1949" type="#_x0000_t75" style="position:absolute;left:2960;top:2835;width:140;height:1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">
                  <v:imagedata r:id="rId473" o:title=""/>
                </v:shape>
                <v:shape id="Picture 25" o:spid="_x0000_s1950" type="#_x0000_t75" style="position:absolute;left:3666;top:2654;width:140;height:1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">
                  <v:imagedata r:id="rId474" o:title=""/>
                </v:shape>
                <v:shape id="Picture 24" o:spid="_x0000_s1951" type="#_x0000_t75" style="position:absolute;left:4373;top:2484;width:140;height:1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">
                  <v:imagedata r:id="rId475" o:title=""/>
                </v:shape>
                <v:shape id="Picture 23" o:spid="_x0000_s1952" type="#_x0000_t75" style="position:absolute;left:5074;top:2303;width:140;height:1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">
                  <v:imagedata r:id="rId476" o:title=""/>
                </v:shape>
                <v:shape id="Picture 22" o:spid="_x0000_s1953" type="#_x0000_t75" style="position:absolute;left:5780;top:2122;width:140;height:1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">
                  <v:imagedata r:id="rId477" o:title=""/>
                </v:shape>
                <v:shape id="Picture 21" o:spid="_x0000_s1954" type="#_x0000_t75" style="position:absolute;left:6487;top:1947;width:140;height:1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">
                  <v:imagedata r:id="rId478" o:title=""/>
                </v:shape>
                <v:shape id="Picture 20" o:spid="_x0000_s1955" type="#_x0000_t75" style="position:absolute;left:7188;top:1789;width:140;height:1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">
                  <v:imagedata r:id="rId479" o:title=""/>
                </v:shape>
                <v:shape id="Picture 19" o:spid="_x0000_s1956" type="#_x0000_t75" style="position:absolute;left:7894;top:1602;width:140;height:1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">
                  <v:imagedata r:id="rId480" o:title=""/>
                </v:shape>
                <v:shape id="Picture 18" o:spid="_x0000_s1957" type="#_x0000_t75" style="position:absolute;left:8601;top:1427;width:140;height:1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">
                  <v:imagedata r:id="rId481" o:title=""/>
                </v:shape>
                <v:shape id="Picture 17" o:spid="_x0000_s1958" type="#_x0000_t75" style="position:absolute;left:9308;top:1246;width:140;height:1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">
                  <v:imagedata r:id="rId482" o:title=""/>
                </v:shape>
                <v:line id="Line 16" o:spid="_x0000_s1959" style="position:absolute;visibility:visible;mso-wrap-style:square" from="2381,321" to="2656,3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" strokeweight=".41203mm"/>
                <v:line id="Line 15" o:spid="_x0000_s1960" style="position:absolute;visibility:visible;mso-wrap-style:square" from="2428,530" to="2451,5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" strokeweight=".40947mm"/>
                <v:line id="Line 14" o:spid="_x0000_s1961" style="position:absolute;visibility:visible;mso-wrap-style:square" from="2475,530" to="2498,5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" strokeweight=".40947mm"/>
                <v:line id="Line 13" o:spid="_x0000_s1962" style="position:absolute;visibility:visible;mso-wrap-style:square" from="2521,530" to="2545,5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" strokeweight=".40947mm"/>
                <v:line id="Line 12" o:spid="_x0000_s1963" style="position:absolute;visibility:visible;mso-wrap-style:square" from="2568,530" to="2591,5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" strokeweight=".40947mm"/>
                <v:line id="Line 11" o:spid="_x0000_s1964" style="position:absolute;visibility:visible;mso-wrap-style:square" from="2615,530" to="2638,5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" strokeweight=".40947mm"/>
                <v:line id="Line 10" o:spid="_x0000_s1965" style="position:absolute;visibility:visible;mso-wrap-style:square" from="2381,530" to="2404,5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" strokeweight=".40947mm"/>
                <v:line id="Line 9" o:spid="_x0000_s1966" style="position:absolute;visibility:visible;mso-wrap-style:square" from="2568,738" to="2656,7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" strokecolor="red" strokeweight=".40947mm"/>
                <v:line id="Line 8" o:spid="_x0000_s1967" style="position:absolute;visibility:visible;mso-wrap-style:square" from="2381,738" to="2475,7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" strokecolor="red" strokeweight=".40947mm"/>
                <v:shape id="Freeform 7" o:spid="_x0000_s1968" style="position:absolute;left:2483;top:881;width:117;height:135;visibility:visible;mso-wrap-style:square;v-text-anchor:top" coordsize="117,1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" path="m,l117,67,,135,,xe" filled="f" strokecolor="red" strokeweight=".41203mm">
                  <v:path arrowok="t" o:connecttype="custom" o:connectlocs="0,881;117,948;0,1016;0,881" o:connectangles="0,0,0,0"/>
                </v:shape>
                <v:shape id="Picture 6" o:spid="_x0000_s1969" type="#_x0000_t75" style="position:absolute;left:2370;top:1082;width:298;height:1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">
                  <v:imagedata r:id="rId483" o:title=""/>
                </v:shape>
                <v:rect id="Rectangle 5" o:spid="_x0000_s1970" style="position:absolute;left:2326;top:198;width:2844;height:1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" filled="f" strokecolor="#252525" strokeweight=".06867mm"/>
                <v:shape id="_x0000_s1971" type="#_x0000_t202" style="position:absolute;left:2326;top:198;width:2844;height:10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" filled="f" stroked="f">
                  <v:textbox inset="0,0,0,0">
                    <w:txbxContent>
                      <w:p w14:paraId="2D615222" w14:textId="77777777" w:rsidR="00B0570F" w:rsidRDefault="00B0570F">
                        <w:pPr>
                          <w:spacing w:before="39" w:line="292" w:lineRule="auto"/>
                          <w:ind w:left="357" w:right="402"/>
                          <w:rPr>
                            <w:rFonts w:ascii="Calibri"/>
                            <w:sz w:val="14"/>
                          </w:rPr>
                        </w:pPr>
                        <w:r>
                          <w:rPr>
                            <w:rFonts w:ascii="Calibri"/>
                            <w:sz w:val="14"/>
                          </w:rPr>
                          <w:t>Theoretical         lower         limit Time and multiple collision recovery Time and constant collision</w:t>
                        </w:r>
                        <w:r>
                          <w:rPr>
                            <w:rFonts w:ascii="Calibri"/>
                            <w:spacing w:val="-11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sz w:val="14"/>
                          </w:rPr>
                          <w:t>recovery</w:t>
                        </w:r>
                      </w:p>
                      <w:p w14:paraId="0998A27E" w14:textId="77777777" w:rsidR="00B0570F" w:rsidRDefault="00B0570F">
                        <w:pPr>
                          <w:tabs>
                            <w:tab w:val="left" w:pos="357"/>
                          </w:tabs>
                          <w:spacing w:line="292" w:lineRule="auto"/>
                          <w:ind w:left="357" w:right="751" w:hanging="303"/>
                          <w:rPr>
                            <w:rFonts w:ascii="Calibri"/>
                            <w:sz w:val="14"/>
                          </w:rPr>
                        </w:pPr>
                        <w:r>
                          <w:rPr>
                            <w:rFonts w:ascii="Times New Roman"/>
                            <w:color w:val="252525"/>
                            <w:w w:val="105"/>
                            <w:position w:val="2"/>
                            <w:sz w:val="15"/>
                            <w:u w:val="thick" w:color="FF0000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color w:val="252525"/>
                            <w:position w:val="2"/>
                            <w:sz w:val="15"/>
                            <w:u w:val="thick" w:color="FF0000"/>
                          </w:rPr>
                          <w:tab/>
                        </w:r>
                        <w:r>
                          <w:rPr>
                            <w:rFonts w:ascii="Calibri"/>
                            <w:sz w:val="14"/>
                          </w:rPr>
                          <w:t>Time and no</w:t>
                        </w:r>
                        <w:r>
                          <w:rPr>
                            <w:rFonts w:ascii="Calibri"/>
                            <w:spacing w:val="-7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sz w:val="14"/>
                          </w:rPr>
                          <w:t>collision</w:t>
                        </w:r>
                        <w:r>
                          <w:rPr>
                            <w:rFonts w:ascii="Calibri"/>
                            <w:spacing w:val="-2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sz w:val="14"/>
                          </w:rPr>
                          <w:t>recovery Conventional</w:t>
                        </w:r>
                        <w:r>
                          <w:rPr>
                            <w:rFonts w:ascii="Calibri"/>
                            <w:spacing w:val="-10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sz w:val="14"/>
                          </w:rPr>
                          <w:t>system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FA655D">
        <w:rPr>
          <w:rFonts w:ascii="Calibri"/>
          <w:color w:val="252525"/>
          <w:w w:val="105"/>
          <w:sz w:val="15"/>
        </w:rPr>
        <w:t>2.4</w:t>
      </w:r>
    </w:p>
    <w:p w14:paraId="395A8552" w14:textId="77777777" w:rsidR="00ED6B8B" w:rsidRDefault="00ED6B8B" w:rsidP="00F672C4">
      <w:pPr>
        <w:pStyle w:val="BodyText"/>
        <w:spacing w:before="6"/>
        <w:rPr>
          <w:rFonts w:ascii="Calibri"/>
          <w:sz w:val="14"/>
        </w:rPr>
      </w:pPr>
    </w:p>
    <w:p w14:paraId="60B97B25" w14:textId="77777777" w:rsidR="00ED6B8B" w:rsidRDefault="00890932" w:rsidP="00F672C4">
      <w:pPr>
        <w:ind w:left="454"/>
        <w:rPr>
          <w:rFonts w:ascii="Calibri"/>
          <w:sz w:val="15"/>
        </w:rPr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567104" behindDoc="0" locked="0" layoutInCell="1" allowOverlap="1" wp14:anchorId="52D01B08" wp14:editId="14A9E0D8">
                <wp:simplePos x="0" y="0"/>
                <wp:positionH relativeFrom="page">
                  <wp:posOffset>1176655</wp:posOffset>
                </wp:positionH>
                <wp:positionV relativeFrom="paragraph">
                  <wp:posOffset>140335</wp:posOffset>
                </wp:positionV>
                <wp:extent cx="133350" cy="1201420"/>
                <wp:effectExtent l="0" t="0" r="4445" b="1270"/>
                <wp:wrapNone/>
                <wp:docPr id="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3350" cy="1201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EE79BD9" w14:textId="77777777" w:rsidR="00B0570F" w:rsidRDefault="00B0570F">
                            <w:pPr>
                              <w:spacing w:line="200" w:lineRule="exact"/>
                              <w:ind w:left="20" w:right="-392"/>
                              <w:rPr>
                                <w:rFonts w:ascii="Calibri"/>
                                <w:sz w:val="17"/>
                              </w:rPr>
                            </w:pPr>
                            <w:r>
                              <w:rPr>
                                <w:rFonts w:ascii="Calibri"/>
                                <w:color w:val="252525"/>
                                <w:w w:val="99"/>
                                <w:sz w:val="17"/>
                              </w:rPr>
                              <w:t>Aver</w:t>
                            </w:r>
                            <w:r>
                              <w:rPr>
                                <w:rFonts w:ascii="Calibri"/>
                                <w:color w:val="252525"/>
                                <w:spacing w:val="-1"/>
                                <w:w w:val="99"/>
                                <w:sz w:val="17"/>
                              </w:rPr>
                              <w:t>a</w:t>
                            </w:r>
                            <w:r>
                              <w:rPr>
                                <w:rFonts w:ascii="Calibri"/>
                                <w:color w:val="252525"/>
                                <w:w w:val="99"/>
                                <w:sz w:val="17"/>
                              </w:rPr>
                              <w:t>ge</w:t>
                            </w:r>
                            <w:r>
                              <w:rPr>
                                <w:rFonts w:ascii="Calibri"/>
                                <w:color w:val="252525"/>
                                <w:spacing w:val="-1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color w:val="252525"/>
                                <w:w w:val="99"/>
                                <w:sz w:val="17"/>
                              </w:rPr>
                              <w:t>re</w:t>
                            </w:r>
                            <w:r>
                              <w:rPr>
                                <w:rFonts w:ascii="Calibri"/>
                                <w:color w:val="252525"/>
                                <w:spacing w:val="-1"/>
                                <w:w w:val="99"/>
                                <w:sz w:val="17"/>
                              </w:rPr>
                              <w:t>ad</w:t>
                            </w:r>
                            <w:r>
                              <w:rPr>
                                <w:rFonts w:ascii="Calibri"/>
                                <w:color w:val="252525"/>
                                <w:w w:val="99"/>
                                <w:sz w:val="17"/>
                              </w:rPr>
                              <w:t>i</w:t>
                            </w:r>
                            <w:r>
                              <w:rPr>
                                <w:rFonts w:ascii="Calibri"/>
                                <w:color w:val="252525"/>
                                <w:spacing w:val="-1"/>
                                <w:w w:val="99"/>
                                <w:sz w:val="17"/>
                              </w:rPr>
                              <w:t>n</w:t>
                            </w:r>
                            <w:r>
                              <w:rPr>
                                <w:rFonts w:ascii="Calibri"/>
                                <w:color w:val="252525"/>
                                <w:w w:val="99"/>
                                <w:sz w:val="17"/>
                              </w:rPr>
                              <w:t>g</w:t>
                            </w:r>
                            <w:r>
                              <w:rPr>
                                <w:rFonts w:ascii="Calibri"/>
                                <w:color w:val="252525"/>
                                <w:spacing w:val="-1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color w:val="252525"/>
                                <w:w w:val="99"/>
                                <w:sz w:val="17"/>
                              </w:rPr>
                              <w:t>ti</w:t>
                            </w:r>
                            <w:r>
                              <w:rPr>
                                <w:rFonts w:ascii="Calibri"/>
                                <w:color w:val="252525"/>
                                <w:spacing w:val="-1"/>
                                <w:w w:val="99"/>
                                <w:sz w:val="17"/>
                              </w:rPr>
                              <w:t>m</w:t>
                            </w:r>
                            <w:r>
                              <w:rPr>
                                <w:rFonts w:ascii="Calibri"/>
                                <w:color w:val="252525"/>
                                <w:w w:val="99"/>
                                <w:sz w:val="17"/>
                              </w:rPr>
                              <w:t>e</w:t>
                            </w:r>
                            <w:r>
                              <w:rPr>
                                <w:rFonts w:ascii="Calibri"/>
                                <w:color w:val="252525"/>
                                <w:spacing w:val="-1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color w:val="252525"/>
                                <w:spacing w:val="-1"/>
                                <w:w w:val="99"/>
                                <w:sz w:val="17"/>
                              </w:rPr>
                              <w:t>[S</w:t>
                            </w:r>
                            <w:r>
                              <w:rPr>
                                <w:rFonts w:ascii="Calibri"/>
                                <w:color w:val="252525"/>
                                <w:w w:val="99"/>
                                <w:sz w:val="17"/>
                              </w:rPr>
                              <w:t>ec]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2D01B08" id="Text Box 2" o:spid="_x0000_s1972" type="#_x0000_t202" style="position:absolute;left:0;text-align:left;margin-left:92.65pt;margin-top:11.05pt;width:10.5pt;height:94.6pt;z-index:2515671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" filled="f" stroked="f">
                <v:textbox style="layout-flow:vertical;mso-layout-flow-alt:bottom-to-top" inset="0,0,0,0">
                  <w:txbxContent>
                    <w:p w14:paraId="3EE79BD9" w14:textId="77777777" w:rsidR="00B0570F" w:rsidRDefault="00B0570F">
                      <w:pPr>
                        <w:spacing w:line="200" w:lineRule="exact"/>
                        <w:ind w:left="20" w:right="-392"/>
                        <w:rPr>
                          <w:rFonts w:ascii="Calibri"/>
                          <w:sz w:val="17"/>
                        </w:rPr>
                      </w:pPr>
                      <w:r>
                        <w:rPr>
                          <w:rFonts w:ascii="Calibri"/>
                          <w:color w:val="252525"/>
                          <w:w w:val="99"/>
                          <w:sz w:val="17"/>
                        </w:rPr>
                        <w:t>Aver</w:t>
                      </w:r>
                      <w:r>
                        <w:rPr>
                          <w:rFonts w:ascii="Calibri"/>
                          <w:color w:val="252525"/>
                          <w:spacing w:val="-1"/>
                          <w:w w:val="99"/>
                          <w:sz w:val="17"/>
                        </w:rPr>
                        <w:t>a</w:t>
                      </w:r>
                      <w:r>
                        <w:rPr>
                          <w:rFonts w:ascii="Calibri"/>
                          <w:color w:val="252525"/>
                          <w:w w:val="99"/>
                          <w:sz w:val="17"/>
                        </w:rPr>
                        <w:t>ge</w:t>
                      </w:r>
                      <w:r>
                        <w:rPr>
                          <w:rFonts w:ascii="Calibri"/>
                          <w:color w:val="252525"/>
                          <w:spacing w:val="-1"/>
                          <w:sz w:val="17"/>
                        </w:rPr>
                        <w:t xml:space="preserve"> </w:t>
                      </w:r>
                      <w:r>
                        <w:rPr>
                          <w:rFonts w:ascii="Calibri"/>
                          <w:color w:val="252525"/>
                          <w:w w:val="99"/>
                          <w:sz w:val="17"/>
                        </w:rPr>
                        <w:t>re</w:t>
                      </w:r>
                      <w:r>
                        <w:rPr>
                          <w:rFonts w:ascii="Calibri"/>
                          <w:color w:val="252525"/>
                          <w:spacing w:val="-1"/>
                          <w:w w:val="99"/>
                          <w:sz w:val="17"/>
                        </w:rPr>
                        <w:t>ad</w:t>
                      </w:r>
                      <w:r>
                        <w:rPr>
                          <w:rFonts w:ascii="Calibri"/>
                          <w:color w:val="252525"/>
                          <w:w w:val="99"/>
                          <w:sz w:val="17"/>
                        </w:rPr>
                        <w:t>i</w:t>
                      </w:r>
                      <w:r>
                        <w:rPr>
                          <w:rFonts w:ascii="Calibri"/>
                          <w:color w:val="252525"/>
                          <w:spacing w:val="-1"/>
                          <w:w w:val="99"/>
                          <w:sz w:val="17"/>
                        </w:rPr>
                        <w:t>n</w:t>
                      </w:r>
                      <w:r>
                        <w:rPr>
                          <w:rFonts w:ascii="Calibri"/>
                          <w:color w:val="252525"/>
                          <w:w w:val="99"/>
                          <w:sz w:val="17"/>
                        </w:rPr>
                        <w:t>g</w:t>
                      </w:r>
                      <w:r>
                        <w:rPr>
                          <w:rFonts w:ascii="Calibri"/>
                          <w:color w:val="252525"/>
                          <w:spacing w:val="-1"/>
                          <w:sz w:val="17"/>
                        </w:rPr>
                        <w:t xml:space="preserve"> </w:t>
                      </w:r>
                      <w:r>
                        <w:rPr>
                          <w:rFonts w:ascii="Calibri"/>
                          <w:color w:val="252525"/>
                          <w:w w:val="99"/>
                          <w:sz w:val="17"/>
                        </w:rPr>
                        <w:t>ti</w:t>
                      </w:r>
                      <w:r>
                        <w:rPr>
                          <w:rFonts w:ascii="Calibri"/>
                          <w:color w:val="252525"/>
                          <w:spacing w:val="-1"/>
                          <w:w w:val="99"/>
                          <w:sz w:val="17"/>
                        </w:rPr>
                        <w:t>m</w:t>
                      </w:r>
                      <w:r>
                        <w:rPr>
                          <w:rFonts w:ascii="Calibri"/>
                          <w:color w:val="252525"/>
                          <w:w w:val="99"/>
                          <w:sz w:val="17"/>
                        </w:rPr>
                        <w:t>e</w:t>
                      </w:r>
                      <w:r>
                        <w:rPr>
                          <w:rFonts w:ascii="Calibri"/>
                          <w:color w:val="252525"/>
                          <w:spacing w:val="-1"/>
                          <w:sz w:val="17"/>
                        </w:rPr>
                        <w:t xml:space="preserve"> </w:t>
                      </w:r>
                      <w:r>
                        <w:rPr>
                          <w:rFonts w:ascii="Calibri"/>
                          <w:color w:val="252525"/>
                          <w:spacing w:val="-1"/>
                          <w:w w:val="99"/>
                          <w:sz w:val="17"/>
                        </w:rPr>
                        <w:t>[S</w:t>
                      </w:r>
                      <w:r>
                        <w:rPr>
                          <w:rFonts w:ascii="Calibri"/>
                          <w:color w:val="252525"/>
                          <w:w w:val="99"/>
                          <w:sz w:val="17"/>
                        </w:rPr>
                        <w:t>ec]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FA655D">
        <w:rPr>
          <w:rFonts w:ascii="Calibri"/>
          <w:color w:val="252525"/>
          <w:w w:val="105"/>
          <w:sz w:val="15"/>
        </w:rPr>
        <w:t>2.1</w:t>
      </w:r>
    </w:p>
    <w:p w14:paraId="46B62AE9" w14:textId="77777777" w:rsidR="00ED6B8B" w:rsidRDefault="00ED6B8B" w:rsidP="00F672C4">
      <w:pPr>
        <w:pStyle w:val="BodyText"/>
        <w:spacing w:before="5"/>
        <w:rPr>
          <w:rFonts w:ascii="Calibri"/>
          <w:sz w:val="14"/>
        </w:rPr>
      </w:pPr>
    </w:p>
    <w:p w14:paraId="5598F8C5" w14:textId="77777777" w:rsidR="00ED6B8B" w:rsidRDefault="00FA655D" w:rsidP="00F672C4">
      <w:pPr>
        <w:ind w:left="454"/>
        <w:rPr>
          <w:rFonts w:ascii="Calibri"/>
          <w:sz w:val="15"/>
        </w:rPr>
      </w:pPr>
      <w:r>
        <w:rPr>
          <w:rFonts w:ascii="Calibri"/>
          <w:color w:val="252525"/>
          <w:w w:val="105"/>
          <w:sz w:val="15"/>
        </w:rPr>
        <w:t>1.8</w:t>
      </w:r>
    </w:p>
    <w:p w14:paraId="688C8C62" w14:textId="77777777" w:rsidR="00ED6B8B" w:rsidRDefault="00ED6B8B" w:rsidP="00F672C4">
      <w:pPr>
        <w:pStyle w:val="BodyText"/>
        <w:spacing w:before="5"/>
        <w:rPr>
          <w:rFonts w:ascii="Calibri"/>
          <w:sz w:val="14"/>
        </w:rPr>
      </w:pPr>
    </w:p>
    <w:p w14:paraId="72F27E3D" w14:textId="77777777" w:rsidR="00ED6B8B" w:rsidRDefault="00FA655D" w:rsidP="00F672C4">
      <w:pPr>
        <w:ind w:left="454"/>
        <w:rPr>
          <w:rFonts w:ascii="Calibri"/>
          <w:sz w:val="15"/>
        </w:rPr>
      </w:pPr>
      <w:r>
        <w:rPr>
          <w:rFonts w:ascii="Calibri"/>
          <w:color w:val="252525"/>
          <w:w w:val="105"/>
          <w:sz w:val="15"/>
        </w:rPr>
        <w:t>1.5</w:t>
      </w:r>
    </w:p>
    <w:p w14:paraId="5BE1E6EA" w14:textId="77777777" w:rsidR="00ED6B8B" w:rsidRDefault="00ED6B8B" w:rsidP="00F672C4">
      <w:pPr>
        <w:pStyle w:val="BodyText"/>
        <w:spacing w:before="5"/>
        <w:rPr>
          <w:rFonts w:ascii="Calibri"/>
          <w:sz w:val="14"/>
        </w:rPr>
      </w:pPr>
    </w:p>
    <w:p w14:paraId="0464897C" w14:textId="77777777" w:rsidR="00ED6B8B" w:rsidRDefault="00FA655D" w:rsidP="00F672C4">
      <w:pPr>
        <w:ind w:left="454"/>
        <w:rPr>
          <w:rFonts w:ascii="Calibri"/>
          <w:sz w:val="15"/>
        </w:rPr>
      </w:pPr>
      <w:r>
        <w:rPr>
          <w:rFonts w:ascii="Calibri"/>
          <w:color w:val="252525"/>
          <w:w w:val="105"/>
          <w:sz w:val="15"/>
        </w:rPr>
        <w:t>1.2</w:t>
      </w:r>
    </w:p>
    <w:p w14:paraId="1FFB11CC" w14:textId="77777777" w:rsidR="00ED6B8B" w:rsidRDefault="00ED6B8B" w:rsidP="00F672C4">
      <w:pPr>
        <w:pStyle w:val="BodyText"/>
        <w:spacing w:before="5"/>
        <w:rPr>
          <w:rFonts w:ascii="Calibri"/>
          <w:sz w:val="14"/>
        </w:rPr>
      </w:pPr>
    </w:p>
    <w:p w14:paraId="7DE677FA" w14:textId="77777777" w:rsidR="00ED6B8B" w:rsidRDefault="00FA655D" w:rsidP="00F672C4">
      <w:pPr>
        <w:ind w:left="454"/>
        <w:rPr>
          <w:rFonts w:ascii="Calibri"/>
          <w:sz w:val="15"/>
        </w:rPr>
      </w:pPr>
      <w:r>
        <w:rPr>
          <w:rFonts w:ascii="Calibri"/>
          <w:color w:val="252525"/>
          <w:w w:val="105"/>
          <w:sz w:val="15"/>
        </w:rPr>
        <w:t>0.9</w:t>
      </w:r>
    </w:p>
    <w:p w14:paraId="0D95ACDB" w14:textId="77777777" w:rsidR="00ED6B8B" w:rsidRDefault="00ED6B8B" w:rsidP="00F672C4">
      <w:pPr>
        <w:pStyle w:val="BodyText"/>
        <w:spacing w:before="5"/>
        <w:rPr>
          <w:rFonts w:ascii="Calibri"/>
          <w:sz w:val="14"/>
        </w:rPr>
      </w:pPr>
    </w:p>
    <w:p w14:paraId="42150AED" w14:textId="77777777" w:rsidR="00ED6B8B" w:rsidRDefault="00FA655D" w:rsidP="00F672C4">
      <w:pPr>
        <w:ind w:left="454"/>
        <w:rPr>
          <w:rFonts w:ascii="Calibri"/>
          <w:sz w:val="15"/>
        </w:rPr>
      </w:pPr>
      <w:r>
        <w:rPr>
          <w:rFonts w:ascii="Calibri"/>
          <w:color w:val="252525"/>
          <w:w w:val="105"/>
          <w:sz w:val="15"/>
        </w:rPr>
        <w:t>0.6</w:t>
      </w:r>
    </w:p>
    <w:p w14:paraId="3C50F6DF" w14:textId="77777777" w:rsidR="00ED6B8B" w:rsidRDefault="00ED6B8B" w:rsidP="00F672C4">
      <w:pPr>
        <w:pStyle w:val="BodyText"/>
        <w:spacing w:before="5"/>
        <w:rPr>
          <w:rFonts w:ascii="Calibri"/>
          <w:sz w:val="14"/>
        </w:rPr>
      </w:pPr>
    </w:p>
    <w:p w14:paraId="091B9B83" w14:textId="77777777" w:rsidR="00ED6B8B" w:rsidRDefault="00FA655D" w:rsidP="00F672C4">
      <w:pPr>
        <w:ind w:left="454"/>
        <w:rPr>
          <w:rFonts w:ascii="Calibri"/>
          <w:sz w:val="15"/>
        </w:rPr>
      </w:pPr>
      <w:r>
        <w:rPr>
          <w:rFonts w:ascii="Calibri"/>
          <w:color w:val="252525"/>
          <w:w w:val="105"/>
          <w:sz w:val="15"/>
        </w:rPr>
        <w:t>0.3</w:t>
      </w:r>
    </w:p>
    <w:p w14:paraId="0329A38C" w14:textId="77777777" w:rsidR="00ED6B8B" w:rsidRDefault="00ED6B8B" w:rsidP="00F672C4">
      <w:pPr>
        <w:pStyle w:val="BodyText"/>
        <w:spacing w:before="5"/>
        <w:rPr>
          <w:rFonts w:ascii="Calibri"/>
          <w:sz w:val="14"/>
        </w:rPr>
      </w:pPr>
    </w:p>
    <w:p w14:paraId="6F73D2C0" w14:textId="77777777" w:rsidR="00ED6B8B" w:rsidRDefault="00FA655D" w:rsidP="00F672C4">
      <w:pPr>
        <w:spacing w:line="156" w:lineRule="exact"/>
        <w:ind w:left="577"/>
        <w:rPr>
          <w:rFonts w:ascii="Calibri"/>
          <w:sz w:val="15"/>
        </w:rPr>
      </w:pPr>
      <w:r>
        <w:rPr>
          <w:rFonts w:ascii="Calibri"/>
          <w:color w:val="252525"/>
          <w:w w:val="105"/>
          <w:sz w:val="15"/>
        </w:rPr>
        <w:t>0</w:t>
      </w:r>
    </w:p>
    <w:p w14:paraId="496905FD" w14:textId="77777777" w:rsidR="00ED6B8B" w:rsidRDefault="00FA655D">
      <w:pPr>
        <w:tabs>
          <w:tab w:val="left" w:pos="622"/>
          <w:tab w:val="left" w:pos="1327"/>
          <w:tab w:val="left" w:pos="2033"/>
          <w:tab w:val="left" w:pos="2737"/>
          <w:tab w:val="left" w:pos="3442"/>
          <w:tab w:val="left" w:pos="4147"/>
          <w:tab w:val="left" w:pos="4852"/>
          <w:tab w:val="left" w:pos="5557"/>
          <w:tab w:val="left" w:pos="6262"/>
          <w:tab w:val="left" w:pos="6929"/>
        </w:tabs>
        <w:spacing w:line="143" w:lineRule="exact"/>
        <w:ind w:right="1704"/>
        <w:rPr>
          <w:rFonts w:ascii="Calibri"/>
          <w:sz w:val="15"/>
        </w:rPr>
        <w:pPrChange w:id="717" w:author="Raghda Wahdan" w:date="2017-11-06T13:08:00Z">
          <w:pPr>
            <w:tabs>
              <w:tab w:val="left" w:pos="622"/>
              <w:tab w:val="left" w:pos="1327"/>
              <w:tab w:val="left" w:pos="2033"/>
              <w:tab w:val="left" w:pos="2737"/>
              <w:tab w:val="left" w:pos="3442"/>
              <w:tab w:val="left" w:pos="4147"/>
              <w:tab w:val="left" w:pos="4852"/>
              <w:tab w:val="left" w:pos="5557"/>
              <w:tab w:val="left" w:pos="6262"/>
              <w:tab w:val="left" w:pos="6929"/>
            </w:tabs>
            <w:spacing w:line="143" w:lineRule="exact"/>
            <w:ind w:right="1704"/>
            <w:jc w:val="center"/>
          </w:pPr>
        </w:pPrChange>
      </w:pPr>
      <w:r>
        <w:rPr>
          <w:rFonts w:ascii="Calibri"/>
          <w:color w:val="252525"/>
          <w:w w:val="105"/>
          <w:sz w:val="15"/>
        </w:rPr>
        <w:t>0</w:t>
      </w:r>
      <w:r>
        <w:rPr>
          <w:rFonts w:ascii="Calibri"/>
          <w:color w:val="252525"/>
          <w:w w:val="105"/>
          <w:sz w:val="15"/>
        </w:rPr>
        <w:tab/>
        <w:t>100</w:t>
      </w:r>
      <w:r>
        <w:rPr>
          <w:rFonts w:ascii="Calibri"/>
          <w:color w:val="252525"/>
          <w:w w:val="105"/>
          <w:sz w:val="15"/>
        </w:rPr>
        <w:tab/>
        <w:t>200</w:t>
      </w:r>
      <w:r>
        <w:rPr>
          <w:rFonts w:ascii="Calibri"/>
          <w:color w:val="252525"/>
          <w:w w:val="105"/>
          <w:sz w:val="15"/>
        </w:rPr>
        <w:tab/>
        <w:t>300</w:t>
      </w:r>
      <w:r>
        <w:rPr>
          <w:rFonts w:ascii="Calibri"/>
          <w:color w:val="252525"/>
          <w:w w:val="105"/>
          <w:sz w:val="15"/>
        </w:rPr>
        <w:tab/>
        <w:t>400</w:t>
      </w:r>
      <w:r>
        <w:rPr>
          <w:rFonts w:ascii="Calibri"/>
          <w:color w:val="252525"/>
          <w:w w:val="105"/>
          <w:sz w:val="15"/>
        </w:rPr>
        <w:tab/>
        <w:t>500</w:t>
      </w:r>
      <w:r>
        <w:rPr>
          <w:rFonts w:ascii="Calibri"/>
          <w:color w:val="252525"/>
          <w:w w:val="105"/>
          <w:sz w:val="15"/>
        </w:rPr>
        <w:tab/>
        <w:t>600</w:t>
      </w:r>
      <w:r>
        <w:rPr>
          <w:rFonts w:ascii="Calibri"/>
          <w:color w:val="252525"/>
          <w:w w:val="105"/>
          <w:sz w:val="15"/>
        </w:rPr>
        <w:tab/>
        <w:t>700</w:t>
      </w:r>
      <w:r>
        <w:rPr>
          <w:rFonts w:ascii="Calibri"/>
          <w:color w:val="252525"/>
          <w:w w:val="105"/>
          <w:sz w:val="15"/>
        </w:rPr>
        <w:tab/>
        <w:t>800</w:t>
      </w:r>
      <w:r>
        <w:rPr>
          <w:rFonts w:ascii="Calibri"/>
          <w:color w:val="252525"/>
          <w:w w:val="105"/>
          <w:sz w:val="15"/>
        </w:rPr>
        <w:tab/>
        <w:t>900</w:t>
      </w:r>
      <w:r>
        <w:rPr>
          <w:rFonts w:ascii="Calibri"/>
          <w:color w:val="252525"/>
          <w:w w:val="105"/>
          <w:sz w:val="15"/>
        </w:rPr>
        <w:tab/>
        <w:t>1000</w:t>
      </w:r>
    </w:p>
    <w:p w14:paraId="5D179D97" w14:textId="77777777" w:rsidR="00ED6B8B" w:rsidRDefault="00FA655D">
      <w:pPr>
        <w:spacing w:line="195" w:lineRule="exact"/>
        <w:ind w:right="1825"/>
        <w:rPr>
          <w:rFonts w:ascii="Calibri"/>
          <w:sz w:val="17"/>
        </w:rPr>
        <w:pPrChange w:id="718" w:author="Raghda Wahdan" w:date="2017-11-06T13:08:00Z">
          <w:pPr>
            <w:spacing w:line="195" w:lineRule="exact"/>
            <w:ind w:right="1825"/>
            <w:jc w:val="center"/>
          </w:pPr>
        </w:pPrChange>
      </w:pPr>
      <w:r>
        <w:rPr>
          <w:rFonts w:ascii="Calibri"/>
          <w:color w:val="252525"/>
          <w:sz w:val="17"/>
        </w:rPr>
        <w:t>Number of tags</w:t>
      </w:r>
    </w:p>
    <w:p w14:paraId="6E058C29" w14:textId="77777777" w:rsidR="00ED6B8B" w:rsidRDefault="00FA655D" w:rsidP="00F672C4">
      <w:pPr>
        <w:pStyle w:val="ListParagraph"/>
        <w:numPr>
          <w:ilvl w:val="0"/>
          <w:numId w:val="5"/>
        </w:numPr>
        <w:tabs>
          <w:tab w:val="left" w:pos="544"/>
        </w:tabs>
        <w:spacing w:before="31"/>
        <w:ind w:left="543" w:hanging="332"/>
        <w:jc w:val="left"/>
        <w:rPr>
          <w:rFonts w:ascii="Century"/>
          <w:sz w:val="20"/>
        </w:rPr>
      </w:pPr>
      <w:r>
        <w:rPr>
          <w:rFonts w:ascii="Century"/>
          <w:w w:val="95"/>
          <w:sz w:val="20"/>
        </w:rPr>
        <w:t>Using</w:t>
      </w:r>
      <w:r>
        <w:rPr>
          <w:rFonts w:ascii="Century"/>
          <w:spacing w:val="-7"/>
          <w:w w:val="95"/>
          <w:sz w:val="20"/>
        </w:rPr>
        <w:t xml:space="preserve"> </w:t>
      </w:r>
      <w:r>
        <w:rPr>
          <w:rFonts w:ascii="Century"/>
          <w:w w:val="95"/>
          <w:sz w:val="20"/>
        </w:rPr>
        <w:t>the</w:t>
      </w:r>
      <w:r>
        <w:rPr>
          <w:rFonts w:ascii="Century"/>
          <w:spacing w:val="-6"/>
          <w:w w:val="95"/>
          <w:sz w:val="20"/>
        </w:rPr>
        <w:t xml:space="preserve"> </w:t>
      </w:r>
      <w:r>
        <w:rPr>
          <w:rFonts w:ascii="Century"/>
          <w:w w:val="95"/>
          <w:sz w:val="20"/>
        </w:rPr>
        <w:t>proposed</w:t>
      </w:r>
      <w:r>
        <w:rPr>
          <w:rFonts w:ascii="Century"/>
          <w:spacing w:val="-6"/>
          <w:w w:val="95"/>
          <w:sz w:val="20"/>
        </w:rPr>
        <w:t xml:space="preserve"> </w:t>
      </w:r>
      <w:r>
        <w:rPr>
          <w:rFonts w:ascii="Century"/>
          <w:w w:val="95"/>
          <w:sz w:val="20"/>
        </w:rPr>
        <w:t>collision</w:t>
      </w:r>
      <w:r>
        <w:rPr>
          <w:rFonts w:ascii="Century"/>
          <w:spacing w:val="-6"/>
          <w:w w:val="95"/>
          <w:sz w:val="20"/>
        </w:rPr>
        <w:t xml:space="preserve"> </w:t>
      </w:r>
      <w:r>
        <w:rPr>
          <w:rFonts w:ascii="Century"/>
          <w:w w:val="95"/>
          <w:sz w:val="20"/>
        </w:rPr>
        <w:t>recovery</w:t>
      </w:r>
      <w:r>
        <w:rPr>
          <w:rFonts w:ascii="Century"/>
          <w:spacing w:val="-7"/>
          <w:w w:val="95"/>
          <w:sz w:val="20"/>
        </w:rPr>
        <w:t xml:space="preserve"> </w:t>
      </w:r>
      <w:r>
        <w:rPr>
          <w:rFonts w:ascii="Century"/>
          <w:spacing w:val="-3"/>
          <w:w w:val="95"/>
          <w:sz w:val="20"/>
        </w:rPr>
        <w:t>aware</w:t>
      </w:r>
      <w:r>
        <w:rPr>
          <w:rFonts w:ascii="Century"/>
          <w:spacing w:val="-7"/>
          <w:w w:val="95"/>
          <w:sz w:val="20"/>
        </w:rPr>
        <w:t xml:space="preserve"> </w:t>
      </w:r>
      <w:r>
        <w:rPr>
          <w:rFonts w:ascii="Century"/>
          <w:w w:val="95"/>
          <w:sz w:val="20"/>
        </w:rPr>
        <w:t>ML</w:t>
      </w:r>
      <w:r>
        <w:rPr>
          <w:rFonts w:ascii="Century"/>
          <w:spacing w:val="-7"/>
          <w:w w:val="95"/>
          <w:sz w:val="20"/>
        </w:rPr>
        <w:t xml:space="preserve"> </w:t>
      </w:r>
      <w:r>
        <w:rPr>
          <w:rFonts w:ascii="Century"/>
          <w:w w:val="95"/>
          <w:sz w:val="20"/>
        </w:rPr>
        <w:t>number</w:t>
      </w:r>
      <w:r>
        <w:rPr>
          <w:rFonts w:ascii="Century"/>
          <w:spacing w:val="-7"/>
          <w:w w:val="95"/>
          <w:sz w:val="20"/>
        </w:rPr>
        <w:t xml:space="preserve"> </w:t>
      </w:r>
      <w:r>
        <w:rPr>
          <w:rFonts w:ascii="Century"/>
          <w:w w:val="95"/>
          <w:sz w:val="20"/>
        </w:rPr>
        <w:t>of</w:t>
      </w:r>
      <w:r>
        <w:rPr>
          <w:rFonts w:ascii="Century"/>
          <w:spacing w:val="-7"/>
          <w:w w:val="95"/>
          <w:sz w:val="20"/>
        </w:rPr>
        <w:t xml:space="preserve"> </w:t>
      </w:r>
      <w:r>
        <w:rPr>
          <w:rFonts w:ascii="Century"/>
          <w:w w:val="95"/>
          <w:sz w:val="20"/>
        </w:rPr>
        <w:t>tags</w:t>
      </w:r>
      <w:r>
        <w:rPr>
          <w:rFonts w:ascii="Century"/>
          <w:spacing w:val="-7"/>
          <w:w w:val="95"/>
          <w:sz w:val="20"/>
        </w:rPr>
        <w:t xml:space="preserve"> </w:t>
      </w:r>
      <w:r>
        <w:rPr>
          <w:rFonts w:ascii="Century"/>
          <w:w w:val="95"/>
          <w:sz w:val="20"/>
        </w:rPr>
        <w:t>estimation</w:t>
      </w:r>
      <w:r>
        <w:rPr>
          <w:rFonts w:ascii="Century"/>
          <w:spacing w:val="-7"/>
          <w:w w:val="95"/>
          <w:sz w:val="20"/>
        </w:rPr>
        <w:t xml:space="preserve"> </w:t>
      </w:r>
      <w:r>
        <w:rPr>
          <w:rFonts w:ascii="Century"/>
          <w:w w:val="95"/>
          <w:sz w:val="20"/>
        </w:rPr>
        <w:t>algorithm</w:t>
      </w:r>
    </w:p>
    <w:p w14:paraId="65DEE6B8" w14:textId="77777777" w:rsidR="00ED6B8B" w:rsidRDefault="00FA655D">
      <w:pPr>
        <w:pStyle w:val="BodyText"/>
        <w:spacing w:before="199" w:line="288" w:lineRule="exact"/>
        <w:ind w:left="108" w:right="2158"/>
        <w:pPrChange w:id="719" w:author="Raghda Wahdan" w:date="2017-11-06T13:08:00Z">
          <w:pPr>
            <w:pStyle w:val="BodyText"/>
            <w:spacing w:before="199" w:line="288" w:lineRule="exact"/>
            <w:ind w:left="108" w:right="2158"/>
            <w:jc w:val="both"/>
          </w:pPr>
        </w:pPrChange>
      </w:pPr>
      <w:r>
        <w:t>Figure</w:t>
      </w:r>
      <w:r>
        <w:rPr>
          <w:spacing w:val="-19"/>
        </w:rPr>
        <w:t xml:space="preserve"> </w:t>
      </w:r>
      <w:r>
        <w:t>5.17:</w:t>
      </w:r>
      <w:r>
        <w:rPr>
          <w:spacing w:val="-3"/>
        </w:rPr>
        <w:t xml:space="preserve"> </w:t>
      </w:r>
      <w:r>
        <w:rPr>
          <w:spacing w:val="-5"/>
        </w:rPr>
        <w:t>Average</w:t>
      </w:r>
      <w:r>
        <w:rPr>
          <w:spacing w:val="-19"/>
        </w:rPr>
        <w:t xml:space="preserve"> </w:t>
      </w:r>
      <w:r>
        <w:t>reading</w:t>
      </w:r>
      <w:r>
        <w:rPr>
          <w:spacing w:val="-19"/>
        </w:rPr>
        <w:t xml:space="preserve"> </w:t>
      </w:r>
      <w:r>
        <w:t>time</w:t>
      </w:r>
      <w:r>
        <w:rPr>
          <w:spacing w:val="-19"/>
        </w:rPr>
        <w:t xml:space="preserve"> </w:t>
      </w:r>
      <w:r>
        <w:t>of</w:t>
      </w:r>
      <w:r>
        <w:rPr>
          <w:spacing w:val="-19"/>
        </w:rPr>
        <w:t xml:space="preserve"> </w:t>
      </w:r>
      <w:r>
        <w:t>the</w:t>
      </w:r>
      <w:r>
        <w:rPr>
          <w:spacing w:val="-19"/>
        </w:rPr>
        <w:t xml:space="preserve"> </w:t>
      </w:r>
      <w:r>
        <w:t>proposed</w:t>
      </w:r>
      <w:r>
        <w:rPr>
          <w:spacing w:val="-19"/>
        </w:rPr>
        <w:t xml:space="preserve"> </w:t>
      </w:r>
      <w:r>
        <w:t>systems,</w:t>
      </w:r>
      <w:r>
        <w:rPr>
          <w:spacing w:val="-18"/>
        </w:rPr>
        <w:t xml:space="preserve"> </w:t>
      </w:r>
      <w:r>
        <w:rPr>
          <w:spacing w:val="-3"/>
        </w:rPr>
        <w:t>conventional</w:t>
      </w:r>
      <w:r>
        <w:rPr>
          <w:spacing w:val="-19"/>
        </w:rPr>
        <w:t xml:space="preserve"> </w:t>
      </w:r>
      <w:r>
        <w:t>FSA and</w:t>
      </w:r>
      <w:r>
        <w:rPr>
          <w:spacing w:val="-18"/>
        </w:rPr>
        <w:t xml:space="preserve"> </w:t>
      </w:r>
      <w:r>
        <w:t>the</w:t>
      </w:r>
      <w:r>
        <w:rPr>
          <w:spacing w:val="-18"/>
        </w:rPr>
        <w:t xml:space="preserve"> </w:t>
      </w:r>
      <w:r>
        <w:t>theoretical</w:t>
      </w:r>
      <w:r>
        <w:rPr>
          <w:spacing w:val="-18"/>
        </w:rPr>
        <w:t xml:space="preserve"> </w:t>
      </w:r>
      <w:r>
        <w:t>limit</w:t>
      </w:r>
    </w:p>
    <w:p w14:paraId="33461B5A" w14:textId="77777777" w:rsidR="00ED6B8B" w:rsidRDefault="00ED6B8B" w:rsidP="00F672C4">
      <w:pPr>
        <w:pStyle w:val="BodyText"/>
        <w:spacing w:before="7"/>
        <w:rPr>
          <w:sz w:val="42"/>
        </w:rPr>
      </w:pPr>
    </w:p>
    <w:p w14:paraId="239424DD" w14:textId="77777777" w:rsidR="00ED6B8B" w:rsidRDefault="00FA655D">
      <w:pPr>
        <w:pStyle w:val="BodyText"/>
        <w:spacing w:line="358" w:lineRule="exact"/>
        <w:ind w:left="108" w:right="2158"/>
        <w:pPrChange w:id="720" w:author="Raghda Wahdan" w:date="2017-11-06T13:08:00Z">
          <w:pPr>
            <w:pStyle w:val="BodyText"/>
            <w:spacing w:line="358" w:lineRule="exact"/>
            <w:ind w:left="108" w:right="2158"/>
            <w:jc w:val="both"/>
          </w:pPr>
        </w:pPrChange>
      </w:pPr>
      <w:r>
        <w:t xml:space="preserve">B210) [63]. Strongest tag reply receiver is used with average </w:t>
      </w:r>
      <w:r>
        <w:rPr>
          <w:rFonts w:ascii="Bookman Old Style" w:hAnsi="Bookman Old Style"/>
          <w:i/>
          <w:spacing w:val="12"/>
        </w:rPr>
        <w:t xml:space="preserve">SNR </w:t>
      </w:r>
      <w:r>
        <w:rPr>
          <w:rFonts w:ascii="Arial Unicode MS" w:hAnsi="Arial Unicode MS"/>
        </w:rPr>
        <w:t>= 10 dB</w:t>
      </w:r>
      <w:r>
        <w:t>, which</w:t>
      </w:r>
      <w:r>
        <w:rPr>
          <w:spacing w:val="-12"/>
        </w:rPr>
        <w:t xml:space="preserve"> </w:t>
      </w:r>
      <w:r>
        <w:t>leads</w:t>
      </w:r>
      <w:r>
        <w:rPr>
          <w:spacing w:val="-12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following</w:t>
      </w:r>
      <w:r>
        <w:rPr>
          <w:spacing w:val="-12"/>
        </w:rPr>
        <w:t xml:space="preserve"> </w:t>
      </w:r>
      <w:r>
        <w:t>collision</w:t>
      </w:r>
      <w:r>
        <w:rPr>
          <w:spacing w:val="-12"/>
        </w:rPr>
        <w:t xml:space="preserve"> </w:t>
      </w:r>
      <w:r>
        <w:rPr>
          <w:spacing w:val="-3"/>
        </w:rPr>
        <w:t>recovery</w:t>
      </w:r>
      <w:r>
        <w:rPr>
          <w:spacing w:val="-12"/>
        </w:rPr>
        <w:t xml:space="preserve"> </w:t>
      </w:r>
      <w:r>
        <w:t>coefficients,</w:t>
      </w:r>
      <w:r>
        <w:rPr>
          <w:spacing w:val="-12"/>
        </w:rPr>
        <w:t xml:space="preserve"> </w:t>
      </w:r>
      <w:r>
        <w:rPr>
          <w:rFonts w:ascii="Bookman Old Style" w:hAnsi="Bookman Old Style"/>
          <w:i/>
        </w:rPr>
        <w:t>α</w:t>
      </w:r>
      <w:r>
        <w:rPr>
          <w:rFonts w:ascii="Tahoma" w:hAnsi="Tahoma"/>
          <w:position w:val="-3"/>
          <w:sz w:val="16"/>
        </w:rPr>
        <w:t>2</w:t>
      </w:r>
      <w:r>
        <w:rPr>
          <w:rFonts w:ascii="Tahoma" w:hAnsi="Tahoma"/>
          <w:spacing w:val="-1"/>
          <w:position w:val="-3"/>
          <w:sz w:val="16"/>
        </w:rPr>
        <w:t xml:space="preserve"> </w:t>
      </w:r>
      <w:r>
        <w:rPr>
          <w:rFonts w:ascii="Arial Unicode MS" w:hAnsi="Arial Unicode MS"/>
        </w:rPr>
        <w:t>=</w:t>
      </w:r>
      <w:r>
        <w:rPr>
          <w:rFonts w:ascii="Arial Unicode MS" w:hAnsi="Arial Unicode MS"/>
          <w:spacing w:val="-24"/>
        </w:rPr>
        <w:t xml:space="preserve"> </w:t>
      </w:r>
      <w:r>
        <w:rPr>
          <w:rFonts w:ascii="Arial Unicode MS" w:hAnsi="Arial Unicode MS"/>
        </w:rPr>
        <w:t>0</w:t>
      </w:r>
      <w:r>
        <w:rPr>
          <w:rFonts w:ascii="Bookman Old Style" w:hAnsi="Bookman Old Style"/>
          <w:i/>
        </w:rPr>
        <w:t>.</w:t>
      </w:r>
      <w:r>
        <w:rPr>
          <w:rFonts w:ascii="Arial Unicode MS" w:hAnsi="Arial Unicode MS"/>
        </w:rPr>
        <w:t>6</w:t>
      </w:r>
      <w:r>
        <w:t>,</w:t>
      </w:r>
      <w:r>
        <w:rPr>
          <w:spacing w:val="-12"/>
        </w:rPr>
        <w:t xml:space="preserve"> </w:t>
      </w:r>
      <w:r>
        <w:rPr>
          <w:rFonts w:ascii="Bookman Old Style" w:hAnsi="Bookman Old Style"/>
          <w:i/>
        </w:rPr>
        <w:t>α</w:t>
      </w:r>
      <w:r>
        <w:rPr>
          <w:rFonts w:ascii="Tahoma" w:hAnsi="Tahoma"/>
          <w:position w:val="-3"/>
          <w:sz w:val="16"/>
        </w:rPr>
        <w:t>3</w:t>
      </w:r>
      <w:r>
        <w:rPr>
          <w:rFonts w:ascii="Tahoma" w:hAnsi="Tahoma"/>
          <w:spacing w:val="-1"/>
          <w:position w:val="-3"/>
          <w:sz w:val="16"/>
        </w:rPr>
        <w:t xml:space="preserve"> </w:t>
      </w:r>
      <w:r>
        <w:rPr>
          <w:rFonts w:ascii="Arial Unicode MS" w:hAnsi="Arial Unicode MS"/>
        </w:rPr>
        <w:t>=</w:t>
      </w:r>
      <w:r>
        <w:rPr>
          <w:rFonts w:ascii="Arial Unicode MS" w:hAnsi="Arial Unicode MS"/>
          <w:spacing w:val="-24"/>
        </w:rPr>
        <w:t xml:space="preserve"> </w:t>
      </w:r>
      <w:r>
        <w:rPr>
          <w:rFonts w:ascii="Arial Unicode MS" w:hAnsi="Arial Unicode MS"/>
        </w:rPr>
        <w:t>0</w:t>
      </w:r>
      <w:r>
        <w:rPr>
          <w:rFonts w:ascii="Bookman Old Style" w:hAnsi="Bookman Old Style"/>
          <w:i/>
        </w:rPr>
        <w:t>.</w:t>
      </w:r>
      <w:r>
        <w:rPr>
          <w:rFonts w:ascii="Arial Unicode MS" w:hAnsi="Arial Unicode MS"/>
        </w:rPr>
        <w:t>5</w:t>
      </w:r>
      <w:r>
        <w:t xml:space="preserve">, </w:t>
      </w:r>
      <w:r>
        <w:rPr>
          <w:rFonts w:ascii="Bookman Old Style" w:hAnsi="Bookman Old Style"/>
          <w:i/>
        </w:rPr>
        <w:t>α</w:t>
      </w:r>
      <w:r>
        <w:rPr>
          <w:rFonts w:ascii="Tahoma" w:hAnsi="Tahoma"/>
          <w:position w:val="-3"/>
          <w:sz w:val="16"/>
        </w:rPr>
        <w:t xml:space="preserve">4 </w:t>
      </w:r>
      <w:r>
        <w:rPr>
          <w:rFonts w:ascii="Arial Unicode MS" w:hAnsi="Arial Unicode MS"/>
        </w:rPr>
        <w:t>=</w:t>
      </w:r>
      <w:r>
        <w:rPr>
          <w:rFonts w:ascii="Arial Unicode MS" w:hAnsi="Arial Unicode MS"/>
          <w:spacing w:val="22"/>
        </w:rPr>
        <w:t xml:space="preserve"> </w:t>
      </w:r>
      <w:r>
        <w:rPr>
          <w:rFonts w:ascii="Arial Unicode MS" w:hAnsi="Arial Unicode MS"/>
        </w:rPr>
        <w:t>0</w:t>
      </w:r>
      <w:r>
        <w:rPr>
          <w:rFonts w:ascii="Bookman Old Style" w:hAnsi="Bookman Old Style"/>
          <w:i/>
        </w:rPr>
        <w:t>.</w:t>
      </w:r>
      <w:r>
        <w:rPr>
          <w:rFonts w:ascii="Arial Unicode MS" w:hAnsi="Arial Unicode MS"/>
        </w:rPr>
        <w:t>4</w:t>
      </w:r>
      <w:r>
        <w:t>.</w:t>
      </w:r>
    </w:p>
    <w:p w14:paraId="0556EB9C" w14:textId="77777777" w:rsidR="00ED6B8B" w:rsidRDefault="00FA655D">
      <w:pPr>
        <w:pStyle w:val="BodyText"/>
        <w:spacing w:before="131" w:line="266" w:lineRule="auto"/>
        <w:ind w:left="108" w:right="2157" w:firstLine="351"/>
        <w:pPrChange w:id="721" w:author="Raghda Wahdan" w:date="2017-11-06T13:08:00Z">
          <w:pPr>
            <w:pStyle w:val="BodyText"/>
            <w:spacing w:before="131" w:line="266" w:lineRule="auto"/>
            <w:ind w:left="108" w:right="2157" w:firstLine="351"/>
            <w:jc w:val="both"/>
          </w:pPr>
        </w:pPrChange>
      </w:pPr>
      <w:r>
        <w:t>Figure</w:t>
      </w:r>
      <w:r>
        <w:rPr>
          <w:spacing w:val="-16"/>
        </w:rPr>
        <w:t xml:space="preserve"> </w:t>
      </w:r>
      <w:r>
        <w:t>5.17a</w:t>
      </w:r>
      <w:r>
        <w:rPr>
          <w:spacing w:val="-16"/>
        </w:rPr>
        <w:t xml:space="preserve"> </w:t>
      </w:r>
      <w:r>
        <w:t>shows</w:t>
      </w:r>
      <w:r>
        <w:rPr>
          <w:spacing w:val="-16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rPr>
          <w:spacing w:val="-3"/>
        </w:rPr>
        <w:t>average</w:t>
      </w:r>
      <w:r>
        <w:rPr>
          <w:spacing w:val="-16"/>
        </w:rPr>
        <w:t xml:space="preserve"> </w:t>
      </w:r>
      <w:r>
        <w:t>reading</w:t>
      </w:r>
      <w:r>
        <w:rPr>
          <w:spacing w:val="-16"/>
        </w:rPr>
        <w:t xml:space="preserve"> </w:t>
      </w:r>
      <w:r>
        <w:t>time</w:t>
      </w:r>
      <w:r>
        <w:rPr>
          <w:spacing w:val="-16"/>
        </w:rPr>
        <w:t xml:space="preserve"> </w:t>
      </w:r>
      <w:r>
        <w:t>for</w:t>
      </w:r>
      <w:r>
        <w:rPr>
          <w:spacing w:val="-16"/>
        </w:rPr>
        <w:t xml:space="preserve"> </w:t>
      </w:r>
      <w:r>
        <w:t>DFSA</w:t>
      </w:r>
      <w:r>
        <w:rPr>
          <w:spacing w:val="-16"/>
        </w:rPr>
        <w:t xml:space="preserve"> </w:t>
      </w:r>
      <w:r>
        <w:t>using</w:t>
      </w:r>
      <w:r>
        <w:rPr>
          <w:spacing w:val="-16"/>
        </w:rPr>
        <w:t xml:space="preserve"> </w:t>
      </w:r>
      <w:r>
        <w:rPr>
          <w:spacing w:val="-3"/>
        </w:rPr>
        <w:t>lower</w:t>
      </w:r>
      <w:r>
        <w:rPr>
          <w:spacing w:val="-16"/>
        </w:rPr>
        <w:t xml:space="preserve"> </w:t>
      </w:r>
      <w:r>
        <w:t>bound number</w:t>
      </w:r>
      <w:r>
        <w:rPr>
          <w:spacing w:val="-30"/>
        </w:rPr>
        <w:t xml:space="preserve"> </w:t>
      </w:r>
      <w:r>
        <w:t>of</w:t>
      </w:r>
      <w:r>
        <w:rPr>
          <w:spacing w:val="-30"/>
        </w:rPr>
        <w:t xml:space="preserve"> </w:t>
      </w:r>
      <w:r>
        <w:t>tags</w:t>
      </w:r>
      <w:r>
        <w:rPr>
          <w:spacing w:val="-30"/>
        </w:rPr>
        <w:t xml:space="preserve"> </w:t>
      </w:r>
      <w:r>
        <w:t>estimation</w:t>
      </w:r>
      <w:r>
        <w:rPr>
          <w:spacing w:val="-30"/>
        </w:rPr>
        <w:t xml:space="preserve"> </w:t>
      </w:r>
      <w:r>
        <w:t>algorithm.</w:t>
      </w:r>
      <w:r>
        <w:rPr>
          <w:spacing w:val="-16"/>
        </w:rPr>
        <w:t xml:space="preserve"> </w:t>
      </w:r>
      <w:r>
        <w:t>The</w:t>
      </w:r>
      <w:r>
        <w:rPr>
          <w:spacing w:val="-30"/>
        </w:rPr>
        <w:t xml:space="preserve"> </w:t>
      </w:r>
      <w:r>
        <w:t>main</w:t>
      </w:r>
      <w:r>
        <w:rPr>
          <w:spacing w:val="-30"/>
        </w:rPr>
        <w:t xml:space="preserve"> </w:t>
      </w:r>
      <w:r>
        <w:t>objective</w:t>
      </w:r>
      <w:r>
        <w:rPr>
          <w:spacing w:val="-30"/>
        </w:rPr>
        <w:t xml:space="preserve"> </w:t>
      </w:r>
      <w:r>
        <w:t>of</w:t>
      </w:r>
      <w:r>
        <w:rPr>
          <w:spacing w:val="-30"/>
        </w:rPr>
        <w:t xml:space="preserve"> </w:t>
      </w:r>
      <w:r>
        <w:t>theses</w:t>
      </w:r>
      <w:r>
        <w:rPr>
          <w:spacing w:val="-30"/>
        </w:rPr>
        <w:t xml:space="preserve"> </w:t>
      </w:r>
      <w:r>
        <w:t>simulations is</w:t>
      </w:r>
      <w:r>
        <w:rPr>
          <w:spacing w:val="-31"/>
        </w:rPr>
        <w:t xml:space="preserve"> </w:t>
      </w:r>
      <w:r>
        <w:t>to</w:t>
      </w:r>
      <w:r>
        <w:rPr>
          <w:spacing w:val="-31"/>
        </w:rPr>
        <w:t xml:space="preserve"> </w:t>
      </w:r>
      <w:r>
        <w:rPr>
          <w:spacing w:val="-3"/>
        </w:rPr>
        <w:t>evaluate</w:t>
      </w:r>
      <w:r>
        <w:rPr>
          <w:spacing w:val="-31"/>
        </w:rPr>
        <w:t xml:space="preserve"> </w:t>
      </w:r>
      <w:r>
        <w:t>the</w:t>
      </w:r>
      <w:r>
        <w:rPr>
          <w:spacing w:val="-31"/>
        </w:rPr>
        <w:t xml:space="preserve"> </w:t>
      </w:r>
      <w:r>
        <w:t>performance</w:t>
      </w:r>
      <w:r>
        <w:rPr>
          <w:spacing w:val="-31"/>
        </w:rPr>
        <w:t xml:space="preserve"> </w:t>
      </w:r>
      <w:r>
        <w:t>of</w:t>
      </w:r>
      <w:r>
        <w:rPr>
          <w:spacing w:val="-31"/>
        </w:rPr>
        <w:t xml:space="preserve"> </w:t>
      </w:r>
      <w:r>
        <w:t>the</w:t>
      </w:r>
      <w:r>
        <w:rPr>
          <w:spacing w:val="-31"/>
        </w:rPr>
        <w:t xml:space="preserve"> </w:t>
      </w:r>
      <w:r>
        <w:t>proposed</w:t>
      </w:r>
      <w:r>
        <w:rPr>
          <w:spacing w:val="-31"/>
        </w:rPr>
        <w:t xml:space="preserve"> </w:t>
      </w:r>
      <w:r>
        <w:t>frame</w:t>
      </w:r>
      <w:r>
        <w:rPr>
          <w:spacing w:val="-31"/>
        </w:rPr>
        <w:t xml:space="preserve"> </w:t>
      </w:r>
      <w:r>
        <w:t>lengths</w:t>
      </w:r>
      <w:r>
        <w:rPr>
          <w:spacing w:val="-31"/>
        </w:rPr>
        <w:t xml:space="preserve"> </w:t>
      </w:r>
      <w:r>
        <w:t>formulas</w:t>
      </w:r>
      <w:r>
        <w:rPr>
          <w:spacing w:val="-31"/>
        </w:rPr>
        <w:t xml:space="preserve"> </w:t>
      </w:r>
      <w:r>
        <w:t xml:space="preserve">without the effect of the proposed ML number of tags estimation algorithm. As dis- cussed in chapter 4, the </w:t>
      </w:r>
      <w:r>
        <w:rPr>
          <w:spacing w:val="-3"/>
        </w:rPr>
        <w:t xml:space="preserve">lower </w:t>
      </w:r>
      <w:r>
        <w:t>bound number of tags estimation neglects</w:t>
      </w:r>
      <w:r>
        <w:rPr>
          <w:spacing w:val="-31"/>
        </w:rPr>
        <w:t xml:space="preserve"> </w:t>
      </w:r>
      <w:r>
        <w:t xml:space="preserve">the </w:t>
      </w:r>
      <w:r>
        <w:rPr>
          <w:w w:val="95"/>
        </w:rPr>
        <w:t xml:space="preserve">collision </w:t>
      </w:r>
      <w:r>
        <w:rPr>
          <w:spacing w:val="-3"/>
          <w:w w:val="95"/>
        </w:rPr>
        <w:t xml:space="preserve">recovery </w:t>
      </w:r>
      <w:r>
        <w:rPr>
          <w:w w:val="95"/>
        </w:rPr>
        <w:t xml:space="preserve">capability of the physical </w:t>
      </w:r>
      <w:r>
        <w:rPr>
          <w:spacing w:val="-3"/>
          <w:w w:val="95"/>
        </w:rPr>
        <w:t xml:space="preserve">layer </w:t>
      </w:r>
      <w:r>
        <w:rPr>
          <w:w w:val="95"/>
        </w:rPr>
        <w:t>and gives the minimum</w:t>
      </w:r>
      <w:r>
        <w:rPr>
          <w:spacing w:val="40"/>
          <w:w w:val="95"/>
        </w:rPr>
        <w:t xml:space="preserve"> </w:t>
      </w:r>
      <w:r>
        <w:rPr>
          <w:w w:val="95"/>
        </w:rPr>
        <w:t>num-</w:t>
      </w:r>
    </w:p>
    <w:p w14:paraId="7299716C" w14:textId="77777777" w:rsidR="00ED6B8B" w:rsidRDefault="00ED6B8B">
      <w:pPr>
        <w:spacing w:line="266" w:lineRule="auto"/>
        <w:sectPr w:rsidR="00ED6B8B">
          <w:pgSz w:w="11910" w:h="16840"/>
          <w:pgMar w:top="1920" w:right="0" w:bottom="280" w:left="1620" w:header="1603" w:footer="0" w:gutter="0"/>
          <w:cols w:space="720"/>
        </w:sectPr>
        <w:pPrChange w:id="722" w:author="Raghda Wahdan" w:date="2017-11-06T13:08:00Z">
          <w:pPr>
            <w:spacing w:line="266" w:lineRule="auto"/>
            <w:jc w:val="both"/>
          </w:pPr>
        </w:pPrChange>
      </w:pPr>
    </w:p>
    <w:p w14:paraId="03A12D74" w14:textId="77777777" w:rsidR="00ED6B8B" w:rsidRDefault="00ED6B8B" w:rsidP="00F672C4">
      <w:pPr>
        <w:pStyle w:val="BodyText"/>
        <w:spacing w:before="5"/>
        <w:rPr>
          <w:sz w:val="17"/>
        </w:rPr>
      </w:pPr>
    </w:p>
    <w:p w14:paraId="5959804C" w14:textId="62710260" w:rsidR="00ED6B8B" w:rsidRDefault="00FA655D">
      <w:pPr>
        <w:pStyle w:val="BodyText"/>
        <w:spacing w:before="83" w:line="358" w:lineRule="exact"/>
        <w:ind w:left="479" w:right="105"/>
        <w:pPrChange w:id="723" w:author="Raghda Wahdan" w:date="2017-11-06T13:08:00Z">
          <w:pPr>
            <w:pStyle w:val="BodyText"/>
            <w:spacing w:before="83" w:line="358" w:lineRule="exact"/>
            <w:ind w:left="479" w:right="105"/>
            <w:jc w:val="both"/>
          </w:pPr>
        </w:pPrChange>
      </w:pPr>
      <w:r>
        <w:t>ber</w:t>
      </w:r>
      <w:r>
        <w:rPr>
          <w:spacing w:val="-8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remaining</w:t>
      </w:r>
      <w:r>
        <w:rPr>
          <w:spacing w:val="-8"/>
        </w:rPr>
        <w:t xml:space="preserve"> </w:t>
      </w:r>
      <w:r>
        <w:t>tag</w:t>
      </w:r>
      <w:r>
        <w:rPr>
          <w:spacing w:val="-8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reading</w:t>
      </w:r>
      <w:r>
        <w:rPr>
          <w:spacing w:val="-8"/>
        </w:rPr>
        <w:t xml:space="preserve"> </w:t>
      </w:r>
      <w:r>
        <w:t>area.</w:t>
      </w:r>
      <w:r>
        <w:rPr>
          <w:spacing w:val="15"/>
        </w:rPr>
        <w:t xml:space="preserve"> </w:t>
      </w:r>
      <w:r>
        <w:t>According</w:t>
      </w:r>
      <w:r>
        <w:rPr>
          <w:spacing w:val="-9"/>
        </w:rPr>
        <w:t xml:space="preserve"> </w:t>
      </w:r>
      <w:r>
        <w:t>to</w:t>
      </w:r>
      <w:r>
        <w:rPr>
          <w:spacing w:val="-8"/>
        </w:rPr>
        <w:t xml:space="preserve"> </w:t>
      </w:r>
      <w:ins w:id="724" w:author="Raghda Wahdan" w:date="2017-11-19T00:38:00Z">
        <w:r w:rsidR="00016128">
          <w:t>F</w:t>
        </w:r>
      </w:ins>
      <w:del w:id="725" w:author="Raghda Wahdan" w:date="2017-11-19T00:38:00Z">
        <w:r w:rsidDel="00016128">
          <w:delText>f</w:delText>
        </w:r>
      </w:del>
      <w:r>
        <w:t>igure</w:t>
      </w:r>
      <w:r>
        <w:rPr>
          <w:spacing w:val="-8"/>
        </w:rPr>
        <w:t xml:space="preserve"> </w:t>
      </w:r>
      <w:r>
        <w:t>5.17a,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 xml:space="preserve">Time </w:t>
      </w:r>
      <w:r>
        <w:rPr>
          <w:spacing w:val="-6"/>
          <w:w w:val="95"/>
        </w:rPr>
        <w:t>Aware</w:t>
      </w:r>
      <w:r>
        <w:rPr>
          <w:spacing w:val="-10"/>
          <w:w w:val="95"/>
        </w:rPr>
        <w:t xml:space="preserve"> </w:t>
      </w:r>
      <w:r>
        <w:rPr>
          <w:w w:val="95"/>
        </w:rPr>
        <w:t>frame</w:t>
      </w:r>
      <w:r>
        <w:rPr>
          <w:spacing w:val="-10"/>
          <w:w w:val="95"/>
        </w:rPr>
        <w:t xml:space="preserve"> </w:t>
      </w:r>
      <w:r>
        <w:rPr>
          <w:w w:val="95"/>
        </w:rPr>
        <w:t>length</w:t>
      </w:r>
      <w:r>
        <w:rPr>
          <w:spacing w:val="-10"/>
          <w:w w:val="95"/>
        </w:rPr>
        <w:t xml:space="preserve"> </w:t>
      </w:r>
      <w:r>
        <w:rPr>
          <w:w w:val="95"/>
        </w:rPr>
        <w:t>proposal</w:t>
      </w:r>
      <w:r>
        <w:rPr>
          <w:spacing w:val="-10"/>
          <w:w w:val="95"/>
        </w:rPr>
        <w:t xml:space="preserve"> </w:t>
      </w:r>
      <w:r>
        <w:rPr>
          <w:w w:val="95"/>
        </w:rPr>
        <w:t>gives</w:t>
      </w:r>
      <w:r>
        <w:rPr>
          <w:spacing w:val="-10"/>
          <w:w w:val="95"/>
        </w:rPr>
        <w:t xml:space="preserve"> </w:t>
      </w:r>
      <w:r>
        <w:rPr>
          <w:rFonts w:ascii="Arial Unicode MS" w:hAnsi="Arial Unicode MS"/>
          <w:w w:val="95"/>
        </w:rPr>
        <w:t>16</w:t>
      </w:r>
      <w:r>
        <w:rPr>
          <w:rFonts w:ascii="Arial Unicode MS" w:hAnsi="Arial Unicode MS"/>
          <w:spacing w:val="-33"/>
          <w:w w:val="95"/>
        </w:rPr>
        <w:t xml:space="preserve"> </w:t>
      </w:r>
      <w:r>
        <w:rPr>
          <w:rFonts w:ascii="Arial Unicode MS" w:hAnsi="Arial Unicode MS"/>
          <w:w w:val="95"/>
        </w:rPr>
        <w:t>%</w:t>
      </w:r>
      <w:r>
        <w:rPr>
          <w:rFonts w:ascii="Arial Unicode MS" w:hAnsi="Arial Unicode MS"/>
          <w:spacing w:val="-16"/>
          <w:w w:val="95"/>
        </w:rPr>
        <w:t xml:space="preserve"> </w:t>
      </w:r>
      <w:r>
        <w:rPr>
          <w:w w:val="95"/>
        </w:rPr>
        <w:t>saving</w:t>
      </w:r>
      <w:r>
        <w:rPr>
          <w:spacing w:val="-10"/>
          <w:w w:val="95"/>
        </w:rPr>
        <w:t xml:space="preserve"> </w:t>
      </w:r>
      <w:r>
        <w:rPr>
          <w:w w:val="95"/>
        </w:rPr>
        <w:t>in</w:t>
      </w:r>
      <w:r>
        <w:rPr>
          <w:spacing w:val="-10"/>
          <w:w w:val="95"/>
        </w:rPr>
        <w:t xml:space="preserve"> </w:t>
      </w:r>
      <w:r>
        <w:rPr>
          <w:w w:val="95"/>
        </w:rPr>
        <w:t>the</w:t>
      </w:r>
      <w:r>
        <w:rPr>
          <w:spacing w:val="-10"/>
          <w:w w:val="95"/>
        </w:rPr>
        <w:t xml:space="preserve"> </w:t>
      </w:r>
      <w:r>
        <w:rPr>
          <w:spacing w:val="-3"/>
          <w:w w:val="95"/>
        </w:rPr>
        <w:t>average</w:t>
      </w:r>
      <w:r>
        <w:rPr>
          <w:spacing w:val="-10"/>
          <w:w w:val="95"/>
        </w:rPr>
        <w:t xml:space="preserve"> </w:t>
      </w:r>
      <w:r>
        <w:rPr>
          <w:w w:val="95"/>
        </w:rPr>
        <w:t>total</w:t>
      </w:r>
      <w:r>
        <w:rPr>
          <w:spacing w:val="-10"/>
          <w:w w:val="95"/>
        </w:rPr>
        <w:t xml:space="preserve"> </w:t>
      </w:r>
      <w:r>
        <w:rPr>
          <w:w w:val="95"/>
        </w:rPr>
        <w:t>reading</w:t>
      </w:r>
      <w:r>
        <w:rPr>
          <w:spacing w:val="-10"/>
          <w:w w:val="95"/>
        </w:rPr>
        <w:t xml:space="preserve"> </w:t>
      </w:r>
      <w:r>
        <w:rPr>
          <w:w w:val="95"/>
        </w:rPr>
        <w:t xml:space="preserve">time </w:t>
      </w:r>
      <w:r>
        <w:t xml:space="preserve">compared to the </w:t>
      </w:r>
      <w:r>
        <w:rPr>
          <w:spacing w:val="-3"/>
        </w:rPr>
        <w:t xml:space="preserve">conventional </w:t>
      </w:r>
      <w:r>
        <w:t>FSA. The Time and Constant Collision</w:t>
      </w:r>
      <w:r>
        <w:rPr>
          <w:spacing w:val="-41"/>
        </w:rPr>
        <w:t xml:space="preserve"> </w:t>
      </w:r>
      <w:r>
        <w:t>Recov- ery</w:t>
      </w:r>
      <w:r>
        <w:rPr>
          <w:spacing w:val="-21"/>
        </w:rPr>
        <w:t xml:space="preserve"> </w:t>
      </w:r>
      <w:r>
        <w:rPr>
          <w:spacing w:val="-6"/>
        </w:rPr>
        <w:t>Aware</w:t>
      </w:r>
      <w:r>
        <w:rPr>
          <w:spacing w:val="-21"/>
        </w:rPr>
        <w:t xml:space="preserve"> </w:t>
      </w:r>
      <w:r>
        <w:t>frame</w:t>
      </w:r>
      <w:r>
        <w:rPr>
          <w:spacing w:val="-21"/>
        </w:rPr>
        <w:t xml:space="preserve"> </w:t>
      </w:r>
      <w:r>
        <w:t>length</w:t>
      </w:r>
      <w:r>
        <w:rPr>
          <w:spacing w:val="-21"/>
        </w:rPr>
        <w:t xml:space="preserve"> </w:t>
      </w:r>
      <w:r>
        <w:t>proposal</w:t>
      </w:r>
      <w:r>
        <w:rPr>
          <w:spacing w:val="-21"/>
        </w:rPr>
        <w:t xml:space="preserve"> </w:t>
      </w:r>
      <w:r>
        <w:rPr>
          <w:spacing w:val="-3"/>
        </w:rPr>
        <w:t>saves</w:t>
      </w:r>
      <w:r>
        <w:rPr>
          <w:spacing w:val="-21"/>
        </w:rPr>
        <w:t xml:space="preserve"> </w:t>
      </w:r>
      <w:r>
        <w:rPr>
          <w:rFonts w:ascii="Arial Unicode MS" w:hAnsi="Arial Unicode MS"/>
        </w:rPr>
        <w:t>10</w:t>
      </w:r>
      <w:r>
        <w:rPr>
          <w:rFonts w:ascii="Arial Unicode MS" w:hAnsi="Arial Unicode MS"/>
          <w:spacing w:val="-47"/>
        </w:rPr>
        <w:t xml:space="preserve"> </w:t>
      </w:r>
      <w:r>
        <w:rPr>
          <w:rFonts w:ascii="Arial Unicode MS" w:hAnsi="Arial Unicode MS"/>
        </w:rPr>
        <w:t>%</w:t>
      </w:r>
      <w:r>
        <w:rPr>
          <w:rFonts w:ascii="Arial Unicode MS" w:hAnsi="Arial Unicode MS"/>
          <w:spacing w:val="-28"/>
        </w:rPr>
        <w:t xml:space="preserve"> </w:t>
      </w:r>
      <w:r>
        <w:t>more</w:t>
      </w:r>
      <w:r>
        <w:rPr>
          <w:spacing w:val="-21"/>
        </w:rPr>
        <w:t xml:space="preserve"> </w:t>
      </w:r>
      <w:r>
        <w:t>than</w:t>
      </w:r>
      <w:r>
        <w:rPr>
          <w:spacing w:val="-21"/>
        </w:rPr>
        <w:t xml:space="preserve"> </w:t>
      </w:r>
      <w:r>
        <w:t>the</w:t>
      </w:r>
      <w:r>
        <w:rPr>
          <w:spacing w:val="-21"/>
        </w:rPr>
        <w:t xml:space="preserve"> </w:t>
      </w:r>
      <w:r>
        <w:t>Time</w:t>
      </w:r>
      <w:r>
        <w:rPr>
          <w:spacing w:val="-21"/>
        </w:rPr>
        <w:t xml:space="preserve"> </w:t>
      </w:r>
      <w:r>
        <w:rPr>
          <w:spacing w:val="-6"/>
        </w:rPr>
        <w:t>Aware</w:t>
      </w:r>
      <w:r>
        <w:rPr>
          <w:spacing w:val="-21"/>
        </w:rPr>
        <w:t xml:space="preserve"> </w:t>
      </w:r>
      <w:r>
        <w:t>frame length,</w:t>
      </w:r>
      <w:r>
        <w:rPr>
          <w:spacing w:val="-31"/>
        </w:rPr>
        <w:t xml:space="preserve"> </w:t>
      </w:r>
      <w:r>
        <w:t>because</w:t>
      </w:r>
      <w:r>
        <w:rPr>
          <w:spacing w:val="-31"/>
        </w:rPr>
        <w:t xml:space="preserve"> </w:t>
      </w:r>
      <w:r>
        <w:t>of</w:t>
      </w:r>
      <w:r>
        <w:rPr>
          <w:spacing w:val="-31"/>
        </w:rPr>
        <w:t xml:space="preserve"> </w:t>
      </w:r>
      <w:r>
        <w:t>the</w:t>
      </w:r>
      <w:r>
        <w:rPr>
          <w:spacing w:val="-31"/>
        </w:rPr>
        <w:t xml:space="preserve"> </w:t>
      </w:r>
      <w:del w:id="726" w:author="Raghda Wahdan" w:date="2017-11-19T00:39:00Z">
        <w:r w:rsidDel="00016128">
          <w:delText>new</w:delText>
        </w:r>
        <w:r w:rsidDel="00016128">
          <w:rPr>
            <w:spacing w:val="-31"/>
          </w:rPr>
          <w:delText xml:space="preserve"> </w:delText>
        </w:r>
        <w:r w:rsidDel="00016128">
          <w:delText>information</w:delText>
        </w:r>
      </w:del>
      <w:ins w:id="727" w:author="Raghda Wahdan" w:date="2017-11-19T00:39:00Z">
        <w:r w:rsidR="00016128">
          <w:t>latest information</w:t>
        </w:r>
      </w:ins>
      <w:r>
        <w:rPr>
          <w:spacing w:val="-31"/>
        </w:rPr>
        <w:t xml:space="preserve"> </w:t>
      </w:r>
      <w:r>
        <w:t>about</w:t>
      </w:r>
      <w:r>
        <w:rPr>
          <w:spacing w:val="-31"/>
        </w:rPr>
        <w:t xml:space="preserve"> </w:t>
      </w:r>
      <w:r>
        <w:t>the</w:t>
      </w:r>
      <w:r>
        <w:rPr>
          <w:spacing w:val="-31"/>
        </w:rPr>
        <w:t xml:space="preserve"> </w:t>
      </w:r>
      <w:r>
        <w:t>collision</w:t>
      </w:r>
      <w:r>
        <w:rPr>
          <w:spacing w:val="-31"/>
        </w:rPr>
        <w:t xml:space="preserve"> </w:t>
      </w:r>
      <w:r>
        <w:rPr>
          <w:spacing w:val="-3"/>
        </w:rPr>
        <w:t>recovery</w:t>
      </w:r>
      <w:r>
        <w:rPr>
          <w:spacing w:val="-31"/>
        </w:rPr>
        <w:t xml:space="preserve"> </w:t>
      </w:r>
      <w:r>
        <w:t>coefficient. In</w:t>
      </w:r>
      <w:r>
        <w:rPr>
          <w:spacing w:val="-38"/>
        </w:rPr>
        <w:t xml:space="preserve"> </w:t>
      </w:r>
      <w:r>
        <w:t>the</w:t>
      </w:r>
      <w:r>
        <w:rPr>
          <w:spacing w:val="-38"/>
        </w:rPr>
        <w:t xml:space="preserve"> </w:t>
      </w:r>
      <w:r>
        <w:t>time</w:t>
      </w:r>
      <w:r>
        <w:rPr>
          <w:spacing w:val="-38"/>
        </w:rPr>
        <w:t xml:space="preserve"> </w:t>
      </w:r>
      <w:r>
        <w:t>and</w:t>
      </w:r>
      <w:r>
        <w:rPr>
          <w:spacing w:val="-38"/>
        </w:rPr>
        <w:t xml:space="preserve"> </w:t>
      </w:r>
      <w:r>
        <w:t>constant</w:t>
      </w:r>
      <w:r>
        <w:rPr>
          <w:spacing w:val="-38"/>
        </w:rPr>
        <w:t xml:space="preserve"> </w:t>
      </w:r>
      <w:r>
        <w:t>collision</w:t>
      </w:r>
      <w:r>
        <w:rPr>
          <w:spacing w:val="-39"/>
        </w:rPr>
        <w:t xml:space="preserve"> </w:t>
      </w:r>
      <w:r>
        <w:rPr>
          <w:spacing w:val="-3"/>
        </w:rPr>
        <w:t>recovery</w:t>
      </w:r>
      <w:r>
        <w:rPr>
          <w:spacing w:val="-38"/>
        </w:rPr>
        <w:t xml:space="preserve"> </w:t>
      </w:r>
      <w:r>
        <w:rPr>
          <w:spacing w:val="-3"/>
        </w:rPr>
        <w:t>aware,</w:t>
      </w:r>
      <w:r>
        <w:rPr>
          <w:spacing w:val="-37"/>
        </w:rPr>
        <w:t xml:space="preserve"> </w:t>
      </w:r>
      <w:r>
        <w:t>the</w:t>
      </w:r>
      <w:r>
        <w:rPr>
          <w:spacing w:val="-38"/>
        </w:rPr>
        <w:t xml:space="preserve"> </w:t>
      </w:r>
      <w:r>
        <w:t>average</w:t>
      </w:r>
      <w:r>
        <w:rPr>
          <w:spacing w:val="-38"/>
        </w:rPr>
        <w:t xml:space="preserve"> </w:t>
      </w:r>
      <w:r>
        <w:t>collision</w:t>
      </w:r>
      <w:r>
        <w:rPr>
          <w:spacing w:val="-39"/>
        </w:rPr>
        <w:t xml:space="preserve"> </w:t>
      </w:r>
      <w:r>
        <w:rPr>
          <w:spacing w:val="-3"/>
        </w:rPr>
        <w:t xml:space="preserve">recovery </w:t>
      </w:r>
      <w:r>
        <w:t>probability</w:t>
      </w:r>
      <w:r>
        <w:rPr>
          <w:spacing w:val="-7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rPr>
          <w:rFonts w:ascii="Bookman Old Style" w:hAnsi="Bookman Old Style"/>
          <w:i/>
        </w:rPr>
        <w:t>α</w:t>
      </w:r>
      <w:r>
        <w:rPr>
          <w:rFonts w:ascii="Bookman Old Style" w:hAnsi="Bookman Old Style"/>
          <w:i/>
          <w:spacing w:val="-26"/>
        </w:rPr>
        <w:t xml:space="preserve"> </w:t>
      </w:r>
      <w:r>
        <w:rPr>
          <w:rFonts w:ascii="Arial Unicode MS" w:hAnsi="Arial Unicode MS"/>
        </w:rPr>
        <w:t>=</w:t>
      </w:r>
      <w:r>
        <w:rPr>
          <w:rFonts w:ascii="Arial Unicode MS" w:hAnsi="Arial Unicode MS"/>
          <w:spacing w:val="-21"/>
        </w:rPr>
        <w:t xml:space="preserve"> </w:t>
      </w:r>
      <w:r>
        <w:rPr>
          <w:rFonts w:ascii="Bookman Old Style" w:hAnsi="Bookman Old Style"/>
          <w:i/>
        </w:rPr>
        <w:t>α</w:t>
      </w:r>
      <w:r>
        <w:rPr>
          <w:rFonts w:ascii="Tahoma" w:hAnsi="Tahoma"/>
          <w:position w:val="-3"/>
          <w:sz w:val="16"/>
        </w:rPr>
        <w:t>2</w:t>
      </w:r>
      <w:r>
        <w:rPr>
          <w:rFonts w:ascii="Tahoma" w:hAnsi="Tahoma"/>
          <w:spacing w:val="3"/>
          <w:position w:val="-3"/>
          <w:sz w:val="16"/>
        </w:rPr>
        <w:t xml:space="preserve"> </w:t>
      </w:r>
      <w:r>
        <w:rPr>
          <w:rFonts w:ascii="Arial Unicode MS" w:hAnsi="Arial Unicode MS"/>
        </w:rPr>
        <w:t>=</w:t>
      </w:r>
      <w:r>
        <w:rPr>
          <w:rFonts w:ascii="Arial Unicode MS" w:hAnsi="Arial Unicode MS"/>
          <w:spacing w:val="-21"/>
        </w:rPr>
        <w:t xml:space="preserve"> </w:t>
      </w:r>
      <w:r>
        <w:rPr>
          <w:rFonts w:ascii="Arial Unicode MS" w:hAnsi="Arial Unicode MS"/>
        </w:rPr>
        <w:t>0</w:t>
      </w:r>
      <w:r>
        <w:rPr>
          <w:rFonts w:ascii="Bookman Old Style" w:hAnsi="Bookman Old Style"/>
          <w:i/>
        </w:rPr>
        <w:t>.</w:t>
      </w:r>
      <w:r>
        <w:rPr>
          <w:rFonts w:ascii="Arial Unicode MS" w:hAnsi="Arial Unicode MS"/>
        </w:rPr>
        <w:t>6</w:t>
      </w:r>
      <w:r>
        <w:t>.</w:t>
      </w:r>
      <w:r>
        <w:rPr>
          <w:spacing w:val="12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case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time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multiple</w:t>
      </w:r>
      <w:r>
        <w:rPr>
          <w:spacing w:val="-7"/>
        </w:rPr>
        <w:t xml:space="preserve"> </w:t>
      </w:r>
      <w:r>
        <w:t>collision</w:t>
      </w:r>
      <w:r>
        <w:rPr>
          <w:spacing w:val="-7"/>
        </w:rPr>
        <w:t xml:space="preserve"> </w:t>
      </w:r>
      <w:r>
        <w:rPr>
          <w:spacing w:val="-3"/>
        </w:rPr>
        <w:t xml:space="preserve">recovery </w:t>
      </w:r>
      <w:r>
        <w:t xml:space="preserve">frame length, the algorithm results </w:t>
      </w:r>
      <w:r>
        <w:rPr>
          <w:rFonts w:ascii="Arial Unicode MS" w:hAnsi="Arial Unicode MS"/>
        </w:rPr>
        <w:t xml:space="preserve">30 % </w:t>
      </w:r>
      <w:r>
        <w:rPr>
          <w:spacing w:val="-3"/>
        </w:rPr>
        <w:t xml:space="preserve">average </w:t>
      </w:r>
      <w:r>
        <w:t xml:space="preserve">saving in the reading time compared to the </w:t>
      </w:r>
      <w:r>
        <w:rPr>
          <w:spacing w:val="-3"/>
        </w:rPr>
        <w:t xml:space="preserve">conventional </w:t>
      </w:r>
      <w:r>
        <w:t>DFSA. This is due to considering the</w:t>
      </w:r>
      <w:r>
        <w:rPr>
          <w:spacing w:val="-40"/>
        </w:rPr>
        <w:t xml:space="preserve"> </w:t>
      </w:r>
      <w:r>
        <w:t xml:space="preserve">different </w:t>
      </w:r>
      <w:r>
        <w:rPr>
          <w:spacing w:val="-3"/>
          <w:w w:val="95"/>
        </w:rPr>
        <w:t xml:space="preserve">values </w:t>
      </w:r>
      <w:r>
        <w:rPr>
          <w:w w:val="95"/>
        </w:rPr>
        <w:t xml:space="preserve">of the collision </w:t>
      </w:r>
      <w:r>
        <w:rPr>
          <w:spacing w:val="-3"/>
          <w:w w:val="95"/>
        </w:rPr>
        <w:t>recovery</w:t>
      </w:r>
      <w:r>
        <w:rPr>
          <w:spacing w:val="20"/>
          <w:w w:val="95"/>
        </w:rPr>
        <w:t xml:space="preserve"> </w:t>
      </w:r>
      <w:r>
        <w:rPr>
          <w:w w:val="95"/>
        </w:rPr>
        <w:t>coefficients.</w:t>
      </w:r>
    </w:p>
    <w:p w14:paraId="599BD68C" w14:textId="095FB905" w:rsidR="00ED6B8B" w:rsidRDefault="00FA655D">
      <w:pPr>
        <w:pStyle w:val="BodyText"/>
        <w:spacing w:before="53" w:line="358" w:lineRule="exact"/>
        <w:ind w:left="479" w:right="105" w:firstLine="351"/>
        <w:pPrChange w:id="728" w:author="Raghda Wahdan" w:date="2017-11-06T13:08:00Z">
          <w:pPr>
            <w:pStyle w:val="BodyText"/>
            <w:spacing w:before="53" w:line="358" w:lineRule="exact"/>
            <w:ind w:left="479" w:right="105" w:firstLine="351"/>
            <w:jc w:val="both"/>
          </w:pPr>
        </w:pPrChange>
      </w:pPr>
      <w:r>
        <w:t xml:space="preserve">Figure 5.17b shows the </w:t>
      </w:r>
      <w:r>
        <w:rPr>
          <w:spacing w:val="-3"/>
        </w:rPr>
        <w:t xml:space="preserve">average </w:t>
      </w:r>
      <w:r>
        <w:t>reading time with the proposed</w:t>
      </w:r>
      <w:r>
        <w:rPr>
          <w:spacing w:val="-18"/>
        </w:rPr>
        <w:t xml:space="preserve"> </w:t>
      </w:r>
      <w:r>
        <w:t xml:space="preserve">collision </w:t>
      </w:r>
      <w:r>
        <w:rPr>
          <w:spacing w:val="-3"/>
        </w:rPr>
        <w:t>recovery</w:t>
      </w:r>
      <w:r>
        <w:rPr>
          <w:spacing w:val="-11"/>
        </w:rPr>
        <w:t xml:space="preserve"> </w:t>
      </w:r>
      <w:r>
        <w:rPr>
          <w:spacing w:val="-4"/>
        </w:rPr>
        <w:t>aware</w:t>
      </w:r>
      <w:r>
        <w:rPr>
          <w:spacing w:val="-11"/>
        </w:rPr>
        <w:t xml:space="preserve"> </w:t>
      </w:r>
      <w:r>
        <w:t>ML</w:t>
      </w:r>
      <w:r>
        <w:rPr>
          <w:spacing w:val="-11"/>
        </w:rPr>
        <w:t xml:space="preserve"> </w:t>
      </w:r>
      <w:r>
        <w:t>number</w:t>
      </w:r>
      <w:r>
        <w:rPr>
          <w:spacing w:val="-11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tags</w:t>
      </w:r>
      <w:r>
        <w:rPr>
          <w:spacing w:val="-11"/>
        </w:rPr>
        <w:t xml:space="preserve"> </w:t>
      </w:r>
      <w:r>
        <w:t>estimation.</w:t>
      </w:r>
      <w:r>
        <w:rPr>
          <w:spacing w:val="8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main</w:t>
      </w:r>
      <w:r>
        <w:rPr>
          <w:spacing w:val="-11"/>
        </w:rPr>
        <w:t xml:space="preserve"> </w:t>
      </w:r>
      <w:r>
        <w:t>target</w:t>
      </w:r>
      <w:r>
        <w:rPr>
          <w:spacing w:val="-11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rPr>
          <w:spacing w:val="-3"/>
        </w:rPr>
        <w:t xml:space="preserve">evaluate </w:t>
      </w:r>
      <w:r>
        <w:t>the</w:t>
      </w:r>
      <w:r>
        <w:rPr>
          <w:spacing w:val="-11"/>
        </w:rPr>
        <w:t xml:space="preserve"> </w:t>
      </w:r>
      <w:r>
        <w:t>performance</w:t>
      </w:r>
      <w:r>
        <w:rPr>
          <w:spacing w:val="-12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proposed</w:t>
      </w:r>
      <w:r>
        <w:rPr>
          <w:spacing w:val="-11"/>
        </w:rPr>
        <w:t xml:space="preserve"> </w:t>
      </w:r>
      <w:r>
        <w:t>frame</w:t>
      </w:r>
      <w:r>
        <w:rPr>
          <w:spacing w:val="-12"/>
        </w:rPr>
        <w:t xml:space="preserve"> </w:t>
      </w:r>
      <w:r>
        <w:t>lengths</w:t>
      </w:r>
      <w:r>
        <w:rPr>
          <w:spacing w:val="-12"/>
        </w:rPr>
        <w:t xml:space="preserve"> </w:t>
      </w:r>
      <w:r>
        <w:t>formulas</w:t>
      </w:r>
      <w:r>
        <w:rPr>
          <w:spacing w:val="-12"/>
        </w:rPr>
        <w:t xml:space="preserve"> </w:t>
      </w:r>
      <w:r>
        <w:t>using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proposed ML</w:t>
      </w:r>
      <w:r>
        <w:rPr>
          <w:spacing w:val="-19"/>
        </w:rPr>
        <w:t xml:space="preserve"> </w:t>
      </w:r>
      <w:r>
        <w:t>number</w:t>
      </w:r>
      <w:r>
        <w:rPr>
          <w:spacing w:val="-19"/>
        </w:rPr>
        <w:t xml:space="preserve"> </w:t>
      </w:r>
      <w:r>
        <w:t>of</w:t>
      </w:r>
      <w:r>
        <w:rPr>
          <w:spacing w:val="-19"/>
        </w:rPr>
        <w:t xml:space="preserve"> </w:t>
      </w:r>
      <w:r>
        <w:t>tags</w:t>
      </w:r>
      <w:r>
        <w:rPr>
          <w:spacing w:val="-19"/>
        </w:rPr>
        <w:t xml:space="preserve"> </w:t>
      </w:r>
      <w:r>
        <w:t>estimation</w:t>
      </w:r>
      <w:r>
        <w:rPr>
          <w:spacing w:val="-19"/>
        </w:rPr>
        <w:t xml:space="preserve"> </w:t>
      </w:r>
      <w:r>
        <w:t>algorithm.</w:t>
      </w:r>
      <w:r>
        <w:rPr>
          <w:spacing w:val="-4"/>
        </w:rPr>
        <w:t xml:space="preserve"> </w:t>
      </w:r>
      <w:r>
        <w:t>According</w:t>
      </w:r>
      <w:r>
        <w:rPr>
          <w:spacing w:val="-19"/>
        </w:rPr>
        <w:t xml:space="preserve"> </w:t>
      </w:r>
      <w:r>
        <w:t>to</w:t>
      </w:r>
      <w:r>
        <w:rPr>
          <w:spacing w:val="-19"/>
        </w:rPr>
        <w:t xml:space="preserve"> </w:t>
      </w:r>
      <w:ins w:id="729" w:author="Raghda Wahdan" w:date="2017-11-19T00:39:00Z">
        <w:r w:rsidR="00016128">
          <w:t>F</w:t>
        </w:r>
      </w:ins>
      <w:del w:id="730" w:author="Raghda Wahdan" w:date="2017-11-19T00:39:00Z">
        <w:r w:rsidDel="00016128">
          <w:delText>f</w:delText>
        </w:r>
      </w:del>
      <w:r>
        <w:t>igure</w:t>
      </w:r>
      <w:r>
        <w:rPr>
          <w:spacing w:val="-19"/>
        </w:rPr>
        <w:t xml:space="preserve"> </w:t>
      </w:r>
      <w:r>
        <w:t>5.17b,</w:t>
      </w:r>
      <w:r>
        <w:rPr>
          <w:spacing w:val="-19"/>
        </w:rPr>
        <w:t xml:space="preserve"> </w:t>
      </w:r>
      <w:r>
        <w:t>the</w:t>
      </w:r>
      <w:r>
        <w:rPr>
          <w:spacing w:val="-19"/>
        </w:rPr>
        <w:t xml:space="preserve"> </w:t>
      </w:r>
      <w:r>
        <w:t xml:space="preserve">Time </w:t>
      </w:r>
      <w:r>
        <w:rPr>
          <w:spacing w:val="-6"/>
          <w:w w:val="95"/>
        </w:rPr>
        <w:t>Aware</w:t>
      </w:r>
      <w:r>
        <w:rPr>
          <w:spacing w:val="-10"/>
          <w:w w:val="95"/>
        </w:rPr>
        <w:t xml:space="preserve"> </w:t>
      </w:r>
      <w:r>
        <w:rPr>
          <w:w w:val="95"/>
        </w:rPr>
        <w:t>frame</w:t>
      </w:r>
      <w:r>
        <w:rPr>
          <w:spacing w:val="-10"/>
          <w:w w:val="95"/>
        </w:rPr>
        <w:t xml:space="preserve"> </w:t>
      </w:r>
      <w:r>
        <w:rPr>
          <w:w w:val="95"/>
        </w:rPr>
        <w:t>length</w:t>
      </w:r>
      <w:r>
        <w:rPr>
          <w:spacing w:val="-10"/>
          <w:w w:val="95"/>
        </w:rPr>
        <w:t xml:space="preserve"> </w:t>
      </w:r>
      <w:r>
        <w:rPr>
          <w:w w:val="95"/>
        </w:rPr>
        <w:t>proposal</w:t>
      </w:r>
      <w:r>
        <w:rPr>
          <w:spacing w:val="-10"/>
          <w:w w:val="95"/>
        </w:rPr>
        <w:t xml:space="preserve"> </w:t>
      </w:r>
      <w:r>
        <w:rPr>
          <w:w w:val="95"/>
        </w:rPr>
        <w:t>gives</w:t>
      </w:r>
      <w:r>
        <w:rPr>
          <w:spacing w:val="-10"/>
          <w:w w:val="95"/>
        </w:rPr>
        <w:t xml:space="preserve"> </w:t>
      </w:r>
      <w:r>
        <w:rPr>
          <w:rFonts w:ascii="Arial Unicode MS" w:hAnsi="Arial Unicode MS"/>
          <w:w w:val="95"/>
        </w:rPr>
        <w:t>10</w:t>
      </w:r>
      <w:r>
        <w:rPr>
          <w:rFonts w:ascii="Arial Unicode MS" w:hAnsi="Arial Unicode MS"/>
          <w:spacing w:val="-33"/>
          <w:w w:val="95"/>
        </w:rPr>
        <w:t xml:space="preserve"> </w:t>
      </w:r>
      <w:r>
        <w:rPr>
          <w:rFonts w:ascii="Arial Unicode MS" w:hAnsi="Arial Unicode MS"/>
          <w:w w:val="95"/>
        </w:rPr>
        <w:t>%</w:t>
      </w:r>
      <w:r>
        <w:rPr>
          <w:rFonts w:ascii="Arial Unicode MS" w:hAnsi="Arial Unicode MS"/>
          <w:spacing w:val="-16"/>
          <w:w w:val="95"/>
        </w:rPr>
        <w:t xml:space="preserve"> </w:t>
      </w:r>
      <w:r>
        <w:rPr>
          <w:w w:val="95"/>
        </w:rPr>
        <w:t>saving</w:t>
      </w:r>
      <w:r>
        <w:rPr>
          <w:spacing w:val="-10"/>
          <w:w w:val="95"/>
        </w:rPr>
        <w:t xml:space="preserve"> </w:t>
      </w:r>
      <w:r>
        <w:rPr>
          <w:w w:val="95"/>
        </w:rPr>
        <w:t>in</w:t>
      </w:r>
      <w:r>
        <w:rPr>
          <w:spacing w:val="-10"/>
          <w:w w:val="95"/>
        </w:rPr>
        <w:t xml:space="preserve"> </w:t>
      </w:r>
      <w:r>
        <w:rPr>
          <w:w w:val="95"/>
        </w:rPr>
        <w:t>the</w:t>
      </w:r>
      <w:r>
        <w:rPr>
          <w:spacing w:val="-10"/>
          <w:w w:val="95"/>
        </w:rPr>
        <w:t xml:space="preserve"> </w:t>
      </w:r>
      <w:r>
        <w:rPr>
          <w:spacing w:val="-3"/>
          <w:w w:val="95"/>
        </w:rPr>
        <w:t>average</w:t>
      </w:r>
      <w:r>
        <w:rPr>
          <w:spacing w:val="-10"/>
          <w:w w:val="95"/>
        </w:rPr>
        <w:t xml:space="preserve"> </w:t>
      </w:r>
      <w:r>
        <w:rPr>
          <w:w w:val="95"/>
        </w:rPr>
        <w:t>total</w:t>
      </w:r>
      <w:r>
        <w:rPr>
          <w:spacing w:val="-10"/>
          <w:w w:val="95"/>
        </w:rPr>
        <w:t xml:space="preserve"> </w:t>
      </w:r>
      <w:r>
        <w:rPr>
          <w:w w:val="95"/>
        </w:rPr>
        <w:t>reading</w:t>
      </w:r>
      <w:r>
        <w:rPr>
          <w:spacing w:val="-10"/>
          <w:w w:val="95"/>
        </w:rPr>
        <w:t xml:space="preserve"> </w:t>
      </w:r>
      <w:r>
        <w:rPr>
          <w:w w:val="95"/>
        </w:rPr>
        <w:t xml:space="preserve">time </w:t>
      </w:r>
      <w:r>
        <w:t>compared</w:t>
      </w:r>
      <w:r>
        <w:rPr>
          <w:spacing w:val="-29"/>
        </w:rPr>
        <w:t xml:space="preserve"> </w:t>
      </w:r>
      <w:r>
        <w:t>to</w:t>
      </w:r>
      <w:r>
        <w:rPr>
          <w:spacing w:val="-29"/>
        </w:rPr>
        <w:t xml:space="preserve"> </w:t>
      </w:r>
      <w:r>
        <w:t>the</w:t>
      </w:r>
      <w:r>
        <w:rPr>
          <w:spacing w:val="-28"/>
        </w:rPr>
        <w:t xml:space="preserve"> </w:t>
      </w:r>
      <w:r>
        <w:rPr>
          <w:spacing w:val="-3"/>
        </w:rPr>
        <w:t>conventional</w:t>
      </w:r>
      <w:r>
        <w:rPr>
          <w:spacing w:val="-28"/>
        </w:rPr>
        <w:t xml:space="preserve"> </w:t>
      </w:r>
      <w:r>
        <w:t>FSA.</w:t>
      </w:r>
      <w:r>
        <w:rPr>
          <w:spacing w:val="-28"/>
        </w:rPr>
        <w:t xml:space="preserve"> </w:t>
      </w:r>
      <w:r>
        <w:t>The</w:t>
      </w:r>
      <w:r>
        <w:rPr>
          <w:spacing w:val="-29"/>
        </w:rPr>
        <w:t xml:space="preserve"> </w:t>
      </w:r>
      <w:r>
        <w:t>Time</w:t>
      </w:r>
      <w:r>
        <w:rPr>
          <w:spacing w:val="-28"/>
        </w:rPr>
        <w:t xml:space="preserve"> </w:t>
      </w:r>
      <w:r>
        <w:t>and</w:t>
      </w:r>
      <w:r>
        <w:rPr>
          <w:spacing w:val="-28"/>
        </w:rPr>
        <w:t xml:space="preserve"> </w:t>
      </w:r>
      <w:r>
        <w:t>Constant</w:t>
      </w:r>
      <w:r>
        <w:rPr>
          <w:spacing w:val="-29"/>
        </w:rPr>
        <w:t xml:space="preserve"> </w:t>
      </w:r>
      <w:r>
        <w:t>Collision</w:t>
      </w:r>
      <w:r>
        <w:rPr>
          <w:spacing w:val="-29"/>
        </w:rPr>
        <w:t xml:space="preserve"> </w:t>
      </w:r>
      <w:r>
        <w:rPr>
          <w:spacing w:val="-3"/>
        </w:rPr>
        <w:t xml:space="preserve">Recovery </w:t>
      </w:r>
      <w:r>
        <w:rPr>
          <w:spacing w:val="-6"/>
        </w:rPr>
        <w:t>Aware</w:t>
      </w:r>
      <w:r>
        <w:rPr>
          <w:spacing w:val="-13"/>
        </w:rPr>
        <w:t xml:space="preserve"> </w:t>
      </w:r>
      <w:r>
        <w:t>frame</w:t>
      </w:r>
      <w:r>
        <w:rPr>
          <w:spacing w:val="-13"/>
        </w:rPr>
        <w:t xml:space="preserve"> </w:t>
      </w:r>
      <w:r>
        <w:t>length</w:t>
      </w:r>
      <w:r>
        <w:rPr>
          <w:spacing w:val="-13"/>
        </w:rPr>
        <w:t xml:space="preserve"> </w:t>
      </w:r>
      <w:r>
        <w:t>proposal</w:t>
      </w:r>
      <w:r>
        <w:rPr>
          <w:spacing w:val="-13"/>
        </w:rPr>
        <w:t xml:space="preserve"> </w:t>
      </w:r>
      <w:r>
        <w:t>results</w:t>
      </w:r>
      <w:r>
        <w:rPr>
          <w:spacing w:val="-13"/>
        </w:rPr>
        <w:t xml:space="preserve"> </w:t>
      </w:r>
      <w:r>
        <w:rPr>
          <w:rFonts w:ascii="Arial Unicode MS" w:hAnsi="Arial Unicode MS"/>
        </w:rPr>
        <w:t>18</w:t>
      </w:r>
      <w:r>
        <w:rPr>
          <w:rFonts w:ascii="Arial Unicode MS" w:hAnsi="Arial Unicode MS"/>
          <w:spacing w:val="-47"/>
        </w:rPr>
        <w:t xml:space="preserve"> </w:t>
      </w:r>
      <w:r>
        <w:rPr>
          <w:rFonts w:ascii="Arial Unicode MS" w:hAnsi="Arial Unicode MS"/>
        </w:rPr>
        <w:t>%</w:t>
      </w:r>
      <w:r>
        <w:rPr>
          <w:rFonts w:ascii="Arial Unicode MS" w:hAnsi="Arial Unicode MS"/>
          <w:spacing w:val="-19"/>
        </w:rPr>
        <w:t xml:space="preserve"> </w:t>
      </w:r>
      <w:r>
        <w:rPr>
          <w:spacing w:val="-3"/>
        </w:rPr>
        <w:t>average</w:t>
      </w:r>
      <w:r>
        <w:rPr>
          <w:spacing w:val="-13"/>
        </w:rPr>
        <w:t xml:space="preserve"> </w:t>
      </w:r>
      <w:r>
        <w:t>saving</w:t>
      </w:r>
      <w:r>
        <w:rPr>
          <w:spacing w:val="-13"/>
        </w:rPr>
        <w:t xml:space="preserve"> </w:t>
      </w:r>
      <w:r>
        <w:t>in</w:t>
      </w:r>
      <w:r>
        <w:rPr>
          <w:spacing w:val="-13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reading</w:t>
      </w:r>
      <w:r>
        <w:rPr>
          <w:spacing w:val="-13"/>
        </w:rPr>
        <w:t xml:space="preserve"> </w:t>
      </w:r>
      <w:r>
        <w:t>time compared</w:t>
      </w:r>
      <w:r>
        <w:rPr>
          <w:spacing w:val="-38"/>
        </w:rPr>
        <w:t xml:space="preserve"> </w:t>
      </w:r>
      <w:r>
        <w:t>to</w:t>
      </w:r>
      <w:r>
        <w:rPr>
          <w:spacing w:val="-38"/>
        </w:rPr>
        <w:t xml:space="preserve"> </w:t>
      </w:r>
      <w:r>
        <w:t>the</w:t>
      </w:r>
      <w:r>
        <w:rPr>
          <w:spacing w:val="-38"/>
        </w:rPr>
        <w:t xml:space="preserve"> </w:t>
      </w:r>
      <w:r>
        <w:rPr>
          <w:spacing w:val="-3"/>
        </w:rPr>
        <w:t>conventional</w:t>
      </w:r>
      <w:r>
        <w:rPr>
          <w:spacing w:val="-38"/>
        </w:rPr>
        <w:t xml:space="preserve"> </w:t>
      </w:r>
      <w:r>
        <w:t>DFSA.</w:t>
      </w:r>
      <w:r>
        <w:rPr>
          <w:spacing w:val="-38"/>
        </w:rPr>
        <w:t xml:space="preserve"> </w:t>
      </w:r>
      <w:r>
        <w:t>The</w:t>
      </w:r>
      <w:r>
        <w:rPr>
          <w:spacing w:val="-38"/>
        </w:rPr>
        <w:t xml:space="preserve"> </w:t>
      </w:r>
      <w:r>
        <w:t>used</w:t>
      </w:r>
      <w:r>
        <w:rPr>
          <w:spacing w:val="-38"/>
        </w:rPr>
        <w:t xml:space="preserve"> </w:t>
      </w:r>
      <w:r>
        <w:t>average</w:t>
      </w:r>
      <w:r>
        <w:rPr>
          <w:spacing w:val="-38"/>
        </w:rPr>
        <w:t xml:space="preserve"> </w:t>
      </w:r>
      <w:r>
        <w:t>collision</w:t>
      </w:r>
      <w:r>
        <w:rPr>
          <w:spacing w:val="-38"/>
        </w:rPr>
        <w:t xml:space="preserve"> </w:t>
      </w:r>
      <w:r>
        <w:t>recovery</w:t>
      </w:r>
      <w:r>
        <w:rPr>
          <w:spacing w:val="-38"/>
        </w:rPr>
        <w:t xml:space="preserve"> </w:t>
      </w:r>
      <w:r>
        <w:t>prob- ability</w:t>
      </w:r>
      <w:r>
        <w:rPr>
          <w:spacing w:val="-4"/>
        </w:rPr>
        <w:t xml:space="preserve"> </w:t>
      </w:r>
      <w:r>
        <w:rPr>
          <w:rFonts w:ascii="Bookman Old Style" w:hAnsi="Bookman Old Style"/>
          <w:i/>
        </w:rPr>
        <w:t>α</w:t>
      </w:r>
      <w:r>
        <w:rPr>
          <w:rFonts w:ascii="Bookman Old Style" w:hAnsi="Bookman Old Style"/>
          <w:i/>
          <w:spacing w:val="-22"/>
        </w:rPr>
        <w:t xml:space="preserve"> </w:t>
      </w:r>
      <w:r>
        <w:rPr>
          <w:rFonts w:ascii="Arial Unicode MS" w:hAnsi="Arial Unicode MS"/>
        </w:rPr>
        <w:t>=</w:t>
      </w:r>
      <w:r>
        <w:rPr>
          <w:rFonts w:ascii="Arial Unicode MS" w:hAnsi="Arial Unicode MS"/>
          <w:spacing w:val="-18"/>
        </w:rPr>
        <w:t xml:space="preserve"> </w:t>
      </w:r>
      <w:r>
        <w:rPr>
          <w:rFonts w:ascii="Bookman Old Style" w:hAnsi="Bookman Old Style"/>
          <w:i/>
        </w:rPr>
        <w:t>α</w:t>
      </w:r>
      <w:r>
        <w:rPr>
          <w:rFonts w:ascii="Tahoma" w:hAnsi="Tahoma"/>
          <w:position w:val="-3"/>
          <w:sz w:val="16"/>
        </w:rPr>
        <w:t>2</w:t>
      </w:r>
      <w:r>
        <w:rPr>
          <w:rFonts w:ascii="Tahoma" w:hAnsi="Tahoma"/>
          <w:spacing w:val="6"/>
          <w:position w:val="-3"/>
          <w:sz w:val="16"/>
        </w:rPr>
        <w:t xml:space="preserve"> </w:t>
      </w:r>
      <w:r>
        <w:rPr>
          <w:rFonts w:ascii="Arial Unicode MS" w:hAnsi="Arial Unicode MS"/>
        </w:rPr>
        <w:t>=</w:t>
      </w:r>
      <w:r>
        <w:rPr>
          <w:rFonts w:ascii="Arial Unicode MS" w:hAnsi="Arial Unicode MS"/>
          <w:spacing w:val="-18"/>
        </w:rPr>
        <w:t xml:space="preserve"> </w:t>
      </w:r>
      <w:r>
        <w:rPr>
          <w:rFonts w:ascii="Arial Unicode MS" w:hAnsi="Arial Unicode MS"/>
        </w:rPr>
        <w:t>0</w:t>
      </w:r>
      <w:r>
        <w:rPr>
          <w:rFonts w:ascii="Bookman Old Style" w:hAnsi="Bookman Old Style"/>
          <w:i/>
        </w:rPr>
        <w:t>.</w:t>
      </w:r>
      <w:r>
        <w:rPr>
          <w:rFonts w:ascii="Arial Unicode MS" w:hAnsi="Arial Unicode MS"/>
        </w:rPr>
        <w:t>6</w:t>
      </w:r>
      <w:r>
        <w:t>.</w:t>
      </w:r>
      <w:r>
        <w:rPr>
          <w:spacing w:val="17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case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time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multiple</w:t>
      </w:r>
      <w:r>
        <w:rPr>
          <w:spacing w:val="-4"/>
        </w:rPr>
        <w:t xml:space="preserve"> </w:t>
      </w:r>
      <w:r>
        <w:t>collision</w:t>
      </w:r>
      <w:r>
        <w:rPr>
          <w:spacing w:val="-4"/>
        </w:rPr>
        <w:t xml:space="preserve"> </w:t>
      </w:r>
      <w:r>
        <w:rPr>
          <w:spacing w:val="-3"/>
        </w:rPr>
        <w:t>recovery</w:t>
      </w:r>
      <w:r>
        <w:rPr>
          <w:spacing w:val="-4"/>
        </w:rPr>
        <w:t xml:space="preserve"> </w:t>
      </w:r>
      <w:r>
        <w:t>frame length,</w:t>
      </w:r>
      <w:r>
        <w:rPr>
          <w:spacing w:val="-13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proposed</w:t>
      </w:r>
      <w:r>
        <w:rPr>
          <w:spacing w:val="-15"/>
        </w:rPr>
        <w:t xml:space="preserve"> </w:t>
      </w:r>
      <w:r>
        <w:t>solution</w:t>
      </w:r>
      <w:r>
        <w:rPr>
          <w:spacing w:val="-15"/>
        </w:rPr>
        <w:t xml:space="preserve"> </w:t>
      </w:r>
      <w:r>
        <w:t>results</w:t>
      </w:r>
      <w:r>
        <w:rPr>
          <w:spacing w:val="-14"/>
        </w:rPr>
        <w:t xml:space="preserve"> </w:t>
      </w:r>
      <w:r>
        <w:rPr>
          <w:rFonts w:ascii="Arial Unicode MS" w:hAnsi="Arial Unicode MS"/>
        </w:rPr>
        <w:t>22</w:t>
      </w:r>
      <w:r>
        <w:rPr>
          <w:rFonts w:ascii="Arial Unicode MS" w:hAnsi="Arial Unicode MS"/>
          <w:spacing w:val="-47"/>
        </w:rPr>
        <w:t xml:space="preserve"> </w:t>
      </w:r>
      <w:r>
        <w:rPr>
          <w:rFonts w:ascii="Arial Unicode MS" w:hAnsi="Arial Unicode MS"/>
        </w:rPr>
        <w:t>%</w:t>
      </w:r>
      <w:r>
        <w:rPr>
          <w:rFonts w:ascii="Arial Unicode MS" w:hAnsi="Arial Unicode MS"/>
          <w:spacing w:val="-22"/>
        </w:rPr>
        <w:t xml:space="preserve"> </w:t>
      </w:r>
      <w:r>
        <w:rPr>
          <w:spacing w:val="-3"/>
        </w:rPr>
        <w:t>average</w:t>
      </w:r>
      <w:r>
        <w:rPr>
          <w:spacing w:val="-15"/>
        </w:rPr>
        <w:t xml:space="preserve"> </w:t>
      </w:r>
      <w:r>
        <w:t>saving</w:t>
      </w:r>
      <w:r>
        <w:rPr>
          <w:spacing w:val="-15"/>
        </w:rPr>
        <w:t xml:space="preserve"> </w:t>
      </w:r>
      <w:r>
        <w:t>in</w:t>
      </w:r>
      <w:r>
        <w:rPr>
          <w:spacing w:val="-15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reading</w:t>
      </w:r>
      <w:r>
        <w:rPr>
          <w:spacing w:val="-15"/>
        </w:rPr>
        <w:t xml:space="preserve"> </w:t>
      </w:r>
      <w:r>
        <w:t>time compared</w:t>
      </w:r>
      <w:r>
        <w:rPr>
          <w:spacing w:val="-23"/>
        </w:rPr>
        <w:t xml:space="preserve"> </w:t>
      </w:r>
      <w:r>
        <w:t>to</w:t>
      </w:r>
      <w:r>
        <w:rPr>
          <w:spacing w:val="-22"/>
        </w:rPr>
        <w:t xml:space="preserve"> </w:t>
      </w:r>
      <w:r>
        <w:t>the</w:t>
      </w:r>
      <w:r>
        <w:rPr>
          <w:spacing w:val="-22"/>
        </w:rPr>
        <w:t xml:space="preserve"> </w:t>
      </w:r>
      <w:r>
        <w:rPr>
          <w:spacing w:val="-3"/>
        </w:rPr>
        <w:t>conventional</w:t>
      </w:r>
      <w:r>
        <w:rPr>
          <w:spacing w:val="-22"/>
        </w:rPr>
        <w:t xml:space="preserve"> </w:t>
      </w:r>
      <w:r>
        <w:t>DFSA.</w:t>
      </w:r>
    </w:p>
    <w:p w14:paraId="4A82AB20" w14:textId="5075AA02" w:rsidR="00ED6B8B" w:rsidRDefault="00FA655D">
      <w:pPr>
        <w:pStyle w:val="BodyText"/>
        <w:spacing w:before="88" w:line="266" w:lineRule="auto"/>
        <w:ind w:left="480" w:right="105" w:firstLine="351"/>
        <w:pPrChange w:id="731" w:author="Raghda Wahdan" w:date="2017-11-06T13:08:00Z">
          <w:pPr>
            <w:pStyle w:val="BodyText"/>
            <w:spacing w:before="88" w:line="266" w:lineRule="auto"/>
            <w:ind w:left="480" w:right="105" w:firstLine="351"/>
            <w:jc w:val="both"/>
          </w:pPr>
        </w:pPrChange>
      </w:pPr>
      <w:r>
        <w:t xml:space="preserve">According to </w:t>
      </w:r>
      <w:ins w:id="732" w:author="Raghda Wahdan" w:date="2017-11-19T00:39:00Z">
        <w:r w:rsidR="00016128">
          <w:t>F</w:t>
        </w:r>
      </w:ins>
      <w:del w:id="733" w:author="Raghda Wahdan" w:date="2017-11-19T00:39:00Z">
        <w:r w:rsidDel="00016128">
          <w:delText>f</w:delText>
        </w:r>
      </w:del>
      <w:r>
        <w:t>igure 5.17, the percentages of saving in reading time with simple number of tags estimation algorithm is more than the percentages</w:t>
      </w:r>
      <w:r>
        <w:rPr>
          <w:spacing w:val="-27"/>
        </w:rPr>
        <w:t xml:space="preserve"> </w:t>
      </w:r>
      <w:r>
        <w:t>of saving</w:t>
      </w:r>
      <w:r>
        <w:rPr>
          <w:spacing w:val="-28"/>
        </w:rPr>
        <w:t xml:space="preserve"> </w:t>
      </w:r>
      <w:r>
        <w:t>time</w:t>
      </w:r>
      <w:r>
        <w:rPr>
          <w:spacing w:val="-28"/>
        </w:rPr>
        <w:t xml:space="preserve"> </w:t>
      </w:r>
      <w:r>
        <w:t>using</w:t>
      </w:r>
      <w:r>
        <w:rPr>
          <w:spacing w:val="-28"/>
        </w:rPr>
        <w:t xml:space="preserve"> </w:t>
      </w:r>
      <w:r>
        <w:t>the</w:t>
      </w:r>
      <w:r>
        <w:rPr>
          <w:spacing w:val="-28"/>
        </w:rPr>
        <w:t xml:space="preserve"> </w:t>
      </w:r>
      <w:r>
        <w:t>proposed</w:t>
      </w:r>
      <w:r>
        <w:rPr>
          <w:spacing w:val="-28"/>
        </w:rPr>
        <w:t xml:space="preserve"> </w:t>
      </w:r>
      <w:r>
        <w:t>ML</w:t>
      </w:r>
      <w:r>
        <w:rPr>
          <w:spacing w:val="-28"/>
        </w:rPr>
        <w:t xml:space="preserve"> </w:t>
      </w:r>
      <w:r>
        <w:t>number</w:t>
      </w:r>
      <w:r>
        <w:rPr>
          <w:spacing w:val="-28"/>
        </w:rPr>
        <w:t xml:space="preserve"> </w:t>
      </w:r>
      <w:r>
        <w:t>of</w:t>
      </w:r>
      <w:r>
        <w:rPr>
          <w:spacing w:val="-28"/>
        </w:rPr>
        <w:t xml:space="preserve"> </w:t>
      </w:r>
      <w:r>
        <w:t>tags</w:t>
      </w:r>
      <w:r>
        <w:rPr>
          <w:spacing w:val="-28"/>
        </w:rPr>
        <w:t xml:space="preserve"> </w:t>
      </w:r>
      <w:r>
        <w:t>estimation.</w:t>
      </w:r>
      <w:r>
        <w:rPr>
          <w:spacing w:val="-14"/>
        </w:rPr>
        <w:t xml:space="preserve"> </w:t>
      </w:r>
      <w:r>
        <w:t>This</w:t>
      </w:r>
      <w:r>
        <w:rPr>
          <w:spacing w:val="-28"/>
        </w:rPr>
        <w:t xml:space="preserve"> </w:t>
      </w:r>
      <w:r>
        <w:t>is</w:t>
      </w:r>
      <w:r>
        <w:rPr>
          <w:spacing w:val="-28"/>
        </w:rPr>
        <w:t xml:space="preserve"> </w:t>
      </w:r>
      <w:r>
        <w:t>because the</w:t>
      </w:r>
      <w:r>
        <w:rPr>
          <w:spacing w:val="-35"/>
        </w:rPr>
        <w:t xml:space="preserve"> </w:t>
      </w:r>
      <w:r>
        <w:t>total</w:t>
      </w:r>
      <w:r>
        <w:rPr>
          <w:spacing w:val="-35"/>
        </w:rPr>
        <w:t xml:space="preserve"> </w:t>
      </w:r>
      <w:r>
        <w:t>identification</w:t>
      </w:r>
      <w:r>
        <w:rPr>
          <w:spacing w:val="-35"/>
        </w:rPr>
        <w:t xml:space="preserve"> </w:t>
      </w:r>
      <w:r>
        <w:t>time</w:t>
      </w:r>
      <w:r>
        <w:rPr>
          <w:spacing w:val="-35"/>
        </w:rPr>
        <w:t xml:space="preserve"> </w:t>
      </w:r>
      <w:r>
        <w:t>with</w:t>
      </w:r>
      <w:r>
        <w:rPr>
          <w:spacing w:val="-35"/>
        </w:rPr>
        <w:t xml:space="preserve"> </w:t>
      </w:r>
      <w:r>
        <w:t>simple</w:t>
      </w:r>
      <w:r>
        <w:rPr>
          <w:spacing w:val="-35"/>
        </w:rPr>
        <w:t xml:space="preserve"> </w:t>
      </w:r>
      <w:r>
        <w:t>number</w:t>
      </w:r>
      <w:r>
        <w:rPr>
          <w:spacing w:val="-35"/>
        </w:rPr>
        <w:t xml:space="preserve"> </w:t>
      </w:r>
      <w:r>
        <w:t>of</w:t>
      </w:r>
      <w:r>
        <w:rPr>
          <w:spacing w:val="-35"/>
        </w:rPr>
        <w:t xml:space="preserve"> </w:t>
      </w:r>
      <w:r>
        <w:t>tags</w:t>
      </w:r>
      <w:r>
        <w:rPr>
          <w:spacing w:val="-35"/>
        </w:rPr>
        <w:t xml:space="preserve"> </w:t>
      </w:r>
      <w:r>
        <w:t>estimation</w:t>
      </w:r>
      <w:r>
        <w:rPr>
          <w:spacing w:val="-35"/>
        </w:rPr>
        <w:t xml:space="preserve"> </w:t>
      </w:r>
      <w:r>
        <w:t>is</w:t>
      </w:r>
      <w:r>
        <w:rPr>
          <w:spacing w:val="-35"/>
        </w:rPr>
        <w:t xml:space="preserve"> </w:t>
      </w:r>
      <w:r>
        <w:t>more</w:t>
      </w:r>
      <w:r>
        <w:rPr>
          <w:spacing w:val="-35"/>
        </w:rPr>
        <w:t xml:space="preserve"> </w:t>
      </w:r>
      <w:r>
        <w:t>than with</w:t>
      </w:r>
      <w:r>
        <w:rPr>
          <w:spacing w:val="-27"/>
        </w:rPr>
        <w:t xml:space="preserve"> </w:t>
      </w:r>
      <w:r>
        <w:t>the</w:t>
      </w:r>
      <w:r>
        <w:rPr>
          <w:spacing w:val="-27"/>
        </w:rPr>
        <w:t xml:space="preserve"> </w:t>
      </w:r>
      <w:r>
        <w:t>proposed</w:t>
      </w:r>
      <w:r>
        <w:rPr>
          <w:spacing w:val="-27"/>
        </w:rPr>
        <w:t xml:space="preserve"> </w:t>
      </w:r>
      <w:r>
        <w:t>ML</w:t>
      </w:r>
      <w:r>
        <w:rPr>
          <w:spacing w:val="-27"/>
        </w:rPr>
        <w:t xml:space="preserve"> </w:t>
      </w:r>
      <w:r>
        <w:t>number</w:t>
      </w:r>
      <w:r>
        <w:rPr>
          <w:spacing w:val="-27"/>
        </w:rPr>
        <w:t xml:space="preserve"> </w:t>
      </w:r>
      <w:r>
        <w:t>of</w:t>
      </w:r>
      <w:r>
        <w:rPr>
          <w:spacing w:val="-27"/>
        </w:rPr>
        <w:t xml:space="preserve"> </w:t>
      </w:r>
      <w:r>
        <w:t>tags</w:t>
      </w:r>
      <w:r>
        <w:rPr>
          <w:spacing w:val="-27"/>
        </w:rPr>
        <w:t xml:space="preserve"> </w:t>
      </w:r>
      <w:r>
        <w:t>estimation.</w:t>
      </w:r>
      <w:r>
        <w:rPr>
          <w:spacing w:val="-13"/>
        </w:rPr>
        <w:t xml:space="preserve"> </w:t>
      </w:r>
      <w:del w:id="734" w:author="Raghda Wahdan" w:date="2017-11-19T00:40:00Z">
        <w:r w:rsidDel="00016128">
          <w:delText>Thus</w:delText>
        </w:r>
      </w:del>
      <w:ins w:id="735" w:author="Raghda Wahdan" w:date="2017-11-19T00:40:00Z">
        <w:r w:rsidR="00016128">
          <w:t>Thus,</w:t>
        </w:r>
      </w:ins>
      <w:r>
        <w:rPr>
          <w:spacing w:val="-27"/>
        </w:rPr>
        <w:t xml:space="preserve"> </w:t>
      </w:r>
      <w:r>
        <w:t>the</w:t>
      </w:r>
      <w:r>
        <w:rPr>
          <w:spacing w:val="-27"/>
        </w:rPr>
        <w:t xml:space="preserve"> </w:t>
      </w:r>
      <w:r>
        <w:t>number</w:t>
      </w:r>
      <w:r>
        <w:rPr>
          <w:spacing w:val="-27"/>
        </w:rPr>
        <w:t xml:space="preserve"> </w:t>
      </w:r>
      <w:r>
        <w:t>of</w:t>
      </w:r>
      <w:r>
        <w:rPr>
          <w:spacing w:val="-27"/>
        </w:rPr>
        <w:t xml:space="preserve"> </w:t>
      </w:r>
      <w:r>
        <w:t>reading cycles</w:t>
      </w:r>
      <w:r>
        <w:rPr>
          <w:spacing w:val="-10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frame</w:t>
      </w:r>
      <w:r>
        <w:rPr>
          <w:spacing w:val="-10"/>
        </w:rPr>
        <w:t xml:space="preserve"> </w:t>
      </w:r>
      <w:r>
        <w:t>length</w:t>
      </w:r>
      <w:r>
        <w:rPr>
          <w:spacing w:val="-10"/>
        </w:rPr>
        <w:t xml:space="preserve"> </w:t>
      </w:r>
      <w:r>
        <w:t>adaptation</w:t>
      </w:r>
      <w:r>
        <w:rPr>
          <w:spacing w:val="-10"/>
        </w:rPr>
        <w:t xml:space="preserve"> </w:t>
      </w:r>
      <w:r>
        <w:t>with</w:t>
      </w:r>
      <w:r>
        <w:rPr>
          <w:spacing w:val="-10"/>
        </w:rPr>
        <w:t xml:space="preserve"> </w:t>
      </w:r>
      <w:r>
        <w:t>simple</w:t>
      </w:r>
      <w:r>
        <w:rPr>
          <w:spacing w:val="-10"/>
        </w:rPr>
        <w:t xml:space="preserve"> </w:t>
      </w:r>
      <w:r>
        <w:t>number</w:t>
      </w:r>
      <w:r>
        <w:rPr>
          <w:spacing w:val="-10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tags</w:t>
      </w:r>
      <w:r>
        <w:rPr>
          <w:spacing w:val="-10"/>
        </w:rPr>
        <w:t xml:space="preserve"> </w:t>
      </w:r>
      <w:r>
        <w:t>estimation</w:t>
      </w:r>
      <w:r>
        <w:rPr>
          <w:spacing w:val="-10"/>
        </w:rPr>
        <w:t xml:space="preserve"> </w:t>
      </w:r>
      <w:r>
        <w:t>is more than the number of reading cycles with the proposed number of tags estimation.</w:t>
      </w:r>
      <w:r>
        <w:rPr>
          <w:spacing w:val="10"/>
        </w:rPr>
        <w:t xml:space="preserve"> </w:t>
      </w:r>
      <w:r>
        <w:rPr>
          <w:spacing w:val="-3"/>
        </w:rPr>
        <w:t>However,</w:t>
      </w:r>
      <w:r>
        <w:rPr>
          <w:spacing w:val="-14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average</w:t>
      </w:r>
      <w:r>
        <w:rPr>
          <w:spacing w:val="-16"/>
        </w:rPr>
        <w:t xml:space="preserve"> </w:t>
      </w:r>
      <w:r>
        <w:t>reading</w:t>
      </w:r>
      <w:r>
        <w:rPr>
          <w:spacing w:val="-15"/>
        </w:rPr>
        <w:t xml:space="preserve"> </w:t>
      </w:r>
      <w:r>
        <w:t>time</w:t>
      </w:r>
      <w:r>
        <w:rPr>
          <w:spacing w:val="-15"/>
        </w:rPr>
        <w:t xml:space="preserve"> </w:t>
      </w:r>
      <w:r>
        <w:t>for</w:t>
      </w:r>
      <w:r>
        <w:rPr>
          <w:spacing w:val="-16"/>
        </w:rPr>
        <w:t xml:space="preserve"> </w:t>
      </w:r>
      <w:r>
        <w:t>DFSA</w:t>
      </w:r>
      <w:r>
        <w:rPr>
          <w:spacing w:val="-16"/>
        </w:rPr>
        <w:t xml:space="preserve"> </w:t>
      </w:r>
      <w:r>
        <w:t>using</w:t>
      </w:r>
      <w:r>
        <w:rPr>
          <w:spacing w:val="-15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 xml:space="preserve">proposed </w:t>
      </w:r>
      <w:r>
        <w:rPr>
          <w:w w:val="95"/>
        </w:rPr>
        <w:t>frame</w:t>
      </w:r>
      <w:r>
        <w:rPr>
          <w:spacing w:val="-7"/>
          <w:w w:val="95"/>
        </w:rPr>
        <w:t xml:space="preserve"> </w:t>
      </w:r>
      <w:r>
        <w:rPr>
          <w:w w:val="95"/>
        </w:rPr>
        <w:t>length</w:t>
      </w:r>
      <w:r>
        <w:rPr>
          <w:spacing w:val="-6"/>
          <w:w w:val="95"/>
        </w:rPr>
        <w:t xml:space="preserve"> </w:t>
      </w:r>
      <w:r>
        <w:rPr>
          <w:w w:val="95"/>
        </w:rPr>
        <w:t>formulas</w:t>
      </w:r>
      <w:r>
        <w:rPr>
          <w:spacing w:val="-6"/>
          <w:w w:val="95"/>
        </w:rPr>
        <w:t xml:space="preserve"> </w:t>
      </w:r>
      <w:r>
        <w:rPr>
          <w:w w:val="95"/>
        </w:rPr>
        <w:t>with</w:t>
      </w:r>
      <w:r>
        <w:rPr>
          <w:spacing w:val="-6"/>
          <w:w w:val="95"/>
        </w:rPr>
        <w:t xml:space="preserve"> </w:t>
      </w:r>
      <w:r>
        <w:rPr>
          <w:w w:val="95"/>
        </w:rPr>
        <w:t>the</w:t>
      </w:r>
      <w:r>
        <w:rPr>
          <w:spacing w:val="-6"/>
          <w:w w:val="95"/>
        </w:rPr>
        <w:t xml:space="preserve"> </w:t>
      </w:r>
      <w:r>
        <w:rPr>
          <w:w w:val="95"/>
        </w:rPr>
        <w:t>proposed</w:t>
      </w:r>
      <w:r>
        <w:rPr>
          <w:spacing w:val="-6"/>
          <w:w w:val="95"/>
        </w:rPr>
        <w:t xml:space="preserve"> </w:t>
      </w:r>
      <w:r>
        <w:rPr>
          <w:w w:val="95"/>
        </w:rPr>
        <w:t>ML</w:t>
      </w:r>
      <w:r>
        <w:rPr>
          <w:spacing w:val="-6"/>
          <w:w w:val="95"/>
        </w:rPr>
        <w:t xml:space="preserve"> </w:t>
      </w:r>
      <w:r>
        <w:rPr>
          <w:w w:val="95"/>
        </w:rPr>
        <w:t>estimation</w:t>
      </w:r>
      <w:r>
        <w:rPr>
          <w:spacing w:val="-7"/>
          <w:w w:val="95"/>
        </w:rPr>
        <w:t xml:space="preserve"> </w:t>
      </w:r>
      <w:r>
        <w:rPr>
          <w:w w:val="95"/>
        </w:rPr>
        <w:t>is</w:t>
      </w:r>
      <w:r>
        <w:rPr>
          <w:spacing w:val="-6"/>
          <w:w w:val="95"/>
        </w:rPr>
        <w:t xml:space="preserve"> </w:t>
      </w:r>
      <w:r>
        <w:rPr>
          <w:w w:val="95"/>
        </w:rPr>
        <w:t>less</w:t>
      </w:r>
      <w:r>
        <w:rPr>
          <w:spacing w:val="-6"/>
          <w:w w:val="95"/>
        </w:rPr>
        <w:t xml:space="preserve"> </w:t>
      </w:r>
      <w:r>
        <w:rPr>
          <w:w w:val="95"/>
        </w:rPr>
        <w:t>than</w:t>
      </w:r>
      <w:r>
        <w:rPr>
          <w:spacing w:val="-6"/>
          <w:w w:val="95"/>
        </w:rPr>
        <w:t xml:space="preserve"> </w:t>
      </w:r>
      <w:r>
        <w:rPr>
          <w:w w:val="95"/>
        </w:rPr>
        <w:t>the</w:t>
      </w:r>
      <w:r>
        <w:rPr>
          <w:spacing w:val="-6"/>
          <w:w w:val="95"/>
        </w:rPr>
        <w:t xml:space="preserve"> </w:t>
      </w:r>
      <w:r>
        <w:rPr>
          <w:w w:val="95"/>
        </w:rPr>
        <w:t xml:space="preserve">average </w:t>
      </w:r>
      <w:r>
        <w:t>reading</w:t>
      </w:r>
      <w:r>
        <w:rPr>
          <w:spacing w:val="-31"/>
        </w:rPr>
        <w:t xml:space="preserve"> </w:t>
      </w:r>
      <w:r>
        <w:t>time</w:t>
      </w:r>
      <w:r>
        <w:rPr>
          <w:spacing w:val="-31"/>
        </w:rPr>
        <w:t xml:space="preserve"> </w:t>
      </w:r>
      <w:r>
        <w:t>with</w:t>
      </w:r>
      <w:r>
        <w:rPr>
          <w:spacing w:val="-31"/>
        </w:rPr>
        <w:t xml:space="preserve"> </w:t>
      </w:r>
      <w:r>
        <w:t>simple</w:t>
      </w:r>
      <w:r>
        <w:rPr>
          <w:spacing w:val="-31"/>
        </w:rPr>
        <w:t xml:space="preserve"> </w:t>
      </w:r>
      <w:r>
        <w:t>number</w:t>
      </w:r>
      <w:r>
        <w:rPr>
          <w:spacing w:val="-31"/>
        </w:rPr>
        <w:t xml:space="preserve"> </w:t>
      </w:r>
      <w:r>
        <w:t>of</w:t>
      </w:r>
      <w:r>
        <w:rPr>
          <w:spacing w:val="-31"/>
        </w:rPr>
        <w:t xml:space="preserve"> </w:t>
      </w:r>
      <w:r>
        <w:t>tags</w:t>
      </w:r>
      <w:r>
        <w:rPr>
          <w:spacing w:val="-31"/>
        </w:rPr>
        <w:t xml:space="preserve"> </w:t>
      </w:r>
      <w:r>
        <w:t>estimation.</w:t>
      </w:r>
    </w:p>
    <w:p w14:paraId="11EBC48B" w14:textId="77777777" w:rsidR="00ED6B8B" w:rsidRDefault="00FA655D">
      <w:pPr>
        <w:pStyle w:val="BodyText"/>
        <w:spacing w:before="52" w:line="266" w:lineRule="auto"/>
        <w:ind w:left="480" w:right="105" w:firstLine="351"/>
        <w:pPrChange w:id="736" w:author="Raghda Wahdan" w:date="2017-11-06T13:08:00Z">
          <w:pPr>
            <w:pStyle w:val="BodyText"/>
            <w:spacing w:before="52" w:line="266" w:lineRule="auto"/>
            <w:ind w:left="480" w:right="105" w:firstLine="351"/>
            <w:jc w:val="both"/>
          </w:pPr>
        </w:pPrChange>
      </w:pPr>
      <w:r>
        <w:rPr>
          <w:spacing w:val="-5"/>
        </w:rPr>
        <w:t>Table</w:t>
      </w:r>
      <w:r>
        <w:rPr>
          <w:spacing w:val="-7"/>
        </w:rPr>
        <w:t xml:space="preserve"> </w:t>
      </w:r>
      <w:r>
        <w:t>5.2</w:t>
      </w:r>
      <w:r>
        <w:rPr>
          <w:spacing w:val="-7"/>
        </w:rPr>
        <w:t xml:space="preserve"> </w:t>
      </w:r>
      <w:r>
        <w:t>shows</w:t>
      </w:r>
      <w:r>
        <w:rPr>
          <w:spacing w:val="-7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summary</w:t>
      </w:r>
      <w:r>
        <w:rPr>
          <w:spacing w:val="-8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performance</w:t>
      </w:r>
      <w:r>
        <w:rPr>
          <w:spacing w:val="-8"/>
        </w:rPr>
        <w:t xml:space="preserve"> </w:t>
      </w:r>
      <w:r>
        <w:t>analysis</w:t>
      </w:r>
      <w:r>
        <w:rPr>
          <w:spacing w:val="-7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proposed frame length formulas with simple number of tags estimation and with ML number</w:t>
      </w:r>
      <w:r>
        <w:rPr>
          <w:spacing w:val="-33"/>
        </w:rPr>
        <w:t xml:space="preserve"> </w:t>
      </w:r>
      <w:r>
        <w:t>of</w:t>
      </w:r>
      <w:r>
        <w:rPr>
          <w:spacing w:val="-33"/>
        </w:rPr>
        <w:t xml:space="preserve"> </w:t>
      </w:r>
      <w:r>
        <w:t>tags</w:t>
      </w:r>
      <w:r>
        <w:rPr>
          <w:spacing w:val="-33"/>
        </w:rPr>
        <w:t xml:space="preserve"> </w:t>
      </w:r>
      <w:r>
        <w:t>estimation.</w:t>
      </w:r>
    </w:p>
    <w:p w14:paraId="1CDFBAC7" w14:textId="77777777" w:rsidR="00ED6B8B" w:rsidRDefault="00ED6B8B">
      <w:pPr>
        <w:spacing w:line="266" w:lineRule="auto"/>
        <w:sectPr w:rsidR="00ED6B8B">
          <w:pgSz w:w="11910" w:h="16840"/>
          <w:pgMar w:top="1920" w:right="1620" w:bottom="280" w:left="1680" w:header="1603" w:footer="0" w:gutter="0"/>
          <w:cols w:space="720"/>
        </w:sectPr>
        <w:pPrChange w:id="737" w:author="Raghda Wahdan" w:date="2017-11-06T13:08:00Z">
          <w:pPr>
            <w:spacing w:line="266" w:lineRule="auto"/>
            <w:jc w:val="both"/>
          </w:pPr>
        </w:pPrChange>
      </w:pPr>
    </w:p>
    <w:p w14:paraId="4E0D1333" w14:textId="77777777" w:rsidR="00ED6B8B" w:rsidRDefault="00ED6B8B" w:rsidP="00F672C4">
      <w:pPr>
        <w:pStyle w:val="BodyText"/>
        <w:spacing w:before="8"/>
        <w:rPr>
          <w:sz w:val="14"/>
        </w:rPr>
      </w:pPr>
    </w:p>
    <w:p w14:paraId="66A65A20" w14:textId="77777777" w:rsidR="00ED6B8B" w:rsidRDefault="00FA655D" w:rsidP="00F672C4">
      <w:pPr>
        <w:pStyle w:val="BodyText"/>
        <w:spacing w:before="118"/>
        <w:ind w:left="405"/>
      </w:pPr>
      <w:r>
        <w:t>Table 5.2: Performance analysis for the proposed frame length formulas</w:t>
      </w:r>
    </w:p>
    <w:p w14:paraId="16DC6C39" w14:textId="77777777" w:rsidR="00ED6B8B" w:rsidRDefault="00FA655D" w:rsidP="00F672C4">
      <w:pPr>
        <w:pStyle w:val="ListParagraph"/>
        <w:numPr>
          <w:ilvl w:val="0"/>
          <w:numId w:val="2"/>
        </w:numPr>
        <w:tabs>
          <w:tab w:val="left" w:pos="422"/>
        </w:tabs>
        <w:spacing w:before="250" w:line="144" w:lineRule="auto"/>
        <w:ind w:right="319" w:firstLine="0"/>
        <w:rPr>
          <w:i/>
          <w:sz w:val="20"/>
        </w:rPr>
      </w:pPr>
      <w:r>
        <w:rPr>
          <w:rFonts w:ascii="Century"/>
          <w:spacing w:val="-5"/>
          <w:w w:val="95"/>
          <w:sz w:val="21"/>
        </w:rPr>
        <w:t xml:space="preserve">Average </w:t>
      </w:r>
      <w:r>
        <w:rPr>
          <w:rFonts w:ascii="Century"/>
          <w:w w:val="95"/>
          <w:sz w:val="21"/>
        </w:rPr>
        <w:t xml:space="preserve">reading time reduction </w:t>
      </w:r>
      <w:r>
        <w:rPr>
          <w:rFonts w:ascii="Century"/>
          <w:w w:val="95"/>
          <w:sz w:val="20"/>
        </w:rPr>
        <w:t xml:space="preserve">using the proposed frame length formulas </w:t>
      </w:r>
      <w:r>
        <w:rPr>
          <w:rFonts w:ascii="Century"/>
          <w:w w:val="95"/>
          <w:sz w:val="21"/>
        </w:rPr>
        <w:t xml:space="preserve">compared to </w:t>
      </w:r>
      <w:r>
        <w:rPr>
          <w:rFonts w:ascii="Century"/>
          <w:sz w:val="21"/>
        </w:rPr>
        <w:t xml:space="preserve">the </w:t>
      </w:r>
      <w:r>
        <w:rPr>
          <w:rFonts w:ascii="Century"/>
          <w:spacing w:val="-3"/>
          <w:sz w:val="21"/>
        </w:rPr>
        <w:t xml:space="preserve">conventional </w:t>
      </w:r>
      <w:r>
        <w:rPr>
          <w:rFonts w:ascii="Century"/>
          <w:sz w:val="21"/>
        </w:rPr>
        <w:t xml:space="preserve">DFSA </w:t>
      </w:r>
      <w:r>
        <w:rPr>
          <w:i/>
          <w:sz w:val="20"/>
        </w:rPr>
        <w:t xml:space="preserve">L </w:t>
      </w:r>
      <w:r>
        <w:rPr>
          <w:rFonts w:ascii="Arial Unicode MS"/>
          <w:w w:val="105"/>
          <w:sz w:val="20"/>
        </w:rPr>
        <w:t>=</w:t>
      </w:r>
      <w:r>
        <w:rPr>
          <w:rFonts w:ascii="Arial Unicode MS"/>
          <w:spacing w:val="-35"/>
          <w:w w:val="105"/>
          <w:sz w:val="20"/>
        </w:rPr>
        <w:t xml:space="preserve"> </w:t>
      </w:r>
      <w:r>
        <w:rPr>
          <w:i/>
          <w:sz w:val="20"/>
        </w:rPr>
        <w:t>n</w:t>
      </w:r>
    </w:p>
    <w:p w14:paraId="21307E15" w14:textId="77777777" w:rsidR="00ED6B8B" w:rsidRDefault="00ED6B8B" w:rsidP="00F672C4">
      <w:pPr>
        <w:pStyle w:val="BodyText"/>
        <w:spacing w:before="4"/>
        <w:rPr>
          <w:rFonts w:ascii="Georgia"/>
          <w:i/>
          <w:sz w:val="10"/>
        </w:rPr>
      </w:pPr>
    </w:p>
    <w:tbl>
      <w:tblPr>
        <w:tblW w:w="0" w:type="auto"/>
        <w:tblInd w:w="264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  <w:insideH w:val="single" w:sz="3" w:space="0" w:color="000000"/>
          <w:insideV w:val="single" w:sz="3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49"/>
        <w:gridCol w:w="3204"/>
        <w:gridCol w:w="2403"/>
      </w:tblGrid>
      <w:tr w:rsidR="00ED6B8B" w14:paraId="581CB741" w14:textId="77777777">
        <w:trPr>
          <w:trHeight w:hRule="exact" w:val="297"/>
        </w:trPr>
        <w:tc>
          <w:tcPr>
            <w:tcW w:w="2249" w:type="dxa"/>
          </w:tcPr>
          <w:p w14:paraId="5C61A805" w14:textId="77777777" w:rsidR="00ED6B8B" w:rsidRDefault="00ED6B8B" w:rsidP="00F672C4"/>
        </w:tc>
        <w:tc>
          <w:tcPr>
            <w:tcW w:w="3204" w:type="dxa"/>
          </w:tcPr>
          <w:p w14:paraId="2977B118" w14:textId="77777777" w:rsidR="00ED6B8B" w:rsidRDefault="00FA655D">
            <w:pPr>
              <w:pStyle w:val="TableParagraph"/>
              <w:spacing w:before="5" w:line="240" w:lineRule="auto"/>
              <w:ind w:left="96" w:right="96"/>
              <w:jc w:val="left"/>
              <w:rPr>
                <w:sz w:val="20"/>
              </w:rPr>
              <w:pPrChange w:id="738" w:author="Raghda Wahdan" w:date="2017-11-06T13:08:00Z">
                <w:pPr>
                  <w:pStyle w:val="TableParagraph"/>
                  <w:spacing w:before="5" w:line="240" w:lineRule="auto"/>
                  <w:ind w:left="96" w:right="96"/>
                </w:pPr>
              </w:pPrChange>
            </w:pPr>
            <w:r>
              <w:rPr>
                <w:w w:val="95"/>
                <w:sz w:val="20"/>
              </w:rPr>
              <w:t>Simple estimation algorithm (LB)</w:t>
            </w:r>
          </w:p>
        </w:tc>
        <w:tc>
          <w:tcPr>
            <w:tcW w:w="2403" w:type="dxa"/>
          </w:tcPr>
          <w:p w14:paraId="6FD1A10F" w14:textId="77777777" w:rsidR="00ED6B8B" w:rsidRDefault="00FA655D">
            <w:pPr>
              <w:pStyle w:val="TableParagraph"/>
              <w:spacing w:before="5" w:line="240" w:lineRule="auto"/>
              <w:ind w:left="102" w:right="102"/>
              <w:jc w:val="left"/>
              <w:rPr>
                <w:sz w:val="20"/>
              </w:rPr>
              <w:pPrChange w:id="739" w:author="Raghda Wahdan" w:date="2017-11-06T13:08:00Z">
                <w:pPr>
                  <w:pStyle w:val="TableParagraph"/>
                  <w:spacing w:before="5" w:line="240" w:lineRule="auto"/>
                  <w:ind w:left="102" w:right="102"/>
                </w:pPr>
              </w:pPrChange>
            </w:pPr>
            <w:r>
              <w:rPr>
                <w:w w:val="95"/>
                <w:sz w:val="20"/>
              </w:rPr>
              <w:t>Proposed ML estimation</w:t>
            </w:r>
          </w:p>
        </w:tc>
      </w:tr>
      <w:tr w:rsidR="00ED6B8B" w14:paraId="562141AC" w14:textId="77777777">
        <w:trPr>
          <w:trHeight w:hRule="exact" w:val="297"/>
        </w:trPr>
        <w:tc>
          <w:tcPr>
            <w:tcW w:w="2249" w:type="dxa"/>
          </w:tcPr>
          <w:p w14:paraId="60AF2DB9" w14:textId="77777777" w:rsidR="00ED6B8B" w:rsidRDefault="00FA655D">
            <w:pPr>
              <w:pStyle w:val="TableParagraph"/>
              <w:spacing w:before="5" w:line="240" w:lineRule="auto"/>
              <w:ind w:left="1" w:right="65"/>
              <w:jc w:val="left"/>
              <w:rPr>
                <w:sz w:val="20"/>
              </w:rPr>
              <w:pPrChange w:id="740" w:author="Raghda Wahdan" w:date="2017-11-06T13:08:00Z">
                <w:pPr>
                  <w:pStyle w:val="TableParagraph"/>
                  <w:spacing w:before="5" w:line="240" w:lineRule="auto"/>
                  <w:ind w:left="1" w:right="65"/>
                </w:pPr>
              </w:pPrChange>
            </w:pPr>
            <w:r>
              <w:rPr>
                <w:sz w:val="20"/>
              </w:rPr>
              <w:t>Time and no CR</w:t>
            </w:r>
          </w:p>
        </w:tc>
        <w:tc>
          <w:tcPr>
            <w:tcW w:w="3204" w:type="dxa"/>
          </w:tcPr>
          <w:p w14:paraId="3B7A0EBD" w14:textId="77777777" w:rsidR="00ED6B8B" w:rsidRDefault="00FA655D">
            <w:pPr>
              <w:pStyle w:val="TableParagraph"/>
              <w:spacing w:line="256" w:lineRule="exact"/>
              <w:ind w:left="96" w:right="96"/>
              <w:jc w:val="left"/>
              <w:rPr>
                <w:rFonts w:ascii="Arial Unicode MS"/>
                <w:sz w:val="20"/>
              </w:rPr>
              <w:pPrChange w:id="741" w:author="Raghda Wahdan" w:date="2017-11-06T13:08:00Z">
                <w:pPr>
                  <w:pStyle w:val="TableParagraph"/>
                  <w:spacing w:line="256" w:lineRule="exact"/>
                  <w:ind w:left="96" w:right="96"/>
                </w:pPr>
              </w:pPrChange>
            </w:pPr>
            <w:r>
              <w:rPr>
                <w:rFonts w:ascii="Arial Unicode MS"/>
                <w:w w:val="95"/>
                <w:sz w:val="20"/>
              </w:rPr>
              <w:t>16 %</w:t>
            </w:r>
          </w:p>
        </w:tc>
        <w:tc>
          <w:tcPr>
            <w:tcW w:w="2403" w:type="dxa"/>
          </w:tcPr>
          <w:p w14:paraId="54943E27" w14:textId="77777777" w:rsidR="00ED6B8B" w:rsidRDefault="00FA655D">
            <w:pPr>
              <w:pStyle w:val="TableParagraph"/>
              <w:spacing w:line="256" w:lineRule="exact"/>
              <w:ind w:left="102" w:right="102"/>
              <w:jc w:val="left"/>
              <w:rPr>
                <w:rFonts w:ascii="Arial Unicode MS"/>
                <w:sz w:val="20"/>
              </w:rPr>
              <w:pPrChange w:id="742" w:author="Raghda Wahdan" w:date="2017-11-06T13:08:00Z">
                <w:pPr>
                  <w:pStyle w:val="TableParagraph"/>
                  <w:spacing w:line="256" w:lineRule="exact"/>
                  <w:ind w:left="102" w:right="102"/>
                </w:pPr>
              </w:pPrChange>
            </w:pPr>
            <w:r>
              <w:rPr>
                <w:rFonts w:ascii="Arial Unicode MS"/>
                <w:w w:val="95"/>
                <w:sz w:val="20"/>
              </w:rPr>
              <w:t>10 %</w:t>
            </w:r>
          </w:p>
        </w:tc>
      </w:tr>
      <w:tr w:rsidR="00ED6B8B" w14:paraId="57485CEE" w14:textId="77777777">
        <w:trPr>
          <w:trHeight w:hRule="exact" w:val="297"/>
        </w:trPr>
        <w:tc>
          <w:tcPr>
            <w:tcW w:w="2249" w:type="dxa"/>
          </w:tcPr>
          <w:p w14:paraId="54E145B7" w14:textId="77777777" w:rsidR="00ED6B8B" w:rsidRDefault="00FA655D">
            <w:pPr>
              <w:pStyle w:val="TableParagraph"/>
              <w:spacing w:before="5" w:line="240" w:lineRule="auto"/>
              <w:ind w:left="65" w:right="65"/>
              <w:jc w:val="left"/>
              <w:rPr>
                <w:sz w:val="20"/>
              </w:rPr>
              <w:pPrChange w:id="743" w:author="Raghda Wahdan" w:date="2017-11-06T13:08:00Z">
                <w:pPr>
                  <w:pStyle w:val="TableParagraph"/>
                  <w:spacing w:before="5" w:line="240" w:lineRule="auto"/>
                  <w:ind w:left="65" w:right="65"/>
                </w:pPr>
              </w:pPrChange>
            </w:pPr>
            <w:r>
              <w:rPr>
                <w:sz w:val="20"/>
              </w:rPr>
              <w:t>Time and constant CR</w:t>
            </w:r>
          </w:p>
        </w:tc>
        <w:tc>
          <w:tcPr>
            <w:tcW w:w="3204" w:type="dxa"/>
          </w:tcPr>
          <w:p w14:paraId="613C5C57" w14:textId="77777777" w:rsidR="00ED6B8B" w:rsidRDefault="00FA655D">
            <w:pPr>
              <w:pStyle w:val="TableParagraph"/>
              <w:spacing w:line="256" w:lineRule="exact"/>
              <w:ind w:left="96" w:right="96"/>
              <w:jc w:val="left"/>
              <w:rPr>
                <w:rFonts w:ascii="Arial Unicode MS"/>
                <w:sz w:val="20"/>
              </w:rPr>
              <w:pPrChange w:id="744" w:author="Raghda Wahdan" w:date="2017-11-06T13:08:00Z">
                <w:pPr>
                  <w:pStyle w:val="TableParagraph"/>
                  <w:spacing w:line="256" w:lineRule="exact"/>
                  <w:ind w:left="96" w:right="96"/>
                </w:pPr>
              </w:pPrChange>
            </w:pPr>
            <w:r>
              <w:rPr>
                <w:rFonts w:ascii="Arial Unicode MS"/>
                <w:w w:val="95"/>
                <w:sz w:val="20"/>
              </w:rPr>
              <w:t>25 %</w:t>
            </w:r>
          </w:p>
        </w:tc>
        <w:tc>
          <w:tcPr>
            <w:tcW w:w="2403" w:type="dxa"/>
          </w:tcPr>
          <w:p w14:paraId="63AF4DCB" w14:textId="77777777" w:rsidR="00ED6B8B" w:rsidRDefault="00FA655D">
            <w:pPr>
              <w:pStyle w:val="TableParagraph"/>
              <w:spacing w:line="256" w:lineRule="exact"/>
              <w:ind w:left="102" w:right="102"/>
              <w:jc w:val="left"/>
              <w:rPr>
                <w:rFonts w:ascii="Arial Unicode MS"/>
                <w:sz w:val="20"/>
              </w:rPr>
              <w:pPrChange w:id="745" w:author="Raghda Wahdan" w:date="2017-11-06T13:08:00Z">
                <w:pPr>
                  <w:pStyle w:val="TableParagraph"/>
                  <w:spacing w:line="256" w:lineRule="exact"/>
                  <w:ind w:left="102" w:right="102"/>
                </w:pPr>
              </w:pPrChange>
            </w:pPr>
            <w:r>
              <w:rPr>
                <w:rFonts w:ascii="Arial Unicode MS"/>
                <w:w w:val="95"/>
                <w:sz w:val="20"/>
              </w:rPr>
              <w:t>18 %</w:t>
            </w:r>
          </w:p>
        </w:tc>
      </w:tr>
      <w:tr w:rsidR="00ED6B8B" w14:paraId="1DB2799B" w14:textId="77777777">
        <w:trPr>
          <w:trHeight w:hRule="exact" w:val="297"/>
        </w:trPr>
        <w:tc>
          <w:tcPr>
            <w:tcW w:w="2249" w:type="dxa"/>
          </w:tcPr>
          <w:p w14:paraId="0E21FDCA" w14:textId="77777777" w:rsidR="00ED6B8B" w:rsidRDefault="00FA655D">
            <w:pPr>
              <w:pStyle w:val="TableParagraph"/>
              <w:spacing w:before="5" w:line="240" w:lineRule="auto"/>
              <w:ind w:left="65" w:right="65"/>
              <w:jc w:val="left"/>
              <w:rPr>
                <w:sz w:val="20"/>
              </w:rPr>
              <w:pPrChange w:id="746" w:author="Raghda Wahdan" w:date="2017-11-06T13:08:00Z">
                <w:pPr>
                  <w:pStyle w:val="TableParagraph"/>
                  <w:spacing w:before="5" w:line="240" w:lineRule="auto"/>
                  <w:ind w:left="65" w:right="65"/>
                </w:pPr>
              </w:pPrChange>
            </w:pPr>
            <w:r>
              <w:rPr>
                <w:sz w:val="20"/>
              </w:rPr>
              <w:t>Time and multiple CR</w:t>
            </w:r>
          </w:p>
        </w:tc>
        <w:tc>
          <w:tcPr>
            <w:tcW w:w="3204" w:type="dxa"/>
          </w:tcPr>
          <w:p w14:paraId="4911F45E" w14:textId="77777777" w:rsidR="00ED6B8B" w:rsidRDefault="00FA655D">
            <w:pPr>
              <w:pStyle w:val="TableParagraph"/>
              <w:spacing w:line="256" w:lineRule="exact"/>
              <w:ind w:left="96" w:right="96"/>
              <w:jc w:val="left"/>
              <w:rPr>
                <w:rFonts w:ascii="Arial Unicode MS"/>
                <w:sz w:val="20"/>
              </w:rPr>
              <w:pPrChange w:id="747" w:author="Raghda Wahdan" w:date="2017-11-06T13:08:00Z">
                <w:pPr>
                  <w:pStyle w:val="TableParagraph"/>
                  <w:spacing w:line="256" w:lineRule="exact"/>
                  <w:ind w:left="96" w:right="96"/>
                </w:pPr>
              </w:pPrChange>
            </w:pPr>
            <w:r>
              <w:rPr>
                <w:rFonts w:ascii="Arial Unicode MS"/>
                <w:w w:val="95"/>
                <w:sz w:val="20"/>
              </w:rPr>
              <w:t>30 %</w:t>
            </w:r>
          </w:p>
        </w:tc>
        <w:tc>
          <w:tcPr>
            <w:tcW w:w="2403" w:type="dxa"/>
          </w:tcPr>
          <w:p w14:paraId="50D886A6" w14:textId="77777777" w:rsidR="00ED6B8B" w:rsidRDefault="00FA655D">
            <w:pPr>
              <w:pStyle w:val="TableParagraph"/>
              <w:spacing w:line="256" w:lineRule="exact"/>
              <w:ind w:left="102" w:right="102"/>
              <w:jc w:val="left"/>
              <w:rPr>
                <w:rFonts w:ascii="Arial Unicode MS"/>
                <w:sz w:val="20"/>
              </w:rPr>
              <w:pPrChange w:id="748" w:author="Raghda Wahdan" w:date="2017-11-06T13:08:00Z">
                <w:pPr>
                  <w:pStyle w:val="TableParagraph"/>
                  <w:spacing w:line="256" w:lineRule="exact"/>
                  <w:ind w:left="102" w:right="102"/>
                </w:pPr>
              </w:pPrChange>
            </w:pPr>
            <w:r>
              <w:rPr>
                <w:rFonts w:ascii="Arial Unicode MS"/>
                <w:w w:val="95"/>
                <w:sz w:val="20"/>
              </w:rPr>
              <w:t>22 %</w:t>
            </w:r>
          </w:p>
        </w:tc>
      </w:tr>
    </w:tbl>
    <w:p w14:paraId="62EFE6FA" w14:textId="77777777" w:rsidR="00ED6B8B" w:rsidRDefault="00FA655D" w:rsidP="00F672C4">
      <w:pPr>
        <w:pStyle w:val="ListParagraph"/>
        <w:numPr>
          <w:ilvl w:val="0"/>
          <w:numId w:val="2"/>
        </w:numPr>
        <w:tabs>
          <w:tab w:val="left" w:pos="444"/>
        </w:tabs>
        <w:spacing w:before="189"/>
        <w:ind w:right="319" w:firstLine="0"/>
        <w:rPr>
          <w:rFonts w:ascii="Century"/>
          <w:sz w:val="20"/>
        </w:rPr>
      </w:pPr>
      <w:r>
        <w:rPr>
          <w:rFonts w:ascii="Century"/>
          <w:spacing w:val="-5"/>
          <w:w w:val="95"/>
          <w:sz w:val="20"/>
        </w:rPr>
        <w:t xml:space="preserve">Average </w:t>
      </w:r>
      <w:r>
        <w:rPr>
          <w:rFonts w:ascii="Century"/>
          <w:w w:val="95"/>
          <w:sz w:val="20"/>
        </w:rPr>
        <w:t xml:space="preserve">remaining room of improvement for the proposed frame length formulas to reach </w:t>
      </w:r>
      <w:r>
        <w:rPr>
          <w:rFonts w:ascii="Century"/>
          <w:sz w:val="20"/>
        </w:rPr>
        <w:t>the</w:t>
      </w:r>
      <w:r>
        <w:rPr>
          <w:rFonts w:ascii="Century"/>
          <w:spacing w:val="-27"/>
          <w:sz w:val="20"/>
        </w:rPr>
        <w:t xml:space="preserve"> </w:t>
      </w:r>
      <w:r>
        <w:rPr>
          <w:rFonts w:ascii="Century"/>
          <w:sz w:val="20"/>
        </w:rPr>
        <w:t>theoretical</w:t>
      </w:r>
      <w:r>
        <w:rPr>
          <w:rFonts w:ascii="Century"/>
          <w:spacing w:val="-27"/>
          <w:sz w:val="20"/>
        </w:rPr>
        <w:t xml:space="preserve"> </w:t>
      </w:r>
      <w:r>
        <w:rPr>
          <w:rFonts w:ascii="Century"/>
          <w:spacing w:val="-3"/>
          <w:sz w:val="20"/>
        </w:rPr>
        <w:t>lower</w:t>
      </w:r>
      <w:r>
        <w:rPr>
          <w:rFonts w:ascii="Century"/>
          <w:spacing w:val="-27"/>
          <w:sz w:val="20"/>
        </w:rPr>
        <w:t xml:space="preserve"> </w:t>
      </w:r>
      <w:r>
        <w:rPr>
          <w:rFonts w:ascii="Century"/>
          <w:sz w:val="20"/>
        </w:rPr>
        <w:t>limit</w:t>
      </w:r>
      <w:r>
        <w:rPr>
          <w:rFonts w:ascii="Century"/>
          <w:spacing w:val="-27"/>
          <w:sz w:val="20"/>
        </w:rPr>
        <w:t xml:space="preserve"> </w:t>
      </w:r>
      <w:r>
        <w:rPr>
          <w:rFonts w:ascii="Century"/>
          <w:sz w:val="20"/>
        </w:rPr>
        <w:t>of</w:t>
      </w:r>
      <w:r>
        <w:rPr>
          <w:rFonts w:ascii="Century"/>
          <w:spacing w:val="-27"/>
          <w:sz w:val="20"/>
        </w:rPr>
        <w:t xml:space="preserve"> </w:t>
      </w:r>
      <w:r>
        <w:rPr>
          <w:rFonts w:ascii="Century"/>
          <w:sz w:val="20"/>
        </w:rPr>
        <w:t>EPCglobal</w:t>
      </w:r>
      <w:r>
        <w:rPr>
          <w:rFonts w:ascii="Century"/>
          <w:spacing w:val="-27"/>
          <w:sz w:val="20"/>
        </w:rPr>
        <w:t xml:space="preserve"> </w:t>
      </w:r>
      <w:r>
        <w:rPr>
          <w:rFonts w:ascii="Century"/>
          <w:sz w:val="20"/>
        </w:rPr>
        <w:t>C1</w:t>
      </w:r>
      <w:r>
        <w:rPr>
          <w:rFonts w:ascii="Century"/>
          <w:spacing w:val="-27"/>
          <w:sz w:val="20"/>
        </w:rPr>
        <w:t xml:space="preserve"> </w:t>
      </w:r>
      <w:r>
        <w:rPr>
          <w:rFonts w:ascii="Century"/>
          <w:sz w:val="20"/>
        </w:rPr>
        <w:t>G2</w:t>
      </w:r>
    </w:p>
    <w:p w14:paraId="287D0373" w14:textId="77777777" w:rsidR="00ED6B8B" w:rsidRDefault="00ED6B8B" w:rsidP="00F672C4">
      <w:pPr>
        <w:pStyle w:val="BodyText"/>
        <w:spacing w:before="11" w:after="1"/>
        <w:rPr>
          <w:rFonts w:ascii="Century"/>
          <w:sz w:val="8"/>
        </w:rPr>
      </w:pPr>
    </w:p>
    <w:tbl>
      <w:tblPr>
        <w:tblW w:w="0" w:type="auto"/>
        <w:tblInd w:w="264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  <w:insideH w:val="single" w:sz="3" w:space="0" w:color="000000"/>
          <w:insideV w:val="single" w:sz="3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49"/>
        <w:gridCol w:w="3204"/>
        <w:gridCol w:w="2403"/>
      </w:tblGrid>
      <w:tr w:rsidR="00ED6B8B" w14:paraId="23F927D9" w14:textId="77777777">
        <w:trPr>
          <w:trHeight w:hRule="exact" w:val="297"/>
        </w:trPr>
        <w:tc>
          <w:tcPr>
            <w:tcW w:w="2249" w:type="dxa"/>
          </w:tcPr>
          <w:p w14:paraId="5EFA2B91" w14:textId="77777777" w:rsidR="00ED6B8B" w:rsidRDefault="00ED6B8B" w:rsidP="00F672C4"/>
        </w:tc>
        <w:tc>
          <w:tcPr>
            <w:tcW w:w="3204" w:type="dxa"/>
          </w:tcPr>
          <w:p w14:paraId="3E663CE2" w14:textId="77777777" w:rsidR="00ED6B8B" w:rsidRDefault="00FA655D">
            <w:pPr>
              <w:pStyle w:val="TableParagraph"/>
              <w:spacing w:before="5" w:line="240" w:lineRule="auto"/>
              <w:ind w:left="96" w:right="96"/>
              <w:jc w:val="left"/>
              <w:rPr>
                <w:sz w:val="20"/>
              </w:rPr>
              <w:pPrChange w:id="749" w:author="Raghda Wahdan" w:date="2017-11-06T13:08:00Z">
                <w:pPr>
                  <w:pStyle w:val="TableParagraph"/>
                  <w:spacing w:before="5" w:line="240" w:lineRule="auto"/>
                  <w:ind w:left="96" w:right="96"/>
                </w:pPr>
              </w:pPrChange>
            </w:pPr>
            <w:r>
              <w:rPr>
                <w:w w:val="95"/>
                <w:sz w:val="20"/>
              </w:rPr>
              <w:t>Simple estimation algorithm (LB)</w:t>
            </w:r>
          </w:p>
        </w:tc>
        <w:tc>
          <w:tcPr>
            <w:tcW w:w="2403" w:type="dxa"/>
          </w:tcPr>
          <w:p w14:paraId="733A7075" w14:textId="77777777" w:rsidR="00ED6B8B" w:rsidRDefault="00FA655D">
            <w:pPr>
              <w:pStyle w:val="TableParagraph"/>
              <w:spacing w:before="5" w:line="240" w:lineRule="auto"/>
              <w:ind w:left="102" w:right="102"/>
              <w:jc w:val="left"/>
              <w:rPr>
                <w:sz w:val="20"/>
              </w:rPr>
              <w:pPrChange w:id="750" w:author="Raghda Wahdan" w:date="2017-11-06T13:08:00Z">
                <w:pPr>
                  <w:pStyle w:val="TableParagraph"/>
                  <w:spacing w:before="5" w:line="240" w:lineRule="auto"/>
                  <w:ind w:left="102" w:right="102"/>
                </w:pPr>
              </w:pPrChange>
            </w:pPr>
            <w:r>
              <w:rPr>
                <w:w w:val="95"/>
                <w:sz w:val="20"/>
              </w:rPr>
              <w:t>Proposed ML estimation</w:t>
            </w:r>
          </w:p>
        </w:tc>
      </w:tr>
      <w:tr w:rsidR="00ED6B8B" w14:paraId="60F7C3EC" w14:textId="77777777">
        <w:trPr>
          <w:trHeight w:hRule="exact" w:val="297"/>
        </w:trPr>
        <w:tc>
          <w:tcPr>
            <w:tcW w:w="2249" w:type="dxa"/>
          </w:tcPr>
          <w:p w14:paraId="287A86AD" w14:textId="77777777" w:rsidR="00ED6B8B" w:rsidRDefault="00FA655D">
            <w:pPr>
              <w:pStyle w:val="TableParagraph"/>
              <w:spacing w:before="5" w:line="240" w:lineRule="auto"/>
              <w:ind w:left="1" w:right="65"/>
              <w:jc w:val="left"/>
              <w:rPr>
                <w:sz w:val="20"/>
              </w:rPr>
              <w:pPrChange w:id="751" w:author="Raghda Wahdan" w:date="2017-11-06T13:08:00Z">
                <w:pPr>
                  <w:pStyle w:val="TableParagraph"/>
                  <w:spacing w:before="5" w:line="240" w:lineRule="auto"/>
                  <w:ind w:left="1" w:right="65"/>
                </w:pPr>
              </w:pPrChange>
            </w:pPr>
            <w:r>
              <w:rPr>
                <w:sz w:val="20"/>
              </w:rPr>
              <w:t>Time and no CR</w:t>
            </w:r>
          </w:p>
        </w:tc>
        <w:tc>
          <w:tcPr>
            <w:tcW w:w="3204" w:type="dxa"/>
          </w:tcPr>
          <w:p w14:paraId="7F8D6253" w14:textId="77777777" w:rsidR="00ED6B8B" w:rsidRDefault="00FA655D">
            <w:pPr>
              <w:pStyle w:val="TableParagraph"/>
              <w:spacing w:line="256" w:lineRule="exact"/>
              <w:ind w:left="96" w:right="96"/>
              <w:jc w:val="left"/>
              <w:rPr>
                <w:rFonts w:ascii="Arial Unicode MS"/>
                <w:sz w:val="20"/>
              </w:rPr>
              <w:pPrChange w:id="752" w:author="Raghda Wahdan" w:date="2017-11-06T13:08:00Z">
                <w:pPr>
                  <w:pStyle w:val="TableParagraph"/>
                  <w:spacing w:line="256" w:lineRule="exact"/>
                  <w:ind w:left="96" w:right="96"/>
                </w:pPr>
              </w:pPrChange>
            </w:pPr>
            <w:r>
              <w:rPr>
                <w:rFonts w:ascii="Arial Unicode MS"/>
                <w:w w:val="95"/>
                <w:sz w:val="20"/>
              </w:rPr>
              <w:t>35 %</w:t>
            </w:r>
          </w:p>
        </w:tc>
        <w:tc>
          <w:tcPr>
            <w:tcW w:w="2403" w:type="dxa"/>
          </w:tcPr>
          <w:p w14:paraId="6E02154B" w14:textId="77777777" w:rsidR="00ED6B8B" w:rsidRDefault="00FA655D">
            <w:pPr>
              <w:pStyle w:val="TableParagraph"/>
              <w:spacing w:line="256" w:lineRule="exact"/>
              <w:ind w:left="102" w:right="102"/>
              <w:jc w:val="left"/>
              <w:rPr>
                <w:rFonts w:ascii="Arial Unicode MS"/>
                <w:sz w:val="20"/>
              </w:rPr>
              <w:pPrChange w:id="753" w:author="Raghda Wahdan" w:date="2017-11-06T13:08:00Z">
                <w:pPr>
                  <w:pStyle w:val="TableParagraph"/>
                  <w:spacing w:line="256" w:lineRule="exact"/>
                  <w:ind w:left="102" w:right="102"/>
                </w:pPr>
              </w:pPrChange>
            </w:pPr>
            <w:r>
              <w:rPr>
                <w:rFonts w:ascii="Arial Unicode MS"/>
                <w:w w:val="95"/>
                <w:sz w:val="20"/>
              </w:rPr>
              <w:t>20 %</w:t>
            </w:r>
          </w:p>
        </w:tc>
      </w:tr>
      <w:tr w:rsidR="00ED6B8B" w14:paraId="2DF3AF2A" w14:textId="77777777">
        <w:trPr>
          <w:trHeight w:hRule="exact" w:val="297"/>
        </w:trPr>
        <w:tc>
          <w:tcPr>
            <w:tcW w:w="2249" w:type="dxa"/>
          </w:tcPr>
          <w:p w14:paraId="1C24214F" w14:textId="77777777" w:rsidR="00ED6B8B" w:rsidRDefault="00FA655D">
            <w:pPr>
              <w:pStyle w:val="TableParagraph"/>
              <w:spacing w:before="5" w:line="240" w:lineRule="auto"/>
              <w:ind w:left="65" w:right="65"/>
              <w:jc w:val="left"/>
              <w:rPr>
                <w:sz w:val="20"/>
              </w:rPr>
              <w:pPrChange w:id="754" w:author="Raghda Wahdan" w:date="2017-11-06T13:08:00Z">
                <w:pPr>
                  <w:pStyle w:val="TableParagraph"/>
                  <w:spacing w:before="5" w:line="240" w:lineRule="auto"/>
                  <w:ind w:left="65" w:right="65"/>
                </w:pPr>
              </w:pPrChange>
            </w:pPr>
            <w:r>
              <w:rPr>
                <w:sz w:val="20"/>
              </w:rPr>
              <w:t>Time and constant CR</w:t>
            </w:r>
          </w:p>
        </w:tc>
        <w:tc>
          <w:tcPr>
            <w:tcW w:w="3204" w:type="dxa"/>
          </w:tcPr>
          <w:p w14:paraId="311E8EBE" w14:textId="77777777" w:rsidR="00ED6B8B" w:rsidRDefault="00FA655D">
            <w:pPr>
              <w:pStyle w:val="TableParagraph"/>
              <w:spacing w:line="256" w:lineRule="exact"/>
              <w:ind w:left="96" w:right="96"/>
              <w:jc w:val="left"/>
              <w:rPr>
                <w:rFonts w:ascii="Arial Unicode MS"/>
                <w:sz w:val="20"/>
              </w:rPr>
              <w:pPrChange w:id="755" w:author="Raghda Wahdan" w:date="2017-11-06T13:08:00Z">
                <w:pPr>
                  <w:pStyle w:val="TableParagraph"/>
                  <w:spacing w:line="256" w:lineRule="exact"/>
                  <w:ind w:left="96" w:right="96"/>
                </w:pPr>
              </w:pPrChange>
            </w:pPr>
            <w:r>
              <w:rPr>
                <w:rFonts w:ascii="Arial Unicode MS"/>
                <w:w w:val="95"/>
                <w:sz w:val="20"/>
              </w:rPr>
              <w:t>25 %</w:t>
            </w:r>
          </w:p>
        </w:tc>
        <w:tc>
          <w:tcPr>
            <w:tcW w:w="2403" w:type="dxa"/>
          </w:tcPr>
          <w:p w14:paraId="7C56EDF4" w14:textId="77777777" w:rsidR="00ED6B8B" w:rsidRDefault="00FA655D">
            <w:pPr>
              <w:pStyle w:val="TableParagraph"/>
              <w:spacing w:line="256" w:lineRule="exact"/>
              <w:ind w:left="102" w:right="102"/>
              <w:jc w:val="left"/>
              <w:rPr>
                <w:rFonts w:ascii="Arial Unicode MS"/>
                <w:sz w:val="20"/>
              </w:rPr>
              <w:pPrChange w:id="756" w:author="Raghda Wahdan" w:date="2017-11-06T13:08:00Z">
                <w:pPr>
                  <w:pStyle w:val="TableParagraph"/>
                  <w:spacing w:line="256" w:lineRule="exact"/>
                  <w:ind w:left="102" w:right="102"/>
                </w:pPr>
              </w:pPrChange>
            </w:pPr>
            <w:r>
              <w:rPr>
                <w:rFonts w:ascii="Arial Unicode MS"/>
                <w:w w:val="95"/>
                <w:sz w:val="20"/>
              </w:rPr>
              <w:t>15 %</w:t>
            </w:r>
          </w:p>
        </w:tc>
      </w:tr>
      <w:tr w:rsidR="00ED6B8B" w14:paraId="71D1FB62" w14:textId="77777777">
        <w:trPr>
          <w:trHeight w:hRule="exact" w:val="297"/>
        </w:trPr>
        <w:tc>
          <w:tcPr>
            <w:tcW w:w="2249" w:type="dxa"/>
          </w:tcPr>
          <w:p w14:paraId="7893AC1B" w14:textId="77777777" w:rsidR="00ED6B8B" w:rsidRDefault="00FA655D">
            <w:pPr>
              <w:pStyle w:val="TableParagraph"/>
              <w:spacing w:before="5" w:line="240" w:lineRule="auto"/>
              <w:ind w:left="65" w:right="65"/>
              <w:jc w:val="left"/>
              <w:rPr>
                <w:sz w:val="20"/>
              </w:rPr>
              <w:pPrChange w:id="757" w:author="Raghda Wahdan" w:date="2017-11-06T13:08:00Z">
                <w:pPr>
                  <w:pStyle w:val="TableParagraph"/>
                  <w:spacing w:before="5" w:line="240" w:lineRule="auto"/>
                  <w:ind w:left="65" w:right="65"/>
                </w:pPr>
              </w:pPrChange>
            </w:pPr>
            <w:r>
              <w:rPr>
                <w:sz w:val="20"/>
              </w:rPr>
              <w:t>Time and multiple CR</w:t>
            </w:r>
          </w:p>
        </w:tc>
        <w:tc>
          <w:tcPr>
            <w:tcW w:w="3204" w:type="dxa"/>
          </w:tcPr>
          <w:p w14:paraId="543E7D72" w14:textId="77777777" w:rsidR="00ED6B8B" w:rsidRDefault="00FA655D">
            <w:pPr>
              <w:pStyle w:val="TableParagraph"/>
              <w:spacing w:line="256" w:lineRule="exact"/>
              <w:ind w:left="96" w:right="96"/>
              <w:jc w:val="left"/>
              <w:rPr>
                <w:rFonts w:ascii="Arial Unicode MS"/>
                <w:sz w:val="20"/>
              </w:rPr>
              <w:pPrChange w:id="758" w:author="Raghda Wahdan" w:date="2017-11-06T13:08:00Z">
                <w:pPr>
                  <w:pStyle w:val="TableParagraph"/>
                  <w:spacing w:line="256" w:lineRule="exact"/>
                  <w:ind w:left="96" w:right="96"/>
                </w:pPr>
              </w:pPrChange>
            </w:pPr>
            <w:r>
              <w:rPr>
                <w:rFonts w:ascii="Arial Unicode MS"/>
                <w:w w:val="95"/>
                <w:sz w:val="20"/>
              </w:rPr>
              <w:t>15 %</w:t>
            </w:r>
          </w:p>
        </w:tc>
        <w:tc>
          <w:tcPr>
            <w:tcW w:w="2403" w:type="dxa"/>
          </w:tcPr>
          <w:p w14:paraId="7C5F5F25" w14:textId="77777777" w:rsidR="00ED6B8B" w:rsidRDefault="00FA655D">
            <w:pPr>
              <w:pStyle w:val="TableParagraph"/>
              <w:spacing w:line="256" w:lineRule="exact"/>
              <w:ind w:left="102" w:right="102"/>
              <w:jc w:val="left"/>
              <w:rPr>
                <w:rFonts w:ascii="Arial Unicode MS"/>
                <w:sz w:val="20"/>
              </w:rPr>
              <w:pPrChange w:id="759" w:author="Raghda Wahdan" w:date="2017-11-06T13:08:00Z">
                <w:pPr>
                  <w:pStyle w:val="TableParagraph"/>
                  <w:spacing w:line="256" w:lineRule="exact"/>
                  <w:ind w:left="102" w:right="102"/>
                </w:pPr>
              </w:pPrChange>
            </w:pPr>
            <w:r>
              <w:rPr>
                <w:rFonts w:ascii="Arial Unicode MS"/>
                <w:w w:val="95"/>
                <w:sz w:val="20"/>
              </w:rPr>
              <w:t>10 %</w:t>
            </w:r>
          </w:p>
        </w:tc>
      </w:tr>
    </w:tbl>
    <w:p w14:paraId="1FA5E301" w14:textId="77777777" w:rsidR="00ED6B8B" w:rsidRDefault="00ED6B8B" w:rsidP="00F672C4">
      <w:pPr>
        <w:pStyle w:val="BodyText"/>
        <w:rPr>
          <w:rFonts w:ascii="Century"/>
          <w:sz w:val="40"/>
        </w:rPr>
      </w:pPr>
    </w:p>
    <w:p w14:paraId="3A024F57" w14:textId="1866EB35" w:rsidR="00ED6B8B" w:rsidRDefault="00FA655D">
      <w:pPr>
        <w:pStyle w:val="BodyText"/>
        <w:spacing w:line="264" w:lineRule="auto"/>
        <w:ind w:left="107" w:right="477" w:firstLine="351"/>
        <w:pPrChange w:id="760" w:author="Raghda Wahdan" w:date="2017-11-06T13:08:00Z">
          <w:pPr>
            <w:pStyle w:val="BodyText"/>
            <w:spacing w:line="264" w:lineRule="auto"/>
            <w:ind w:left="107" w:right="477" w:firstLine="351"/>
            <w:jc w:val="both"/>
          </w:pPr>
        </w:pPrChange>
      </w:pPr>
      <w:r>
        <w:t xml:space="preserve">According to the above results, there is still </w:t>
      </w:r>
      <w:r>
        <w:rPr>
          <w:rFonts w:ascii="Arial" w:hAnsi="Arial"/>
          <w:i/>
          <w:w w:val="110"/>
        </w:rPr>
        <w:t xml:space="preserve">≈ </w:t>
      </w:r>
      <w:r>
        <w:rPr>
          <w:rFonts w:ascii="Arial Unicode MS" w:hAnsi="Arial Unicode MS"/>
        </w:rPr>
        <w:t xml:space="preserve">10 % </w:t>
      </w:r>
      <w:r>
        <w:t xml:space="preserve">can </w:t>
      </w:r>
      <w:r>
        <w:rPr>
          <w:spacing w:val="3"/>
        </w:rPr>
        <w:t xml:space="preserve">be </w:t>
      </w:r>
      <w:r>
        <w:t xml:space="preserve">improved be- </w:t>
      </w:r>
      <w:r>
        <w:rPr>
          <w:spacing w:val="-3"/>
        </w:rPr>
        <w:t>tween</w:t>
      </w:r>
      <w:r>
        <w:rPr>
          <w:spacing w:val="-13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proposed</w:t>
      </w:r>
      <w:r>
        <w:rPr>
          <w:spacing w:val="-13"/>
        </w:rPr>
        <w:t xml:space="preserve"> </w:t>
      </w:r>
      <w:r>
        <w:t>systems</w:t>
      </w:r>
      <w:r>
        <w:rPr>
          <w:spacing w:val="-13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theoretical</w:t>
      </w:r>
      <w:r>
        <w:rPr>
          <w:spacing w:val="-13"/>
        </w:rPr>
        <w:t xml:space="preserve"> </w:t>
      </w:r>
      <w:r>
        <w:t>limit</w:t>
      </w:r>
      <w:r>
        <w:rPr>
          <w:spacing w:val="-13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EPCglobal</w:t>
      </w:r>
      <w:r>
        <w:rPr>
          <w:spacing w:val="-13"/>
        </w:rPr>
        <w:t xml:space="preserve"> </w:t>
      </w:r>
      <w:r>
        <w:t>C1</w:t>
      </w:r>
      <w:r>
        <w:rPr>
          <w:spacing w:val="-13"/>
        </w:rPr>
        <w:t xml:space="preserve"> </w:t>
      </w:r>
      <w:r>
        <w:t>G2 standard</w:t>
      </w:r>
      <w:r>
        <w:rPr>
          <w:spacing w:val="-24"/>
        </w:rPr>
        <w:t xml:space="preserve"> </w:t>
      </w:r>
      <w:r>
        <w:t>[11].</w:t>
      </w:r>
      <w:r>
        <w:rPr>
          <w:spacing w:val="-9"/>
        </w:rPr>
        <w:t xml:space="preserve"> </w:t>
      </w:r>
      <w:r>
        <w:t>The</w:t>
      </w:r>
      <w:r>
        <w:rPr>
          <w:spacing w:val="-24"/>
        </w:rPr>
        <w:t xml:space="preserve"> </w:t>
      </w:r>
      <w:r>
        <w:t>main</w:t>
      </w:r>
      <w:r>
        <w:rPr>
          <w:spacing w:val="-24"/>
        </w:rPr>
        <w:t xml:space="preserve"> </w:t>
      </w:r>
      <w:r>
        <w:t>reason</w:t>
      </w:r>
      <w:r>
        <w:rPr>
          <w:spacing w:val="-24"/>
        </w:rPr>
        <w:t xml:space="preserve"> </w:t>
      </w:r>
      <w:r>
        <w:t>of</w:t>
      </w:r>
      <w:r>
        <w:rPr>
          <w:spacing w:val="-24"/>
        </w:rPr>
        <w:t xml:space="preserve"> </w:t>
      </w:r>
      <w:r>
        <w:t>this</w:t>
      </w:r>
      <w:r>
        <w:rPr>
          <w:spacing w:val="-24"/>
        </w:rPr>
        <w:t xml:space="preserve"> </w:t>
      </w:r>
      <w:r>
        <w:t>is,</w:t>
      </w:r>
      <w:r>
        <w:rPr>
          <w:spacing w:val="-23"/>
        </w:rPr>
        <w:t xml:space="preserve"> </w:t>
      </w:r>
      <w:r>
        <w:t>the</w:t>
      </w:r>
      <w:r>
        <w:rPr>
          <w:spacing w:val="-24"/>
        </w:rPr>
        <w:t xml:space="preserve"> </w:t>
      </w:r>
      <w:r>
        <w:rPr>
          <w:spacing w:val="-3"/>
        </w:rPr>
        <w:t>allowed</w:t>
      </w:r>
      <w:r>
        <w:rPr>
          <w:spacing w:val="-24"/>
        </w:rPr>
        <w:t xml:space="preserve"> </w:t>
      </w:r>
      <w:r>
        <w:t>optimization</w:t>
      </w:r>
      <w:r>
        <w:rPr>
          <w:spacing w:val="-24"/>
        </w:rPr>
        <w:t xml:space="preserve"> </w:t>
      </w:r>
      <w:r>
        <w:rPr>
          <w:spacing w:val="-3"/>
        </w:rPr>
        <w:t>was</w:t>
      </w:r>
      <w:r>
        <w:rPr>
          <w:spacing w:val="-24"/>
        </w:rPr>
        <w:t xml:space="preserve"> </w:t>
      </w:r>
      <w:r>
        <w:t>only</w:t>
      </w:r>
      <w:r>
        <w:rPr>
          <w:spacing w:val="-24"/>
        </w:rPr>
        <w:t xml:space="preserve"> </w:t>
      </w:r>
      <w:r>
        <w:t xml:space="preserve">in the reader side. </w:t>
      </w:r>
      <w:r>
        <w:rPr>
          <w:spacing w:val="-10"/>
        </w:rPr>
        <w:t xml:space="preserve">To </w:t>
      </w:r>
      <w:r>
        <w:t>follow the EPCglobal C1 G2 standard [11], the tags</w:t>
      </w:r>
      <w:r>
        <w:rPr>
          <w:spacing w:val="-34"/>
        </w:rPr>
        <w:t xml:space="preserve"> </w:t>
      </w:r>
      <w:r>
        <w:t xml:space="preserve">could </w:t>
      </w:r>
      <w:r>
        <w:rPr>
          <w:w w:val="95"/>
        </w:rPr>
        <w:t xml:space="preserve">not </w:t>
      </w:r>
      <w:r>
        <w:rPr>
          <w:spacing w:val="3"/>
          <w:w w:val="95"/>
        </w:rPr>
        <w:t xml:space="preserve">be </w:t>
      </w:r>
      <w:r>
        <w:rPr>
          <w:w w:val="95"/>
        </w:rPr>
        <w:t xml:space="preserve">modified. </w:t>
      </w:r>
      <w:del w:id="761" w:author="Raghda Wahdan" w:date="2017-11-19T00:40:00Z">
        <w:r w:rsidDel="00016128">
          <w:rPr>
            <w:w w:val="95"/>
          </w:rPr>
          <w:delText>Thus</w:delText>
        </w:r>
      </w:del>
      <w:ins w:id="762" w:author="Raghda Wahdan" w:date="2017-11-19T00:41:00Z">
        <w:r w:rsidR="00016128">
          <w:rPr>
            <w:w w:val="95"/>
          </w:rPr>
          <w:t xml:space="preserve"> Consequently</w:t>
        </w:r>
      </w:ins>
      <w:ins w:id="763" w:author="Raghda Wahdan" w:date="2017-11-19T00:40:00Z">
        <w:r w:rsidR="00016128">
          <w:rPr>
            <w:w w:val="95"/>
          </w:rPr>
          <w:t>,</w:t>
        </w:r>
      </w:ins>
      <w:r>
        <w:rPr>
          <w:w w:val="95"/>
        </w:rPr>
        <w:t xml:space="preserve"> in the next chapter, backwards compatible improvement </w:t>
      </w:r>
      <w:r>
        <w:t>of</w:t>
      </w:r>
      <w:r>
        <w:rPr>
          <w:spacing w:val="-20"/>
        </w:rPr>
        <w:t xml:space="preserve"> </w:t>
      </w:r>
      <w:r>
        <w:t>the</w:t>
      </w:r>
      <w:r>
        <w:rPr>
          <w:spacing w:val="-20"/>
        </w:rPr>
        <w:t xml:space="preserve"> </w:t>
      </w:r>
      <w:r>
        <w:t>EPCglobal</w:t>
      </w:r>
      <w:r>
        <w:rPr>
          <w:spacing w:val="-20"/>
        </w:rPr>
        <w:t xml:space="preserve"> </w:t>
      </w:r>
      <w:r>
        <w:t>Class</w:t>
      </w:r>
      <w:r>
        <w:rPr>
          <w:spacing w:val="-20"/>
        </w:rPr>
        <w:t xml:space="preserve"> </w:t>
      </w:r>
      <w:r>
        <w:t>1</w:t>
      </w:r>
      <w:r>
        <w:rPr>
          <w:spacing w:val="-20"/>
        </w:rPr>
        <w:t xml:space="preserve"> </w:t>
      </w:r>
      <w:r>
        <w:t>Gen</w:t>
      </w:r>
      <w:r>
        <w:rPr>
          <w:spacing w:val="-20"/>
        </w:rPr>
        <w:t xml:space="preserve"> </w:t>
      </w:r>
      <w:r>
        <w:t>2</w:t>
      </w:r>
      <w:r>
        <w:rPr>
          <w:spacing w:val="-20"/>
        </w:rPr>
        <w:t xml:space="preserve"> </w:t>
      </w:r>
      <w:r>
        <w:t>standard</w:t>
      </w:r>
      <w:r>
        <w:rPr>
          <w:spacing w:val="-20"/>
        </w:rPr>
        <w:t xml:space="preserve"> </w:t>
      </w:r>
      <w:r>
        <w:t>will</w:t>
      </w:r>
      <w:r>
        <w:rPr>
          <w:spacing w:val="-20"/>
        </w:rPr>
        <w:t xml:space="preserve"> </w:t>
      </w:r>
      <w:r>
        <w:rPr>
          <w:spacing w:val="3"/>
        </w:rPr>
        <w:t>be</w:t>
      </w:r>
      <w:r>
        <w:rPr>
          <w:spacing w:val="-20"/>
        </w:rPr>
        <w:t xml:space="preserve"> </w:t>
      </w:r>
      <w:r>
        <w:t>proposed.</w:t>
      </w:r>
      <w:r>
        <w:rPr>
          <w:spacing w:val="-3"/>
        </w:rPr>
        <w:t xml:space="preserve"> </w:t>
      </w:r>
      <w:del w:id="764" w:author="Raghda Wahdan" w:date="2017-11-19T00:46:00Z">
        <w:r w:rsidDel="000016F6">
          <w:delText>This</w:delText>
        </w:r>
        <w:r w:rsidDel="000016F6">
          <w:rPr>
            <w:spacing w:val="-20"/>
          </w:rPr>
          <w:delText xml:space="preserve"> </w:delText>
        </w:r>
      </w:del>
      <w:ins w:id="765" w:author="Raghda Wahdan" w:date="2017-11-19T00:46:00Z">
        <w:r w:rsidR="000016F6">
          <w:t>Th</w:t>
        </w:r>
        <w:r w:rsidR="000016F6">
          <w:t>e</w:t>
        </w:r>
        <w:r w:rsidR="000016F6">
          <w:rPr>
            <w:spacing w:val="-20"/>
          </w:rPr>
          <w:t xml:space="preserve"> </w:t>
        </w:r>
      </w:ins>
      <w:r>
        <w:t>proposed</w:t>
      </w:r>
      <w:r>
        <w:rPr>
          <w:spacing w:val="-20"/>
        </w:rPr>
        <w:t xml:space="preserve"> </w:t>
      </w:r>
      <w:r>
        <w:t>sys</w:t>
      </w:r>
      <w:del w:id="766" w:author="Raghda Wahdan" w:date="2017-11-19T00:46:00Z">
        <w:r w:rsidDel="000016F6">
          <w:delText xml:space="preserve">- </w:delText>
        </w:r>
      </w:del>
      <w:r>
        <w:t>tem</w:t>
      </w:r>
      <w:r>
        <w:rPr>
          <w:spacing w:val="-18"/>
        </w:rPr>
        <w:t xml:space="preserve"> </w:t>
      </w:r>
      <w:r>
        <w:t>is</w:t>
      </w:r>
      <w:r>
        <w:rPr>
          <w:spacing w:val="-18"/>
        </w:rPr>
        <w:t xml:space="preserve"> </w:t>
      </w:r>
      <w:r>
        <w:t>compatible</w:t>
      </w:r>
      <w:r>
        <w:rPr>
          <w:spacing w:val="-18"/>
        </w:rPr>
        <w:t xml:space="preserve"> </w:t>
      </w:r>
      <w:r>
        <w:t>with</w:t>
      </w:r>
      <w:r>
        <w:rPr>
          <w:spacing w:val="-18"/>
        </w:rPr>
        <w:t xml:space="preserve"> </w:t>
      </w:r>
      <w:r>
        <w:t>the</w:t>
      </w:r>
      <w:r>
        <w:rPr>
          <w:spacing w:val="-18"/>
        </w:rPr>
        <w:t xml:space="preserve"> </w:t>
      </w:r>
      <w:r>
        <w:t>EPCglobal</w:t>
      </w:r>
      <w:r>
        <w:rPr>
          <w:spacing w:val="-18"/>
        </w:rPr>
        <w:t xml:space="preserve"> </w:t>
      </w:r>
      <w:r>
        <w:t>C1</w:t>
      </w:r>
      <w:r>
        <w:rPr>
          <w:spacing w:val="-18"/>
        </w:rPr>
        <w:t xml:space="preserve"> </w:t>
      </w:r>
      <w:r>
        <w:t>G2</w:t>
      </w:r>
      <w:r>
        <w:rPr>
          <w:spacing w:val="-18"/>
        </w:rPr>
        <w:t xml:space="preserve"> </w:t>
      </w:r>
      <w:r>
        <w:t>standards,</w:t>
      </w:r>
      <w:r>
        <w:rPr>
          <w:spacing w:val="-17"/>
        </w:rPr>
        <w:t xml:space="preserve"> </w:t>
      </w:r>
      <w:r>
        <w:t>i.e.</w:t>
      </w:r>
      <w:r>
        <w:rPr>
          <w:spacing w:val="2"/>
        </w:rPr>
        <w:t xml:space="preserve"> </w:t>
      </w:r>
      <w:r>
        <w:t>the</w:t>
      </w:r>
      <w:r>
        <w:rPr>
          <w:spacing w:val="-18"/>
        </w:rPr>
        <w:t xml:space="preserve"> </w:t>
      </w:r>
      <w:r>
        <w:t>proposed</w:t>
      </w:r>
      <w:r>
        <w:rPr>
          <w:spacing w:val="-18"/>
        </w:rPr>
        <w:t xml:space="preserve"> </w:t>
      </w:r>
      <w:r>
        <w:t>tags could</w:t>
      </w:r>
      <w:r>
        <w:rPr>
          <w:spacing w:val="-37"/>
        </w:rPr>
        <w:t xml:space="preserve"> </w:t>
      </w:r>
      <w:r>
        <w:rPr>
          <w:spacing w:val="3"/>
        </w:rPr>
        <w:t>be</w:t>
      </w:r>
      <w:r>
        <w:rPr>
          <w:spacing w:val="-37"/>
        </w:rPr>
        <w:t xml:space="preserve"> </w:t>
      </w:r>
      <w:r>
        <w:t>jointly</w:t>
      </w:r>
      <w:r>
        <w:rPr>
          <w:spacing w:val="-37"/>
        </w:rPr>
        <w:t xml:space="preserve"> </w:t>
      </w:r>
      <w:r>
        <w:t>operated</w:t>
      </w:r>
      <w:r>
        <w:rPr>
          <w:spacing w:val="-37"/>
        </w:rPr>
        <w:t xml:space="preserve"> </w:t>
      </w:r>
      <w:r>
        <w:t>with</w:t>
      </w:r>
      <w:r>
        <w:rPr>
          <w:spacing w:val="-37"/>
        </w:rPr>
        <w:t xml:space="preserve"> </w:t>
      </w:r>
      <w:r>
        <w:rPr>
          <w:spacing w:val="-3"/>
        </w:rPr>
        <w:t>conventional</w:t>
      </w:r>
      <w:r>
        <w:rPr>
          <w:spacing w:val="-37"/>
        </w:rPr>
        <w:t xml:space="preserve"> </w:t>
      </w:r>
      <w:r>
        <w:t>tags</w:t>
      </w:r>
      <w:r>
        <w:rPr>
          <w:spacing w:val="-37"/>
        </w:rPr>
        <w:t xml:space="preserve"> </w:t>
      </w:r>
      <w:r>
        <w:t>and</w:t>
      </w:r>
      <w:r>
        <w:rPr>
          <w:spacing w:val="-37"/>
        </w:rPr>
        <w:t xml:space="preserve"> </w:t>
      </w:r>
      <w:r>
        <w:t>identified</w:t>
      </w:r>
      <w:r>
        <w:rPr>
          <w:spacing w:val="-37"/>
        </w:rPr>
        <w:t xml:space="preserve"> </w:t>
      </w:r>
      <w:r>
        <w:rPr>
          <w:spacing w:val="-4"/>
        </w:rPr>
        <w:t>by</w:t>
      </w:r>
      <w:r>
        <w:rPr>
          <w:spacing w:val="-37"/>
        </w:rPr>
        <w:t xml:space="preserve"> </w:t>
      </w:r>
      <w:r>
        <w:rPr>
          <w:spacing w:val="-3"/>
        </w:rPr>
        <w:t xml:space="preserve">conventional </w:t>
      </w:r>
      <w:r>
        <w:rPr>
          <w:w w:val="95"/>
        </w:rPr>
        <w:t xml:space="preserve">readers without affecting the performance. </w:t>
      </w:r>
      <w:r>
        <w:rPr>
          <w:spacing w:val="-3"/>
          <w:w w:val="95"/>
        </w:rPr>
        <w:t xml:space="preserve">Additionally, conventional </w:t>
      </w:r>
      <w:r>
        <w:rPr>
          <w:w w:val="95"/>
        </w:rPr>
        <w:t xml:space="preserve">tags can </w:t>
      </w:r>
      <w:r>
        <w:t>also</w:t>
      </w:r>
      <w:r>
        <w:rPr>
          <w:spacing w:val="-16"/>
        </w:rPr>
        <w:t xml:space="preserve"> </w:t>
      </w:r>
      <w:r>
        <w:rPr>
          <w:spacing w:val="3"/>
        </w:rPr>
        <w:t>be</w:t>
      </w:r>
      <w:r>
        <w:rPr>
          <w:spacing w:val="-16"/>
        </w:rPr>
        <w:t xml:space="preserve"> </w:t>
      </w:r>
      <w:r>
        <w:t>operated</w:t>
      </w:r>
      <w:r>
        <w:rPr>
          <w:spacing w:val="-16"/>
        </w:rPr>
        <w:t xml:space="preserve"> </w:t>
      </w:r>
      <w:r>
        <w:t>together</w:t>
      </w:r>
      <w:r>
        <w:rPr>
          <w:spacing w:val="-16"/>
        </w:rPr>
        <w:t xml:space="preserve"> </w:t>
      </w:r>
      <w:r>
        <w:t>with</w:t>
      </w:r>
      <w:r>
        <w:rPr>
          <w:spacing w:val="-16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proposed</w:t>
      </w:r>
      <w:r>
        <w:rPr>
          <w:spacing w:val="-16"/>
        </w:rPr>
        <w:t xml:space="preserve"> </w:t>
      </w:r>
      <w:r>
        <w:t>tags</w:t>
      </w:r>
      <w:r>
        <w:rPr>
          <w:spacing w:val="-16"/>
        </w:rPr>
        <w:t xml:space="preserve"> </w:t>
      </w:r>
      <w:r>
        <w:t>and</w:t>
      </w:r>
      <w:r>
        <w:rPr>
          <w:spacing w:val="-16"/>
        </w:rPr>
        <w:t xml:space="preserve"> </w:t>
      </w:r>
      <w:r>
        <w:t>can</w:t>
      </w:r>
      <w:r>
        <w:rPr>
          <w:spacing w:val="-16"/>
        </w:rPr>
        <w:t xml:space="preserve"> </w:t>
      </w:r>
      <w:r>
        <w:rPr>
          <w:spacing w:val="3"/>
        </w:rPr>
        <w:t>be</w:t>
      </w:r>
      <w:r>
        <w:rPr>
          <w:spacing w:val="-16"/>
        </w:rPr>
        <w:t xml:space="preserve"> </w:t>
      </w:r>
      <w:r>
        <w:t>identified</w:t>
      </w:r>
      <w:r>
        <w:rPr>
          <w:spacing w:val="-16"/>
        </w:rPr>
        <w:t xml:space="preserve"> </w:t>
      </w:r>
      <w:r>
        <w:rPr>
          <w:spacing w:val="-4"/>
        </w:rPr>
        <w:t>by</w:t>
      </w:r>
      <w:r>
        <w:rPr>
          <w:spacing w:val="-16"/>
        </w:rPr>
        <w:t xml:space="preserve"> </w:t>
      </w:r>
      <w:r>
        <w:t xml:space="preserve">the </w:t>
      </w:r>
      <w:r>
        <w:rPr>
          <w:w w:val="90"/>
        </w:rPr>
        <w:t xml:space="preserve">proposed </w:t>
      </w:r>
      <w:r>
        <w:rPr>
          <w:spacing w:val="1"/>
          <w:w w:val="90"/>
        </w:rPr>
        <w:t xml:space="preserve"> </w:t>
      </w:r>
      <w:r>
        <w:rPr>
          <w:w w:val="90"/>
        </w:rPr>
        <w:t>reader.</w:t>
      </w:r>
      <w:bookmarkStart w:id="767" w:name="_GoBack"/>
      <w:bookmarkEnd w:id="767"/>
    </w:p>
    <w:sectPr w:rsidR="00ED6B8B">
      <w:pgSz w:w="11910" w:h="16840"/>
      <w:pgMar w:top="1920" w:right="1680" w:bottom="280" w:left="1620" w:header="1603" w:footer="0" w:gutter="0"/>
      <w:cols w:space="72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4" w:author="Raghda Wahdan" w:date="2017-11-06T13:09:00Z" w:initials="RW">
    <w:p w14:paraId="54237743" w14:textId="77777777" w:rsidR="00B0570F" w:rsidRDefault="00B0570F">
      <w:pPr>
        <w:pStyle w:val="CommentText"/>
      </w:pPr>
      <w:r>
        <w:rPr>
          <w:rStyle w:val="CommentReference"/>
        </w:rPr>
        <w:annotationRef/>
      </w:r>
      <w:r>
        <w:rPr>
          <w:noProof/>
        </w:rPr>
        <w:t>as earlier discussed choose only one way of listing easier bullet points or to be a paragraph.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54237743" w15:done="0"/>
</w15:commentsEx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2FE5107" w14:textId="77777777" w:rsidR="009D7EBA" w:rsidRDefault="009D7EBA">
      <w:r>
        <w:separator/>
      </w:r>
    </w:p>
  </w:endnote>
  <w:endnote w:type="continuationSeparator" w:id="0">
    <w:p w14:paraId="4998AA58" w14:textId="77777777" w:rsidR="009D7EBA" w:rsidRDefault="009D7EB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ookman Old Style">
    <w:altName w:val="Bookman Old Style"/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Lucida Sans Unicode">
    <w:altName w:val="Lucida Sans Unicode"/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High Tower Text">
    <w:altName w:val="High Tower Text"/>
    <w:panose1 w:val="02040502050506030303"/>
    <w:charset w:val="00"/>
    <w:family w:val="roman"/>
    <w:pitch w:val="variable"/>
    <w:sig w:usb0="00000003" w:usb1="00000000" w:usb2="00000000" w:usb3="00000000" w:csb0="000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Estrangelo Edessa">
    <w:panose1 w:val="03080600000000000000"/>
    <w:charset w:val="00"/>
    <w:family w:val="script"/>
    <w:pitch w:val="variable"/>
    <w:sig w:usb0="80002043" w:usb1="00000000" w:usb2="0000008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D212FAE" w14:textId="77777777" w:rsidR="009D7EBA" w:rsidRDefault="009D7EBA">
      <w:r>
        <w:separator/>
      </w:r>
    </w:p>
  </w:footnote>
  <w:footnote w:type="continuationSeparator" w:id="0">
    <w:p w14:paraId="0115EDF9" w14:textId="77777777" w:rsidR="009D7EBA" w:rsidRDefault="009D7EB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9436C9C" w14:textId="77777777" w:rsidR="00B0570F" w:rsidRDefault="00B0570F">
    <w:pPr>
      <w:pStyle w:val="BodyText"/>
      <w:spacing w:line="14" w:lineRule="auto"/>
      <w:rPr>
        <w:sz w:val="20"/>
      </w:rPr>
    </w:pPr>
    <w:r>
      <w:rPr>
        <w:noProof/>
        <w:lang w:val="en-GB" w:eastAsia="en-GB"/>
      </w:rPr>
      <mc:AlternateContent>
        <mc:Choice Requires="wps">
          <w:drawing>
            <wp:anchor distT="0" distB="0" distL="114300" distR="114300" simplePos="0" relativeHeight="251639808" behindDoc="1" locked="0" layoutInCell="1" allowOverlap="1" wp14:anchorId="064F7628" wp14:editId="31749866">
              <wp:simplePos x="0" y="0"/>
              <wp:positionH relativeFrom="page">
                <wp:posOffset>1071880</wp:posOffset>
              </wp:positionH>
              <wp:positionV relativeFrom="page">
                <wp:posOffset>1005205</wp:posOffset>
              </wp:positionV>
              <wp:extent cx="199390" cy="239395"/>
              <wp:effectExtent l="0" t="0" r="0" b="3175"/>
              <wp:wrapNone/>
              <wp:docPr id="25" name="Text Box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99390" cy="2393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3408575" w14:textId="276CFA9C" w:rsidR="00B0570F" w:rsidRDefault="00B0570F">
                          <w:pPr>
                            <w:pStyle w:val="BodyText"/>
                            <w:spacing w:before="37"/>
                            <w:ind w:left="4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171D0A">
                            <w:rPr>
                              <w:noProof/>
                            </w:rPr>
                            <w:t>64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64F7628" id="_x0000_t202" coordsize="21600,21600" o:spt="202" path="m,l,21600r21600,l21600,xe">
              <v:stroke joinstyle="miter"/>
              <v:path gradientshapeok="t" o:connecttype="rect"/>
            </v:shapetype>
            <v:shape id="Text Box 20" o:spid="_x0000_s1973" type="#_x0000_t202" style="position:absolute;margin-left:84.4pt;margin-top:79.15pt;width:15.7pt;height:18.85pt;z-index:-251676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" filled="f" stroked="f">
              <v:textbox inset="0,0,0,0">
                <w:txbxContent>
                  <w:p w14:paraId="43408575" w14:textId="276CFA9C" w:rsidR="00B0570F" w:rsidRDefault="00B0570F">
                    <w:pPr>
                      <w:pStyle w:val="BodyText"/>
                      <w:spacing w:before="37"/>
                      <w:ind w:left="4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171D0A">
                      <w:rPr>
                        <w:noProof/>
                      </w:rPr>
                      <w:t>64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GB" w:eastAsia="en-GB"/>
      </w:rPr>
      <mc:AlternateContent>
        <mc:Choice Requires="wps">
          <w:drawing>
            <wp:anchor distT="0" distB="0" distL="114300" distR="114300" simplePos="0" relativeHeight="251640832" behindDoc="1" locked="0" layoutInCell="1" allowOverlap="1" wp14:anchorId="61075FEA" wp14:editId="72F76C32">
              <wp:simplePos x="0" y="0"/>
              <wp:positionH relativeFrom="page">
                <wp:posOffset>2704465</wp:posOffset>
              </wp:positionH>
              <wp:positionV relativeFrom="page">
                <wp:posOffset>1005205</wp:posOffset>
              </wp:positionV>
              <wp:extent cx="3496945" cy="239395"/>
              <wp:effectExtent l="0" t="0" r="0" b="3175"/>
              <wp:wrapNone/>
              <wp:docPr id="24" name="Text Box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96945" cy="2393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50A0BCE" w14:textId="77777777" w:rsidR="00B0570F" w:rsidRDefault="00B0570F">
                          <w:pPr>
                            <w:spacing w:before="37"/>
                            <w:ind w:left="20"/>
                            <w:rPr>
                              <w:i/>
                              <w:sz w:val="24"/>
                            </w:rPr>
                          </w:pPr>
                          <w:r>
                            <w:rPr>
                              <w:i/>
                              <w:w w:val="105"/>
                              <w:sz w:val="24"/>
                            </w:rPr>
                            <w:t>CHAPTER 5.  FRAME LENGTH OPTIMIZATION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1075FEA" id="Text Box 19" o:spid="_x0000_s1974" type="#_x0000_t202" style="position:absolute;margin-left:212.95pt;margin-top:79.15pt;width:275.35pt;height:18.85pt;z-index:-2516756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" filled="f" stroked="f">
              <v:textbox inset="0,0,0,0">
                <w:txbxContent>
                  <w:p w14:paraId="250A0BCE" w14:textId="77777777" w:rsidR="00B0570F" w:rsidRDefault="00B0570F">
                    <w:pPr>
                      <w:spacing w:before="37"/>
                      <w:ind w:left="20"/>
                      <w:rPr>
                        <w:i/>
                        <w:sz w:val="24"/>
                      </w:rPr>
                    </w:pPr>
                    <w:r>
                      <w:rPr>
                        <w:i/>
                        <w:w w:val="105"/>
                        <w:sz w:val="24"/>
                      </w:rPr>
                      <w:t>CHAPTER 5.  FRAME LENGTH OPTIMIZATION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A17E51E" w14:textId="77777777" w:rsidR="00B0570F" w:rsidRDefault="00B0570F">
    <w:pPr>
      <w:pStyle w:val="BodyText"/>
      <w:spacing w:line="14" w:lineRule="auto"/>
      <w:rPr>
        <w:sz w:val="20"/>
      </w:rPr>
    </w:pPr>
    <w:r>
      <w:rPr>
        <w:noProof/>
        <w:lang w:val="en-GB" w:eastAsia="en-GB"/>
      </w:rPr>
      <mc:AlternateContent>
        <mc:Choice Requires="wps">
          <w:drawing>
            <wp:anchor distT="0" distB="0" distL="114300" distR="114300" simplePos="0" relativeHeight="251668480" behindDoc="1" locked="0" layoutInCell="1" allowOverlap="1" wp14:anchorId="11C643C0" wp14:editId="7E21E74D">
              <wp:simplePos x="0" y="0"/>
              <wp:positionH relativeFrom="page">
                <wp:posOffset>1358900</wp:posOffset>
              </wp:positionH>
              <wp:positionV relativeFrom="page">
                <wp:posOffset>1005205</wp:posOffset>
              </wp:positionV>
              <wp:extent cx="4008755" cy="239395"/>
              <wp:effectExtent l="0" t="0" r="4445" b="3175"/>
              <wp:wrapNone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008755" cy="2393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2F6843E" w14:textId="77777777" w:rsidR="00B0570F" w:rsidRDefault="00B0570F">
                          <w:pPr>
                            <w:spacing w:before="37"/>
                            <w:ind w:left="20"/>
                            <w:rPr>
                              <w:i/>
                              <w:sz w:val="24"/>
                            </w:rPr>
                          </w:pPr>
                          <w:r>
                            <w:rPr>
                              <w:i/>
                              <w:w w:val="105"/>
                              <w:sz w:val="24"/>
                            </w:rPr>
                            <w:t xml:space="preserve">5.5. </w:t>
                          </w:r>
                          <w:r>
                            <w:rPr>
                              <w:i/>
                              <w:spacing w:val="-3"/>
                              <w:w w:val="105"/>
                              <w:sz w:val="24"/>
                            </w:rPr>
                            <w:t xml:space="preserve">COMPARISON </w:t>
                          </w:r>
                          <w:r>
                            <w:rPr>
                              <w:i/>
                              <w:w w:val="105"/>
                              <w:sz w:val="24"/>
                            </w:rPr>
                            <w:t>OF THE PROPOSED ALGORITHMS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1C643C0" id="_x0000_t202" coordsize="21600,21600" o:spt="202" path="m,l,21600r21600,l21600,xe">
              <v:stroke joinstyle="miter"/>
              <v:path gradientshapeok="t" o:connecttype="rect"/>
            </v:shapetype>
            <v:shape id="Text Box 4" o:spid="_x0000_s1991" type="#_x0000_t202" style="position:absolute;margin-left:107pt;margin-top:79.15pt;width:315.65pt;height:18.85pt;z-index:-251648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" filled="f" stroked="f">
              <v:textbox inset="0,0,0,0">
                <w:txbxContent>
                  <w:p w14:paraId="32F6843E" w14:textId="77777777" w:rsidR="00B0570F" w:rsidRDefault="00B0570F">
                    <w:pPr>
                      <w:spacing w:before="37"/>
                      <w:ind w:left="20"/>
                      <w:rPr>
                        <w:i/>
                        <w:sz w:val="24"/>
                      </w:rPr>
                    </w:pPr>
                    <w:r>
                      <w:rPr>
                        <w:i/>
                        <w:w w:val="105"/>
                        <w:sz w:val="24"/>
                      </w:rPr>
                      <w:t xml:space="preserve">5.5. </w:t>
                    </w:r>
                    <w:r>
                      <w:rPr>
                        <w:i/>
                        <w:spacing w:val="-3"/>
                        <w:w w:val="105"/>
                        <w:sz w:val="24"/>
                      </w:rPr>
                      <w:t xml:space="preserve">COMPARISON </w:t>
                    </w:r>
                    <w:r>
                      <w:rPr>
                        <w:i/>
                        <w:w w:val="105"/>
                        <w:sz w:val="24"/>
                      </w:rPr>
                      <w:t>OF THE PROPOSED ALGORITHMS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GB" w:eastAsia="en-GB"/>
      </w:rPr>
      <mc:AlternateContent>
        <mc:Choice Requires="wps">
          <w:drawing>
            <wp:anchor distT="0" distB="0" distL="114300" distR="114300" simplePos="0" relativeHeight="251670528" behindDoc="1" locked="0" layoutInCell="1" allowOverlap="1" wp14:anchorId="75B36AE8" wp14:editId="7F1942E2">
              <wp:simplePos x="0" y="0"/>
              <wp:positionH relativeFrom="page">
                <wp:posOffset>6288405</wp:posOffset>
              </wp:positionH>
              <wp:positionV relativeFrom="page">
                <wp:posOffset>1005205</wp:posOffset>
              </wp:positionV>
              <wp:extent cx="199390" cy="239395"/>
              <wp:effectExtent l="1905" t="0" r="0" b="3175"/>
              <wp:wrapNone/>
              <wp:docPr id="2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99390" cy="2393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73AFF17" w14:textId="7797212C" w:rsidR="00B0570F" w:rsidRDefault="00B0570F">
                          <w:pPr>
                            <w:pStyle w:val="BodyText"/>
                            <w:spacing w:before="37"/>
                            <w:ind w:left="4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0016F6">
                            <w:rPr>
                              <w:noProof/>
                            </w:rPr>
                            <w:t>85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5B36AE8" id="Text Box 3" o:spid="_x0000_s1992" type="#_x0000_t202" style="position:absolute;margin-left:495.15pt;margin-top:79.15pt;width:15.7pt;height:18.85pt;z-index:-251645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" filled="f" stroked="f">
              <v:textbox inset="0,0,0,0">
                <w:txbxContent>
                  <w:p w14:paraId="373AFF17" w14:textId="7797212C" w:rsidR="00B0570F" w:rsidRDefault="00B0570F">
                    <w:pPr>
                      <w:pStyle w:val="BodyText"/>
                      <w:spacing w:before="37"/>
                      <w:ind w:left="4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0016F6">
                      <w:rPr>
                        <w:noProof/>
                      </w:rPr>
                      <w:t>85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29DD5CD" w14:textId="77777777" w:rsidR="00B0570F" w:rsidRDefault="00B0570F">
    <w:pPr>
      <w:pStyle w:val="BodyText"/>
      <w:spacing w:line="14" w:lineRule="auto"/>
      <w:rPr>
        <w:sz w:val="20"/>
      </w:rPr>
    </w:pPr>
    <w:r>
      <w:rPr>
        <w:noProof/>
        <w:lang w:val="en-GB" w:eastAsia="en-GB"/>
      </w:rPr>
      <mc:AlternateContent>
        <mc:Choice Requires="wps">
          <w:drawing>
            <wp:anchor distT="0" distB="0" distL="114300" distR="114300" simplePos="0" relativeHeight="251641856" behindDoc="1" locked="0" layoutInCell="1" allowOverlap="1" wp14:anchorId="18FEB25A" wp14:editId="7E0CE7A8">
              <wp:simplePos x="0" y="0"/>
              <wp:positionH relativeFrom="page">
                <wp:posOffset>1358900</wp:posOffset>
              </wp:positionH>
              <wp:positionV relativeFrom="page">
                <wp:posOffset>1005205</wp:posOffset>
              </wp:positionV>
              <wp:extent cx="2044700" cy="239395"/>
              <wp:effectExtent l="0" t="0" r="0" b="3175"/>
              <wp:wrapNone/>
              <wp:docPr id="23" name="Text Box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44700" cy="2393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5CB598A" w14:textId="77777777" w:rsidR="00B0570F" w:rsidRDefault="00B0570F">
                          <w:pPr>
                            <w:spacing w:before="37"/>
                            <w:ind w:left="20"/>
                            <w:rPr>
                              <w:i/>
                              <w:sz w:val="24"/>
                            </w:rPr>
                          </w:pPr>
                          <w:r>
                            <w:rPr>
                              <w:i/>
                              <w:w w:val="105"/>
                              <w:sz w:val="24"/>
                            </w:rPr>
                            <w:t xml:space="preserve">5.1.   TIME </w:t>
                          </w:r>
                          <w:r>
                            <w:rPr>
                              <w:i/>
                              <w:spacing w:val="-11"/>
                              <w:w w:val="105"/>
                              <w:sz w:val="24"/>
                            </w:rPr>
                            <w:t xml:space="preserve">AWARE </w:t>
                          </w:r>
                          <w:r>
                            <w:rPr>
                              <w:i/>
                              <w:w w:val="105"/>
                              <w:sz w:val="24"/>
                            </w:rPr>
                            <w:t>SYSTEM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8FEB25A" id="_x0000_t202" coordsize="21600,21600" o:spt="202" path="m,l,21600r21600,l21600,xe">
              <v:stroke joinstyle="miter"/>
              <v:path gradientshapeok="t" o:connecttype="rect"/>
            </v:shapetype>
            <v:shape id="Text Box 18" o:spid="_x0000_s1975" type="#_x0000_t202" style="position:absolute;margin-left:107pt;margin-top:79.15pt;width:161pt;height:18.85pt;z-index:-2516746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" filled="f" stroked="f">
              <v:textbox inset="0,0,0,0">
                <w:txbxContent>
                  <w:p w14:paraId="25CB598A" w14:textId="77777777" w:rsidR="00B0570F" w:rsidRDefault="00B0570F">
                    <w:pPr>
                      <w:spacing w:before="37"/>
                      <w:ind w:left="20"/>
                      <w:rPr>
                        <w:i/>
                        <w:sz w:val="24"/>
                      </w:rPr>
                    </w:pPr>
                    <w:r>
                      <w:rPr>
                        <w:i/>
                        <w:w w:val="105"/>
                        <w:sz w:val="24"/>
                      </w:rPr>
                      <w:t xml:space="preserve">5.1.   TIME </w:t>
                    </w:r>
                    <w:r>
                      <w:rPr>
                        <w:i/>
                        <w:spacing w:val="-11"/>
                        <w:w w:val="105"/>
                        <w:sz w:val="24"/>
                      </w:rPr>
                      <w:t xml:space="preserve">AWARE </w:t>
                    </w:r>
                    <w:r>
                      <w:rPr>
                        <w:i/>
                        <w:w w:val="105"/>
                        <w:sz w:val="24"/>
                      </w:rPr>
                      <w:t>SYSTEM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GB" w:eastAsia="en-GB"/>
      </w:rPr>
      <mc:AlternateContent>
        <mc:Choice Requires="wps">
          <w:drawing>
            <wp:anchor distT="0" distB="0" distL="114300" distR="114300" simplePos="0" relativeHeight="251642880" behindDoc="1" locked="0" layoutInCell="1" allowOverlap="1" wp14:anchorId="50200460" wp14:editId="7754C9E3">
              <wp:simplePos x="0" y="0"/>
              <wp:positionH relativeFrom="page">
                <wp:posOffset>6288405</wp:posOffset>
              </wp:positionH>
              <wp:positionV relativeFrom="page">
                <wp:posOffset>1005205</wp:posOffset>
              </wp:positionV>
              <wp:extent cx="199390" cy="239395"/>
              <wp:effectExtent l="1905" t="0" r="0" b="3175"/>
              <wp:wrapNone/>
              <wp:docPr id="22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99390" cy="2393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FF6E59D" w14:textId="514D6828" w:rsidR="00B0570F" w:rsidRDefault="00B0570F">
                          <w:pPr>
                            <w:pStyle w:val="BodyText"/>
                            <w:spacing w:before="37"/>
                            <w:ind w:left="4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1447A9">
                            <w:rPr>
                              <w:noProof/>
                            </w:rPr>
                            <w:t>63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0200460" id="Text Box 17" o:spid="_x0000_s1976" type="#_x0000_t202" style="position:absolute;margin-left:495.15pt;margin-top:79.15pt;width:15.7pt;height:18.85pt;z-index:-2516736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" filled="f" stroked="f">
              <v:textbox inset="0,0,0,0">
                <w:txbxContent>
                  <w:p w14:paraId="1FF6E59D" w14:textId="514D6828" w:rsidR="00B0570F" w:rsidRDefault="00B0570F">
                    <w:pPr>
                      <w:pStyle w:val="BodyText"/>
                      <w:spacing w:before="37"/>
                      <w:ind w:left="4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1447A9">
                      <w:rPr>
                        <w:noProof/>
                      </w:rPr>
                      <w:t>63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612D8C4" w14:textId="77777777" w:rsidR="00B0570F" w:rsidRDefault="00B0570F">
    <w:pPr>
      <w:pStyle w:val="BodyText"/>
      <w:spacing w:line="14" w:lineRule="auto"/>
      <w:rPr>
        <w:sz w:val="20"/>
      </w:rPr>
    </w:pPr>
    <w:r>
      <w:rPr>
        <w:noProof/>
        <w:lang w:val="en-GB" w:eastAsia="en-GB"/>
      </w:rPr>
      <mc:AlternateContent>
        <mc:Choice Requires="wps">
          <w:drawing>
            <wp:anchor distT="0" distB="0" distL="114300" distR="114300" simplePos="0" relativeHeight="251648000" behindDoc="1" locked="0" layoutInCell="1" allowOverlap="1" wp14:anchorId="4917FFB8" wp14:editId="38BA0ABD">
              <wp:simplePos x="0" y="0"/>
              <wp:positionH relativeFrom="page">
                <wp:posOffset>1071880</wp:posOffset>
              </wp:positionH>
              <wp:positionV relativeFrom="page">
                <wp:posOffset>1005205</wp:posOffset>
              </wp:positionV>
              <wp:extent cx="199390" cy="239395"/>
              <wp:effectExtent l="0" t="0" r="0" b="3175"/>
              <wp:wrapNone/>
              <wp:docPr id="21" name="Text Box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99390" cy="2393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33AAD7B" w14:textId="06139ADD" w:rsidR="00B0570F" w:rsidRDefault="00B0570F">
                          <w:pPr>
                            <w:pStyle w:val="BodyText"/>
                            <w:spacing w:before="37"/>
                            <w:ind w:left="4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0016F6">
                            <w:rPr>
                              <w:noProof/>
                            </w:rPr>
                            <w:t>72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917FFB8" id="_x0000_t202" coordsize="21600,21600" o:spt="202" path="m,l,21600r21600,l21600,xe">
              <v:stroke joinstyle="miter"/>
              <v:path gradientshapeok="t" o:connecttype="rect"/>
            </v:shapetype>
            <v:shape id="Text Box 14" o:spid="_x0000_s1977" type="#_x0000_t202" style="position:absolute;margin-left:84.4pt;margin-top:79.15pt;width:15.7pt;height:18.85pt;z-index:-251668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" filled="f" stroked="f">
              <v:textbox inset="0,0,0,0">
                <w:txbxContent>
                  <w:p w14:paraId="133AAD7B" w14:textId="06139ADD" w:rsidR="00B0570F" w:rsidRDefault="00B0570F">
                    <w:pPr>
                      <w:pStyle w:val="BodyText"/>
                      <w:spacing w:before="37"/>
                      <w:ind w:left="4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0016F6">
                      <w:rPr>
                        <w:noProof/>
                      </w:rPr>
                      <w:t>72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GB" w:eastAsia="en-GB"/>
      </w:rPr>
      <mc:AlternateContent>
        <mc:Choice Requires="wps">
          <w:drawing>
            <wp:anchor distT="0" distB="0" distL="114300" distR="114300" simplePos="0" relativeHeight="251650048" behindDoc="1" locked="0" layoutInCell="1" allowOverlap="1" wp14:anchorId="543AC6C8" wp14:editId="6DE8C37D">
              <wp:simplePos x="0" y="0"/>
              <wp:positionH relativeFrom="page">
                <wp:posOffset>2704465</wp:posOffset>
              </wp:positionH>
              <wp:positionV relativeFrom="page">
                <wp:posOffset>1005205</wp:posOffset>
              </wp:positionV>
              <wp:extent cx="3496945" cy="239395"/>
              <wp:effectExtent l="0" t="0" r="0" b="3175"/>
              <wp:wrapNone/>
              <wp:docPr id="20" name="Text Box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96945" cy="2393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24D44AA" w14:textId="77777777" w:rsidR="00B0570F" w:rsidRDefault="00B0570F">
                          <w:pPr>
                            <w:spacing w:before="37"/>
                            <w:ind w:left="20"/>
                            <w:rPr>
                              <w:i/>
                              <w:sz w:val="24"/>
                            </w:rPr>
                          </w:pPr>
                          <w:r>
                            <w:rPr>
                              <w:i/>
                              <w:w w:val="105"/>
                              <w:sz w:val="24"/>
                            </w:rPr>
                            <w:t>CHAPTER 5.  FRAME LENGTH OPTIMIZATION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43AC6C8" id="Text Box 13" o:spid="_x0000_s1978" type="#_x0000_t202" style="position:absolute;margin-left:212.95pt;margin-top:79.15pt;width:275.35pt;height:18.85pt;z-index:-251666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" filled="f" stroked="f">
              <v:textbox inset="0,0,0,0">
                <w:txbxContent>
                  <w:p w14:paraId="124D44AA" w14:textId="77777777" w:rsidR="00B0570F" w:rsidRDefault="00B0570F">
                    <w:pPr>
                      <w:spacing w:before="37"/>
                      <w:ind w:left="20"/>
                      <w:rPr>
                        <w:i/>
                        <w:sz w:val="24"/>
                      </w:rPr>
                    </w:pPr>
                    <w:r>
                      <w:rPr>
                        <w:i/>
                        <w:w w:val="105"/>
                        <w:sz w:val="24"/>
                      </w:rPr>
                      <w:t>CHAPTER 5.  FRAME LENGTH OPTIMIZATION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6CDC5C2" w14:textId="77777777" w:rsidR="00B0570F" w:rsidRDefault="00B0570F">
    <w:pPr>
      <w:pStyle w:val="BodyText"/>
      <w:spacing w:line="14" w:lineRule="auto"/>
      <w:rPr>
        <w:sz w:val="20"/>
      </w:rPr>
    </w:pPr>
    <w:r>
      <w:rPr>
        <w:noProof/>
        <w:lang w:val="en-GB" w:eastAsia="en-GB"/>
      </w:rPr>
      <mc:AlternateContent>
        <mc:Choice Requires="wps">
          <w:drawing>
            <wp:anchor distT="0" distB="0" distL="114300" distR="114300" simplePos="0" relativeHeight="251643904" behindDoc="1" locked="0" layoutInCell="1" allowOverlap="1" wp14:anchorId="15A094A3" wp14:editId="4C72FF5D">
              <wp:simplePos x="0" y="0"/>
              <wp:positionH relativeFrom="page">
                <wp:posOffset>1358900</wp:posOffset>
              </wp:positionH>
              <wp:positionV relativeFrom="page">
                <wp:posOffset>1005205</wp:posOffset>
              </wp:positionV>
              <wp:extent cx="3602990" cy="239395"/>
              <wp:effectExtent l="0" t="0" r="635" b="3175"/>
              <wp:wrapNone/>
              <wp:docPr id="19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02990" cy="2393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9DC5CD2" w14:textId="77777777" w:rsidR="00B0570F" w:rsidRDefault="00B0570F">
                          <w:pPr>
                            <w:spacing w:before="37"/>
                            <w:ind w:left="20"/>
                            <w:rPr>
                              <w:i/>
                              <w:sz w:val="24"/>
                            </w:rPr>
                          </w:pPr>
                          <w:r>
                            <w:rPr>
                              <w:i/>
                              <w:sz w:val="24"/>
                            </w:rPr>
                            <w:t xml:space="preserve">5.2.    TIME  AND  COLLISION  </w:t>
                          </w:r>
                          <w:r>
                            <w:rPr>
                              <w:i/>
                              <w:spacing w:val="-4"/>
                              <w:sz w:val="24"/>
                            </w:rPr>
                            <w:t xml:space="preserve">RECOVERY </w:t>
                          </w:r>
                          <w:r>
                            <w:rPr>
                              <w:i/>
                              <w:sz w:val="24"/>
                            </w:rPr>
                            <w:t>SYSTEM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5A094A3" id="_x0000_t202" coordsize="21600,21600" o:spt="202" path="m,l,21600r21600,l21600,xe">
              <v:stroke joinstyle="miter"/>
              <v:path gradientshapeok="t" o:connecttype="rect"/>
            </v:shapetype>
            <v:shape id="Text Box 16" o:spid="_x0000_s1979" type="#_x0000_t202" style="position:absolute;margin-left:107pt;margin-top:79.15pt;width:283.7pt;height:18.85pt;z-index:-2516725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" filled="f" stroked="f">
              <v:textbox inset="0,0,0,0">
                <w:txbxContent>
                  <w:p w14:paraId="49DC5CD2" w14:textId="77777777" w:rsidR="00B0570F" w:rsidRDefault="00B0570F">
                    <w:pPr>
                      <w:spacing w:before="37"/>
                      <w:ind w:left="20"/>
                      <w:rPr>
                        <w:i/>
                        <w:sz w:val="24"/>
                      </w:rPr>
                    </w:pPr>
                    <w:r>
                      <w:rPr>
                        <w:i/>
                        <w:sz w:val="24"/>
                      </w:rPr>
                      <w:t xml:space="preserve">5.2.    TIME  AND  COLLISION  </w:t>
                    </w:r>
                    <w:r>
                      <w:rPr>
                        <w:i/>
                        <w:spacing w:val="-4"/>
                        <w:sz w:val="24"/>
                      </w:rPr>
                      <w:t xml:space="preserve">RECOVERY </w:t>
                    </w:r>
                    <w:r>
                      <w:rPr>
                        <w:i/>
                        <w:sz w:val="24"/>
                      </w:rPr>
                      <w:t>SYSTEM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GB" w:eastAsia="en-GB"/>
      </w:rPr>
      <mc:AlternateContent>
        <mc:Choice Requires="wps">
          <w:drawing>
            <wp:anchor distT="0" distB="0" distL="114300" distR="114300" simplePos="0" relativeHeight="251645952" behindDoc="1" locked="0" layoutInCell="1" allowOverlap="1" wp14:anchorId="72BB7DEE" wp14:editId="1DDB09ED">
              <wp:simplePos x="0" y="0"/>
              <wp:positionH relativeFrom="page">
                <wp:posOffset>6288405</wp:posOffset>
              </wp:positionH>
              <wp:positionV relativeFrom="page">
                <wp:posOffset>1005205</wp:posOffset>
              </wp:positionV>
              <wp:extent cx="199390" cy="239395"/>
              <wp:effectExtent l="1905" t="0" r="0" b="3175"/>
              <wp:wrapNone/>
              <wp:docPr id="18" name="Text Box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99390" cy="2393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0396A4E" w14:textId="619D7018" w:rsidR="00B0570F" w:rsidRDefault="00B0570F">
                          <w:pPr>
                            <w:pStyle w:val="BodyText"/>
                            <w:spacing w:before="37"/>
                            <w:ind w:left="4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016128">
                            <w:rPr>
                              <w:noProof/>
                            </w:rPr>
                            <w:t>71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2BB7DEE" id="Text Box 15" o:spid="_x0000_s1980" type="#_x0000_t202" style="position:absolute;margin-left:495.15pt;margin-top:79.15pt;width:15.7pt;height:18.85pt;z-index:-2516705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" filled="f" stroked="f">
              <v:textbox inset="0,0,0,0">
                <w:txbxContent>
                  <w:p w14:paraId="60396A4E" w14:textId="619D7018" w:rsidR="00B0570F" w:rsidRDefault="00B0570F">
                    <w:pPr>
                      <w:pStyle w:val="BodyText"/>
                      <w:spacing w:before="37"/>
                      <w:ind w:left="4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016128">
                      <w:rPr>
                        <w:noProof/>
                      </w:rPr>
                      <w:t>71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12E0938" w14:textId="77777777" w:rsidR="00B0570F" w:rsidRDefault="00B0570F">
    <w:pPr>
      <w:pStyle w:val="BodyText"/>
      <w:spacing w:line="14" w:lineRule="auto"/>
      <w:rPr>
        <w:sz w:val="20"/>
      </w:rPr>
    </w:pPr>
    <w:r>
      <w:rPr>
        <w:noProof/>
        <w:lang w:val="en-GB" w:eastAsia="en-GB"/>
      </w:rPr>
      <mc:AlternateContent>
        <mc:Choice Requires="wps">
          <w:drawing>
            <wp:anchor distT="0" distB="0" distL="114300" distR="114300" simplePos="0" relativeHeight="251656192" behindDoc="1" locked="0" layoutInCell="1" allowOverlap="1" wp14:anchorId="77188350" wp14:editId="02729970">
              <wp:simplePos x="0" y="0"/>
              <wp:positionH relativeFrom="page">
                <wp:posOffset>1071880</wp:posOffset>
              </wp:positionH>
              <wp:positionV relativeFrom="page">
                <wp:posOffset>1005205</wp:posOffset>
              </wp:positionV>
              <wp:extent cx="199390" cy="239395"/>
              <wp:effectExtent l="0" t="0" r="0" b="3175"/>
              <wp:wrapNone/>
              <wp:docPr id="17" name="Text Box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99390" cy="2393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0D5293C" w14:textId="716C6271" w:rsidR="00B0570F" w:rsidRDefault="00B0570F">
                          <w:pPr>
                            <w:pStyle w:val="BodyText"/>
                            <w:spacing w:before="37"/>
                            <w:ind w:left="4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0016F6">
                            <w:rPr>
                              <w:noProof/>
                            </w:rPr>
                            <w:t>80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7188350" id="_x0000_t202" coordsize="21600,21600" o:spt="202" path="m,l,21600r21600,l21600,xe">
              <v:stroke joinstyle="miter"/>
              <v:path gradientshapeok="t" o:connecttype="rect"/>
            </v:shapetype>
            <v:shape id="Text Box 10" o:spid="_x0000_s1981" type="#_x0000_t202" style="position:absolute;margin-left:84.4pt;margin-top:79.15pt;width:15.7pt;height:18.85pt;z-index:-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" filled="f" stroked="f">
              <v:textbox inset="0,0,0,0">
                <w:txbxContent>
                  <w:p w14:paraId="20D5293C" w14:textId="716C6271" w:rsidR="00B0570F" w:rsidRDefault="00B0570F">
                    <w:pPr>
                      <w:pStyle w:val="BodyText"/>
                      <w:spacing w:before="37"/>
                      <w:ind w:left="4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0016F6">
                      <w:rPr>
                        <w:noProof/>
                      </w:rPr>
                      <w:t>80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GB" w:eastAsia="en-GB"/>
      </w:rPr>
      <mc:AlternateContent>
        <mc:Choice Requires="wps">
          <w:drawing>
            <wp:anchor distT="0" distB="0" distL="114300" distR="114300" simplePos="0" relativeHeight="251658240" behindDoc="1" locked="0" layoutInCell="1" allowOverlap="1" wp14:anchorId="01751D75" wp14:editId="04F7B4BA">
              <wp:simplePos x="0" y="0"/>
              <wp:positionH relativeFrom="page">
                <wp:posOffset>2704465</wp:posOffset>
              </wp:positionH>
              <wp:positionV relativeFrom="page">
                <wp:posOffset>1005205</wp:posOffset>
              </wp:positionV>
              <wp:extent cx="3496945" cy="239395"/>
              <wp:effectExtent l="0" t="0" r="0" b="3175"/>
              <wp:wrapNone/>
              <wp:docPr id="16" name="Text Box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96945" cy="2393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867E705" w14:textId="77777777" w:rsidR="00B0570F" w:rsidRDefault="00B0570F">
                          <w:pPr>
                            <w:spacing w:before="37"/>
                            <w:ind w:left="20"/>
                            <w:rPr>
                              <w:i/>
                              <w:sz w:val="24"/>
                            </w:rPr>
                          </w:pPr>
                          <w:r>
                            <w:rPr>
                              <w:i/>
                              <w:w w:val="105"/>
                              <w:sz w:val="24"/>
                            </w:rPr>
                            <w:t>CHAPTER 5.  FRAME LENGTH OPTIMIZATION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1751D75" id="Text Box 9" o:spid="_x0000_s1982" type="#_x0000_t202" style="position:absolute;margin-left:212.95pt;margin-top:79.15pt;width:275.35pt;height:18.85pt;z-index:-25165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" filled="f" stroked="f">
              <v:textbox inset="0,0,0,0">
                <w:txbxContent>
                  <w:p w14:paraId="6867E705" w14:textId="77777777" w:rsidR="00B0570F" w:rsidRDefault="00B0570F">
                    <w:pPr>
                      <w:spacing w:before="37"/>
                      <w:ind w:left="20"/>
                      <w:rPr>
                        <w:i/>
                        <w:sz w:val="24"/>
                      </w:rPr>
                    </w:pPr>
                    <w:r>
                      <w:rPr>
                        <w:i/>
                        <w:w w:val="105"/>
                        <w:sz w:val="24"/>
                      </w:rPr>
                      <w:t>CHAPTER 5.  FRAME LENGTH OPTIMIZATION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E3320EC" w14:textId="77777777" w:rsidR="00B0570F" w:rsidRDefault="00B0570F">
    <w:pPr>
      <w:pStyle w:val="BodyText"/>
      <w:spacing w:line="14" w:lineRule="auto"/>
      <w:rPr>
        <w:sz w:val="20"/>
      </w:rPr>
    </w:pPr>
    <w:r>
      <w:rPr>
        <w:noProof/>
        <w:lang w:val="en-GB" w:eastAsia="en-GB"/>
      </w:rPr>
      <mc:AlternateContent>
        <mc:Choice Requires="wps">
          <w:drawing>
            <wp:anchor distT="0" distB="0" distL="114300" distR="114300" simplePos="0" relativeHeight="251652096" behindDoc="1" locked="0" layoutInCell="1" allowOverlap="1" wp14:anchorId="2DDCF5EB" wp14:editId="10D3017C">
              <wp:simplePos x="0" y="0"/>
              <wp:positionH relativeFrom="page">
                <wp:posOffset>1358900</wp:posOffset>
              </wp:positionH>
              <wp:positionV relativeFrom="page">
                <wp:posOffset>1005205</wp:posOffset>
              </wp:positionV>
              <wp:extent cx="3602990" cy="239395"/>
              <wp:effectExtent l="0" t="0" r="635" b="3175"/>
              <wp:wrapNone/>
              <wp:docPr id="15" name="Text Box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02990" cy="2393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1529480" w14:textId="77777777" w:rsidR="00B0570F" w:rsidRDefault="00B0570F">
                          <w:pPr>
                            <w:spacing w:before="37"/>
                            <w:ind w:left="20"/>
                            <w:rPr>
                              <w:i/>
                              <w:sz w:val="24"/>
                            </w:rPr>
                          </w:pPr>
                          <w:r>
                            <w:rPr>
                              <w:i/>
                              <w:w w:val="105"/>
                              <w:sz w:val="24"/>
                            </w:rPr>
                            <w:t xml:space="preserve">5.3.   </w:t>
                          </w:r>
                          <w:r>
                            <w:rPr>
                              <w:i/>
                              <w:spacing w:val="-3"/>
                              <w:w w:val="105"/>
                              <w:sz w:val="24"/>
                            </w:rPr>
                            <w:t xml:space="preserve">MULTIPLE </w:t>
                          </w:r>
                          <w:r>
                            <w:rPr>
                              <w:i/>
                              <w:w w:val="105"/>
                              <w:sz w:val="24"/>
                            </w:rPr>
                            <w:t xml:space="preserve">COLLISION </w:t>
                          </w:r>
                          <w:r>
                            <w:rPr>
                              <w:i/>
                              <w:spacing w:val="-4"/>
                              <w:w w:val="105"/>
                              <w:sz w:val="24"/>
                            </w:rPr>
                            <w:t xml:space="preserve">RECOVERY </w:t>
                          </w:r>
                          <w:r>
                            <w:rPr>
                              <w:i/>
                              <w:w w:val="105"/>
                              <w:sz w:val="24"/>
                            </w:rPr>
                            <w:t>SYSTEM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DDCF5EB" id="_x0000_t202" coordsize="21600,21600" o:spt="202" path="m,l,21600r21600,l21600,xe">
              <v:stroke joinstyle="miter"/>
              <v:path gradientshapeok="t" o:connecttype="rect"/>
            </v:shapetype>
            <v:shape id="Text Box 12" o:spid="_x0000_s1983" type="#_x0000_t202" style="position:absolute;margin-left:107pt;margin-top:79.15pt;width:283.7pt;height:18.85pt;z-index:-251664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" filled="f" stroked="f">
              <v:textbox inset="0,0,0,0">
                <w:txbxContent>
                  <w:p w14:paraId="01529480" w14:textId="77777777" w:rsidR="00B0570F" w:rsidRDefault="00B0570F">
                    <w:pPr>
                      <w:spacing w:before="37"/>
                      <w:ind w:left="20"/>
                      <w:rPr>
                        <w:i/>
                        <w:sz w:val="24"/>
                      </w:rPr>
                    </w:pPr>
                    <w:r>
                      <w:rPr>
                        <w:i/>
                        <w:w w:val="105"/>
                        <w:sz w:val="24"/>
                      </w:rPr>
                      <w:t xml:space="preserve">5.3.   </w:t>
                    </w:r>
                    <w:r>
                      <w:rPr>
                        <w:i/>
                        <w:spacing w:val="-3"/>
                        <w:w w:val="105"/>
                        <w:sz w:val="24"/>
                      </w:rPr>
                      <w:t xml:space="preserve">MULTIPLE </w:t>
                    </w:r>
                    <w:r>
                      <w:rPr>
                        <w:i/>
                        <w:w w:val="105"/>
                        <w:sz w:val="24"/>
                      </w:rPr>
                      <w:t xml:space="preserve">COLLISION </w:t>
                    </w:r>
                    <w:r>
                      <w:rPr>
                        <w:i/>
                        <w:spacing w:val="-4"/>
                        <w:w w:val="105"/>
                        <w:sz w:val="24"/>
                      </w:rPr>
                      <w:t xml:space="preserve">RECOVERY </w:t>
                    </w:r>
                    <w:r>
                      <w:rPr>
                        <w:i/>
                        <w:w w:val="105"/>
                        <w:sz w:val="24"/>
                      </w:rPr>
                      <w:t>SYSTEM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GB" w:eastAsia="en-GB"/>
      </w:rPr>
      <mc:AlternateContent>
        <mc:Choice Requires="wps">
          <w:drawing>
            <wp:anchor distT="0" distB="0" distL="114300" distR="114300" simplePos="0" relativeHeight="251654144" behindDoc="1" locked="0" layoutInCell="1" allowOverlap="1" wp14:anchorId="09ECB82F" wp14:editId="59629726">
              <wp:simplePos x="0" y="0"/>
              <wp:positionH relativeFrom="page">
                <wp:posOffset>6288405</wp:posOffset>
              </wp:positionH>
              <wp:positionV relativeFrom="page">
                <wp:posOffset>1005205</wp:posOffset>
              </wp:positionV>
              <wp:extent cx="199390" cy="239395"/>
              <wp:effectExtent l="1905" t="0" r="0" b="3175"/>
              <wp:wrapNone/>
              <wp:docPr id="14" name="Text Box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99390" cy="2393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01EA449" w14:textId="37B3C134" w:rsidR="00B0570F" w:rsidRDefault="00B0570F">
                          <w:pPr>
                            <w:pStyle w:val="BodyText"/>
                            <w:spacing w:before="37"/>
                            <w:ind w:left="4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0016F6">
                            <w:rPr>
                              <w:noProof/>
                            </w:rPr>
                            <w:t>79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9ECB82F" id="Text Box 11" o:spid="_x0000_s1984" type="#_x0000_t202" style="position:absolute;margin-left:495.15pt;margin-top:79.15pt;width:15.7pt;height:18.85pt;z-index:-251662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" filled="f" stroked="f">
              <v:textbox inset="0,0,0,0">
                <w:txbxContent>
                  <w:p w14:paraId="201EA449" w14:textId="37B3C134" w:rsidR="00B0570F" w:rsidRDefault="00B0570F">
                    <w:pPr>
                      <w:pStyle w:val="BodyText"/>
                      <w:spacing w:before="37"/>
                      <w:ind w:left="4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0016F6">
                      <w:rPr>
                        <w:noProof/>
                      </w:rPr>
                      <w:t>79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744A334" w14:textId="77777777" w:rsidR="00B0570F" w:rsidRDefault="00B0570F">
    <w:pPr>
      <w:pStyle w:val="BodyText"/>
      <w:spacing w:line="14" w:lineRule="auto"/>
      <w:rPr>
        <w:sz w:val="20"/>
      </w:rPr>
    </w:pPr>
    <w:r>
      <w:rPr>
        <w:noProof/>
        <w:lang w:val="en-GB" w:eastAsia="en-GB"/>
      </w:rPr>
      <mc:AlternateContent>
        <mc:Choice Requires="wps">
          <w:drawing>
            <wp:anchor distT="0" distB="0" distL="114300" distR="114300" simplePos="0" relativeHeight="251664384" behindDoc="1" locked="0" layoutInCell="1" allowOverlap="1" wp14:anchorId="364D6FDC" wp14:editId="53C929B5">
              <wp:simplePos x="0" y="0"/>
              <wp:positionH relativeFrom="page">
                <wp:posOffset>1071880</wp:posOffset>
              </wp:positionH>
              <wp:positionV relativeFrom="page">
                <wp:posOffset>1005205</wp:posOffset>
              </wp:positionV>
              <wp:extent cx="199390" cy="239395"/>
              <wp:effectExtent l="0" t="0" r="0" b="3175"/>
              <wp:wrapNone/>
              <wp:docPr id="13" name="Text 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99390" cy="2393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BF7F6F4" w14:textId="34F3FADC" w:rsidR="00B0570F" w:rsidRDefault="00B0570F">
                          <w:pPr>
                            <w:pStyle w:val="BodyText"/>
                            <w:spacing w:before="37"/>
                            <w:ind w:left="4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0016F6">
                            <w:rPr>
                              <w:noProof/>
                            </w:rPr>
                            <w:t>84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64D6FDC" id="_x0000_t202" coordsize="21600,21600" o:spt="202" path="m,l,21600r21600,l21600,xe">
              <v:stroke joinstyle="miter"/>
              <v:path gradientshapeok="t" o:connecttype="rect"/>
            </v:shapetype>
            <v:shape id="Text Box 6" o:spid="_x0000_s1985" type="#_x0000_t202" style="position:absolute;margin-left:84.4pt;margin-top:79.15pt;width:15.7pt;height:18.85pt;z-index:-251652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" filled="f" stroked="f">
              <v:textbox inset="0,0,0,0">
                <w:txbxContent>
                  <w:p w14:paraId="2BF7F6F4" w14:textId="34F3FADC" w:rsidR="00B0570F" w:rsidRDefault="00B0570F">
                    <w:pPr>
                      <w:pStyle w:val="BodyText"/>
                      <w:spacing w:before="37"/>
                      <w:ind w:left="4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0016F6">
                      <w:rPr>
                        <w:noProof/>
                      </w:rPr>
                      <w:t>84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GB" w:eastAsia="en-GB"/>
      </w:rPr>
      <mc:AlternateContent>
        <mc:Choice Requires="wps">
          <w:drawing>
            <wp:anchor distT="0" distB="0" distL="114300" distR="114300" simplePos="0" relativeHeight="251666432" behindDoc="1" locked="0" layoutInCell="1" allowOverlap="1" wp14:anchorId="6751D5F9" wp14:editId="498AADC3">
              <wp:simplePos x="0" y="0"/>
              <wp:positionH relativeFrom="page">
                <wp:posOffset>2704465</wp:posOffset>
              </wp:positionH>
              <wp:positionV relativeFrom="page">
                <wp:posOffset>1005205</wp:posOffset>
              </wp:positionV>
              <wp:extent cx="3496945" cy="239395"/>
              <wp:effectExtent l="0" t="0" r="0" b="3175"/>
              <wp:wrapNone/>
              <wp:docPr id="12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96945" cy="2393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D2F0121" w14:textId="77777777" w:rsidR="00B0570F" w:rsidRDefault="00B0570F">
                          <w:pPr>
                            <w:spacing w:before="37"/>
                            <w:ind w:left="20"/>
                            <w:rPr>
                              <w:i/>
                              <w:sz w:val="24"/>
                            </w:rPr>
                          </w:pPr>
                          <w:r>
                            <w:rPr>
                              <w:i/>
                              <w:w w:val="105"/>
                              <w:sz w:val="24"/>
                            </w:rPr>
                            <w:t>CHAPTER 5.  FRAME LENGTH OPTIMIZATION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751D5F9" id="Text Box 5" o:spid="_x0000_s1986" type="#_x0000_t202" style="position:absolute;margin-left:212.95pt;margin-top:79.15pt;width:275.35pt;height:18.85pt;z-index:-251650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" filled="f" stroked="f">
              <v:textbox inset="0,0,0,0">
                <w:txbxContent>
                  <w:p w14:paraId="6D2F0121" w14:textId="77777777" w:rsidR="00B0570F" w:rsidRDefault="00B0570F">
                    <w:pPr>
                      <w:spacing w:before="37"/>
                      <w:ind w:left="20"/>
                      <w:rPr>
                        <w:i/>
                        <w:sz w:val="24"/>
                      </w:rPr>
                    </w:pPr>
                    <w:r>
                      <w:rPr>
                        <w:i/>
                        <w:w w:val="105"/>
                        <w:sz w:val="24"/>
                      </w:rPr>
                      <w:t>CHAPTER 5.  FRAME LENGTH OPTIMIZATION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36EA1BF" w14:textId="77777777" w:rsidR="00B0570F" w:rsidRDefault="00B0570F">
    <w:pPr>
      <w:pStyle w:val="BodyText"/>
      <w:spacing w:line="14" w:lineRule="auto"/>
      <w:rPr>
        <w:sz w:val="20"/>
      </w:rPr>
    </w:pPr>
    <w:r>
      <w:rPr>
        <w:noProof/>
        <w:lang w:val="en-GB" w:eastAsia="en-GB"/>
      </w:rPr>
      <mc:AlternateContent>
        <mc:Choice Requires="wps">
          <w:drawing>
            <wp:anchor distT="0" distB="0" distL="114300" distR="114300" simplePos="0" relativeHeight="251660288" behindDoc="1" locked="0" layoutInCell="1" allowOverlap="1" wp14:anchorId="6838F8CA" wp14:editId="6CAD4D40">
              <wp:simplePos x="0" y="0"/>
              <wp:positionH relativeFrom="page">
                <wp:posOffset>1358900</wp:posOffset>
              </wp:positionH>
              <wp:positionV relativeFrom="page">
                <wp:posOffset>1005205</wp:posOffset>
              </wp:positionV>
              <wp:extent cx="4436745" cy="239395"/>
              <wp:effectExtent l="0" t="0" r="0" b="3175"/>
              <wp:wrapNone/>
              <wp:docPr id="11" name="Text Box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436745" cy="2393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241B523" w14:textId="77777777" w:rsidR="00B0570F" w:rsidRDefault="00B0570F">
                          <w:pPr>
                            <w:spacing w:before="37"/>
                            <w:ind w:left="20"/>
                            <w:rPr>
                              <w:i/>
                              <w:sz w:val="24"/>
                            </w:rPr>
                          </w:pPr>
                          <w:r>
                            <w:rPr>
                              <w:i/>
                              <w:sz w:val="24"/>
                            </w:rPr>
                            <w:t xml:space="preserve">5.4.    TIME  AND  </w:t>
                          </w:r>
                          <w:r>
                            <w:rPr>
                              <w:i/>
                              <w:spacing w:val="-3"/>
                              <w:sz w:val="24"/>
                            </w:rPr>
                            <w:t xml:space="preserve">MULTIPLE  </w:t>
                          </w:r>
                          <w:r>
                            <w:rPr>
                              <w:i/>
                              <w:sz w:val="24"/>
                            </w:rPr>
                            <w:t xml:space="preserve">COLLISION  </w:t>
                          </w:r>
                          <w:r>
                            <w:rPr>
                              <w:i/>
                              <w:spacing w:val="-4"/>
                              <w:sz w:val="24"/>
                            </w:rPr>
                            <w:t xml:space="preserve">RECOVERY </w:t>
                          </w:r>
                          <w:r>
                            <w:rPr>
                              <w:i/>
                              <w:sz w:val="24"/>
                            </w:rPr>
                            <w:t>SYSTEM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838F8CA" id="_x0000_t202" coordsize="21600,21600" o:spt="202" path="m,l,21600r21600,l21600,xe">
              <v:stroke joinstyle="miter"/>
              <v:path gradientshapeok="t" o:connecttype="rect"/>
            </v:shapetype>
            <v:shape id="Text Box 8" o:spid="_x0000_s1987" type="#_x0000_t202" style="position:absolute;margin-left:107pt;margin-top:79.15pt;width:349.35pt;height:18.85pt;z-index:-251656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" filled="f" stroked="f">
              <v:textbox inset="0,0,0,0">
                <w:txbxContent>
                  <w:p w14:paraId="4241B523" w14:textId="77777777" w:rsidR="00B0570F" w:rsidRDefault="00B0570F">
                    <w:pPr>
                      <w:spacing w:before="37"/>
                      <w:ind w:left="20"/>
                      <w:rPr>
                        <w:i/>
                        <w:sz w:val="24"/>
                      </w:rPr>
                    </w:pPr>
                    <w:r>
                      <w:rPr>
                        <w:i/>
                        <w:sz w:val="24"/>
                      </w:rPr>
                      <w:t xml:space="preserve">5.4.    TIME  AND  </w:t>
                    </w:r>
                    <w:r>
                      <w:rPr>
                        <w:i/>
                        <w:spacing w:val="-3"/>
                        <w:sz w:val="24"/>
                      </w:rPr>
                      <w:t xml:space="preserve">MULTIPLE  </w:t>
                    </w:r>
                    <w:r>
                      <w:rPr>
                        <w:i/>
                        <w:sz w:val="24"/>
                      </w:rPr>
                      <w:t xml:space="preserve">COLLISION  </w:t>
                    </w:r>
                    <w:r>
                      <w:rPr>
                        <w:i/>
                        <w:spacing w:val="-4"/>
                        <w:sz w:val="24"/>
                      </w:rPr>
                      <w:t xml:space="preserve">RECOVERY </w:t>
                    </w:r>
                    <w:r>
                      <w:rPr>
                        <w:i/>
                        <w:sz w:val="24"/>
                      </w:rPr>
                      <w:t>SYSTEM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GB" w:eastAsia="en-GB"/>
      </w:rPr>
      <mc:AlternateContent>
        <mc:Choice Requires="wps">
          <w:drawing>
            <wp:anchor distT="0" distB="0" distL="114300" distR="114300" simplePos="0" relativeHeight="251662336" behindDoc="1" locked="0" layoutInCell="1" allowOverlap="1" wp14:anchorId="4F79715B" wp14:editId="00FE997D">
              <wp:simplePos x="0" y="0"/>
              <wp:positionH relativeFrom="page">
                <wp:posOffset>6288405</wp:posOffset>
              </wp:positionH>
              <wp:positionV relativeFrom="page">
                <wp:posOffset>1005205</wp:posOffset>
              </wp:positionV>
              <wp:extent cx="199390" cy="239395"/>
              <wp:effectExtent l="1905" t="0" r="0" b="3175"/>
              <wp:wrapNone/>
              <wp:docPr id="10" name="Text Box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99390" cy="2393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52EFABB" w14:textId="7EE5594E" w:rsidR="00B0570F" w:rsidRDefault="00B0570F">
                          <w:pPr>
                            <w:pStyle w:val="BodyText"/>
                            <w:spacing w:before="37"/>
                            <w:ind w:left="4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0016F6">
                            <w:rPr>
                              <w:noProof/>
                            </w:rPr>
                            <w:t>85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F79715B" id="Text Box 7" o:spid="_x0000_s1988" type="#_x0000_t202" style="position:absolute;margin-left:495.15pt;margin-top:79.15pt;width:15.7pt;height:18.85pt;z-index:-251654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" filled="f" stroked="f">
              <v:textbox inset="0,0,0,0">
                <w:txbxContent>
                  <w:p w14:paraId="352EFABB" w14:textId="7EE5594E" w:rsidR="00B0570F" w:rsidRDefault="00B0570F">
                    <w:pPr>
                      <w:pStyle w:val="BodyText"/>
                      <w:spacing w:before="37"/>
                      <w:ind w:left="4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0016F6">
                      <w:rPr>
                        <w:noProof/>
                      </w:rPr>
                      <w:t>85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0FAE832" w14:textId="77777777" w:rsidR="00B0570F" w:rsidRDefault="00B0570F">
    <w:pPr>
      <w:pStyle w:val="BodyText"/>
      <w:spacing w:line="14" w:lineRule="auto"/>
      <w:rPr>
        <w:sz w:val="20"/>
      </w:rPr>
    </w:pPr>
    <w:r>
      <w:rPr>
        <w:noProof/>
        <w:lang w:val="en-GB" w:eastAsia="en-GB"/>
      </w:rPr>
      <mc:AlternateContent>
        <mc:Choice Requires="wps">
          <w:drawing>
            <wp:anchor distT="0" distB="0" distL="114300" distR="114300" simplePos="0" relativeHeight="251672576" behindDoc="1" locked="0" layoutInCell="1" allowOverlap="1" wp14:anchorId="4252F354" wp14:editId="034DA9B9">
              <wp:simplePos x="0" y="0"/>
              <wp:positionH relativeFrom="page">
                <wp:posOffset>1071880</wp:posOffset>
              </wp:positionH>
              <wp:positionV relativeFrom="page">
                <wp:posOffset>1005205</wp:posOffset>
              </wp:positionV>
              <wp:extent cx="199390" cy="239395"/>
              <wp:effectExtent l="0" t="0" r="0" b="3175"/>
              <wp:wrapNone/>
              <wp:docPr id="8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99390" cy="2393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F3E99DC" w14:textId="701617A3" w:rsidR="00B0570F" w:rsidRDefault="00B0570F">
                          <w:pPr>
                            <w:pStyle w:val="BodyText"/>
                            <w:spacing w:before="37"/>
                            <w:ind w:left="4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0016F6">
                            <w:rPr>
                              <w:noProof/>
                            </w:rPr>
                            <w:t>86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252F354" id="_x0000_t202" coordsize="21600,21600" o:spt="202" path="m,l,21600r21600,l21600,xe">
              <v:stroke joinstyle="miter"/>
              <v:path gradientshapeok="t" o:connecttype="rect"/>
            </v:shapetype>
            <v:shape id="_x0000_s1989" type="#_x0000_t202" style="position:absolute;margin-left:84.4pt;margin-top:79.15pt;width:15.7pt;height:18.85pt;z-index:-251643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" filled="f" stroked="f">
              <v:textbox inset="0,0,0,0">
                <w:txbxContent>
                  <w:p w14:paraId="7F3E99DC" w14:textId="701617A3" w:rsidR="00B0570F" w:rsidRDefault="00B0570F">
                    <w:pPr>
                      <w:pStyle w:val="BodyText"/>
                      <w:spacing w:before="37"/>
                      <w:ind w:left="4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0016F6">
                      <w:rPr>
                        <w:noProof/>
                      </w:rPr>
                      <w:t>86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GB" w:eastAsia="en-GB"/>
      </w:rPr>
      <mc:AlternateContent>
        <mc:Choice Requires="wps">
          <w:drawing>
            <wp:anchor distT="0" distB="0" distL="114300" distR="114300" simplePos="0" relativeHeight="251674624" behindDoc="1" locked="0" layoutInCell="1" allowOverlap="1" wp14:anchorId="5574D2BB" wp14:editId="7DC5366F">
              <wp:simplePos x="0" y="0"/>
              <wp:positionH relativeFrom="page">
                <wp:posOffset>2704465</wp:posOffset>
              </wp:positionH>
              <wp:positionV relativeFrom="page">
                <wp:posOffset>1005205</wp:posOffset>
              </wp:positionV>
              <wp:extent cx="3496945" cy="239395"/>
              <wp:effectExtent l="0" t="0" r="0" b="3175"/>
              <wp:wrapNone/>
              <wp:docPr id="6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96945" cy="2393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1C16C9E" w14:textId="77777777" w:rsidR="00B0570F" w:rsidRDefault="00B0570F">
                          <w:pPr>
                            <w:spacing w:before="37"/>
                            <w:ind w:left="20"/>
                            <w:rPr>
                              <w:i/>
                              <w:sz w:val="24"/>
                            </w:rPr>
                          </w:pPr>
                          <w:r>
                            <w:rPr>
                              <w:i/>
                              <w:w w:val="105"/>
                              <w:sz w:val="24"/>
                            </w:rPr>
                            <w:t>CHAPTER 5.  FRAME LENGTH OPTIMIZATION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574D2BB" id="Text Box 1" o:spid="_x0000_s1990" type="#_x0000_t202" style="position:absolute;margin-left:212.95pt;margin-top:79.15pt;width:275.35pt;height:18.85pt;z-index:-251641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" filled="f" stroked="f">
              <v:textbox inset="0,0,0,0">
                <w:txbxContent>
                  <w:p w14:paraId="11C16C9E" w14:textId="77777777" w:rsidR="00B0570F" w:rsidRDefault="00B0570F">
                    <w:pPr>
                      <w:spacing w:before="37"/>
                      <w:ind w:left="20"/>
                      <w:rPr>
                        <w:i/>
                        <w:sz w:val="24"/>
                      </w:rPr>
                    </w:pPr>
                    <w:r>
                      <w:rPr>
                        <w:i/>
                        <w:w w:val="105"/>
                        <w:sz w:val="24"/>
                      </w:rPr>
                      <w:t>CHAPTER 5.  FRAME LENGTH OPTIMIZATION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F6567D"/>
    <w:multiLevelType w:val="hybridMultilevel"/>
    <w:tmpl w:val="6FE06DD0"/>
    <w:lvl w:ilvl="0" w:tplc="50DEAFB2">
      <w:start w:val="1"/>
      <w:numFmt w:val="lowerLetter"/>
      <w:lvlText w:val="(%1)"/>
      <w:lvlJc w:val="left"/>
      <w:pPr>
        <w:ind w:left="3434" w:hanging="321"/>
        <w:jc w:val="right"/>
      </w:pPr>
      <w:rPr>
        <w:rFonts w:ascii="Century" w:eastAsia="Century" w:hAnsi="Century" w:cs="Century" w:hint="default"/>
        <w:w w:val="104"/>
        <w:sz w:val="20"/>
        <w:szCs w:val="20"/>
      </w:rPr>
    </w:lvl>
    <w:lvl w:ilvl="1" w:tplc="B12C580A">
      <w:numFmt w:val="bullet"/>
      <w:lvlText w:val="•"/>
      <w:lvlJc w:val="left"/>
      <w:pPr>
        <w:ind w:left="4118" w:hanging="321"/>
      </w:pPr>
      <w:rPr>
        <w:rFonts w:hint="default"/>
      </w:rPr>
    </w:lvl>
    <w:lvl w:ilvl="2" w:tplc="05D2C5A4">
      <w:numFmt w:val="bullet"/>
      <w:lvlText w:val="•"/>
      <w:lvlJc w:val="left"/>
      <w:pPr>
        <w:ind w:left="4797" w:hanging="321"/>
      </w:pPr>
      <w:rPr>
        <w:rFonts w:hint="default"/>
      </w:rPr>
    </w:lvl>
    <w:lvl w:ilvl="3" w:tplc="D2603140">
      <w:numFmt w:val="bullet"/>
      <w:lvlText w:val="•"/>
      <w:lvlJc w:val="left"/>
      <w:pPr>
        <w:ind w:left="5475" w:hanging="321"/>
      </w:pPr>
      <w:rPr>
        <w:rFonts w:hint="default"/>
      </w:rPr>
    </w:lvl>
    <w:lvl w:ilvl="4" w:tplc="DAFEC7E4">
      <w:numFmt w:val="bullet"/>
      <w:lvlText w:val="•"/>
      <w:lvlJc w:val="left"/>
      <w:pPr>
        <w:ind w:left="6154" w:hanging="321"/>
      </w:pPr>
      <w:rPr>
        <w:rFonts w:hint="default"/>
      </w:rPr>
    </w:lvl>
    <w:lvl w:ilvl="5" w:tplc="2D7C68A8">
      <w:numFmt w:val="bullet"/>
      <w:lvlText w:val="•"/>
      <w:lvlJc w:val="left"/>
      <w:pPr>
        <w:ind w:left="6832" w:hanging="321"/>
      </w:pPr>
      <w:rPr>
        <w:rFonts w:hint="default"/>
      </w:rPr>
    </w:lvl>
    <w:lvl w:ilvl="6" w:tplc="95DEEEE4">
      <w:numFmt w:val="bullet"/>
      <w:lvlText w:val="•"/>
      <w:lvlJc w:val="left"/>
      <w:pPr>
        <w:ind w:left="7511" w:hanging="321"/>
      </w:pPr>
      <w:rPr>
        <w:rFonts w:hint="default"/>
      </w:rPr>
    </w:lvl>
    <w:lvl w:ilvl="7" w:tplc="45BE093A">
      <w:numFmt w:val="bullet"/>
      <w:lvlText w:val="•"/>
      <w:lvlJc w:val="left"/>
      <w:pPr>
        <w:ind w:left="8189" w:hanging="321"/>
      </w:pPr>
      <w:rPr>
        <w:rFonts w:hint="default"/>
      </w:rPr>
    </w:lvl>
    <w:lvl w:ilvl="8" w:tplc="4EC693CC">
      <w:numFmt w:val="bullet"/>
      <w:lvlText w:val="•"/>
      <w:lvlJc w:val="left"/>
      <w:pPr>
        <w:ind w:left="8868" w:hanging="321"/>
      </w:pPr>
      <w:rPr>
        <w:rFonts w:hint="default"/>
      </w:rPr>
    </w:lvl>
  </w:abstractNum>
  <w:abstractNum w:abstractNumId="1" w15:restartNumberingAfterBreak="0">
    <w:nsid w:val="17386B01"/>
    <w:multiLevelType w:val="multilevel"/>
    <w:tmpl w:val="54302806"/>
    <w:lvl w:ilvl="0">
      <w:start w:val="5"/>
      <w:numFmt w:val="decimal"/>
      <w:lvlText w:val="%1"/>
      <w:lvlJc w:val="left"/>
      <w:pPr>
        <w:ind w:left="990" w:hanging="883"/>
        <w:jc w:val="left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990" w:hanging="883"/>
        <w:jc w:val="left"/>
      </w:pPr>
      <w:rPr>
        <w:rFonts w:ascii="Georgia" w:eastAsia="Georgia" w:hAnsi="Georgia" w:cs="Georgia" w:hint="default"/>
        <w:b/>
        <w:bCs/>
        <w:spacing w:val="-1"/>
        <w:w w:val="92"/>
        <w:sz w:val="34"/>
        <w:szCs w:val="34"/>
      </w:rPr>
    </w:lvl>
    <w:lvl w:ilvl="2">
      <w:start w:val="1"/>
      <w:numFmt w:val="decimal"/>
      <w:lvlText w:val="%1.%2.%3"/>
      <w:lvlJc w:val="left"/>
      <w:pPr>
        <w:ind w:left="1094" w:hanging="987"/>
        <w:jc w:val="left"/>
      </w:pPr>
      <w:rPr>
        <w:rFonts w:ascii="Georgia" w:eastAsia="Georgia" w:hAnsi="Georgia" w:cs="Georgia" w:hint="default"/>
        <w:b/>
        <w:bCs/>
        <w:spacing w:val="-1"/>
        <w:w w:val="99"/>
        <w:sz w:val="28"/>
        <w:szCs w:val="28"/>
      </w:rPr>
    </w:lvl>
    <w:lvl w:ilvl="3">
      <w:start w:val="1"/>
      <w:numFmt w:val="lowerLetter"/>
      <w:lvlText w:val="(%4)"/>
      <w:lvlJc w:val="left"/>
      <w:pPr>
        <w:ind w:left="3404" w:hanging="321"/>
        <w:jc w:val="right"/>
      </w:pPr>
      <w:rPr>
        <w:rFonts w:ascii="Century" w:eastAsia="Century" w:hAnsi="Century" w:cs="Century" w:hint="default"/>
        <w:w w:val="104"/>
        <w:sz w:val="20"/>
        <w:szCs w:val="20"/>
      </w:rPr>
    </w:lvl>
    <w:lvl w:ilvl="4">
      <w:numFmt w:val="bullet"/>
      <w:lvlText w:val="•"/>
      <w:lvlJc w:val="left"/>
      <w:pPr>
        <w:ind w:left="4686" w:hanging="321"/>
      </w:pPr>
      <w:rPr>
        <w:rFonts w:hint="default"/>
      </w:rPr>
    </w:lvl>
    <w:lvl w:ilvl="5">
      <w:numFmt w:val="bullet"/>
      <w:lvlText w:val="•"/>
      <w:lvlJc w:val="left"/>
      <w:pPr>
        <w:ind w:left="5329" w:hanging="321"/>
      </w:pPr>
      <w:rPr>
        <w:rFonts w:hint="default"/>
      </w:rPr>
    </w:lvl>
    <w:lvl w:ilvl="6">
      <w:numFmt w:val="bullet"/>
      <w:lvlText w:val="•"/>
      <w:lvlJc w:val="left"/>
      <w:pPr>
        <w:ind w:left="5972" w:hanging="321"/>
      </w:pPr>
      <w:rPr>
        <w:rFonts w:hint="default"/>
      </w:rPr>
    </w:lvl>
    <w:lvl w:ilvl="7">
      <w:numFmt w:val="bullet"/>
      <w:lvlText w:val="•"/>
      <w:lvlJc w:val="left"/>
      <w:pPr>
        <w:ind w:left="6615" w:hanging="321"/>
      </w:pPr>
      <w:rPr>
        <w:rFonts w:hint="default"/>
      </w:rPr>
    </w:lvl>
    <w:lvl w:ilvl="8">
      <w:numFmt w:val="bullet"/>
      <w:lvlText w:val="•"/>
      <w:lvlJc w:val="left"/>
      <w:pPr>
        <w:ind w:left="7259" w:hanging="321"/>
      </w:pPr>
      <w:rPr>
        <w:rFonts w:hint="default"/>
      </w:rPr>
    </w:lvl>
  </w:abstractNum>
  <w:abstractNum w:abstractNumId="2" w15:restartNumberingAfterBreak="0">
    <w:nsid w:val="1B1E1303"/>
    <w:multiLevelType w:val="hybridMultilevel"/>
    <w:tmpl w:val="1E38D122"/>
    <w:lvl w:ilvl="0" w:tplc="B88ECFF6">
      <w:numFmt w:val="bullet"/>
      <w:lvlText w:val="·"/>
      <w:lvlJc w:val="left"/>
      <w:pPr>
        <w:ind w:left="117" w:hanging="110"/>
      </w:pPr>
      <w:rPr>
        <w:rFonts w:ascii="Arial" w:eastAsia="Arial" w:hAnsi="Arial" w:cs="Arial" w:hint="default"/>
        <w:i/>
        <w:w w:val="82"/>
        <w:sz w:val="21"/>
        <w:szCs w:val="21"/>
      </w:rPr>
    </w:lvl>
    <w:lvl w:ilvl="1" w:tplc="B97A07A8">
      <w:numFmt w:val="bullet"/>
      <w:lvlText w:val="•"/>
      <w:lvlJc w:val="left"/>
      <w:pPr>
        <w:ind w:left="155" w:hanging="110"/>
      </w:pPr>
      <w:rPr>
        <w:rFonts w:hint="default"/>
      </w:rPr>
    </w:lvl>
    <w:lvl w:ilvl="2" w:tplc="F51A74BC">
      <w:numFmt w:val="bullet"/>
      <w:lvlText w:val="•"/>
      <w:lvlJc w:val="left"/>
      <w:pPr>
        <w:ind w:left="190" w:hanging="110"/>
      </w:pPr>
      <w:rPr>
        <w:rFonts w:hint="default"/>
      </w:rPr>
    </w:lvl>
    <w:lvl w:ilvl="3" w:tplc="AFEA1522">
      <w:numFmt w:val="bullet"/>
      <w:lvlText w:val="•"/>
      <w:lvlJc w:val="left"/>
      <w:pPr>
        <w:ind w:left="224" w:hanging="110"/>
      </w:pPr>
      <w:rPr>
        <w:rFonts w:hint="default"/>
      </w:rPr>
    </w:lvl>
    <w:lvl w:ilvl="4" w:tplc="09FEC49E">
      <w:numFmt w:val="bullet"/>
      <w:lvlText w:val="•"/>
      <w:lvlJc w:val="left"/>
      <w:pPr>
        <w:ind w:left="259" w:hanging="110"/>
      </w:pPr>
      <w:rPr>
        <w:rFonts w:hint="default"/>
      </w:rPr>
    </w:lvl>
    <w:lvl w:ilvl="5" w:tplc="5A2A8950">
      <w:numFmt w:val="bullet"/>
      <w:lvlText w:val="•"/>
      <w:lvlJc w:val="left"/>
      <w:pPr>
        <w:ind w:left="294" w:hanging="110"/>
      </w:pPr>
      <w:rPr>
        <w:rFonts w:hint="default"/>
      </w:rPr>
    </w:lvl>
    <w:lvl w:ilvl="6" w:tplc="58EA982A">
      <w:numFmt w:val="bullet"/>
      <w:lvlText w:val="•"/>
      <w:lvlJc w:val="left"/>
      <w:pPr>
        <w:ind w:left="329" w:hanging="110"/>
      </w:pPr>
      <w:rPr>
        <w:rFonts w:hint="default"/>
      </w:rPr>
    </w:lvl>
    <w:lvl w:ilvl="7" w:tplc="10504910">
      <w:numFmt w:val="bullet"/>
      <w:lvlText w:val="•"/>
      <w:lvlJc w:val="left"/>
      <w:pPr>
        <w:ind w:left="364" w:hanging="110"/>
      </w:pPr>
      <w:rPr>
        <w:rFonts w:hint="default"/>
      </w:rPr>
    </w:lvl>
    <w:lvl w:ilvl="8" w:tplc="57942760">
      <w:numFmt w:val="bullet"/>
      <w:lvlText w:val="•"/>
      <w:lvlJc w:val="left"/>
      <w:pPr>
        <w:ind w:left="399" w:hanging="110"/>
      </w:pPr>
      <w:rPr>
        <w:rFonts w:hint="default"/>
      </w:rPr>
    </w:lvl>
  </w:abstractNum>
  <w:abstractNum w:abstractNumId="3" w15:restartNumberingAfterBreak="0">
    <w:nsid w:val="2CCE17EB"/>
    <w:multiLevelType w:val="multilevel"/>
    <w:tmpl w:val="F7F06AB8"/>
    <w:lvl w:ilvl="0">
      <w:start w:val="5"/>
      <w:numFmt w:val="decimal"/>
      <w:lvlText w:val="%1"/>
      <w:lvlJc w:val="left"/>
      <w:pPr>
        <w:ind w:left="1362" w:hanging="883"/>
        <w:jc w:val="left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1362" w:hanging="883"/>
        <w:jc w:val="left"/>
      </w:pPr>
      <w:rPr>
        <w:rFonts w:ascii="Georgia" w:eastAsia="Georgia" w:hAnsi="Georgia" w:cs="Georgia" w:hint="default"/>
        <w:b/>
        <w:bCs/>
        <w:spacing w:val="-1"/>
        <w:w w:val="95"/>
        <w:sz w:val="34"/>
        <w:szCs w:val="34"/>
      </w:rPr>
    </w:lvl>
    <w:lvl w:ilvl="2">
      <w:start w:val="1"/>
      <w:numFmt w:val="lowerLetter"/>
      <w:lvlText w:val="(%3)"/>
      <w:lvlJc w:val="left"/>
      <w:pPr>
        <w:ind w:left="1388" w:hanging="321"/>
        <w:jc w:val="left"/>
      </w:pPr>
      <w:rPr>
        <w:rFonts w:ascii="Century" w:eastAsia="Century" w:hAnsi="Century" w:cs="Century" w:hint="default"/>
        <w:w w:val="104"/>
        <w:sz w:val="20"/>
        <w:szCs w:val="20"/>
      </w:rPr>
    </w:lvl>
    <w:lvl w:ilvl="3">
      <w:numFmt w:val="bullet"/>
      <w:lvlText w:val="•"/>
      <w:lvlJc w:val="left"/>
      <w:pPr>
        <w:ind w:left="3345" w:hanging="321"/>
      </w:pPr>
      <w:rPr>
        <w:rFonts w:hint="default"/>
      </w:rPr>
    </w:lvl>
    <w:lvl w:ilvl="4">
      <w:numFmt w:val="bullet"/>
      <w:lvlText w:val="•"/>
      <w:lvlJc w:val="left"/>
      <w:pPr>
        <w:ind w:left="4328" w:hanging="321"/>
      </w:pPr>
      <w:rPr>
        <w:rFonts w:hint="default"/>
      </w:rPr>
    </w:lvl>
    <w:lvl w:ilvl="5">
      <w:numFmt w:val="bullet"/>
      <w:lvlText w:val="•"/>
      <w:lvlJc w:val="left"/>
      <w:pPr>
        <w:ind w:left="5311" w:hanging="321"/>
      </w:pPr>
      <w:rPr>
        <w:rFonts w:hint="default"/>
      </w:rPr>
    </w:lvl>
    <w:lvl w:ilvl="6">
      <w:numFmt w:val="bullet"/>
      <w:lvlText w:val="•"/>
      <w:lvlJc w:val="left"/>
      <w:pPr>
        <w:ind w:left="6294" w:hanging="321"/>
      </w:pPr>
      <w:rPr>
        <w:rFonts w:hint="default"/>
      </w:rPr>
    </w:lvl>
    <w:lvl w:ilvl="7">
      <w:numFmt w:val="bullet"/>
      <w:lvlText w:val="•"/>
      <w:lvlJc w:val="left"/>
      <w:pPr>
        <w:ind w:left="7277" w:hanging="321"/>
      </w:pPr>
      <w:rPr>
        <w:rFonts w:hint="default"/>
      </w:rPr>
    </w:lvl>
    <w:lvl w:ilvl="8">
      <w:numFmt w:val="bullet"/>
      <w:lvlText w:val="•"/>
      <w:lvlJc w:val="left"/>
      <w:pPr>
        <w:ind w:left="8259" w:hanging="321"/>
      </w:pPr>
      <w:rPr>
        <w:rFonts w:hint="default"/>
      </w:rPr>
    </w:lvl>
  </w:abstractNum>
  <w:abstractNum w:abstractNumId="4" w15:restartNumberingAfterBreak="0">
    <w:nsid w:val="472D51B8"/>
    <w:multiLevelType w:val="hybridMultilevel"/>
    <w:tmpl w:val="97D0A8D6"/>
    <w:lvl w:ilvl="0" w:tplc="88B4E090">
      <w:start w:val="1"/>
      <w:numFmt w:val="lowerLetter"/>
      <w:lvlText w:val="(%1)"/>
      <w:lvlJc w:val="left"/>
      <w:pPr>
        <w:ind w:left="108" w:hanging="314"/>
        <w:jc w:val="left"/>
      </w:pPr>
      <w:rPr>
        <w:rFonts w:ascii="Century" w:eastAsia="Century" w:hAnsi="Century" w:cs="Century" w:hint="default"/>
        <w:w w:val="104"/>
        <w:sz w:val="20"/>
        <w:szCs w:val="20"/>
      </w:rPr>
    </w:lvl>
    <w:lvl w:ilvl="1" w:tplc="A154A5F2">
      <w:numFmt w:val="bullet"/>
      <w:lvlText w:val="•"/>
      <w:lvlJc w:val="left"/>
      <w:pPr>
        <w:ind w:left="950" w:hanging="314"/>
      </w:pPr>
      <w:rPr>
        <w:rFonts w:hint="default"/>
      </w:rPr>
    </w:lvl>
    <w:lvl w:ilvl="2" w:tplc="CDB8BB22">
      <w:numFmt w:val="bullet"/>
      <w:lvlText w:val="•"/>
      <w:lvlJc w:val="left"/>
      <w:pPr>
        <w:ind w:left="1801" w:hanging="314"/>
      </w:pPr>
      <w:rPr>
        <w:rFonts w:hint="default"/>
      </w:rPr>
    </w:lvl>
    <w:lvl w:ilvl="3" w:tplc="A02A14A8">
      <w:numFmt w:val="bullet"/>
      <w:lvlText w:val="•"/>
      <w:lvlJc w:val="left"/>
      <w:pPr>
        <w:ind w:left="2651" w:hanging="314"/>
      </w:pPr>
      <w:rPr>
        <w:rFonts w:hint="default"/>
      </w:rPr>
    </w:lvl>
    <w:lvl w:ilvl="4" w:tplc="C924F53E">
      <w:numFmt w:val="bullet"/>
      <w:lvlText w:val="•"/>
      <w:lvlJc w:val="left"/>
      <w:pPr>
        <w:ind w:left="3502" w:hanging="314"/>
      </w:pPr>
      <w:rPr>
        <w:rFonts w:hint="default"/>
      </w:rPr>
    </w:lvl>
    <w:lvl w:ilvl="5" w:tplc="F9CEFEB6">
      <w:numFmt w:val="bullet"/>
      <w:lvlText w:val="•"/>
      <w:lvlJc w:val="left"/>
      <w:pPr>
        <w:ind w:left="4352" w:hanging="314"/>
      </w:pPr>
      <w:rPr>
        <w:rFonts w:hint="default"/>
      </w:rPr>
    </w:lvl>
    <w:lvl w:ilvl="6" w:tplc="520E602E">
      <w:numFmt w:val="bullet"/>
      <w:lvlText w:val="•"/>
      <w:lvlJc w:val="left"/>
      <w:pPr>
        <w:ind w:left="5203" w:hanging="314"/>
      </w:pPr>
      <w:rPr>
        <w:rFonts w:hint="default"/>
      </w:rPr>
    </w:lvl>
    <w:lvl w:ilvl="7" w:tplc="582017FA">
      <w:numFmt w:val="bullet"/>
      <w:lvlText w:val="•"/>
      <w:lvlJc w:val="left"/>
      <w:pPr>
        <w:ind w:left="6053" w:hanging="314"/>
      </w:pPr>
      <w:rPr>
        <w:rFonts w:hint="default"/>
      </w:rPr>
    </w:lvl>
    <w:lvl w:ilvl="8" w:tplc="1C94D0A2">
      <w:numFmt w:val="bullet"/>
      <w:lvlText w:val="•"/>
      <w:lvlJc w:val="left"/>
      <w:pPr>
        <w:ind w:left="6904" w:hanging="314"/>
      </w:pPr>
      <w:rPr>
        <w:rFonts w:hint="default"/>
      </w:rPr>
    </w:lvl>
  </w:abstractNum>
  <w:abstractNum w:abstractNumId="5" w15:restartNumberingAfterBreak="0">
    <w:nsid w:val="5745437B"/>
    <w:multiLevelType w:val="multilevel"/>
    <w:tmpl w:val="6F127010"/>
    <w:lvl w:ilvl="0">
      <w:start w:val="5"/>
      <w:numFmt w:val="decimal"/>
      <w:lvlText w:val="%1"/>
      <w:lvlJc w:val="left"/>
      <w:pPr>
        <w:ind w:left="990" w:hanging="883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90" w:hanging="883"/>
        <w:jc w:val="left"/>
      </w:pPr>
      <w:rPr>
        <w:rFonts w:ascii="Georgia" w:eastAsia="Georgia" w:hAnsi="Georgia" w:cs="Georgia" w:hint="default"/>
        <w:b/>
        <w:bCs/>
        <w:spacing w:val="-1"/>
        <w:w w:val="102"/>
        <w:sz w:val="34"/>
        <w:szCs w:val="34"/>
      </w:rPr>
    </w:lvl>
    <w:lvl w:ilvl="2">
      <w:start w:val="1"/>
      <w:numFmt w:val="decimal"/>
      <w:lvlText w:val="%1.%2.%3"/>
      <w:lvlJc w:val="left"/>
      <w:pPr>
        <w:ind w:left="1094" w:hanging="987"/>
        <w:jc w:val="right"/>
      </w:pPr>
      <w:rPr>
        <w:rFonts w:ascii="Georgia" w:eastAsia="Georgia" w:hAnsi="Georgia" w:cs="Georgia" w:hint="default"/>
        <w:b/>
        <w:bCs/>
        <w:spacing w:val="-1"/>
        <w:w w:val="106"/>
        <w:sz w:val="28"/>
        <w:szCs w:val="28"/>
      </w:rPr>
    </w:lvl>
    <w:lvl w:ilvl="3">
      <w:numFmt w:val="bullet"/>
      <w:lvlText w:val="•"/>
      <w:lvlJc w:val="left"/>
      <w:pPr>
        <w:ind w:left="2320" w:hanging="987"/>
      </w:pPr>
      <w:rPr>
        <w:rFonts w:hint="default"/>
      </w:rPr>
    </w:lvl>
    <w:lvl w:ilvl="4">
      <w:numFmt w:val="bullet"/>
      <w:lvlText w:val="•"/>
      <w:lvlJc w:val="left"/>
      <w:pPr>
        <w:ind w:left="1982" w:hanging="987"/>
      </w:pPr>
      <w:rPr>
        <w:rFonts w:hint="default"/>
      </w:rPr>
    </w:lvl>
    <w:lvl w:ilvl="5">
      <w:numFmt w:val="bullet"/>
      <w:lvlText w:val="•"/>
      <w:lvlJc w:val="left"/>
      <w:pPr>
        <w:ind w:left="1645" w:hanging="987"/>
      </w:pPr>
      <w:rPr>
        <w:rFonts w:hint="default"/>
      </w:rPr>
    </w:lvl>
    <w:lvl w:ilvl="6">
      <w:numFmt w:val="bullet"/>
      <w:lvlText w:val="•"/>
      <w:lvlJc w:val="left"/>
      <w:pPr>
        <w:ind w:left="1308" w:hanging="987"/>
      </w:pPr>
      <w:rPr>
        <w:rFonts w:hint="default"/>
      </w:rPr>
    </w:lvl>
    <w:lvl w:ilvl="7">
      <w:numFmt w:val="bullet"/>
      <w:lvlText w:val="•"/>
      <w:lvlJc w:val="left"/>
      <w:pPr>
        <w:ind w:left="971" w:hanging="987"/>
      </w:pPr>
      <w:rPr>
        <w:rFonts w:hint="default"/>
      </w:rPr>
    </w:lvl>
    <w:lvl w:ilvl="8">
      <w:numFmt w:val="bullet"/>
      <w:lvlText w:val="•"/>
      <w:lvlJc w:val="left"/>
      <w:pPr>
        <w:ind w:left="634" w:hanging="987"/>
      </w:pPr>
      <w:rPr>
        <w:rFonts w:hint="default"/>
      </w:rPr>
    </w:lvl>
  </w:abstractNum>
  <w:abstractNum w:abstractNumId="6" w15:restartNumberingAfterBreak="0">
    <w:nsid w:val="6E92360A"/>
    <w:multiLevelType w:val="multilevel"/>
    <w:tmpl w:val="935A4FAA"/>
    <w:lvl w:ilvl="0">
      <w:start w:val="5"/>
      <w:numFmt w:val="decimal"/>
      <w:lvlText w:val="%1"/>
      <w:lvlJc w:val="left"/>
      <w:pPr>
        <w:ind w:left="1362" w:hanging="883"/>
        <w:jc w:val="left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362" w:hanging="883"/>
        <w:jc w:val="right"/>
      </w:pPr>
      <w:rPr>
        <w:rFonts w:ascii="Georgia" w:eastAsia="Georgia" w:hAnsi="Georgia" w:cs="Georgia" w:hint="default"/>
        <w:b/>
        <w:bCs/>
        <w:spacing w:val="-1"/>
        <w:w w:val="93"/>
        <w:sz w:val="34"/>
        <w:szCs w:val="34"/>
      </w:rPr>
    </w:lvl>
    <w:lvl w:ilvl="2">
      <w:start w:val="1"/>
      <w:numFmt w:val="decimal"/>
      <w:lvlText w:val="%1.%2.%3"/>
      <w:lvlJc w:val="left"/>
      <w:pPr>
        <w:ind w:left="1466" w:hanging="987"/>
        <w:jc w:val="left"/>
      </w:pPr>
      <w:rPr>
        <w:rFonts w:ascii="Georgia" w:eastAsia="Georgia" w:hAnsi="Georgia" w:cs="Georgia" w:hint="default"/>
        <w:b/>
        <w:bCs/>
        <w:spacing w:val="-1"/>
        <w:w w:val="100"/>
        <w:sz w:val="28"/>
        <w:szCs w:val="28"/>
      </w:rPr>
    </w:lvl>
    <w:lvl w:ilvl="3">
      <w:numFmt w:val="bullet"/>
      <w:lvlText w:val="•"/>
      <w:lvlJc w:val="left"/>
      <w:pPr>
        <w:ind w:left="3047" w:hanging="987"/>
      </w:pPr>
      <w:rPr>
        <w:rFonts w:hint="default"/>
      </w:rPr>
    </w:lvl>
    <w:lvl w:ilvl="4">
      <w:numFmt w:val="bullet"/>
      <w:lvlText w:val="•"/>
      <w:lvlJc w:val="left"/>
      <w:pPr>
        <w:ind w:left="3841" w:hanging="987"/>
      </w:pPr>
      <w:rPr>
        <w:rFonts w:hint="default"/>
      </w:rPr>
    </w:lvl>
    <w:lvl w:ilvl="5">
      <w:numFmt w:val="bullet"/>
      <w:lvlText w:val="•"/>
      <w:lvlJc w:val="left"/>
      <w:pPr>
        <w:ind w:left="4635" w:hanging="987"/>
      </w:pPr>
      <w:rPr>
        <w:rFonts w:hint="default"/>
      </w:rPr>
    </w:lvl>
    <w:lvl w:ilvl="6">
      <w:numFmt w:val="bullet"/>
      <w:lvlText w:val="•"/>
      <w:lvlJc w:val="left"/>
      <w:pPr>
        <w:ind w:left="5429" w:hanging="987"/>
      </w:pPr>
      <w:rPr>
        <w:rFonts w:hint="default"/>
      </w:rPr>
    </w:lvl>
    <w:lvl w:ilvl="7">
      <w:numFmt w:val="bullet"/>
      <w:lvlText w:val="•"/>
      <w:lvlJc w:val="left"/>
      <w:pPr>
        <w:ind w:left="6223" w:hanging="987"/>
      </w:pPr>
      <w:rPr>
        <w:rFonts w:hint="default"/>
      </w:rPr>
    </w:lvl>
    <w:lvl w:ilvl="8">
      <w:numFmt w:val="bullet"/>
      <w:lvlText w:val="•"/>
      <w:lvlJc w:val="left"/>
      <w:pPr>
        <w:ind w:left="7017" w:hanging="987"/>
      </w:pPr>
      <w:rPr>
        <w:rFonts w:hint="default"/>
      </w:rPr>
    </w:lvl>
  </w:abstractNum>
  <w:abstractNum w:abstractNumId="7" w15:restartNumberingAfterBreak="0">
    <w:nsid w:val="78743C99"/>
    <w:multiLevelType w:val="hybridMultilevel"/>
    <w:tmpl w:val="D9C021E4"/>
    <w:lvl w:ilvl="0" w:tplc="987403D6">
      <w:start w:val="1"/>
      <w:numFmt w:val="lowerLetter"/>
      <w:lvlText w:val="(%1)"/>
      <w:lvlJc w:val="left"/>
      <w:pPr>
        <w:ind w:left="2942" w:hanging="321"/>
        <w:jc w:val="right"/>
      </w:pPr>
      <w:rPr>
        <w:rFonts w:ascii="Century" w:eastAsia="Century" w:hAnsi="Century" w:cs="Century" w:hint="default"/>
        <w:w w:val="104"/>
        <w:sz w:val="20"/>
        <w:szCs w:val="20"/>
      </w:rPr>
    </w:lvl>
    <w:lvl w:ilvl="1" w:tplc="607A9644">
      <w:numFmt w:val="bullet"/>
      <w:lvlText w:val="•"/>
      <w:lvlJc w:val="left"/>
      <w:pPr>
        <w:ind w:left="3674" w:hanging="321"/>
      </w:pPr>
      <w:rPr>
        <w:rFonts w:hint="default"/>
      </w:rPr>
    </w:lvl>
    <w:lvl w:ilvl="2" w:tplc="4E2C8744">
      <w:numFmt w:val="bullet"/>
      <w:lvlText w:val="•"/>
      <w:lvlJc w:val="left"/>
      <w:pPr>
        <w:ind w:left="4409" w:hanging="321"/>
      </w:pPr>
      <w:rPr>
        <w:rFonts w:hint="default"/>
      </w:rPr>
    </w:lvl>
    <w:lvl w:ilvl="3" w:tplc="BF1E93BE">
      <w:numFmt w:val="bullet"/>
      <w:lvlText w:val="•"/>
      <w:lvlJc w:val="left"/>
      <w:pPr>
        <w:ind w:left="5143" w:hanging="321"/>
      </w:pPr>
      <w:rPr>
        <w:rFonts w:hint="default"/>
      </w:rPr>
    </w:lvl>
    <w:lvl w:ilvl="4" w:tplc="765C498C">
      <w:numFmt w:val="bullet"/>
      <w:lvlText w:val="•"/>
      <w:lvlJc w:val="left"/>
      <w:pPr>
        <w:ind w:left="5878" w:hanging="321"/>
      </w:pPr>
      <w:rPr>
        <w:rFonts w:hint="default"/>
      </w:rPr>
    </w:lvl>
    <w:lvl w:ilvl="5" w:tplc="027C9C7A">
      <w:numFmt w:val="bullet"/>
      <w:lvlText w:val="•"/>
      <w:lvlJc w:val="left"/>
      <w:pPr>
        <w:ind w:left="6612" w:hanging="321"/>
      </w:pPr>
      <w:rPr>
        <w:rFonts w:hint="default"/>
      </w:rPr>
    </w:lvl>
    <w:lvl w:ilvl="6" w:tplc="912246A8">
      <w:numFmt w:val="bullet"/>
      <w:lvlText w:val="•"/>
      <w:lvlJc w:val="left"/>
      <w:pPr>
        <w:ind w:left="7347" w:hanging="321"/>
      </w:pPr>
      <w:rPr>
        <w:rFonts w:hint="default"/>
      </w:rPr>
    </w:lvl>
    <w:lvl w:ilvl="7" w:tplc="F22649E6">
      <w:numFmt w:val="bullet"/>
      <w:lvlText w:val="•"/>
      <w:lvlJc w:val="left"/>
      <w:pPr>
        <w:ind w:left="8081" w:hanging="321"/>
      </w:pPr>
      <w:rPr>
        <w:rFonts w:hint="default"/>
      </w:rPr>
    </w:lvl>
    <w:lvl w:ilvl="8" w:tplc="879AA2E6">
      <w:numFmt w:val="bullet"/>
      <w:lvlText w:val="•"/>
      <w:lvlJc w:val="left"/>
      <w:pPr>
        <w:ind w:left="8816" w:hanging="321"/>
      </w:pPr>
      <w:rPr>
        <w:rFonts w:hint="default"/>
      </w:rPr>
    </w:lvl>
  </w:abstractNum>
  <w:abstractNum w:abstractNumId="8" w15:restartNumberingAfterBreak="0">
    <w:nsid w:val="7B640230"/>
    <w:multiLevelType w:val="hybridMultilevel"/>
    <w:tmpl w:val="2208ED3C"/>
    <w:lvl w:ilvl="0" w:tplc="A1B41910">
      <w:numFmt w:val="bullet"/>
      <w:lvlText w:val="−"/>
      <w:lvlJc w:val="left"/>
      <w:pPr>
        <w:ind w:left="226" w:hanging="219"/>
      </w:pPr>
      <w:rPr>
        <w:rFonts w:ascii="Arial" w:eastAsia="Arial" w:hAnsi="Arial" w:cs="Arial" w:hint="default"/>
        <w:i/>
        <w:w w:val="132"/>
        <w:sz w:val="21"/>
        <w:szCs w:val="21"/>
      </w:rPr>
    </w:lvl>
    <w:lvl w:ilvl="1" w:tplc="F35E0354">
      <w:numFmt w:val="bullet"/>
      <w:lvlText w:val="•"/>
      <w:lvlJc w:val="left"/>
      <w:pPr>
        <w:ind w:left="360" w:hanging="219"/>
      </w:pPr>
      <w:rPr>
        <w:rFonts w:hint="default"/>
      </w:rPr>
    </w:lvl>
    <w:lvl w:ilvl="2" w:tplc="28B2789A">
      <w:numFmt w:val="bullet"/>
      <w:lvlText w:val="•"/>
      <w:lvlJc w:val="left"/>
      <w:pPr>
        <w:ind w:left="540" w:hanging="219"/>
      </w:pPr>
      <w:rPr>
        <w:rFonts w:hint="default"/>
      </w:rPr>
    </w:lvl>
    <w:lvl w:ilvl="3" w:tplc="1F7EA458">
      <w:numFmt w:val="bullet"/>
      <w:lvlText w:val="•"/>
      <w:lvlJc w:val="left"/>
      <w:pPr>
        <w:ind w:left="527" w:hanging="219"/>
      </w:pPr>
      <w:rPr>
        <w:rFonts w:hint="default"/>
      </w:rPr>
    </w:lvl>
    <w:lvl w:ilvl="4" w:tplc="50E83C34">
      <w:numFmt w:val="bullet"/>
      <w:lvlText w:val="•"/>
      <w:lvlJc w:val="left"/>
      <w:pPr>
        <w:ind w:left="514" w:hanging="219"/>
      </w:pPr>
      <w:rPr>
        <w:rFonts w:hint="default"/>
      </w:rPr>
    </w:lvl>
    <w:lvl w:ilvl="5" w:tplc="14461166">
      <w:numFmt w:val="bullet"/>
      <w:lvlText w:val="•"/>
      <w:lvlJc w:val="left"/>
      <w:pPr>
        <w:ind w:left="502" w:hanging="219"/>
      </w:pPr>
      <w:rPr>
        <w:rFonts w:hint="default"/>
      </w:rPr>
    </w:lvl>
    <w:lvl w:ilvl="6" w:tplc="DFE86AF2">
      <w:numFmt w:val="bullet"/>
      <w:lvlText w:val="•"/>
      <w:lvlJc w:val="left"/>
      <w:pPr>
        <w:ind w:left="489" w:hanging="219"/>
      </w:pPr>
      <w:rPr>
        <w:rFonts w:hint="default"/>
      </w:rPr>
    </w:lvl>
    <w:lvl w:ilvl="7" w:tplc="24B0EA76">
      <w:numFmt w:val="bullet"/>
      <w:lvlText w:val="•"/>
      <w:lvlJc w:val="left"/>
      <w:pPr>
        <w:ind w:left="477" w:hanging="219"/>
      </w:pPr>
      <w:rPr>
        <w:rFonts w:hint="default"/>
      </w:rPr>
    </w:lvl>
    <w:lvl w:ilvl="8" w:tplc="642A17A6">
      <w:numFmt w:val="bullet"/>
      <w:lvlText w:val="•"/>
      <w:lvlJc w:val="left"/>
      <w:pPr>
        <w:ind w:left="464" w:hanging="219"/>
      </w:pPr>
      <w:rPr>
        <w:rFonts w:hint="default"/>
      </w:rPr>
    </w:lvl>
  </w:abstractNum>
  <w:num w:numId="1">
    <w:abstractNumId w:val="0"/>
  </w:num>
  <w:num w:numId="2">
    <w:abstractNumId w:val="4"/>
  </w:num>
  <w:num w:numId="3">
    <w:abstractNumId w:val="3"/>
  </w:num>
  <w:num w:numId="4">
    <w:abstractNumId w:val="1"/>
  </w:num>
  <w:num w:numId="5">
    <w:abstractNumId w:val="7"/>
  </w:num>
  <w:num w:numId="6">
    <w:abstractNumId w:val="6"/>
  </w:num>
  <w:num w:numId="7">
    <w:abstractNumId w:val="2"/>
  </w:num>
  <w:num w:numId="8">
    <w:abstractNumId w:val="8"/>
  </w:num>
  <w:num w:numId="9">
    <w:abstractNumId w:val="5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Raghda Wahdan">
    <w15:presenceInfo w15:providerId="AD" w15:userId="S-1-5-21-1965074499-3761001645-2549423578-1370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trackRevisions/>
  <w:defaultTabStop w:val="720"/>
  <w:evenAndOddHeaders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D6B8B"/>
    <w:rsid w:val="000016F6"/>
    <w:rsid w:val="00016128"/>
    <w:rsid w:val="000335F1"/>
    <w:rsid w:val="001447A9"/>
    <w:rsid w:val="00171D0A"/>
    <w:rsid w:val="001D231F"/>
    <w:rsid w:val="003627DF"/>
    <w:rsid w:val="00400BA0"/>
    <w:rsid w:val="005D4689"/>
    <w:rsid w:val="005E7907"/>
    <w:rsid w:val="00665993"/>
    <w:rsid w:val="007B222D"/>
    <w:rsid w:val="007C3277"/>
    <w:rsid w:val="00861BBB"/>
    <w:rsid w:val="00890932"/>
    <w:rsid w:val="00931541"/>
    <w:rsid w:val="00956BD8"/>
    <w:rsid w:val="009D7EBA"/>
    <w:rsid w:val="00B0570F"/>
    <w:rsid w:val="00B21890"/>
    <w:rsid w:val="00C63BB8"/>
    <w:rsid w:val="00CB224B"/>
    <w:rsid w:val="00CB3CB4"/>
    <w:rsid w:val="00ED6B8B"/>
    <w:rsid w:val="00F672C4"/>
    <w:rsid w:val="00FA65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2E37DE7"/>
  <w15:docId w15:val="{66EED0EA-332F-44A0-BB4C-9D09391046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uiPriority w:val="1"/>
    <w:qFormat/>
    <w:rPr>
      <w:rFonts w:ascii="Palatino Linotype" w:eastAsia="Palatino Linotype" w:hAnsi="Palatino Linotype" w:cs="Palatino Linotype"/>
    </w:rPr>
  </w:style>
  <w:style w:type="paragraph" w:styleId="Heading1">
    <w:name w:val="heading 1"/>
    <w:basedOn w:val="Normal"/>
    <w:uiPriority w:val="1"/>
    <w:qFormat/>
    <w:pPr>
      <w:ind w:left="990" w:hanging="882"/>
      <w:jc w:val="both"/>
      <w:outlineLvl w:val="0"/>
    </w:pPr>
    <w:rPr>
      <w:rFonts w:ascii="Georgia" w:eastAsia="Georgia" w:hAnsi="Georgia" w:cs="Georgia"/>
      <w:b/>
      <w:bCs/>
      <w:sz w:val="34"/>
      <w:szCs w:val="34"/>
    </w:rPr>
  </w:style>
  <w:style w:type="paragraph" w:styleId="Heading2">
    <w:name w:val="heading 2"/>
    <w:basedOn w:val="Normal"/>
    <w:uiPriority w:val="1"/>
    <w:qFormat/>
    <w:pPr>
      <w:ind w:left="1094" w:hanging="986"/>
      <w:jc w:val="both"/>
      <w:outlineLvl w:val="1"/>
    </w:pPr>
    <w:rPr>
      <w:rFonts w:ascii="Georgia" w:eastAsia="Georgia" w:hAnsi="Georgia" w:cs="Georgia"/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1094" w:hanging="986"/>
    </w:pPr>
    <w:rPr>
      <w:rFonts w:ascii="Georgia" w:eastAsia="Georgia" w:hAnsi="Georgia" w:cs="Georgia"/>
    </w:rPr>
  </w:style>
  <w:style w:type="paragraph" w:customStyle="1" w:styleId="TableParagraph">
    <w:name w:val="Table Paragraph"/>
    <w:basedOn w:val="Normal"/>
    <w:uiPriority w:val="1"/>
    <w:qFormat/>
    <w:pPr>
      <w:spacing w:line="259" w:lineRule="exact"/>
      <w:jc w:val="center"/>
    </w:pPr>
    <w:rPr>
      <w:rFonts w:ascii="Century" w:eastAsia="Century" w:hAnsi="Century" w:cs="Century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9093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90932"/>
    <w:rPr>
      <w:rFonts w:ascii="Tahoma" w:eastAsia="Palatino Linotype" w:hAnsi="Tahoma" w:cs="Tahoma"/>
      <w:sz w:val="16"/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F672C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672C4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672C4"/>
    <w:rPr>
      <w:rFonts w:ascii="Palatino Linotype" w:eastAsia="Palatino Linotype" w:hAnsi="Palatino Linotype" w:cs="Palatino Linotype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672C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672C4"/>
    <w:rPr>
      <w:rFonts w:ascii="Palatino Linotype" w:eastAsia="Palatino Linotype" w:hAnsi="Palatino Linotype" w:cs="Palatino Linotype"/>
      <w:b/>
      <w:bCs/>
      <w:sz w:val="20"/>
      <w:szCs w:val="20"/>
    </w:rPr>
  </w:style>
  <w:style w:type="paragraph" w:styleId="Revision">
    <w:name w:val="Revision"/>
    <w:hidden/>
    <w:uiPriority w:val="99"/>
    <w:semiHidden/>
    <w:rsid w:val="00F672C4"/>
    <w:pPr>
      <w:widowControl/>
      <w:autoSpaceDE/>
      <w:autoSpaceDN/>
    </w:pPr>
    <w:rPr>
      <w:rFonts w:ascii="Palatino Linotype" w:eastAsia="Palatino Linotype" w:hAnsi="Palatino Linotype" w:cs="Palatino Linotyp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07.png"/><Relationship Id="rId299" Type="http://schemas.openxmlformats.org/officeDocument/2006/relationships/image" Target="media/image287.png"/><Relationship Id="rId21" Type="http://schemas.openxmlformats.org/officeDocument/2006/relationships/image" Target="media/image11.png"/><Relationship Id="rId63" Type="http://schemas.openxmlformats.org/officeDocument/2006/relationships/image" Target="media/image53.png"/><Relationship Id="rId159" Type="http://schemas.openxmlformats.org/officeDocument/2006/relationships/image" Target="media/image147.png"/><Relationship Id="rId324" Type="http://schemas.openxmlformats.org/officeDocument/2006/relationships/image" Target="media/image312.png"/><Relationship Id="rId366" Type="http://schemas.openxmlformats.org/officeDocument/2006/relationships/image" Target="media/image350.png"/><Relationship Id="rId170" Type="http://schemas.openxmlformats.org/officeDocument/2006/relationships/image" Target="media/image158.png"/><Relationship Id="rId226" Type="http://schemas.openxmlformats.org/officeDocument/2006/relationships/image" Target="media/image214.png"/><Relationship Id="rId433" Type="http://schemas.openxmlformats.org/officeDocument/2006/relationships/image" Target="media/image415.png"/><Relationship Id="rId268" Type="http://schemas.openxmlformats.org/officeDocument/2006/relationships/image" Target="media/image256.png"/><Relationship Id="rId475" Type="http://schemas.openxmlformats.org/officeDocument/2006/relationships/image" Target="media/image457.png"/><Relationship Id="rId32" Type="http://schemas.openxmlformats.org/officeDocument/2006/relationships/image" Target="media/image22.png"/><Relationship Id="rId74" Type="http://schemas.openxmlformats.org/officeDocument/2006/relationships/image" Target="media/image64.png"/><Relationship Id="rId128" Type="http://schemas.openxmlformats.org/officeDocument/2006/relationships/image" Target="media/image116.png"/><Relationship Id="rId335" Type="http://schemas.openxmlformats.org/officeDocument/2006/relationships/image" Target="media/image321.png"/><Relationship Id="rId377" Type="http://schemas.openxmlformats.org/officeDocument/2006/relationships/image" Target="media/image361.png"/><Relationship Id="rId5" Type="http://schemas.openxmlformats.org/officeDocument/2006/relationships/footnotes" Target="footnotes.xml"/><Relationship Id="rId181" Type="http://schemas.openxmlformats.org/officeDocument/2006/relationships/image" Target="media/image169.png"/><Relationship Id="rId237" Type="http://schemas.openxmlformats.org/officeDocument/2006/relationships/image" Target="media/image225.png"/><Relationship Id="rId402" Type="http://schemas.openxmlformats.org/officeDocument/2006/relationships/image" Target="media/image386.png"/><Relationship Id="rId279" Type="http://schemas.openxmlformats.org/officeDocument/2006/relationships/image" Target="media/image267.png"/><Relationship Id="rId444" Type="http://schemas.openxmlformats.org/officeDocument/2006/relationships/image" Target="media/image426.png"/><Relationship Id="rId486" Type="http://schemas.openxmlformats.org/officeDocument/2006/relationships/theme" Target="theme/theme1.xml"/><Relationship Id="rId43" Type="http://schemas.openxmlformats.org/officeDocument/2006/relationships/image" Target="media/image33.png"/><Relationship Id="rId139" Type="http://schemas.openxmlformats.org/officeDocument/2006/relationships/image" Target="media/image127.png"/><Relationship Id="rId290" Type="http://schemas.openxmlformats.org/officeDocument/2006/relationships/image" Target="media/image278.png"/><Relationship Id="rId304" Type="http://schemas.openxmlformats.org/officeDocument/2006/relationships/image" Target="media/image292.png"/><Relationship Id="rId346" Type="http://schemas.openxmlformats.org/officeDocument/2006/relationships/image" Target="media/image332.png"/><Relationship Id="rId388" Type="http://schemas.openxmlformats.org/officeDocument/2006/relationships/image" Target="media/image372.png"/><Relationship Id="rId85" Type="http://schemas.openxmlformats.org/officeDocument/2006/relationships/image" Target="media/image75.png"/><Relationship Id="rId150" Type="http://schemas.openxmlformats.org/officeDocument/2006/relationships/image" Target="media/image138.png"/><Relationship Id="rId192" Type="http://schemas.openxmlformats.org/officeDocument/2006/relationships/image" Target="media/image180.png"/><Relationship Id="rId206" Type="http://schemas.openxmlformats.org/officeDocument/2006/relationships/image" Target="media/image194.png"/><Relationship Id="rId413" Type="http://schemas.openxmlformats.org/officeDocument/2006/relationships/image" Target="media/image397.png"/><Relationship Id="rId248" Type="http://schemas.openxmlformats.org/officeDocument/2006/relationships/image" Target="media/image236.png"/><Relationship Id="rId455" Type="http://schemas.openxmlformats.org/officeDocument/2006/relationships/image" Target="media/image437.png"/><Relationship Id="rId12" Type="http://schemas.openxmlformats.org/officeDocument/2006/relationships/image" Target="media/image2.png"/><Relationship Id="rId108" Type="http://schemas.openxmlformats.org/officeDocument/2006/relationships/image" Target="media/image98.png"/><Relationship Id="rId315" Type="http://schemas.openxmlformats.org/officeDocument/2006/relationships/image" Target="media/image303.png"/><Relationship Id="rId357" Type="http://schemas.openxmlformats.org/officeDocument/2006/relationships/image" Target="media/image343.png"/><Relationship Id="rId54" Type="http://schemas.openxmlformats.org/officeDocument/2006/relationships/image" Target="media/image44.png"/><Relationship Id="rId96" Type="http://schemas.openxmlformats.org/officeDocument/2006/relationships/image" Target="media/image86.png"/><Relationship Id="rId161" Type="http://schemas.openxmlformats.org/officeDocument/2006/relationships/image" Target="media/image149.png"/><Relationship Id="rId217" Type="http://schemas.openxmlformats.org/officeDocument/2006/relationships/image" Target="media/image205.png"/><Relationship Id="rId399" Type="http://schemas.openxmlformats.org/officeDocument/2006/relationships/image" Target="media/image383.png"/><Relationship Id="rId259" Type="http://schemas.openxmlformats.org/officeDocument/2006/relationships/image" Target="media/image247.png"/><Relationship Id="rId424" Type="http://schemas.openxmlformats.org/officeDocument/2006/relationships/image" Target="media/image408.png"/><Relationship Id="rId466" Type="http://schemas.openxmlformats.org/officeDocument/2006/relationships/image" Target="media/image448.png"/><Relationship Id="rId23" Type="http://schemas.openxmlformats.org/officeDocument/2006/relationships/image" Target="media/image13.png"/><Relationship Id="rId119" Type="http://schemas.openxmlformats.org/officeDocument/2006/relationships/image" Target="media/image109.png"/><Relationship Id="rId270" Type="http://schemas.openxmlformats.org/officeDocument/2006/relationships/image" Target="media/image258.png"/><Relationship Id="rId326" Type="http://schemas.openxmlformats.org/officeDocument/2006/relationships/image" Target="media/image314.png"/><Relationship Id="rId65" Type="http://schemas.openxmlformats.org/officeDocument/2006/relationships/image" Target="media/image55.png"/><Relationship Id="rId130" Type="http://schemas.openxmlformats.org/officeDocument/2006/relationships/image" Target="media/image118.png"/><Relationship Id="rId368" Type="http://schemas.openxmlformats.org/officeDocument/2006/relationships/image" Target="media/image352.png"/><Relationship Id="rId172" Type="http://schemas.openxmlformats.org/officeDocument/2006/relationships/image" Target="media/image160.png"/><Relationship Id="rId228" Type="http://schemas.openxmlformats.org/officeDocument/2006/relationships/image" Target="media/image216.png"/><Relationship Id="rId435" Type="http://schemas.openxmlformats.org/officeDocument/2006/relationships/image" Target="media/image417.png"/><Relationship Id="rId477" Type="http://schemas.openxmlformats.org/officeDocument/2006/relationships/image" Target="media/image459.png"/><Relationship Id="rId281" Type="http://schemas.openxmlformats.org/officeDocument/2006/relationships/image" Target="media/image269.png"/><Relationship Id="rId337" Type="http://schemas.openxmlformats.org/officeDocument/2006/relationships/image" Target="media/image323.png"/><Relationship Id="rId34" Type="http://schemas.openxmlformats.org/officeDocument/2006/relationships/image" Target="media/image24.png"/><Relationship Id="rId76" Type="http://schemas.openxmlformats.org/officeDocument/2006/relationships/image" Target="media/image66.png"/><Relationship Id="rId141" Type="http://schemas.openxmlformats.org/officeDocument/2006/relationships/image" Target="media/image129.png"/><Relationship Id="rId379" Type="http://schemas.openxmlformats.org/officeDocument/2006/relationships/image" Target="media/image363.png"/><Relationship Id="rId7" Type="http://schemas.openxmlformats.org/officeDocument/2006/relationships/comments" Target="comments.xml"/><Relationship Id="rId183" Type="http://schemas.openxmlformats.org/officeDocument/2006/relationships/image" Target="media/image171.png"/><Relationship Id="rId239" Type="http://schemas.openxmlformats.org/officeDocument/2006/relationships/image" Target="media/image227.png"/><Relationship Id="rId390" Type="http://schemas.openxmlformats.org/officeDocument/2006/relationships/image" Target="media/image374.png"/><Relationship Id="rId404" Type="http://schemas.openxmlformats.org/officeDocument/2006/relationships/image" Target="media/image388.png"/><Relationship Id="rId446" Type="http://schemas.openxmlformats.org/officeDocument/2006/relationships/image" Target="media/image428.png"/><Relationship Id="rId250" Type="http://schemas.openxmlformats.org/officeDocument/2006/relationships/image" Target="media/image238.png"/><Relationship Id="rId292" Type="http://schemas.openxmlformats.org/officeDocument/2006/relationships/image" Target="media/image280.png"/><Relationship Id="rId306" Type="http://schemas.openxmlformats.org/officeDocument/2006/relationships/image" Target="media/image294.png"/><Relationship Id="rId45" Type="http://schemas.openxmlformats.org/officeDocument/2006/relationships/image" Target="media/image35.png"/><Relationship Id="rId87" Type="http://schemas.openxmlformats.org/officeDocument/2006/relationships/image" Target="media/image77.png"/><Relationship Id="rId110" Type="http://schemas.openxmlformats.org/officeDocument/2006/relationships/image" Target="media/image100.png"/><Relationship Id="rId348" Type="http://schemas.openxmlformats.org/officeDocument/2006/relationships/image" Target="media/image334.png"/><Relationship Id="rId152" Type="http://schemas.openxmlformats.org/officeDocument/2006/relationships/image" Target="media/image140.png"/><Relationship Id="rId194" Type="http://schemas.openxmlformats.org/officeDocument/2006/relationships/image" Target="media/image182.png"/><Relationship Id="rId208" Type="http://schemas.openxmlformats.org/officeDocument/2006/relationships/image" Target="media/image196.png"/><Relationship Id="rId415" Type="http://schemas.openxmlformats.org/officeDocument/2006/relationships/image" Target="media/image399.png"/><Relationship Id="rId457" Type="http://schemas.openxmlformats.org/officeDocument/2006/relationships/image" Target="media/image439.png"/><Relationship Id="rId261" Type="http://schemas.openxmlformats.org/officeDocument/2006/relationships/image" Target="media/image249.png"/><Relationship Id="rId14" Type="http://schemas.openxmlformats.org/officeDocument/2006/relationships/image" Target="media/image4.png"/><Relationship Id="rId56" Type="http://schemas.openxmlformats.org/officeDocument/2006/relationships/image" Target="media/image46.png"/><Relationship Id="rId317" Type="http://schemas.openxmlformats.org/officeDocument/2006/relationships/image" Target="media/image305.png"/><Relationship Id="rId359" Type="http://schemas.openxmlformats.org/officeDocument/2006/relationships/image" Target="media/image345.png"/><Relationship Id="rId98" Type="http://schemas.openxmlformats.org/officeDocument/2006/relationships/image" Target="media/image88.png"/><Relationship Id="rId121" Type="http://schemas.openxmlformats.org/officeDocument/2006/relationships/image" Target="media/image111.png"/><Relationship Id="rId163" Type="http://schemas.openxmlformats.org/officeDocument/2006/relationships/image" Target="media/image151.png"/><Relationship Id="rId219" Type="http://schemas.openxmlformats.org/officeDocument/2006/relationships/image" Target="media/image207.png"/><Relationship Id="rId370" Type="http://schemas.openxmlformats.org/officeDocument/2006/relationships/image" Target="media/image354.png"/><Relationship Id="rId426" Type="http://schemas.openxmlformats.org/officeDocument/2006/relationships/header" Target="header9.xml"/><Relationship Id="rId230" Type="http://schemas.openxmlformats.org/officeDocument/2006/relationships/image" Target="media/image218.png"/><Relationship Id="rId468" Type="http://schemas.openxmlformats.org/officeDocument/2006/relationships/image" Target="media/image450.png"/><Relationship Id="rId25" Type="http://schemas.openxmlformats.org/officeDocument/2006/relationships/image" Target="media/image15.png"/><Relationship Id="rId67" Type="http://schemas.openxmlformats.org/officeDocument/2006/relationships/image" Target="media/image57.png"/><Relationship Id="rId272" Type="http://schemas.openxmlformats.org/officeDocument/2006/relationships/image" Target="media/image260.png"/><Relationship Id="rId328" Type="http://schemas.openxmlformats.org/officeDocument/2006/relationships/image" Target="media/image316.png"/><Relationship Id="rId132" Type="http://schemas.openxmlformats.org/officeDocument/2006/relationships/image" Target="media/image120.png"/><Relationship Id="rId174" Type="http://schemas.openxmlformats.org/officeDocument/2006/relationships/image" Target="media/image162.png"/><Relationship Id="rId381" Type="http://schemas.openxmlformats.org/officeDocument/2006/relationships/image" Target="media/image365.png"/><Relationship Id="rId241" Type="http://schemas.openxmlformats.org/officeDocument/2006/relationships/image" Target="media/image229.png"/><Relationship Id="rId437" Type="http://schemas.openxmlformats.org/officeDocument/2006/relationships/image" Target="media/image419.png"/><Relationship Id="rId479" Type="http://schemas.openxmlformats.org/officeDocument/2006/relationships/image" Target="media/image461.png"/><Relationship Id="rId36" Type="http://schemas.openxmlformats.org/officeDocument/2006/relationships/image" Target="media/image26.png"/><Relationship Id="rId283" Type="http://schemas.openxmlformats.org/officeDocument/2006/relationships/image" Target="media/image271.png"/><Relationship Id="rId339" Type="http://schemas.openxmlformats.org/officeDocument/2006/relationships/image" Target="media/image325.png"/><Relationship Id="rId78" Type="http://schemas.openxmlformats.org/officeDocument/2006/relationships/image" Target="media/image68.png"/><Relationship Id="rId101" Type="http://schemas.openxmlformats.org/officeDocument/2006/relationships/image" Target="media/image91.png"/><Relationship Id="rId143" Type="http://schemas.openxmlformats.org/officeDocument/2006/relationships/image" Target="media/image131.png"/><Relationship Id="rId185" Type="http://schemas.openxmlformats.org/officeDocument/2006/relationships/image" Target="media/image173.png"/><Relationship Id="rId350" Type="http://schemas.openxmlformats.org/officeDocument/2006/relationships/image" Target="media/image336.png"/><Relationship Id="rId406" Type="http://schemas.openxmlformats.org/officeDocument/2006/relationships/image" Target="media/image390.png"/><Relationship Id="rId9" Type="http://schemas.openxmlformats.org/officeDocument/2006/relationships/header" Target="header1.xml"/><Relationship Id="rId210" Type="http://schemas.openxmlformats.org/officeDocument/2006/relationships/image" Target="media/image198.png"/><Relationship Id="rId392" Type="http://schemas.openxmlformats.org/officeDocument/2006/relationships/image" Target="media/image376.png"/><Relationship Id="rId448" Type="http://schemas.openxmlformats.org/officeDocument/2006/relationships/image" Target="media/image430.png"/><Relationship Id="rId252" Type="http://schemas.openxmlformats.org/officeDocument/2006/relationships/image" Target="media/image240.png"/><Relationship Id="rId294" Type="http://schemas.openxmlformats.org/officeDocument/2006/relationships/image" Target="media/image282.png"/><Relationship Id="rId308" Type="http://schemas.openxmlformats.org/officeDocument/2006/relationships/image" Target="media/image296.png"/><Relationship Id="rId47" Type="http://schemas.openxmlformats.org/officeDocument/2006/relationships/image" Target="media/image37.png"/><Relationship Id="rId89" Type="http://schemas.openxmlformats.org/officeDocument/2006/relationships/image" Target="media/image79.png"/><Relationship Id="rId112" Type="http://schemas.openxmlformats.org/officeDocument/2006/relationships/image" Target="media/image102.png"/><Relationship Id="rId154" Type="http://schemas.openxmlformats.org/officeDocument/2006/relationships/image" Target="media/image142.png"/><Relationship Id="rId361" Type="http://schemas.openxmlformats.org/officeDocument/2006/relationships/image" Target="media/image347.png"/><Relationship Id="rId196" Type="http://schemas.openxmlformats.org/officeDocument/2006/relationships/image" Target="media/image184.png"/><Relationship Id="rId417" Type="http://schemas.openxmlformats.org/officeDocument/2006/relationships/image" Target="media/image401.png"/><Relationship Id="rId459" Type="http://schemas.openxmlformats.org/officeDocument/2006/relationships/image" Target="media/image441.png"/><Relationship Id="rId16" Type="http://schemas.openxmlformats.org/officeDocument/2006/relationships/image" Target="media/image6.png"/><Relationship Id="rId221" Type="http://schemas.openxmlformats.org/officeDocument/2006/relationships/image" Target="media/image209.png"/><Relationship Id="rId263" Type="http://schemas.openxmlformats.org/officeDocument/2006/relationships/image" Target="media/image251.png"/><Relationship Id="rId319" Type="http://schemas.openxmlformats.org/officeDocument/2006/relationships/image" Target="media/image307.png"/><Relationship Id="rId470" Type="http://schemas.openxmlformats.org/officeDocument/2006/relationships/image" Target="media/image452.png"/><Relationship Id="rId58" Type="http://schemas.openxmlformats.org/officeDocument/2006/relationships/image" Target="media/image48.png"/><Relationship Id="rId123" Type="http://schemas.openxmlformats.org/officeDocument/2006/relationships/header" Target="header3.xml"/><Relationship Id="rId330" Type="http://schemas.openxmlformats.org/officeDocument/2006/relationships/image" Target="media/image318.png"/><Relationship Id="rId165" Type="http://schemas.openxmlformats.org/officeDocument/2006/relationships/image" Target="media/image153.png"/><Relationship Id="rId372" Type="http://schemas.openxmlformats.org/officeDocument/2006/relationships/image" Target="media/image356.png"/><Relationship Id="rId428" Type="http://schemas.openxmlformats.org/officeDocument/2006/relationships/image" Target="media/image410.png"/><Relationship Id="rId232" Type="http://schemas.openxmlformats.org/officeDocument/2006/relationships/image" Target="media/image220.png"/><Relationship Id="rId274" Type="http://schemas.openxmlformats.org/officeDocument/2006/relationships/image" Target="media/image262.png"/><Relationship Id="rId481" Type="http://schemas.openxmlformats.org/officeDocument/2006/relationships/image" Target="media/image463.png"/><Relationship Id="rId27" Type="http://schemas.openxmlformats.org/officeDocument/2006/relationships/image" Target="media/image17.png"/><Relationship Id="rId69" Type="http://schemas.openxmlformats.org/officeDocument/2006/relationships/image" Target="media/image59.png"/><Relationship Id="rId134" Type="http://schemas.openxmlformats.org/officeDocument/2006/relationships/image" Target="media/image122.png"/><Relationship Id="rId80" Type="http://schemas.openxmlformats.org/officeDocument/2006/relationships/image" Target="media/image70.png"/><Relationship Id="rId176" Type="http://schemas.openxmlformats.org/officeDocument/2006/relationships/image" Target="media/image164.png"/><Relationship Id="rId341" Type="http://schemas.openxmlformats.org/officeDocument/2006/relationships/image" Target="media/image327.png"/><Relationship Id="rId383" Type="http://schemas.openxmlformats.org/officeDocument/2006/relationships/image" Target="media/image367.png"/><Relationship Id="rId439" Type="http://schemas.openxmlformats.org/officeDocument/2006/relationships/image" Target="media/image421.png"/><Relationship Id="rId201" Type="http://schemas.openxmlformats.org/officeDocument/2006/relationships/image" Target="media/image189.png"/><Relationship Id="rId243" Type="http://schemas.openxmlformats.org/officeDocument/2006/relationships/image" Target="media/image231.png"/><Relationship Id="rId285" Type="http://schemas.openxmlformats.org/officeDocument/2006/relationships/image" Target="media/image273.png"/><Relationship Id="rId450" Type="http://schemas.openxmlformats.org/officeDocument/2006/relationships/image" Target="media/image432.png"/><Relationship Id="rId38" Type="http://schemas.openxmlformats.org/officeDocument/2006/relationships/image" Target="media/image28.png"/><Relationship Id="rId103" Type="http://schemas.openxmlformats.org/officeDocument/2006/relationships/image" Target="media/image93.png"/><Relationship Id="rId310" Type="http://schemas.openxmlformats.org/officeDocument/2006/relationships/image" Target="media/image298.png"/><Relationship Id="rId91" Type="http://schemas.openxmlformats.org/officeDocument/2006/relationships/image" Target="media/image81.png"/><Relationship Id="rId145" Type="http://schemas.openxmlformats.org/officeDocument/2006/relationships/image" Target="media/image133.png"/><Relationship Id="rId187" Type="http://schemas.openxmlformats.org/officeDocument/2006/relationships/image" Target="media/image175.png"/><Relationship Id="rId352" Type="http://schemas.openxmlformats.org/officeDocument/2006/relationships/image" Target="media/image338.png"/><Relationship Id="rId394" Type="http://schemas.openxmlformats.org/officeDocument/2006/relationships/image" Target="media/image378.png"/><Relationship Id="rId408" Type="http://schemas.openxmlformats.org/officeDocument/2006/relationships/image" Target="media/image392.png"/><Relationship Id="rId212" Type="http://schemas.openxmlformats.org/officeDocument/2006/relationships/image" Target="media/image200.png"/><Relationship Id="rId254" Type="http://schemas.openxmlformats.org/officeDocument/2006/relationships/image" Target="media/image242.png"/><Relationship Id="rId49" Type="http://schemas.openxmlformats.org/officeDocument/2006/relationships/image" Target="media/image39.png"/><Relationship Id="rId114" Type="http://schemas.openxmlformats.org/officeDocument/2006/relationships/image" Target="media/image104.png"/><Relationship Id="rId296" Type="http://schemas.openxmlformats.org/officeDocument/2006/relationships/image" Target="media/image284.png"/><Relationship Id="rId461" Type="http://schemas.openxmlformats.org/officeDocument/2006/relationships/image" Target="media/image443.png"/><Relationship Id="rId60" Type="http://schemas.openxmlformats.org/officeDocument/2006/relationships/image" Target="media/image50.png"/><Relationship Id="rId156" Type="http://schemas.openxmlformats.org/officeDocument/2006/relationships/image" Target="media/image144.png"/><Relationship Id="rId198" Type="http://schemas.openxmlformats.org/officeDocument/2006/relationships/image" Target="media/image186.png"/><Relationship Id="rId321" Type="http://schemas.openxmlformats.org/officeDocument/2006/relationships/image" Target="media/image309.png"/><Relationship Id="rId363" Type="http://schemas.openxmlformats.org/officeDocument/2006/relationships/header" Target="header8.xml"/><Relationship Id="rId419" Type="http://schemas.openxmlformats.org/officeDocument/2006/relationships/image" Target="media/image403.png"/><Relationship Id="rId223" Type="http://schemas.openxmlformats.org/officeDocument/2006/relationships/image" Target="media/image211.png"/><Relationship Id="rId430" Type="http://schemas.openxmlformats.org/officeDocument/2006/relationships/image" Target="media/image412.png"/><Relationship Id="rId18" Type="http://schemas.openxmlformats.org/officeDocument/2006/relationships/image" Target="media/image8.png"/><Relationship Id="rId265" Type="http://schemas.openxmlformats.org/officeDocument/2006/relationships/image" Target="media/image253.png"/><Relationship Id="rId472" Type="http://schemas.openxmlformats.org/officeDocument/2006/relationships/image" Target="media/image454.png"/><Relationship Id="rId125" Type="http://schemas.openxmlformats.org/officeDocument/2006/relationships/image" Target="media/image113.png"/><Relationship Id="rId167" Type="http://schemas.openxmlformats.org/officeDocument/2006/relationships/image" Target="media/image155.png"/><Relationship Id="rId332" Type="http://schemas.openxmlformats.org/officeDocument/2006/relationships/header" Target="header5.xml"/><Relationship Id="rId374" Type="http://schemas.openxmlformats.org/officeDocument/2006/relationships/image" Target="media/image358.png"/><Relationship Id="rId71" Type="http://schemas.openxmlformats.org/officeDocument/2006/relationships/image" Target="media/image61.png"/><Relationship Id="rId234" Type="http://schemas.openxmlformats.org/officeDocument/2006/relationships/image" Target="media/image222.png"/><Relationship Id="rId2" Type="http://schemas.openxmlformats.org/officeDocument/2006/relationships/styles" Target="styles.xml"/><Relationship Id="rId29" Type="http://schemas.openxmlformats.org/officeDocument/2006/relationships/image" Target="media/image19.png"/><Relationship Id="rId276" Type="http://schemas.openxmlformats.org/officeDocument/2006/relationships/image" Target="media/image264.png"/><Relationship Id="rId441" Type="http://schemas.openxmlformats.org/officeDocument/2006/relationships/image" Target="media/image423.png"/><Relationship Id="rId483" Type="http://schemas.openxmlformats.org/officeDocument/2006/relationships/image" Target="media/image465.png"/><Relationship Id="rId40" Type="http://schemas.openxmlformats.org/officeDocument/2006/relationships/image" Target="media/image30.png"/><Relationship Id="rId136" Type="http://schemas.openxmlformats.org/officeDocument/2006/relationships/image" Target="media/image124.png"/><Relationship Id="rId178" Type="http://schemas.openxmlformats.org/officeDocument/2006/relationships/image" Target="media/image166.png"/><Relationship Id="rId301" Type="http://schemas.openxmlformats.org/officeDocument/2006/relationships/image" Target="media/image289.png"/><Relationship Id="rId343" Type="http://schemas.openxmlformats.org/officeDocument/2006/relationships/image" Target="media/image329.png"/><Relationship Id="rId82" Type="http://schemas.openxmlformats.org/officeDocument/2006/relationships/image" Target="media/image72.png"/><Relationship Id="rId203" Type="http://schemas.openxmlformats.org/officeDocument/2006/relationships/image" Target="media/image191.png"/><Relationship Id="rId385" Type="http://schemas.openxmlformats.org/officeDocument/2006/relationships/image" Target="media/image369.png"/><Relationship Id="rId245" Type="http://schemas.openxmlformats.org/officeDocument/2006/relationships/image" Target="media/image233.png"/><Relationship Id="rId287" Type="http://schemas.openxmlformats.org/officeDocument/2006/relationships/image" Target="media/image275.png"/><Relationship Id="rId410" Type="http://schemas.openxmlformats.org/officeDocument/2006/relationships/image" Target="media/image394.png"/><Relationship Id="rId452" Type="http://schemas.openxmlformats.org/officeDocument/2006/relationships/image" Target="media/image434.png"/><Relationship Id="rId105" Type="http://schemas.openxmlformats.org/officeDocument/2006/relationships/image" Target="media/image95.png"/><Relationship Id="rId147" Type="http://schemas.openxmlformats.org/officeDocument/2006/relationships/image" Target="media/image135.png"/><Relationship Id="rId312" Type="http://schemas.openxmlformats.org/officeDocument/2006/relationships/image" Target="media/image300.png"/><Relationship Id="rId354" Type="http://schemas.openxmlformats.org/officeDocument/2006/relationships/image" Target="media/image340.png"/><Relationship Id="rId51" Type="http://schemas.openxmlformats.org/officeDocument/2006/relationships/image" Target="media/image41.png"/><Relationship Id="rId93" Type="http://schemas.openxmlformats.org/officeDocument/2006/relationships/image" Target="media/image83.png"/><Relationship Id="rId189" Type="http://schemas.openxmlformats.org/officeDocument/2006/relationships/image" Target="media/image177.png"/><Relationship Id="rId396" Type="http://schemas.openxmlformats.org/officeDocument/2006/relationships/image" Target="media/image380.png"/><Relationship Id="rId214" Type="http://schemas.openxmlformats.org/officeDocument/2006/relationships/image" Target="media/image202.png"/><Relationship Id="rId256" Type="http://schemas.openxmlformats.org/officeDocument/2006/relationships/image" Target="media/image244.png"/><Relationship Id="rId298" Type="http://schemas.openxmlformats.org/officeDocument/2006/relationships/image" Target="media/image286.png"/><Relationship Id="rId421" Type="http://schemas.openxmlformats.org/officeDocument/2006/relationships/image" Target="media/image405.png"/><Relationship Id="rId463" Type="http://schemas.openxmlformats.org/officeDocument/2006/relationships/image" Target="media/image445.png"/><Relationship Id="rId116" Type="http://schemas.openxmlformats.org/officeDocument/2006/relationships/image" Target="media/image106.png"/><Relationship Id="rId137" Type="http://schemas.openxmlformats.org/officeDocument/2006/relationships/image" Target="media/image125.png"/><Relationship Id="rId158" Type="http://schemas.openxmlformats.org/officeDocument/2006/relationships/image" Target="media/image146.png"/><Relationship Id="rId302" Type="http://schemas.openxmlformats.org/officeDocument/2006/relationships/image" Target="media/image290.png"/><Relationship Id="rId323" Type="http://schemas.openxmlformats.org/officeDocument/2006/relationships/image" Target="media/image311.png"/><Relationship Id="rId344" Type="http://schemas.openxmlformats.org/officeDocument/2006/relationships/image" Target="media/image330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62" Type="http://schemas.openxmlformats.org/officeDocument/2006/relationships/image" Target="media/image52.png"/><Relationship Id="rId83" Type="http://schemas.openxmlformats.org/officeDocument/2006/relationships/image" Target="media/image73.png"/><Relationship Id="rId179" Type="http://schemas.openxmlformats.org/officeDocument/2006/relationships/image" Target="media/image167.png"/><Relationship Id="rId365" Type="http://schemas.openxmlformats.org/officeDocument/2006/relationships/image" Target="media/image349.png"/><Relationship Id="rId386" Type="http://schemas.openxmlformats.org/officeDocument/2006/relationships/image" Target="media/image370.png"/><Relationship Id="rId190" Type="http://schemas.openxmlformats.org/officeDocument/2006/relationships/image" Target="media/image178.png"/><Relationship Id="rId204" Type="http://schemas.openxmlformats.org/officeDocument/2006/relationships/image" Target="media/image192.png"/><Relationship Id="rId225" Type="http://schemas.openxmlformats.org/officeDocument/2006/relationships/image" Target="media/image213.png"/><Relationship Id="rId246" Type="http://schemas.openxmlformats.org/officeDocument/2006/relationships/image" Target="media/image234.png"/><Relationship Id="rId267" Type="http://schemas.openxmlformats.org/officeDocument/2006/relationships/image" Target="media/image255.png"/><Relationship Id="rId288" Type="http://schemas.openxmlformats.org/officeDocument/2006/relationships/image" Target="media/image276.png"/><Relationship Id="rId411" Type="http://schemas.openxmlformats.org/officeDocument/2006/relationships/image" Target="media/image395.png"/><Relationship Id="rId432" Type="http://schemas.openxmlformats.org/officeDocument/2006/relationships/image" Target="media/image414.png"/><Relationship Id="rId453" Type="http://schemas.openxmlformats.org/officeDocument/2006/relationships/image" Target="media/image435.png"/><Relationship Id="rId474" Type="http://schemas.openxmlformats.org/officeDocument/2006/relationships/image" Target="media/image456.png"/><Relationship Id="rId106" Type="http://schemas.openxmlformats.org/officeDocument/2006/relationships/image" Target="media/image96.png"/><Relationship Id="rId127" Type="http://schemas.openxmlformats.org/officeDocument/2006/relationships/image" Target="media/image115.png"/><Relationship Id="rId313" Type="http://schemas.openxmlformats.org/officeDocument/2006/relationships/image" Target="media/image301.png"/><Relationship Id="rId10" Type="http://schemas.openxmlformats.org/officeDocument/2006/relationships/header" Target="header2.xml"/><Relationship Id="rId31" Type="http://schemas.openxmlformats.org/officeDocument/2006/relationships/image" Target="media/image21.png"/><Relationship Id="rId52" Type="http://schemas.openxmlformats.org/officeDocument/2006/relationships/image" Target="media/image42.png"/><Relationship Id="rId73" Type="http://schemas.openxmlformats.org/officeDocument/2006/relationships/image" Target="media/image63.png"/><Relationship Id="rId94" Type="http://schemas.openxmlformats.org/officeDocument/2006/relationships/image" Target="media/image84.png"/><Relationship Id="rId148" Type="http://schemas.openxmlformats.org/officeDocument/2006/relationships/image" Target="media/image136.png"/><Relationship Id="rId169" Type="http://schemas.openxmlformats.org/officeDocument/2006/relationships/image" Target="media/image157.png"/><Relationship Id="rId334" Type="http://schemas.openxmlformats.org/officeDocument/2006/relationships/image" Target="media/image320.png"/><Relationship Id="rId355" Type="http://schemas.openxmlformats.org/officeDocument/2006/relationships/image" Target="media/image341.png"/><Relationship Id="rId376" Type="http://schemas.openxmlformats.org/officeDocument/2006/relationships/image" Target="media/image360.png"/><Relationship Id="rId397" Type="http://schemas.openxmlformats.org/officeDocument/2006/relationships/image" Target="media/image381.png"/><Relationship Id="rId4" Type="http://schemas.openxmlformats.org/officeDocument/2006/relationships/webSettings" Target="webSettings.xml"/><Relationship Id="rId180" Type="http://schemas.openxmlformats.org/officeDocument/2006/relationships/image" Target="media/image168.png"/><Relationship Id="rId215" Type="http://schemas.openxmlformats.org/officeDocument/2006/relationships/image" Target="media/image203.png"/><Relationship Id="rId236" Type="http://schemas.openxmlformats.org/officeDocument/2006/relationships/image" Target="media/image224.png"/><Relationship Id="rId257" Type="http://schemas.openxmlformats.org/officeDocument/2006/relationships/image" Target="media/image245.png"/><Relationship Id="rId278" Type="http://schemas.openxmlformats.org/officeDocument/2006/relationships/image" Target="media/image266.png"/><Relationship Id="rId401" Type="http://schemas.openxmlformats.org/officeDocument/2006/relationships/image" Target="media/image385.png"/><Relationship Id="rId422" Type="http://schemas.openxmlformats.org/officeDocument/2006/relationships/image" Target="media/image406.png"/><Relationship Id="rId443" Type="http://schemas.openxmlformats.org/officeDocument/2006/relationships/image" Target="media/image425.png"/><Relationship Id="rId464" Type="http://schemas.openxmlformats.org/officeDocument/2006/relationships/image" Target="media/image446.png"/><Relationship Id="rId303" Type="http://schemas.openxmlformats.org/officeDocument/2006/relationships/image" Target="media/image291.png"/><Relationship Id="rId485" Type="http://schemas.microsoft.com/office/2011/relationships/people" Target="people.xml"/><Relationship Id="rId42" Type="http://schemas.openxmlformats.org/officeDocument/2006/relationships/image" Target="media/image32.png"/><Relationship Id="rId84" Type="http://schemas.openxmlformats.org/officeDocument/2006/relationships/image" Target="media/image74.png"/><Relationship Id="rId138" Type="http://schemas.openxmlformats.org/officeDocument/2006/relationships/image" Target="media/image126.png"/><Relationship Id="rId345" Type="http://schemas.openxmlformats.org/officeDocument/2006/relationships/image" Target="media/image331.png"/><Relationship Id="rId387" Type="http://schemas.openxmlformats.org/officeDocument/2006/relationships/image" Target="media/image371.png"/><Relationship Id="rId191" Type="http://schemas.openxmlformats.org/officeDocument/2006/relationships/image" Target="media/image179.png"/><Relationship Id="rId205" Type="http://schemas.openxmlformats.org/officeDocument/2006/relationships/image" Target="media/image193.png"/><Relationship Id="rId247" Type="http://schemas.openxmlformats.org/officeDocument/2006/relationships/image" Target="media/image235.png"/><Relationship Id="rId412" Type="http://schemas.openxmlformats.org/officeDocument/2006/relationships/image" Target="media/image396.png"/><Relationship Id="rId107" Type="http://schemas.openxmlformats.org/officeDocument/2006/relationships/image" Target="media/image97.png"/><Relationship Id="rId289" Type="http://schemas.openxmlformats.org/officeDocument/2006/relationships/image" Target="media/image277.png"/><Relationship Id="rId454" Type="http://schemas.openxmlformats.org/officeDocument/2006/relationships/image" Target="media/image436.png"/><Relationship Id="rId11" Type="http://schemas.openxmlformats.org/officeDocument/2006/relationships/image" Target="media/image1.png"/><Relationship Id="rId53" Type="http://schemas.openxmlformats.org/officeDocument/2006/relationships/image" Target="media/image43.png"/><Relationship Id="rId149" Type="http://schemas.openxmlformats.org/officeDocument/2006/relationships/image" Target="media/image137.png"/><Relationship Id="rId314" Type="http://schemas.openxmlformats.org/officeDocument/2006/relationships/image" Target="media/image302.png"/><Relationship Id="rId356" Type="http://schemas.openxmlformats.org/officeDocument/2006/relationships/image" Target="media/image342.png"/><Relationship Id="rId398" Type="http://schemas.openxmlformats.org/officeDocument/2006/relationships/image" Target="media/image382.png"/><Relationship Id="rId95" Type="http://schemas.openxmlformats.org/officeDocument/2006/relationships/image" Target="media/image85.png"/><Relationship Id="rId160" Type="http://schemas.openxmlformats.org/officeDocument/2006/relationships/image" Target="media/image148.png"/><Relationship Id="rId216" Type="http://schemas.openxmlformats.org/officeDocument/2006/relationships/image" Target="media/image204.png"/><Relationship Id="rId423" Type="http://schemas.openxmlformats.org/officeDocument/2006/relationships/image" Target="media/image407.png"/><Relationship Id="rId258" Type="http://schemas.openxmlformats.org/officeDocument/2006/relationships/image" Target="media/image246.png"/><Relationship Id="rId465" Type="http://schemas.openxmlformats.org/officeDocument/2006/relationships/image" Target="media/image447.png"/><Relationship Id="rId22" Type="http://schemas.openxmlformats.org/officeDocument/2006/relationships/image" Target="media/image12.png"/><Relationship Id="rId64" Type="http://schemas.openxmlformats.org/officeDocument/2006/relationships/image" Target="media/image54.png"/><Relationship Id="rId118" Type="http://schemas.openxmlformats.org/officeDocument/2006/relationships/image" Target="media/image108.png"/><Relationship Id="rId325" Type="http://schemas.openxmlformats.org/officeDocument/2006/relationships/image" Target="media/image313.png"/><Relationship Id="rId367" Type="http://schemas.openxmlformats.org/officeDocument/2006/relationships/image" Target="media/image351.png"/><Relationship Id="rId171" Type="http://schemas.openxmlformats.org/officeDocument/2006/relationships/image" Target="media/image159.png"/><Relationship Id="rId227" Type="http://schemas.openxmlformats.org/officeDocument/2006/relationships/image" Target="media/image215.png"/><Relationship Id="rId269" Type="http://schemas.openxmlformats.org/officeDocument/2006/relationships/image" Target="media/image257.png"/><Relationship Id="rId434" Type="http://schemas.openxmlformats.org/officeDocument/2006/relationships/image" Target="media/image416.png"/><Relationship Id="rId476" Type="http://schemas.openxmlformats.org/officeDocument/2006/relationships/image" Target="media/image458.png"/><Relationship Id="rId33" Type="http://schemas.openxmlformats.org/officeDocument/2006/relationships/image" Target="media/image23.png"/><Relationship Id="rId129" Type="http://schemas.openxmlformats.org/officeDocument/2006/relationships/image" Target="media/image117.png"/><Relationship Id="rId280" Type="http://schemas.openxmlformats.org/officeDocument/2006/relationships/image" Target="media/image268.png"/><Relationship Id="rId336" Type="http://schemas.openxmlformats.org/officeDocument/2006/relationships/image" Target="media/image322.png"/><Relationship Id="rId75" Type="http://schemas.openxmlformats.org/officeDocument/2006/relationships/image" Target="media/image65.png"/><Relationship Id="rId140" Type="http://schemas.openxmlformats.org/officeDocument/2006/relationships/image" Target="media/image128.png"/><Relationship Id="rId182" Type="http://schemas.openxmlformats.org/officeDocument/2006/relationships/image" Target="media/image170.png"/><Relationship Id="rId378" Type="http://schemas.openxmlformats.org/officeDocument/2006/relationships/image" Target="media/image362.png"/><Relationship Id="rId403" Type="http://schemas.openxmlformats.org/officeDocument/2006/relationships/image" Target="media/image387.png"/><Relationship Id="rId6" Type="http://schemas.openxmlformats.org/officeDocument/2006/relationships/endnotes" Target="endnotes.xml"/><Relationship Id="rId238" Type="http://schemas.openxmlformats.org/officeDocument/2006/relationships/image" Target="media/image226.png"/><Relationship Id="rId445" Type="http://schemas.openxmlformats.org/officeDocument/2006/relationships/image" Target="media/image427.png"/><Relationship Id="rId291" Type="http://schemas.openxmlformats.org/officeDocument/2006/relationships/image" Target="media/image279.png"/><Relationship Id="rId305" Type="http://schemas.openxmlformats.org/officeDocument/2006/relationships/image" Target="media/image293.png"/><Relationship Id="rId347" Type="http://schemas.openxmlformats.org/officeDocument/2006/relationships/image" Target="media/image333.png"/><Relationship Id="rId44" Type="http://schemas.openxmlformats.org/officeDocument/2006/relationships/image" Target="media/image34.png"/><Relationship Id="rId86" Type="http://schemas.openxmlformats.org/officeDocument/2006/relationships/image" Target="media/image76.png"/><Relationship Id="rId151" Type="http://schemas.openxmlformats.org/officeDocument/2006/relationships/image" Target="media/image139.png"/><Relationship Id="rId389" Type="http://schemas.openxmlformats.org/officeDocument/2006/relationships/image" Target="media/image373.png"/><Relationship Id="rId193" Type="http://schemas.openxmlformats.org/officeDocument/2006/relationships/image" Target="media/image181.png"/><Relationship Id="rId207" Type="http://schemas.openxmlformats.org/officeDocument/2006/relationships/image" Target="media/image195.png"/><Relationship Id="rId249" Type="http://schemas.openxmlformats.org/officeDocument/2006/relationships/image" Target="media/image237.png"/><Relationship Id="rId414" Type="http://schemas.openxmlformats.org/officeDocument/2006/relationships/image" Target="media/image398.png"/><Relationship Id="rId456" Type="http://schemas.openxmlformats.org/officeDocument/2006/relationships/image" Target="media/image438.png"/><Relationship Id="rId13" Type="http://schemas.openxmlformats.org/officeDocument/2006/relationships/image" Target="media/image3.png"/><Relationship Id="rId109" Type="http://schemas.openxmlformats.org/officeDocument/2006/relationships/image" Target="media/image99.png"/><Relationship Id="rId260" Type="http://schemas.openxmlformats.org/officeDocument/2006/relationships/image" Target="media/image248.png"/><Relationship Id="rId316" Type="http://schemas.openxmlformats.org/officeDocument/2006/relationships/image" Target="media/image304.png"/><Relationship Id="rId55" Type="http://schemas.openxmlformats.org/officeDocument/2006/relationships/image" Target="media/image45.png"/><Relationship Id="rId97" Type="http://schemas.openxmlformats.org/officeDocument/2006/relationships/image" Target="media/image87.png"/><Relationship Id="rId120" Type="http://schemas.openxmlformats.org/officeDocument/2006/relationships/image" Target="media/image110.png"/><Relationship Id="rId358" Type="http://schemas.openxmlformats.org/officeDocument/2006/relationships/image" Target="media/image344.png"/><Relationship Id="rId162" Type="http://schemas.openxmlformats.org/officeDocument/2006/relationships/image" Target="media/image150.png"/><Relationship Id="rId218" Type="http://schemas.openxmlformats.org/officeDocument/2006/relationships/image" Target="media/image206.png"/><Relationship Id="rId425" Type="http://schemas.openxmlformats.org/officeDocument/2006/relationships/image" Target="media/image409.png"/><Relationship Id="rId467" Type="http://schemas.openxmlformats.org/officeDocument/2006/relationships/image" Target="media/image449.png"/><Relationship Id="rId271" Type="http://schemas.openxmlformats.org/officeDocument/2006/relationships/image" Target="media/image259.png"/><Relationship Id="rId24" Type="http://schemas.openxmlformats.org/officeDocument/2006/relationships/image" Target="media/image14.png"/><Relationship Id="rId66" Type="http://schemas.openxmlformats.org/officeDocument/2006/relationships/image" Target="media/image56.png"/><Relationship Id="rId131" Type="http://schemas.openxmlformats.org/officeDocument/2006/relationships/image" Target="media/image119.png"/><Relationship Id="rId327" Type="http://schemas.openxmlformats.org/officeDocument/2006/relationships/image" Target="media/image315.png"/><Relationship Id="rId369" Type="http://schemas.openxmlformats.org/officeDocument/2006/relationships/image" Target="media/image353.png"/><Relationship Id="rId173" Type="http://schemas.openxmlformats.org/officeDocument/2006/relationships/image" Target="media/image161.png"/><Relationship Id="rId229" Type="http://schemas.openxmlformats.org/officeDocument/2006/relationships/image" Target="media/image217.png"/><Relationship Id="rId380" Type="http://schemas.openxmlformats.org/officeDocument/2006/relationships/image" Target="media/image364.png"/><Relationship Id="rId436" Type="http://schemas.openxmlformats.org/officeDocument/2006/relationships/image" Target="media/image418.png"/><Relationship Id="rId240" Type="http://schemas.openxmlformats.org/officeDocument/2006/relationships/image" Target="media/image228.png"/><Relationship Id="rId478" Type="http://schemas.openxmlformats.org/officeDocument/2006/relationships/image" Target="media/image460.png"/><Relationship Id="rId35" Type="http://schemas.openxmlformats.org/officeDocument/2006/relationships/image" Target="media/image25.png"/><Relationship Id="rId77" Type="http://schemas.openxmlformats.org/officeDocument/2006/relationships/image" Target="media/image67.png"/><Relationship Id="rId100" Type="http://schemas.openxmlformats.org/officeDocument/2006/relationships/image" Target="media/image90.png"/><Relationship Id="rId282" Type="http://schemas.openxmlformats.org/officeDocument/2006/relationships/image" Target="media/image270.png"/><Relationship Id="rId338" Type="http://schemas.openxmlformats.org/officeDocument/2006/relationships/image" Target="media/image324.png"/><Relationship Id="rId8" Type="http://schemas.microsoft.com/office/2011/relationships/commentsExtended" Target="commentsExtended.xml"/><Relationship Id="rId142" Type="http://schemas.openxmlformats.org/officeDocument/2006/relationships/image" Target="media/image130.png"/><Relationship Id="rId184" Type="http://schemas.openxmlformats.org/officeDocument/2006/relationships/image" Target="media/image172.png"/><Relationship Id="rId391" Type="http://schemas.openxmlformats.org/officeDocument/2006/relationships/image" Target="media/image375.png"/><Relationship Id="rId405" Type="http://schemas.openxmlformats.org/officeDocument/2006/relationships/image" Target="media/image389.png"/><Relationship Id="rId447" Type="http://schemas.openxmlformats.org/officeDocument/2006/relationships/image" Target="media/image429.png"/><Relationship Id="rId251" Type="http://schemas.openxmlformats.org/officeDocument/2006/relationships/image" Target="media/image239.png"/><Relationship Id="rId46" Type="http://schemas.openxmlformats.org/officeDocument/2006/relationships/image" Target="media/image36.png"/><Relationship Id="rId293" Type="http://schemas.openxmlformats.org/officeDocument/2006/relationships/image" Target="media/image281.png"/><Relationship Id="rId307" Type="http://schemas.openxmlformats.org/officeDocument/2006/relationships/image" Target="media/image295.png"/><Relationship Id="rId349" Type="http://schemas.openxmlformats.org/officeDocument/2006/relationships/image" Target="media/image335.png"/><Relationship Id="rId88" Type="http://schemas.openxmlformats.org/officeDocument/2006/relationships/image" Target="media/image78.png"/><Relationship Id="rId111" Type="http://schemas.openxmlformats.org/officeDocument/2006/relationships/image" Target="media/image101.png"/><Relationship Id="rId153" Type="http://schemas.openxmlformats.org/officeDocument/2006/relationships/image" Target="media/image141.png"/><Relationship Id="rId195" Type="http://schemas.openxmlformats.org/officeDocument/2006/relationships/image" Target="media/image183.png"/><Relationship Id="rId209" Type="http://schemas.openxmlformats.org/officeDocument/2006/relationships/image" Target="media/image197.png"/><Relationship Id="rId360" Type="http://schemas.openxmlformats.org/officeDocument/2006/relationships/image" Target="media/image346.png"/><Relationship Id="rId416" Type="http://schemas.openxmlformats.org/officeDocument/2006/relationships/image" Target="media/image400.png"/><Relationship Id="rId220" Type="http://schemas.openxmlformats.org/officeDocument/2006/relationships/image" Target="media/image208.png"/><Relationship Id="rId458" Type="http://schemas.openxmlformats.org/officeDocument/2006/relationships/image" Target="media/image440.png"/><Relationship Id="rId15" Type="http://schemas.openxmlformats.org/officeDocument/2006/relationships/image" Target="media/image5.png"/><Relationship Id="rId57" Type="http://schemas.openxmlformats.org/officeDocument/2006/relationships/image" Target="media/image47.png"/><Relationship Id="rId262" Type="http://schemas.openxmlformats.org/officeDocument/2006/relationships/image" Target="media/image250.png"/><Relationship Id="rId318" Type="http://schemas.openxmlformats.org/officeDocument/2006/relationships/image" Target="media/image306.png"/><Relationship Id="rId99" Type="http://schemas.openxmlformats.org/officeDocument/2006/relationships/image" Target="media/image89.png"/><Relationship Id="rId122" Type="http://schemas.openxmlformats.org/officeDocument/2006/relationships/image" Target="media/image112.png"/><Relationship Id="rId164" Type="http://schemas.openxmlformats.org/officeDocument/2006/relationships/image" Target="media/image152.png"/><Relationship Id="rId371" Type="http://schemas.openxmlformats.org/officeDocument/2006/relationships/image" Target="media/image355.png"/><Relationship Id="rId427" Type="http://schemas.openxmlformats.org/officeDocument/2006/relationships/header" Target="header10.xml"/><Relationship Id="rId469" Type="http://schemas.openxmlformats.org/officeDocument/2006/relationships/image" Target="media/image451.png"/><Relationship Id="rId26" Type="http://schemas.openxmlformats.org/officeDocument/2006/relationships/image" Target="media/image16.png"/><Relationship Id="rId231" Type="http://schemas.openxmlformats.org/officeDocument/2006/relationships/image" Target="media/image219.png"/><Relationship Id="rId273" Type="http://schemas.openxmlformats.org/officeDocument/2006/relationships/image" Target="media/image261.png"/><Relationship Id="rId329" Type="http://schemas.openxmlformats.org/officeDocument/2006/relationships/image" Target="media/image317.png"/><Relationship Id="rId480" Type="http://schemas.openxmlformats.org/officeDocument/2006/relationships/image" Target="media/image462.png"/><Relationship Id="rId68" Type="http://schemas.openxmlformats.org/officeDocument/2006/relationships/image" Target="media/image58.png"/><Relationship Id="rId133" Type="http://schemas.openxmlformats.org/officeDocument/2006/relationships/image" Target="media/image121.png"/><Relationship Id="rId175" Type="http://schemas.openxmlformats.org/officeDocument/2006/relationships/image" Target="media/image163.png"/><Relationship Id="rId340" Type="http://schemas.openxmlformats.org/officeDocument/2006/relationships/image" Target="media/image326.png"/><Relationship Id="rId200" Type="http://schemas.openxmlformats.org/officeDocument/2006/relationships/image" Target="media/image188.png"/><Relationship Id="rId382" Type="http://schemas.openxmlformats.org/officeDocument/2006/relationships/image" Target="media/image366.png"/><Relationship Id="rId438" Type="http://schemas.openxmlformats.org/officeDocument/2006/relationships/image" Target="media/image420.png"/><Relationship Id="rId242" Type="http://schemas.openxmlformats.org/officeDocument/2006/relationships/image" Target="media/image230.png"/><Relationship Id="rId284" Type="http://schemas.openxmlformats.org/officeDocument/2006/relationships/image" Target="media/image272.png"/><Relationship Id="rId37" Type="http://schemas.openxmlformats.org/officeDocument/2006/relationships/image" Target="media/image27.png"/><Relationship Id="rId79" Type="http://schemas.openxmlformats.org/officeDocument/2006/relationships/image" Target="media/image69.png"/><Relationship Id="rId102" Type="http://schemas.openxmlformats.org/officeDocument/2006/relationships/image" Target="media/image92.png"/><Relationship Id="rId144" Type="http://schemas.openxmlformats.org/officeDocument/2006/relationships/image" Target="media/image132.png"/><Relationship Id="rId90" Type="http://schemas.openxmlformats.org/officeDocument/2006/relationships/image" Target="media/image80.png"/><Relationship Id="rId186" Type="http://schemas.openxmlformats.org/officeDocument/2006/relationships/image" Target="media/image174.png"/><Relationship Id="rId351" Type="http://schemas.openxmlformats.org/officeDocument/2006/relationships/image" Target="media/image337.png"/><Relationship Id="rId393" Type="http://schemas.openxmlformats.org/officeDocument/2006/relationships/image" Target="media/image377.png"/><Relationship Id="rId407" Type="http://schemas.openxmlformats.org/officeDocument/2006/relationships/image" Target="media/image391.png"/><Relationship Id="rId449" Type="http://schemas.openxmlformats.org/officeDocument/2006/relationships/image" Target="media/image431.png"/><Relationship Id="rId211" Type="http://schemas.openxmlformats.org/officeDocument/2006/relationships/image" Target="media/image199.png"/><Relationship Id="rId253" Type="http://schemas.openxmlformats.org/officeDocument/2006/relationships/image" Target="media/image241.png"/><Relationship Id="rId295" Type="http://schemas.openxmlformats.org/officeDocument/2006/relationships/image" Target="media/image283.png"/><Relationship Id="rId309" Type="http://schemas.openxmlformats.org/officeDocument/2006/relationships/image" Target="media/image297.png"/><Relationship Id="rId460" Type="http://schemas.openxmlformats.org/officeDocument/2006/relationships/image" Target="media/image442.png"/><Relationship Id="rId48" Type="http://schemas.openxmlformats.org/officeDocument/2006/relationships/image" Target="media/image38.png"/><Relationship Id="rId113" Type="http://schemas.openxmlformats.org/officeDocument/2006/relationships/image" Target="media/image103.png"/><Relationship Id="rId320" Type="http://schemas.openxmlformats.org/officeDocument/2006/relationships/image" Target="media/image308.png"/><Relationship Id="rId155" Type="http://schemas.openxmlformats.org/officeDocument/2006/relationships/image" Target="media/image143.png"/><Relationship Id="rId197" Type="http://schemas.openxmlformats.org/officeDocument/2006/relationships/image" Target="media/image185.png"/><Relationship Id="rId362" Type="http://schemas.openxmlformats.org/officeDocument/2006/relationships/header" Target="header7.xml"/><Relationship Id="rId418" Type="http://schemas.openxmlformats.org/officeDocument/2006/relationships/image" Target="media/image402.png"/><Relationship Id="rId222" Type="http://schemas.openxmlformats.org/officeDocument/2006/relationships/image" Target="media/image210.png"/><Relationship Id="rId264" Type="http://schemas.openxmlformats.org/officeDocument/2006/relationships/image" Target="media/image252.png"/><Relationship Id="rId471" Type="http://schemas.openxmlformats.org/officeDocument/2006/relationships/image" Target="media/image453.png"/><Relationship Id="rId17" Type="http://schemas.openxmlformats.org/officeDocument/2006/relationships/image" Target="media/image7.png"/><Relationship Id="rId59" Type="http://schemas.openxmlformats.org/officeDocument/2006/relationships/image" Target="media/image49.png"/><Relationship Id="rId124" Type="http://schemas.openxmlformats.org/officeDocument/2006/relationships/header" Target="header4.xml"/><Relationship Id="rId70" Type="http://schemas.openxmlformats.org/officeDocument/2006/relationships/image" Target="media/image60.png"/><Relationship Id="rId166" Type="http://schemas.openxmlformats.org/officeDocument/2006/relationships/image" Target="media/image154.png"/><Relationship Id="rId331" Type="http://schemas.openxmlformats.org/officeDocument/2006/relationships/image" Target="media/image319.png"/><Relationship Id="rId373" Type="http://schemas.openxmlformats.org/officeDocument/2006/relationships/image" Target="media/image357.png"/><Relationship Id="rId429" Type="http://schemas.openxmlformats.org/officeDocument/2006/relationships/image" Target="media/image411.png"/><Relationship Id="rId1" Type="http://schemas.openxmlformats.org/officeDocument/2006/relationships/numbering" Target="numbering.xml"/><Relationship Id="rId233" Type="http://schemas.openxmlformats.org/officeDocument/2006/relationships/image" Target="media/image221.png"/><Relationship Id="rId440" Type="http://schemas.openxmlformats.org/officeDocument/2006/relationships/image" Target="media/image422.png"/><Relationship Id="rId28" Type="http://schemas.openxmlformats.org/officeDocument/2006/relationships/image" Target="media/image18.png"/><Relationship Id="rId275" Type="http://schemas.openxmlformats.org/officeDocument/2006/relationships/image" Target="media/image263.png"/><Relationship Id="rId300" Type="http://schemas.openxmlformats.org/officeDocument/2006/relationships/image" Target="media/image288.png"/><Relationship Id="rId482" Type="http://schemas.openxmlformats.org/officeDocument/2006/relationships/image" Target="media/image464.png"/><Relationship Id="rId81" Type="http://schemas.openxmlformats.org/officeDocument/2006/relationships/image" Target="media/image71.png"/><Relationship Id="rId135" Type="http://schemas.openxmlformats.org/officeDocument/2006/relationships/image" Target="media/image123.png"/><Relationship Id="rId177" Type="http://schemas.openxmlformats.org/officeDocument/2006/relationships/image" Target="media/image165.png"/><Relationship Id="rId342" Type="http://schemas.openxmlformats.org/officeDocument/2006/relationships/image" Target="media/image328.png"/><Relationship Id="rId384" Type="http://schemas.openxmlformats.org/officeDocument/2006/relationships/image" Target="media/image368.png"/><Relationship Id="rId202" Type="http://schemas.openxmlformats.org/officeDocument/2006/relationships/image" Target="media/image190.png"/><Relationship Id="rId244" Type="http://schemas.openxmlformats.org/officeDocument/2006/relationships/image" Target="media/image232.png"/><Relationship Id="rId39" Type="http://schemas.openxmlformats.org/officeDocument/2006/relationships/image" Target="media/image29.png"/><Relationship Id="rId286" Type="http://schemas.openxmlformats.org/officeDocument/2006/relationships/image" Target="media/image274.png"/><Relationship Id="rId451" Type="http://schemas.openxmlformats.org/officeDocument/2006/relationships/image" Target="media/image433.png"/><Relationship Id="rId50" Type="http://schemas.openxmlformats.org/officeDocument/2006/relationships/image" Target="media/image40.png"/><Relationship Id="rId104" Type="http://schemas.openxmlformats.org/officeDocument/2006/relationships/image" Target="media/image94.png"/><Relationship Id="rId146" Type="http://schemas.openxmlformats.org/officeDocument/2006/relationships/image" Target="media/image134.png"/><Relationship Id="rId188" Type="http://schemas.openxmlformats.org/officeDocument/2006/relationships/image" Target="media/image176.png"/><Relationship Id="rId311" Type="http://schemas.openxmlformats.org/officeDocument/2006/relationships/image" Target="media/image299.png"/><Relationship Id="rId353" Type="http://schemas.openxmlformats.org/officeDocument/2006/relationships/image" Target="media/image339.png"/><Relationship Id="rId395" Type="http://schemas.openxmlformats.org/officeDocument/2006/relationships/image" Target="media/image379.png"/><Relationship Id="rId409" Type="http://schemas.openxmlformats.org/officeDocument/2006/relationships/image" Target="media/image393.png"/><Relationship Id="rId92" Type="http://schemas.openxmlformats.org/officeDocument/2006/relationships/image" Target="media/image82.png"/><Relationship Id="rId213" Type="http://schemas.openxmlformats.org/officeDocument/2006/relationships/image" Target="media/image201.png"/><Relationship Id="rId420" Type="http://schemas.openxmlformats.org/officeDocument/2006/relationships/image" Target="media/image404.png"/><Relationship Id="rId255" Type="http://schemas.openxmlformats.org/officeDocument/2006/relationships/image" Target="media/image243.png"/><Relationship Id="rId297" Type="http://schemas.openxmlformats.org/officeDocument/2006/relationships/image" Target="media/image285.png"/><Relationship Id="rId462" Type="http://schemas.openxmlformats.org/officeDocument/2006/relationships/image" Target="media/image444.png"/><Relationship Id="rId115" Type="http://schemas.openxmlformats.org/officeDocument/2006/relationships/image" Target="media/image105.png"/><Relationship Id="rId157" Type="http://schemas.openxmlformats.org/officeDocument/2006/relationships/image" Target="media/image145.png"/><Relationship Id="rId322" Type="http://schemas.openxmlformats.org/officeDocument/2006/relationships/image" Target="media/image310.png"/><Relationship Id="rId364" Type="http://schemas.openxmlformats.org/officeDocument/2006/relationships/image" Target="media/image348.png"/><Relationship Id="rId61" Type="http://schemas.openxmlformats.org/officeDocument/2006/relationships/image" Target="media/image51.png"/><Relationship Id="rId199" Type="http://schemas.openxmlformats.org/officeDocument/2006/relationships/image" Target="media/image187.png"/><Relationship Id="rId19" Type="http://schemas.openxmlformats.org/officeDocument/2006/relationships/image" Target="media/image9.png"/><Relationship Id="rId224" Type="http://schemas.openxmlformats.org/officeDocument/2006/relationships/image" Target="media/image212.png"/><Relationship Id="rId266" Type="http://schemas.openxmlformats.org/officeDocument/2006/relationships/image" Target="media/image254.png"/><Relationship Id="rId431" Type="http://schemas.openxmlformats.org/officeDocument/2006/relationships/image" Target="media/image413.png"/><Relationship Id="rId473" Type="http://schemas.openxmlformats.org/officeDocument/2006/relationships/image" Target="media/image455.png"/><Relationship Id="rId30" Type="http://schemas.openxmlformats.org/officeDocument/2006/relationships/image" Target="media/image20.png"/><Relationship Id="rId126" Type="http://schemas.openxmlformats.org/officeDocument/2006/relationships/image" Target="media/image114.png"/><Relationship Id="rId168" Type="http://schemas.openxmlformats.org/officeDocument/2006/relationships/image" Target="media/image156.png"/><Relationship Id="rId333" Type="http://schemas.openxmlformats.org/officeDocument/2006/relationships/header" Target="header6.xml"/><Relationship Id="rId72" Type="http://schemas.openxmlformats.org/officeDocument/2006/relationships/image" Target="media/image62.png"/><Relationship Id="rId375" Type="http://schemas.openxmlformats.org/officeDocument/2006/relationships/image" Target="media/image359.png"/><Relationship Id="rId3" Type="http://schemas.openxmlformats.org/officeDocument/2006/relationships/settings" Target="settings.xml"/><Relationship Id="rId235" Type="http://schemas.openxmlformats.org/officeDocument/2006/relationships/image" Target="media/image223.png"/><Relationship Id="rId277" Type="http://schemas.openxmlformats.org/officeDocument/2006/relationships/image" Target="media/image265.png"/><Relationship Id="rId400" Type="http://schemas.openxmlformats.org/officeDocument/2006/relationships/image" Target="media/image384.png"/><Relationship Id="rId442" Type="http://schemas.openxmlformats.org/officeDocument/2006/relationships/image" Target="media/image424.png"/><Relationship Id="rId48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437</TotalTime>
  <Pages>36</Pages>
  <Words>7472</Words>
  <Characters>42593</Characters>
  <Application>Microsoft Office Word</Application>
  <DocSecurity>0</DocSecurity>
  <Lines>354</Lines>
  <Paragraphs>99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Design and Implementation of Anti-collision Algorithms for Dense RFID Systems</vt:lpstr>
    </vt:vector>
  </TitlesOfParts>
  <Company/>
  <LinksUpToDate>false</LinksUpToDate>
  <CharactersWithSpaces>49966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Design and Implementation of Anti-collision Algorithms for Dense RFID Systems</dc:title>
  <dc:creator>Der Technischen Fakultät der Universität Erlangen-Nürnberg, , zur Erlangung des Grades, , , DOKTOR-INGENIEUR, , , vorgelegt von, , Hazem Abdelaal Ahmed Elsaid Ibrahim , , Supervisor, , Prof. Dr.-Ing. Albert Heuberger</dc:creator>
  <cp:lastModifiedBy>Raghda Wahdan</cp:lastModifiedBy>
  <cp:revision>13</cp:revision>
  <dcterms:created xsi:type="dcterms:W3CDTF">2017-10-22T13:17:00Z</dcterms:created>
  <dcterms:modified xsi:type="dcterms:W3CDTF">2017-11-18T22:47:00Z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2017-10-22T00:00:00Z</vt:filetime>
  </property>
  <property fmtid="{D5CDD505-2E9C-101B-9397-08002B2CF9AE}" pid="3" name="Creator">
    <vt:lpwstr>LaTeX with hyperref package</vt:lpwstr>
  </property>
  <property fmtid="{D5CDD505-2E9C-101B-9397-08002B2CF9AE}" pid="4" name="LastSaved">
    <vt:filetime>2017-10-22T00:00:00Z</vt:filetime>
  </property>
</Properties>
</file>